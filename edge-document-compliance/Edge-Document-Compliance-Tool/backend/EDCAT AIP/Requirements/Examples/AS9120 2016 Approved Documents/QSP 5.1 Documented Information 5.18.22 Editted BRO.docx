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877B7" w14:textId="6B6F0EA6" w:rsidR="00045746" w:rsidRDefault="00045746" w:rsidP="00036CB6">
      <w:pPr>
        <w:pStyle w:val="Heading1"/>
        <w:tabs>
          <w:tab w:val="clear" w:pos="3600"/>
          <w:tab w:val="clear" w:pos="5760"/>
          <w:tab w:val="clear" w:pos="7200"/>
        </w:tabs>
        <w:spacing w:after="120"/>
        <w:ind w:left="0"/>
        <w:rPr>
          <w:b/>
          <w:bCs/>
          <w:sz w:val="26"/>
          <w:szCs w:val="26"/>
        </w:rPr>
      </w:pPr>
      <w:r w:rsidRPr="00C471FE">
        <w:rPr>
          <w:b/>
          <w:bCs/>
          <w:sz w:val="26"/>
          <w:szCs w:val="26"/>
        </w:rPr>
        <w:t xml:space="preserve">Purpose </w:t>
      </w:r>
      <w:r w:rsidR="00A155C2" w:rsidRPr="00C471FE">
        <w:rPr>
          <w:b/>
          <w:bCs/>
          <w:sz w:val="26"/>
          <w:szCs w:val="26"/>
        </w:rPr>
        <w:t>and</w:t>
      </w:r>
      <w:r w:rsidRPr="00C471FE">
        <w:rPr>
          <w:b/>
          <w:bCs/>
          <w:sz w:val="26"/>
          <w:szCs w:val="26"/>
        </w:rPr>
        <w:t xml:space="preserve"> Scope</w:t>
      </w:r>
    </w:p>
    <w:p w14:paraId="5B832D5B" w14:textId="3054E1E7" w:rsidR="00293916" w:rsidRPr="00640757" w:rsidRDefault="002B5D06" w:rsidP="00293916">
      <w:pPr>
        <w:rPr>
          <w:sz w:val="25"/>
          <w:szCs w:val="25"/>
        </w:rPr>
      </w:pPr>
      <w:r w:rsidRPr="009A5E31">
        <w:rPr>
          <w:sz w:val="25"/>
          <w:szCs w:val="25"/>
          <w:highlight w:val="yellow"/>
        </w:rPr>
        <w:t xml:space="preserve">This procedure applies to the internal Quality System documents, such as the </w:t>
      </w:r>
      <w:r w:rsidR="00073006" w:rsidRPr="009A5E31">
        <w:rPr>
          <w:sz w:val="25"/>
          <w:szCs w:val="25"/>
          <w:highlight w:val="yellow"/>
        </w:rPr>
        <w:t xml:space="preserve">IMS </w:t>
      </w:r>
      <w:r w:rsidRPr="009A5E31">
        <w:rPr>
          <w:sz w:val="25"/>
          <w:szCs w:val="25"/>
          <w:highlight w:val="yellow"/>
        </w:rPr>
        <w:t>Quality</w:t>
      </w:r>
      <w:r w:rsidR="00562FA3" w:rsidRPr="009A5E31">
        <w:rPr>
          <w:sz w:val="25"/>
          <w:szCs w:val="25"/>
          <w:highlight w:val="yellow"/>
        </w:rPr>
        <w:t xml:space="preserve"> </w:t>
      </w:r>
      <w:r w:rsidRPr="009A5E31">
        <w:rPr>
          <w:sz w:val="25"/>
          <w:szCs w:val="25"/>
          <w:highlight w:val="yellow"/>
        </w:rPr>
        <w:t>Processes Manual (QSM), Procedures (QSP), Work Instructions (QSI), and Forms. This procedure also applies to external documents and internal and external data. Defines the requirements for controlling quality records and addresses the requirements for legibility, identification, collection, filing, storage, access, maintenance, retention time, and disposition of quality records</w:t>
      </w:r>
      <w:r w:rsidR="00293916" w:rsidRPr="009A5E31">
        <w:rPr>
          <w:sz w:val="25"/>
          <w:szCs w:val="25"/>
          <w:highlight w:val="yellow"/>
        </w:rPr>
        <w:t>.</w:t>
      </w:r>
    </w:p>
    <w:p w14:paraId="526FD7B2" w14:textId="77777777" w:rsidR="00293916" w:rsidRDefault="00293916" w:rsidP="005F09AD">
      <w:pPr>
        <w:rPr>
          <w:sz w:val="24"/>
        </w:rPr>
      </w:pPr>
    </w:p>
    <w:p w14:paraId="27B2A720" w14:textId="77777777" w:rsidR="00293916" w:rsidRDefault="00293916" w:rsidP="005F09AD">
      <w:pPr>
        <w:rPr>
          <w:sz w:val="24"/>
        </w:rPr>
      </w:pPr>
    </w:p>
    <w:p w14:paraId="0BC239D7" w14:textId="77777777" w:rsidR="00293916" w:rsidRDefault="00293916" w:rsidP="00293916">
      <w:pPr>
        <w:pStyle w:val="Heading1"/>
        <w:tabs>
          <w:tab w:val="clear" w:pos="3600"/>
          <w:tab w:val="clear" w:pos="5760"/>
          <w:tab w:val="clear" w:pos="7200"/>
        </w:tabs>
        <w:spacing w:after="120"/>
        <w:ind w:left="0"/>
        <w:rPr>
          <w:b/>
          <w:bCs/>
          <w:sz w:val="26"/>
          <w:szCs w:val="26"/>
        </w:rPr>
      </w:pPr>
      <w:r w:rsidRPr="002D444D">
        <w:rPr>
          <w:b/>
          <w:bCs/>
          <w:sz w:val="26"/>
          <w:szCs w:val="26"/>
        </w:rPr>
        <w:t>Process</w:t>
      </w:r>
    </w:p>
    <w:tbl>
      <w:tblPr>
        <w:tblStyle w:val="TableGrid"/>
        <w:tblW w:w="10109" w:type="dxa"/>
        <w:jc w:val="center"/>
        <w:tblLook w:val="04A0" w:firstRow="1" w:lastRow="0" w:firstColumn="1" w:lastColumn="0" w:noHBand="0" w:noVBand="1"/>
      </w:tblPr>
      <w:tblGrid>
        <w:gridCol w:w="2143"/>
        <w:gridCol w:w="7966"/>
      </w:tblGrid>
      <w:tr w:rsidR="009E6EAD" w:rsidRPr="009906B7" w14:paraId="5EA63C32" w14:textId="77777777" w:rsidTr="003A3DC7">
        <w:trPr>
          <w:jc w:val="center"/>
        </w:trPr>
        <w:tc>
          <w:tcPr>
            <w:tcW w:w="2143" w:type="dxa"/>
          </w:tcPr>
          <w:p w14:paraId="4FB590C4" w14:textId="4BD60A4F" w:rsidR="009E6EAD" w:rsidRPr="009906B7" w:rsidRDefault="009E6EAD" w:rsidP="00777015">
            <w:pPr>
              <w:pStyle w:val="ListParagraph"/>
              <w:numPr>
                <w:ilvl w:val="0"/>
                <w:numId w:val="9"/>
              </w:numPr>
              <w:ind w:left="259" w:hanging="259"/>
              <w:rPr>
                <w:rFonts w:ascii="Times New Roman" w:hAnsi="Times New Roman"/>
                <w:sz w:val="25"/>
                <w:szCs w:val="25"/>
              </w:rPr>
            </w:pPr>
            <w:r w:rsidRPr="009E6EAD">
              <w:rPr>
                <w:rFonts w:ascii="Times New Roman" w:hAnsi="Times New Roman"/>
                <w:sz w:val="25"/>
                <w:szCs w:val="25"/>
              </w:rPr>
              <w:t>Originator</w:t>
            </w:r>
          </w:p>
        </w:tc>
        <w:tc>
          <w:tcPr>
            <w:tcW w:w="7966" w:type="dxa"/>
          </w:tcPr>
          <w:p w14:paraId="037F89F2" w14:textId="65501E4B" w:rsidR="009E6EAD" w:rsidRDefault="009E6EAD" w:rsidP="00777015">
            <w:pPr>
              <w:rPr>
                <w:rFonts w:ascii="Times New Roman" w:hAnsi="Times New Roman"/>
                <w:sz w:val="25"/>
                <w:szCs w:val="25"/>
              </w:rPr>
            </w:pPr>
            <w:r w:rsidRPr="009E6EAD">
              <w:rPr>
                <w:rFonts w:ascii="Times New Roman" w:hAnsi="Times New Roman"/>
                <w:sz w:val="25"/>
                <w:szCs w:val="25"/>
              </w:rPr>
              <w:t xml:space="preserve">Proposes change to IQ Process </w:t>
            </w:r>
            <w:r w:rsidR="00713C6F">
              <w:rPr>
                <w:rFonts w:ascii="Times New Roman" w:hAnsi="Times New Roman"/>
                <w:sz w:val="25"/>
                <w:szCs w:val="25"/>
              </w:rPr>
              <w:t>D</w:t>
            </w:r>
            <w:r w:rsidRPr="009E6EAD">
              <w:rPr>
                <w:rFonts w:ascii="Times New Roman" w:hAnsi="Times New Roman"/>
                <w:sz w:val="25"/>
                <w:szCs w:val="25"/>
              </w:rPr>
              <w:t xml:space="preserve">ocument or creation of new document to appropriate Process Owner. Document and </w:t>
            </w:r>
            <w:r w:rsidR="005F5793">
              <w:rPr>
                <w:rFonts w:ascii="Times New Roman" w:hAnsi="Times New Roman"/>
                <w:sz w:val="25"/>
                <w:szCs w:val="25"/>
              </w:rPr>
              <w:t>p</w:t>
            </w:r>
            <w:r w:rsidRPr="009E6EAD">
              <w:rPr>
                <w:rFonts w:ascii="Times New Roman" w:hAnsi="Times New Roman"/>
                <w:sz w:val="25"/>
                <w:szCs w:val="25"/>
              </w:rPr>
              <w:t>rocess changes can be proposed directly to Process Owner or via CARs and PIRs</w:t>
            </w:r>
            <w:r>
              <w:rPr>
                <w:rFonts w:ascii="Times New Roman" w:hAnsi="Times New Roman"/>
                <w:sz w:val="25"/>
                <w:szCs w:val="25"/>
              </w:rPr>
              <w:t>.</w:t>
            </w:r>
          </w:p>
          <w:p w14:paraId="4EDBBB1E" w14:textId="77777777" w:rsidR="009E6EAD" w:rsidRPr="006049C6" w:rsidRDefault="009E6EAD" w:rsidP="00C3264F">
            <w:pPr>
              <w:spacing w:line="80" w:lineRule="exact"/>
              <w:rPr>
                <w:rFonts w:ascii="Times New Roman" w:hAnsi="Times New Roman"/>
                <w:sz w:val="25"/>
                <w:szCs w:val="25"/>
              </w:rPr>
            </w:pPr>
          </w:p>
        </w:tc>
      </w:tr>
      <w:tr w:rsidR="009E6EAD" w:rsidRPr="009906B7" w14:paraId="6CF81D6B" w14:textId="77777777" w:rsidTr="003A3DC7">
        <w:trPr>
          <w:jc w:val="center"/>
        </w:trPr>
        <w:tc>
          <w:tcPr>
            <w:tcW w:w="2143" w:type="dxa"/>
          </w:tcPr>
          <w:p w14:paraId="2A604340" w14:textId="436D2545" w:rsidR="009E6EAD" w:rsidRPr="00E41579" w:rsidRDefault="00E41579" w:rsidP="00E41579">
            <w:pPr>
              <w:pStyle w:val="ListParagraph"/>
              <w:numPr>
                <w:ilvl w:val="0"/>
                <w:numId w:val="9"/>
              </w:numPr>
              <w:ind w:left="259" w:hanging="259"/>
              <w:rPr>
                <w:sz w:val="25"/>
                <w:szCs w:val="25"/>
              </w:rPr>
            </w:pPr>
            <w:r w:rsidRPr="00E41579">
              <w:rPr>
                <w:rFonts w:ascii="Times New Roman" w:hAnsi="Times New Roman"/>
                <w:sz w:val="25"/>
                <w:szCs w:val="25"/>
              </w:rPr>
              <w:t>Process Owner</w:t>
            </w:r>
          </w:p>
        </w:tc>
        <w:tc>
          <w:tcPr>
            <w:tcW w:w="7966" w:type="dxa"/>
          </w:tcPr>
          <w:p w14:paraId="634C861D" w14:textId="079D1341" w:rsidR="009E6EAD" w:rsidRDefault="00E41579" w:rsidP="00E41579">
            <w:pPr>
              <w:rPr>
                <w:rFonts w:ascii="Times New Roman" w:hAnsi="Times New Roman"/>
                <w:sz w:val="25"/>
                <w:szCs w:val="25"/>
              </w:rPr>
            </w:pPr>
            <w:r w:rsidRPr="00E41579">
              <w:rPr>
                <w:rFonts w:ascii="Times New Roman" w:hAnsi="Times New Roman"/>
                <w:sz w:val="25"/>
                <w:szCs w:val="25"/>
              </w:rPr>
              <w:t xml:space="preserve">Evaluates proposed changes with appropriate personnel, including Corporate Quality Dept., and branch staff, and </w:t>
            </w:r>
            <w:proofErr w:type="gramStart"/>
            <w:r w:rsidRPr="00E41579">
              <w:rPr>
                <w:rFonts w:ascii="Times New Roman" w:hAnsi="Times New Roman"/>
                <w:sz w:val="25"/>
                <w:szCs w:val="25"/>
              </w:rPr>
              <w:t>in light of</w:t>
            </w:r>
            <w:proofErr w:type="gramEnd"/>
            <w:r w:rsidRPr="00E41579">
              <w:rPr>
                <w:rFonts w:ascii="Times New Roman" w:hAnsi="Times New Roman"/>
                <w:sz w:val="25"/>
                <w:szCs w:val="25"/>
              </w:rPr>
              <w:t xml:space="preserve"> </w:t>
            </w:r>
            <w:r w:rsidR="005F5793">
              <w:rPr>
                <w:rFonts w:ascii="Times New Roman" w:hAnsi="Times New Roman"/>
                <w:sz w:val="25"/>
                <w:szCs w:val="25"/>
              </w:rPr>
              <w:t xml:space="preserve">IMS </w:t>
            </w:r>
            <w:r w:rsidRPr="00E41579">
              <w:rPr>
                <w:rFonts w:ascii="Times New Roman" w:hAnsi="Times New Roman"/>
                <w:sz w:val="25"/>
                <w:szCs w:val="25"/>
              </w:rPr>
              <w:t>Quality Processes Manual (QSM-9000) and ISO 9001 requirements.</w:t>
            </w:r>
          </w:p>
          <w:p w14:paraId="69C95CC0" w14:textId="37D0E0CA" w:rsidR="00E41579" w:rsidRPr="000D0646" w:rsidRDefault="00E41579" w:rsidP="00C3264F">
            <w:pPr>
              <w:spacing w:line="80" w:lineRule="exact"/>
              <w:rPr>
                <w:rFonts w:ascii="Times New Roman" w:hAnsi="Times New Roman"/>
                <w:sz w:val="25"/>
                <w:szCs w:val="25"/>
              </w:rPr>
            </w:pPr>
          </w:p>
        </w:tc>
      </w:tr>
      <w:tr w:rsidR="009E6EAD" w:rsidRPr="009906B7" w14:paraId="20375EB3" w14:textId="77777777" w:rsidTr="003A3DC7">
        <w:trPr>
          <w:jc w:val="center"/>
        </w:trPr>
        <w:tc>
          <w:tcPr>
            <w:tcW w:w="2143" w:type="dxa"/>
          </w:tcPr>
          <w:p w14:paraId="058D92C0" w14:textId="58C65EC9" w:rsidR="009E6EAD" w:rsidRPr="009906B7" w:rsidRDefault="00E41579" w:rsidP="00777015">
            <w:pPr>
              <w:pStyle w:val="ListParagraph"/>
              <w:numPr>
                <w:ilvl w:val="0"/>
                <w:numId w:val="9"/>
              </w:numPr>
              <w:ind w:left="259" w:hanging="259"/>
              <w:rPr>
                <w:rFonts w:ascii="Times New Roman" w:hAnsi="Times New Roman"/>
                <w:sz w:val="25"/>
                <w:szCs w:val="25"/>
              </w:rPr>
            </w:pPr>
            <w:r w:rsidRPr="00E41579">
              <w:rPr>
                <w:rFonts w:ascii="Times New Roman" w:hAnsi="Times New Roman"/>
                <w:sz w:val="25"/>
                <w:szCs w:val="25"/>
              </w:rPr>
              <w:t>Quality Administrator</w:t>
            </w:r>
          </w:p>
        </w:tc>
        <w:tc>
          <w:tcPr>
            <w:tcW w:w="7966" w:type="dxa"/>
          </w:tcPr>
          <w:p w14:paraId="5C0B2289" w14:textId="15C1CA59" w:rsidR="009E6EAD" w:rsidRDefault="00E41579" w:rsidP="00E41579">
            <w:pPr>
              <w:rPr>
                <w:rFonts w:ascii="Times New Roman" w:hAnsi="Times New Roman"/>
                <w:sz w:val="25"/>
                <w:szCs w:val="25"/>
              </w:rPr>
            </w:pPr>
            <w:r w:rsidRPr="00E41579">
              <w:rPr>
                <w:rFonts w:ascii="Times New Roman" w:hAnsi="Times New Roman"/>
                <w:sz w:val="25"/>
                <w:szCs w:val="25"/>
              </w:rPr>
              <w:t>Formats draft document and reviews with Process Owner. Revises as</w:t>
            </w:r>
            <w:r>
              <w:rPr>
                <w:rFonts w:ascii="Times New Roman" w:hAnsi="Times New Roman"/>
                <w:sz w:val="25"/>
                <w:szCs w:val="25"/>
              </w:rPr>
              <w:t xml:space="preserve"> </w:t>
            </w:r>
            <w:r w:rsidRPr="00E41579">
              <w:rPr>
                <w:rFonts w:ascii="Times New Roman" w:hAnsi="Times New Roman"/>
                <w:sz w:val="25"/>
                <w:szCs w:val="25"/>
              </w:rPr>
              <w:t xml:space="preserve">necessary. Prepares </w:t>
            </w:r>
            <w:hyperlink r:id="rId8" w:history="1">
              <w:r w:rsidRPr="00A56E95">
                <w:rPr>
                  <w:rStyle w:val="Hyperlink"/>
                  <w:rFonts w:ascii="Times New Roman" w:hAnsi="Times New Roman"/>
                  <w:sz w:val="25"/>
                  <w:szCs w:val="25"/>
                </w:rPr>
                <w:t>Document Change Request form (DC001)</w:t>
              </w:r>
            </w:hyperlink>
            <w:r w:rsidRPr="00E41579">
              <w:rPr>
                <w:rFonts w:ascii="Times New Roman" w:hAnsi="Times New Roman"/>
                <w:sz w:val="25"/>
                <w:szCs w:val="25"/>
              </w:rPr>
              <w:t>.</w:t>
            </w:r>
          </w:p>
          <w:p w14:paraId="6E35C79A" w14:textId="1E090B81" w:rsidR="00E41579" w:rsidRPr="009906B7" w:rsidRDefault="00E41579" w:rsidP="00C3264F">
            <w:pPr>
              <w:spacing w:line="80" w:lineRule="exact"/>
              <w:rPr>
                <w:rFonts w:ascii="Times New Roman" w:hAnsi="Times New Roman"/>
                <w:sz w:val="25"/>
                <w:szCs w:val="25"/>
              </w:rPr>
            </w:pPr>
          </w:p>
        </w:tc>
      </w:tr>
      <w:tr w:rsidR="009E6EAD" w:rsidRPr="009906B7" w14:paraId="18188AB6" w14:textId="77777777" w:rsidTr="003A3DC7">
        <w:trPr>
          <w:jc w:val="center"/>
        </w:trPr>
        <w:tc>
          <w:tcPr>
            <w:tcW w:w="2143" w:type="dxa"/>
          </w:tcPr>
          <w:p w14:paraId="0738C755" w14:textId="1176C4CD" w:rsidR="009E6EAD" w:rsidRPr="009906B7" w:rsidRDefault="00E41579" w:rsidP="00777015">
            <w:pPr>
              <w:pStyle w:val="ListParagraph"/>
              <w:numPr>
                <w:ilvl w:val="0"/>
                <w:numId w:val="9"/>
              </w:numPr>
              <w:ind w:left="259" w:hanging="259"/>
              <w:rPr>
                <w:rFonts w:ascii="Times New Roman" w:hAnsi="Times New Roman"/>
                <w:sz w:val="25"/>
                <w:szCs w:val="25"/>
              </w:rPr>
            </w:pPr>
            <w:r w:rsidRPr="00E41579">
              <w:rPr>
                <w:rFonts w:ascii="Times New Roman" w:hAnsi="Times New Roman"/>
                <w:sz w:val="25"/>
                <w:szCs w:val="25"/>
              </w:rPr>
              <w:t>Process Owner</w:t>
            </w:r>
          </w:p>
        </w:tc>
        <w:tc>
          <w:tcPr>
            <w:tcW w:w="7966" w:type="dxa"/>
          </w:tcPr>
          <w:p w14:paraId="6C71EF66" w14:textId="4AE90405" w:rsidR="009E6EAD" w:rsidRDefault="00E41579" w:rsidP="00C3264F">
            <w:pPr>
              <w:rPr>
                <w:rFonts w:ascii="Times New Roman" w:hAnsi="Times New Roman"/>
                <w:sz w:val="25"/>
                <w:szCs w:val="25"/>
              </w:rPr>
            </w:pPr>
            <w:r w:rsidRPr="00E41579">
              <w:rPr>
                <w:rFonts w:ascii="Times New Roman" w:hAnsi="Times New Roman"/>
                <w:sz w:val="25"/>
                <w:szCs w:val="25"/>
              </w:rPr>
              <w:t xml:space="preserve">Reviews document and </w:t>
            </w:r>
            <w:r w:rsidR="007445C9" w:rsidRPr="007445C9">
              <w:rPr>
                <w:rFonts w:ascii="Times New Roman" w:hAnsi="Times New Roman"/>
                <w:sz w:val="25"/>
                <w:szCs w:val="25"/>
              </w:rPr>
              <w:t>change request</w:t>
            </w:r>
            <w:r w:rsidRPr="00E41579">
              <w:rPr>
                <w:rFonts w:ascii="Times New Roman" w:hAnsi="Times New Roman"/>
                <w:sz w:val="25"/>
                <w:szCs w:val="25"/>
              </w:rPr>
              <w:t xml:space="preserve">, making revisions as needed. Notes </w:t>
            </w:r>
            <w:r w:rsidR="00230DEE" w:rsidRPr="00230DEE">
              <w:rPr>
                <w:rFonts w:ascii="Times New Roman" w:hAnsi="Times New Roman"/>
                <w:sz w:val="25"/>
                <w:szCs w:val="25"/>
              </w:rPr>
              <w:t xml:space="preserve">Summary/Reason of </w:t>
            </w:r>
            <w:r w:rsidR="00230DEE">
              <w:rPr>
                <w:rFonts w:ascii="Times New Roman" w:hAnsi="Times New Roman"/>
                <w:sz w:val="25"/>
                <w:szCs w:val="25"/>
              </w:rPr>
              <w:t>c</w:t>
            </w:r>
            <w:r w:rsidR="00230DEE" w:rsidRPr="00230DEE">
              <w:rPr>
                <w:rFonts w:ascii="Times New Roman" w:hAnsi="Times New Roman"/>
                <w:sz w:val="25"/>
                <w:szCs w:val="25"/>
              </w:rPr>
              <w:t xml:space="preserve">hange </w:t>
            </w:r>
            <w:r w:rsidRPr="00E41579">
              <w:rPr>
                <w:rFonts w:ascii="Times New Roman" w:hAnsi="Times New Roman"/>
                <w:sz w:val="25"/>
                <w:szCs w:val="25"/>
              </w:rPr>
              <w:t>and names of Reviewers on DC001 and signs as approved.</w:t>
            </w:r>
          </w:p>
          <w:p w14:paraId="48665004" w14:textId="5581B7B8" w:rsidR="00C3264F" w:rsidRPr="009906B7" w:rsidRDefault="00C3264F" w:rsidP="00C3264F">
            <w:pPr>
              <w:spacing w:line="80" w:lineRule="exact"/>
              <w:rPr>
                <w:rFonts w:ascii="Times New Roman" w:hAnsi="Times New Roman"/>
                <w:sz w:val="25"/>
                <w:szCs w:val="25"/>
              </w:rPr>
            </w:pPr>
          </w:p>
        </w:tc>
      </w:tr>
      <w:tr w:rsidR="00E41579" w:rsidRPr="009906B7" w14:paraId="20B479A5" w14:textId="77777777" w:rsidTr="003A3DC7">
        <w:trPr>
          <w:jc w:val="center"/>
        </w:trPr>
        <w:tc>
          <w:tcPr>
            <w:tcW w:w="2143" w:type="dxa"/>
          </w:tcPr>
          <w:p w14:paraId="2449B65D" w14:textId="6CEA6EC3" w:rsidR="00E41579" w:rsidRPr="00C3264F" w:rsidRDefault="00C3264F" w:rsidP="00C3264F">
            <w:pPr>
              <w:pStyle w:val="ListParagraph"/>
              <w:numPr>
                <w:ilvl w:val="0"/>
                <w:numId w:val="9"/>
              </w:numPr>
              <w:ind w:left="259" w:hanging="259"/>
              <w:rPr>
                <w:sz w:val="25"/>
                <w:szCs w:val="25"/>
              </w:rPr>
            </w:pPr>
            <w:r w:rsidRPr="00C3264F">
              <w:rPr>
                <w:rFonts w:ascii="Times New Roman" w:hAnsi="Times New Roman"/>
                <w:sz w:val="25"/>
                <w:szCs w:val="25"/>
              </w:rPr>
              <w:t>Corporate Quality Manager</w:t>
            </w:r>
            <w:r w:rsidRPr="000A5AE3">
              <w:rPr>
                <w:rFonts w:ascii="Times New Roman" w:hAnsi="Times New Roman"/>
                <w:sz w:val="25"/>
                <w:szCs w:val="25"/>
                <w:highlight w:val="magenta"/>
              </w:rPr>
              <w:t>/DOQ</w:t>
            </w:r>
          </w:p>
        </w:tc>
        <w:tc>
          <w:tcPr>
            <w:tcW w:w="7966" w:type="dxa"/>
          </w:tcPr>
          <w:p w14:paraId="214C9D5B" w14:textId="1DC0EFE9" w:rsidR="00E41579" w:rsidRDefault="00C3264F" w:rsidP="00C3264F">
            <w:pPr>
              <w:rPr>
                <w:rFonts w:ascii="Times New Roman" w:hAnsi="Times New Roman"/>
                <w:sz w:val="25"/>
                <w:szCs w:val="25"/>
              </w:rPr>
            </w:pPr>
            <w:r w:rsidRPr="00C3264F">
              <w:rPr>
                <w:rFonts w:ascii="Times New Roman" w:hAnsi="Times New Roman"/>
                <w:sz w:val="25"/>
                <w:szCs w:val="25"/>
              </w:rPr>
              <w:t xml:space="preserve">Reviews revised document and </w:t>
            </w:r>
            <w:r w:rsidR="007445C9" w:rsidRPr="007445C9">
              <w:rPr>
                <w:rFonts w:ascii="Times New Roman" w:hAnsi="Times New Roman"/>
                <w:sz w:val="25"/>
                <w:szCs w:val="25"/>
              </w:rPr>
              <w:t>change request form</w:t>
            </w:r>
            <w:r w:rsidRPr="00C3264F">
              <w:rPr>
                <w:rFonts w:ascii="Times New Roman" w:hAnsi="Times New Roman"/>
                <w:sz w:val="25"/>
                <w:szCs w:val="25"/>
              </w:rPr>
              <w:t xml:space="preserve"> </w:t>
            </w:r>
            <w:proofErr w:type="gramStart"/>
            <w:r w:rsidRPr="00C3264F">
              <w:rPr>
                <w:rFonts w:ascii="Times New Roman" w:hAnsi="Times New Roman"/>
                <w:sz w:val="25"/>
                <w:szCs w:val="25"/>
              </w:rPr>
              <w:t>in light of</w:t>
            </w:r>
            <w:proofErr w:type="gramEnd"/>
            <w:r w:rsidRPr="00C3264F">
              <w:rPr>
                <w:rFonts w:ascii="Times New Roman" w:hAnsi="Times New Roman"/>
                <w:sz w:val="25"/>
                <w:szCs w:val="25"/>
              </w:rPr>
              <w:t xml:space="preserve"> </w:t>
            </w:r>
            <w:r w:rsidR="005F5793">
              <w:rPr>
                <w:rFonts w:ascii="Times New Roman" w:hAnsi="Times New Roman"/>
                <w:sz w:val="25"/>
                <w:szCs w:val="25"/>
              </w:rPr>
              <w:t xml:space="preserve">IMS </w:t>
            </w:r>
            <w:r w:rsidRPr="00C3264F">
              <w:rPr>
                <w:rFonts w:ascii="Times New Roman" w:hAnsi="Times New Roman"/>
                <w:sz w:val="25"/>
                <w:szCs w:val="25"/>
              </w:rPr>
              <w:t>Quality Processes Manual (QSM-9000), ISO 9001 requirements and consistency with other IQ Process Documents. Signs off on DC001 as approved.</w:t>
            </w:r>
          </w:p>
          <w:p w14:paraId="3AE5E5FA" w14:textId="447D9868" w:rsidR="00C3264F" w:rsidRPr="009906B7" w:rsidRDefault="00C3264F" w:rsidP="00C3264F">
            <w:pPr>
              <w:spacing w:line="80" w:lineRule="exact"/>
              <w:rPr>
                <w:sz w:val="25"/>
                <w:szCs w:val="25"/>
              </w:rPr>
            </w:pPr>
          </w:p>
        </w:tc>
      </w:tr>
      <w:tr w:rsidR="009E6EAD" w:rsidRPr="009906B7" w14:paraId="503E0112" w14:textId="77777777" w:rsidTr="003A3DC7">
        <w:trPr>
          <w:jc w:val="center"/>
        </w:trPr>
        <w:tc>
          <w:tcPr>
            <w:tcW w:w="2143" w:type="dxa"/>
          </w:tcPr>
          <w:p w14:paraId="008E391E" w14:textId="3453E0D3" w:rsidR="009E6EAD" w:rsidRPr="009906B7" w:rsidRDefault="00C3264F" w:rsidP="00C3264F">
            <w:pPr>
              <w:pStyle w:val="ListParagraph"/>
              <w:numPr>
                <w:ilvl w:val="0"/>
                <w:numId w:val="9"/>
              </w:numPr>
              <w:ind w:left="259" w:hanging="259"/>
              <w:rPr>
                <w:rFonts w:ascii="Times New Roman" w:hAnsi="Times New Roman"/>
                <w:sz w:val="25"/>
                <w:szCs w:val="25"/>
              </w:rPr>
            </w:pPr>
            <w:r w:rsidRPr="00C3264F">
              <w:rPr>
                <w:rFonts w:ascii="Times New Roman" w:hAnsi="Times New Roman"/>
                <w:sz w:val="25"/>
                <w:szCs w:val="25"/>
              </w:rPr>
              <w:t>Quality Administrator</w:t>
            </w:r>
          </w:p>
        </w:tc>
        <w:tc>
          <w:tcPr>
            <w:tcW w:w="7966" w:type="dxa"/>
          </w:tcPr>
          <w:p w14:paraId="1DE2D018" w14:textId="3C1EE4F4" w:rsidR="00B929C7" w:rsidRDefault="00C3264F" w:rsidP="00C3264F">
            <w:pPr>
              <w:rPr>
                <w:rFonts w:ascii="Times New Roman" w:hAnsi="Times New Roman"/>
                <w:sz w:val="25"/>
                <w:szCs w:val="25"/>
              </w:rPr>
            </w:pPr>
            <w:r w:rsidRPr="00C3264F">
              <w:rPr>
                <w:rFonts w:ascii="Times New Roman" w:hAnsi="Times New Roman"/>
                <w:sz w:val="25"/>
                <w:szCs w:val="25"/>
              </w:rPr>
              <w:t xml:space="preserve">Releases the document following the steps outlined on </w:t>
            </w:r>
            <w:hyperlink r:id="rId9" w:history="1">
              <w:r w:rsidRPr="007C29FB">
                <w:rPr>
                  <w:rStyle w:val="Hyperlink"/>
                  <w:rFonts w:ascii="Times New Roman" w:hAnsi="Times New Roman"/>
                  <w:sz w:val="25"/>
                  <w:szCs w:val="25"/>
                </w:rPr>
                <w:t>Document Release Checklist (DR001)</w:t>
              </w:r>
            </w:hyperlink>
            <w:r w:rsidR="009C5831">
              <w:rPr>
                <w:rFonts w:ascii="Times New Roman" w:hAnsi="Times New Roman"/>
                <w:sz w:val="25"/>
                <w:szCs w:val="25"/>
              </w:rPr>
              <w:t>,</w:t>
            </w:r>
            <w:r w:rsidR="00B929C7">
              <w:rPr>
                <w:rFonts w:ascii="Times New Roman" w:hAnsi="Times New Roman"/>
                <w:sz w:val="25"/>
                <w:szCs w:val="25"/>
              </w:rPr>
              <w:t xml:space="preserve"> and updates the </w:t>
            </w:r>
            <w:hyperlink r:id="rId10" w:history="1">
              <w:r w:rsidR="00B929C7" w:rsidRPr="00945473">
                <w:rPr>
                  <w:rStyle w:val="Hyperlink"/>
                  <w:rFonts w:ascii="Times New Roman" w:hAnsi="Times New Roman"/>
                  <w:sz w:val="25"/>
                  <w:szCs w:val="25"/>
                </w:rPr>
                <w:t>Document Revision Record (DC003)</w:t>
              </w:r>
            </w:hyperlink>
            <w:r w:rsidR="00945473">
              <w:rPr>
                <w:rFonts w:ascii="Times New Roman" w:hAnsi="Times New Roman"/>
                <w:sz w:val="25"/>
                <w:szCs w:val="25"/>
              </w:rPr>
              <w:t>.</w:t>
            </w:r>
          </w:p>
          <w:p w14:paraId="3EAB1983" w14:textId="231EE180" w:rsidR="009E6EAD" w:rsidRDefault="004557CD" w:rsidP="00C3264F">
            <w:pPr>
              <w:rPr>
                <w:rFonts w:ascii="Times New Roman" w:hAnsi="Times New Roman"/>
                <w:sz w:val="25"/>
                <w:szCs w:val="25"/>
              </w:rPr>
            </w:pPr>
            <w:r>
              <w:rPr>
                <w:rFonts w:ascii="Times New Roman" w:hAnsi="Times New Roman"/>
                <w:sz w:val="25"/>
                <w:szCs w:val="25"/>
              </w:rPr>
              <w:t>M</w:t>
            </w:r>
            <w:r w:rsidR="009C5831" w:rsidRPr="009C5831">
              <w:rPr>
                <w:rFonts w:ascii="Times New Roman" w:hAnsi="Times New Roman"/>
                <w:sz w:val="25"/>
                <w:szCs w:val="25"/>
              </w:rPr>
              <w:t>ak</w:t>
            </w:r>
            <w:r>
              <w:rPr>
                <w:rFonts w:ascii="Times New Roman" w:hAnsi="Times New Roman"/>
                <w:sz w:val="25"/>
                <w:szCs w:val="25"/>
              </w:rPr>
              <w:t>es</w:t>
            </w:r>
            <w:r w:rsidR="009C5831" w:rsidRPr="009C5831">
              <w:rPr>
                <w:rFonts w:ascii="Times New Roman" w:hAnsi="Times New Roman"/>
                <w:sz w:val="25"/>
                <w:szCs w:val="25"/>
              </w:rPr>
              <w:t xml:space="preserve"> document accessible through </w:t>
            </w:r>
            <w:hyperlink r:id="rId11" w:history="1">
              <w:r w:rsidR="002072AB" w:rsidRPr="001C7BA4">
                <w:rPr>
                  <w:rStyle w:val="Hyperlink"/>
                  <w:rFonts w:ascii="Times New Roman" w:hAnsi="Times New Roman"/>
                  <w:sz w:val="25"/>
                  <w:szCs w:val="25"/>
                </w:rPr>
                <w:t>IQ Process Documents network folder</w:t>
              </w:r>
            </w:hyperlink>
            <w:r w:rsidR="002072AB">
              <w:rPr>
                <w:rFonts w:ascii="Times New Roman" w:hAnsi="Times New Roman"/>
                <w:sz w:val="25"/>
                <w:szCs w:val="25"/>
              </w:rPr>
              <w:t>.</w:t>
            </w:r>
            <w:r w:rsidR="003F46EB" w:rsidRPr="00B622E1">
              <w:rPr>
                <w:rFonts w:ascii="Times New Roman" w:hAnsi="Times New Roman"/>
                <w:sz w:val="25"/>
                <w:szCs w:val="25"/>
              </w:rPr>
              <w:t xml:space="preserve"> </w:t>
            </w:r>
            <w:r w:rsidR="00031062" w:rsidRPr="00031062">
              <w:rPr>
                <w:rFonts w:ascii="Times New Roman" w:hAnsi="Times New Roman"/>
                <w:sz w:val="25"/>
                <w:szCs w:val="25"/>
                <w:highlight w:val="yellow"/>
              </w:rPr>
              <w:t>N</w:t>
            </w:r>
            <w:r w:rsidR="009C5831" w:rsidRPr="00767DF9">
              <w:rPr>
                <w:rFonts w:ascii="Times New Roman" w:hAnsi="Times New Roman"/>
                <w:sz w:val="25"/>
                <w:szCs w:val="25"/>
                <w:highlight w:val="yellow"/>
              </w:rPr>
              <w:t>otif</w:t>
            </w:r>
            <w:r w:rsidR="003F46EB" w:rsidRPr="00767DF9">
              <w:rPr>
                <w:rFonts w:ascii="Times New Roman" w:hAnsi="Times New Roman"/>
                <w:sz w:val="25"/>
                <w:szCs w:val="25"/>
                <w:highlight w:val="yellow"/>
              </w:rPr>
              <w:t>ies</w:t>
            </w:r>
            <w:r w:rsidR="00031062">
              <w:rPr>
                <w:rFonts w:ascii="Times New Roman" w:hAnsi="Times New Roman"/>
                <w:sz w:val="25"/>
                <w:szCs w:val="25"/>
                <w:highlight w:val="yellow"/>
              </w:rPr>
              <w:t xml:space="preserve"> </w:t>
            </w:r>
            <w:r w:rsidR="00767DF9" w:rsidRPr="00767DF9">
              <w:rPr>
                <w:rFonts w:ascii="Times New Roman" w:hAnsi="Times New Roman"/>
                <w:sz w:val="25"/>
                <w:szCs w:val="25"/>
                <w:highlight w:val="yellow"/>
              </w:rPr>
              <w:t>Process Owner</w:t>
            </w:r>
            <w:r w:rsidR="00031062">
              <w:rPr>
                <w:rFonts w:ascii="Times New Roman" w:hAnsi="Times New Roman"/>
                <w:sz w:val="25"/>
                <w:szCs w:val="25"/>
                <w:highlight w:val="yellow"/>
              </w:rPr>
              <w:t>s</w:t>
            </w:r>
            <w:r w:rsidR="00767DF9" w:rsidRPr="00767DF9">
              <w:rPr>
                <w:rFonts w:ascii="Times New Roman" w:hAnsi="Times New Roman"/>
                <w:sz w:val="25"/>
                <w:szCs w:val="25"/>
                <w:highlight w:val="yellow"/>
              </w:rPr>
              <w:t>, Branch Admin/Quality Managers, and Learning Management System (LMS) Administrator</w:t>
            </w:r>
            <w:r w:rsidR="009C5831" w:rsidRPr="00767DF9">
              <w:rPr>
                <w:rFonts w:ascii="Times New Roman" w:hAnsi="Times New Roman"/>
                <w:sz w:val="25"/>
                <w:szCs w:val="25"/>
                <w:highlight w:val="yellow"/>
              </w:rPr>
              <w:t xml:space="preserve"> </w:t>
            </w:r>
            <w:r w:rsidR="00767DF9" w:rsidRPr="00767DF9">
              <w:rPr>
                <w:rFonts w:ascii="Times New Roman" w:hAnsi="Times New Roman"/>
                <w:sz w:val="25"/>
                <w:szCs w:val="25"/>
                <w:highlight w:val="yellow"/>
              </w:rPr>
              <w:t>of final document release</w:t>
            </w:r>
            <w:r w:rsidR="009C5831" w:rsidRPr="00767DF9">
              <w:rPr>
                <w:rFonts w:ascii="Times New Roman" w:hAnsi="Times New Roman"/>
                <w:sz w:val="25"/>
                <w:szCs w:val="25"/>
                <w:highlight w:val="yellow"/>
              </w:rPr>
              <w:t>.</w:t>
            </w:r>
          </w:p>
          <w:p w14:paraId="768E6823" w14:textId="67FBB712" w:rsidR="00C3264F" w:rsidRPr="009906B7" w:rsidRDefault="00C3264F" w:rsidP="00C3264F">
            <w:pPr>
              <w:spacing w:line="80" w:lineRule="exact"/>
              <w:rPr>
                <w:rFonts w:ascii="Times New Roman" w:hAnsi="Times New Roman"/>
                <w:sz w:val="25"/>
                <w:szCs w:val="25"/>
              </w:rPr>
            </w:pPr>
          </w:p>
        </w:tc>
      </w:tr>
      <w:tr w:rsidR="00040240" w:rsidRPr="009906B7" w14:paraId="1F4E46AE" w14:textId="77777777" w:rsidTr="003A3DC7">
        <w:trPr>
          <w:jc w:val="center"/>
        </w:trPr>
        <w:tc>
          <w:tcPr>
            <w:tcW w:w="2143" w:type="dxa"/>
          </w:tcPr>
          <w:p w14:paraId="349B9DA1" w14:textId="035F2D3C" w:rsidR="004765D1" w:rsidRDefault="00040240" w:rsidP="004765D1">
            <w:pPr>
              <w:pStyle w:val="ListParagraph"/>
              <w:numPr>
                <w:ilvl w:val="0"/>
                <w:numId w:val="9"/>
              </w:numPr>
              <w:ind w:left="259" w:hanging="259"/>
              <w:rPr>
                <w:rFonts w:ascii="Times New Roman" w:hAnsi="Times New Roman"/>
                <w:sz w:val="25"/>
                <w:szCs w:val="25"/>
              </w:rPr>
            </w:pPr>
            <w:r w:rsidRPr="00040240">
              <w:rPr>
                <w:rFonts w:ascii="Times New Roman" w:hAnsi="Times New Roman"/>
                <w:sz w:val="25"/>
                <w:szCs w:val="25"/>
              </w:rPr>
              <w:t>Process Owner</w:t>
            </w:r>
            <w:r w:rsidR="004765D1">
              <w:rPr>
                <w:rFonts w:ascii="Times New Roman" w:hAnsi="Times New Roman"/>
                <w:sz w:val="25"/>
                <w:szCs w:val="25"/>
              </w:rPr>
              <w:t xml:space="preserve"> </w:t>
            </w:r>
            <w:r w:rsidR="004765D1" w:rsidRPr="004765D1">
              <w:rPr>
                <w:rFonts w:ascii="Times New Roman" w:hAnsi="Times New Roman"/>
                <w:sz w:val="25"/>
                <w:szCs w:val="25"/>
              </w:rPr>
              <w:t>&amp; Branch Admin/Quality Manager</w:t>
            </w:r>
          </w:p>
          <w:p w14:paraId="0BD4F064" w14:textId="26BCD09B" w:rsidR="004765D1" w:rsidRPr="004765D1" w:rsidRDefault="004765D1" w:rsidP="004765D1">
            <w:pPr>
              <w:spacing w:line="80" w:lineRule="exact"/>
              <w:rPr>
                <w:rFonts w:ascii="Times New Roman" w:hAnsi="Times New Roman"/>
                <w:sz w:val="25"/>
                <w:szCs w:val="25"/>
              </w:rPr>
            </w:pPr>
          </w:p>
        </w:tc>
        <w:tc>
          <w:tcPr>
            <w:tcW w:w="7966" w:type="dxa"/>
          </w:tcPr>
          <w:p w14:paraId="437D9C7A" w14:textId="3DB2502A" w:rsidR="00040240" w:rsidRDefault="00040240" w:rsidP="00C3264F">
            <w:pPr>
              <w:rPr>
                <w:rFonts w:ascii="Times New Roman" w:hAnsi="Times New Roman"/>
                <w:sz w:val="25"/>
                <w:szCs w:val="25"/>
              </w:rPr>
            </w:pPr>
            <w:r w:rsidRPr="00854954">
              <w:rPr>
                <w:rFonts w:ascii="Times New Roman" w:hAnsi="Times New Roman"/>
                <w:sz w:val="25"/>
                <w:szCs w:val="25"/>
                <w:highlight w:val="yellow"/>
              </w:rPr>
              <w:t>Plan for necessary training.</w:t>
            </w:r>
          </w:p>
          <w:p w14:paraId="7CBA32D8" w14:textId="0E3D95A3" w:rsidR="00C1743F" w:rsidRDefault="00C1743F" w:rsidP="00C3264F">
            <w:pPr>
              <w:rPr>
                <w:rFonts w:ascii="Times New Roman" w:hAnsi="Times New Roman"/>
                <w:sz w:val="25"/>
                <w:szCs w:val="25"/>
              </w:rPr>
            </w:pPr>
          </w:p>
          <w:p w14:paraId="6BA249C8" w14:textId="4BF56701" w:rsidR="00C1743F" w:rsidRDefault="00C1743F" w:rsidP="00C3264F">
            <w:pPr>
              <w:rPr>
                <w:rFonts w:ascii="Times New Roman" w:hAnsi="Times New Roman"/>
                <w:sz w:val="25"/>
                <w:szCs w:val="25"/>
              </w:rPr>
            </w:pPr>
          </w:p>
          <w:p w14:paraId="207D7A31" w14:textId="77777777" w:rsidR="00C1743F" w:rsidRDefault="00C1743F" w:rsidP="00C3264F">
            <w:pPr>
              <w:rPr>
                <w:rFonts w:ascii="Times New Roman" w:hAnsi="Times New Roman"/>
                <w:sz w:val="25"/>
                <w:szCs w:val="25"/>
              </w:rPr>
            </w:pPr>
          </w:p>
          <w:p w14:paraId="0316DDF9" w14:textId="0F838478" w:rsidR="00040240" w:rsidRPr="00040240" w:rsidRDefault="00040240" w:rsidP="00040240">
            <w:pPr>
              <w:spacing w:line="80" w:lineRule="exact"/>
              <w:rPr>
                <w:rFonts w:ascii="Times New Roman" w:hAnsi="Times New Roman"/>
                <w:sz w:val="25"/>
                <w:szCs w:val="25"/>
              </w:rPr>
            </w:pPr>
          </w:p>
        </w:tc>
      </w:tr>
    </w:tbl>
    <w:p w14:paraId="1D5D75DF" w14:textId="77777777" w:rsidR="00293916" w:rsidRDefault="00293916" w:rsidP="00293916">
      <w:pPr>
        <w:pStyle w:val="ListParagraph"/>
        <w:ind w:left="0"/>
        <w:jc w:val="center"/>
        <w:rPr>
          <w:b/>
          <w:bCs/>
          <w:sz w:val="25"/>
          <w:szCs w:val="25"/>
        </w:rPr>
      </w:pPr>
    </w:p>
    <w:p w14:paraId="18A28782" w14:textId="7A5819C5" w:rsidR="00293916" w:rsidRDefault="00293916" w:rsidP="00293916">
      <w:pPr>
        <w:pStyle w:val="ListParagraph"/>
        <w:ind w:left="0"/>
        <w:jc w:val="center"/>
        <w:rPr>
          <w:b/>
          <w:bCs/>
          <w:sz w:val="25"/>
          <w:szCs w:val="25"/>
        </w:rPr>
      </w:pPr>
    </w:p>
    <w:p w14:paraId="20E1911B" w14:textId="08887A13" w:rsidR="005F17FD" w:rsidRDefault="005F17FD" w:rsidP="00293916">
      <w:pPr>
        <w:pStyle w:val="ListParagraph"/>
        <w:ind w:left="0"/>
        <w:jc w:val="center"/>
        <w:rPr>
          <w:b/>
          <w:bCs/>
          <w:sz w:val="25"/>
          <w:szCs w:val="25"/>
        </w:rPr>
      </w:pPr>
    </w:p>
    <w:p w14:paraId="76BFE664" w14:textId="770FFB31" w:rsidR="005F17FD" w:rsidRDefault="005F17FD" w:rsidP="00293916">
      <w:pPr>
        <w:pStyle w:val="ListParagraph"/>
        <w:ind w:left="0"/>
        <w:jc w:val="center"/>
        <w:rPr>
          <w:b/>
          <w:bCs/>
          <w:sz w:val="25"/>
          <w:szCs w:val="25"/>
        </w:rPr>
      </w:pPr>
    </w:p>
    <w:p w14:paraId="3B24917E" w14:textId="77777777" w:rsidR="00D64890" w:rsidRDefault="00D64890" w:rsidP="00293916">
      <w:pPr>
        <w:pStyle w:val="ListParagraph"/>
        <w:ind w:left="0"/>
        <w:jc w:val="center"/>
        <w:rPr>
          <w:b/>
          <w:bCs/>
          <w:sz w:val="25"/>
          <w:szCs w:val="25"/>
        </w:rPr>
      </w:pPr>
    </w:p>
    <w:p w14:paraId="2075066A" w14:textId="47664289" w:rsidR="005F17FD" w:rsidRDefault="005F17FD" w:rsidP="00293916">
      <w:pPr>
        <w:pStyle w:val="ListParagraph"/>
        <w:ind w:left="0"/>
        <w:jc w:val="center"/>
        <w:rPr>
          <w:b/>
          <w:bCs/>
          <w:sz w:val="25"/>
          <w:szCs w:val="25"/>
        </w:rPr>
      </w:pPr>
    </w:p>
    <w:p w14:paraId="3913680C" w14:textId="77777777" w:rsidR="00E67AC7" w:rsidRDefault="00E67AC7" w:rsidP="00293916">
      <w:pPr>
        <w:pStyle w:val="ListParagraph"/>
        <w:ind w:left="0"/>
        <w:jc w:val="center"/>
        <w:rPr>
          <w:b/>
          <w:bCs/>
          <w:sz w:val="25"/>
          <w:szCs w:val="25"/>
        </w:rPr>
      </w:pPr>
    </w:p>
    <w:p w14:paraId="0D925144" w14:textId="5BACCECA" w:rsidR="005F17FD" w:rsidRDefault="005F17FD" w:rsidP="00293916">
      <w:pPr>
        <w:pStyle w:val="ListParagraph"/>
        <w:ind w:left="0"/>
        <w:jc w:val="center"/>
        <w:rPr>
          <w:b/>
          <w:bCs/>
          <w:sz w:val="25"/>
          <w:szCs w:val="25"/>
        </w:rPr>
      </w:pPr>
    </w:p>
    <w:p w14:paraId="310B8F03" w14:textId="3EA4E8DF" w:rsidR="00280A11" w:rsidRPr="00AD4D08" w:rsidRDefault="00293916" w:rsidP="00AD4D08">
      <w:pPr>
        <w:pStyle w:val="Heading1"/>
        <w:tabs>
          <w:tab w:val="clear" w:pos="3600"/>
          <w:tab w:val="clear" w:pos="5760"/>
          <w:tab w:val="clear" w:pos="7200"/>
        </w:tabs>
        <w:spacing w:after="120"/>
        <w:ind w:left="0"/>
        <w:rPr>
          <w:b/>
          <w:bCs/>
          <w:sz w:val="26"/>
          <w:szCs w:val="26"/>
        </w:rPr>
      </w:pPr>
      <w:r w:rsidRPr="00036CB6">
        <w:rPr>
          <w:b/>
          <w:bCs/>
          <w:sz w:val="26"/>
          <w:szCs w:val="26"/>
        </w:rPr>
        <w:lastRenderedPageBreak/>
        <w:t>Procedure Statements</w:t>
      </w:r>
    </w:p>
    <w:p w14:paraId="70C213B2" w14:textId="387A6FA0" w:rsidR="00ED5EFB" w:rsidRDefault="00ED5EFB" w:rsidP="00AD4D08">
      <w:pPr>
        <w:pStyle w:val="Header"/>
        <w:numPr>
          <w:ilvl w:val="0"/>
          <w:numId w:val="42"/>
        </w:numPr>
        <w:tabs>
          <w:tab w:val="clear" w:pos="4320"/>
          <w:tab w:val="clear" w:pos="8640"/>
        </w:tabs>
        <w:spacing w:after="60"/>
        <w:ind w:left="360"/>
        <w:rPr>
          <w:ins w:id="0" w:author="Brian Olea" w:date="2022-07-21T11:48:00Z"/>
          <w:sz w:val="25"/>
          <w:szCs w:val="25"/>
        </w:rPr>
      </w:pPr>
      <w:ins w:id="1" w:author="Brian Olea" w:date="2022-07-21T11:48:00Z">
        <w:r>
          <w:rPr>
            <w:sz w:val="25"/>
            <w:szCs w:val="25"/>
          </w:rPr>
          <w:t>Documents and Data</w:t>
        </w:r>
      </w:ins>
    </w:p>
    <w:p w14:paraId="4C191D00" w14:textId="5325C4C3" w:rsidR="00ED5EFB" w:rsidRDefault="00ED5EFB" w:rsidP="00ED5EFB">
      <w:pPr>
        <w:pStyle w:val="Header"/>
        <w:numPr>
          <w:ilvl w:val="1"/>
          <w:numId w:val="42"/>
        </w:numPr>
        <w:tabs>
          <w:tab w:val="clear" w:pos="4320"/>
          <w:tab w:val="clear" w:pos="8640"/>
        </w:tabs>
        <w:spacing w:after="60"/>
        <w:rPr>
          <w:ins w:id="2" w:author="Brian Olea" w:date="2022-07-21T11:49:00Z"/>
          <w:sz w:val="25"/>
          <w:szCs w:val="25"/>
        </w:rPr>
      </w:pPr>
      <w:ins w:id="3" w:author="Brian Olea" w:date="2022-07-21T11:48:00Z">
        <w:r>
          <w:rPr>
            <w:sz w:val="25"/>
            <w:szCs w:val="25"/>
          </w:rPr>
          <w:t xml:space="preserve">Documents and data are </w:t>
        </w:r>
      </w:ins>
      <w:ins w:id="4" w:author="Brian Olea" w:date="2022-07-21T11:49:00Z">
        <w:r>
          <w:rPr>
            <w:sz w:val="25"/>
            <w:szCs w:val="25"/>
          </w:rPr>
          <w:t xml:space="preserve">reviewed and approved prior to release for use through appropriate designees and recorded on the form for approval assigned to that document. </w:t>
        </w:r>
      </w:ins>
    </w:p>
    <w:p w14:paraId="6AFA5C8E" w14:textId="6ADA689A" w:rsidR="00ED5EFB" w:rsidRDefault="00ED5EFB" w:rsidP="00ED5EFB">
      <w:pPr>
        <w:pStyle w:val="Header"/>
        <w:numPr>
          <w:ilvl w:val="1"/>
          <w:numId w:val="42"/>
        </w:numPr>
        <w:tabs>
          <w:tab w:val="clear" w:pos="4320"/>
          <w:tab w:val="clear" w:pos="8640"/>
        </w:tabs>
        <w:spacing w:after="60"/>
        <w:rPr>
          <w:ins w:id="5" w:author="Brian Olea" w:date="2022-07-21T11:50:00Z"/>
          <w:sz w:val="25"/>
          <w:szCs w:val="25"/>
        </w:rPr>
      </w:pPr>
      <w:ins w:id="6" w:author="Brian Olea" w:date="2022-07-21T11:49:00Z">
        <w:r>
          <w:rPr>
            <w:sz w:val="25"/>
            <w:szCs w:val="25"/>
          </w:rPr>
          <w:t xml:space="preserve">All revisions are controlled by date and listed at the bottom of the document </w:t>
        </w:r>
      </w:ins>
      <w:ins w:id="7" w:author="Brian Olea" w:date="2022-07-21T11:50:00Z">
        <w:r>
          <w:rPr>
            <w:sz w:val="25"/>
            <w:szCs w:val="25"/>
          </w:rPr>
          <w:t xml:space="preserve">as such. </w:t>
        </w:r>
      </w:ins>
    </w:p>
    <w:p w14:paraId="57EBC9A4" w14:textId="042A5B71" w:rsidR="00ED5EFB" w:rsidRDefault="00ED5EFB" w:rsidP="00ED5EFB">
      <w:pPr>
        <w:pStyle w:val="Header"/>
        <w:numPr>
          <w:ilvl w:val="1"/>
          <w:numId w:val="42"/>
        </w:numPr>
        <w:tabs>
          <w:tab w:val="clear" w:pos="4320"/>
          <w:tab w:val="clear" w:pos="8640"/>
        </w:tabs>
        <w:spacing w:after="60"/>
        <w:rPr>
          <w:ins w:id="8" w:author="Brian Olea" w:date="2022-07-21T11:48:00Z"/>
          <w:sz w:val="25"/>
          <w:szCs w:val="25"/>
        </w:rPr>
        <w:pPrChange w:id="9" w:author="Brian Olea" w:date="2022-07-21T11:48:00Z">
          <w:pPr>
            <w:pStyle w:val="Header"/>
            <w:numPr>
              <w:numId w:val="42"/>
            </w:numPr>
            <w:tabs>
              <w:tab w:val="clear" w:pos="4320"/>
              <w:tab w:val="clear" w:pos="8640"/>
            </w:tabs>
            <w:spacing w:after="60"/>
            <w:ind w:left="360" w:hanging="360"/>
          </w:pPr>
        </w:pPrChange>
      </w:pPr>
      <w:ins w:id="10" w:author="Brian Olea" w:date="2022-07-21T11:50:00Z">
        <w:r>
          <w:rPr>
            <w:sz w:val="25"/>
            <w:szCs w:val="25"/>
          </w:rPr>
          <w:t xml:space="preserve">Controls are placed on the documents based on category and type within the QMS where required. </w:t>
        </w:r>
      </w:ins>
    </w:p>
    <w:p w14:paraId="41D92D09" w14:textId="1B002CC4" w:rsidR="00280A11" w:rsidRPr="00B40900" w:rsidRDefault="00280A11" w:rsidP="00ED5EFB">
      <w:pPr>
        <w:pStyle w:val="Header"/>
        <w:numPr>
          <w:ilvl w:val="1"/>
          <w:numId w:val="42"/>
        </w:numPr>
        <w:tabs>
          <w:tab w:val="clear" w:pos="4320"/>
          <w:tab w:val="clear" w:pos="8640"/>
        </w:tabs>
        <w:spacing w:after="60"/>
        <w:rPr>
          <w:sz w:val="25"/>
          <w:szCs w:val="25"/>
        </w:rPr>
        <w:pPrChange w:id="11" w:author="Brian Olea" w:date="2022-07-21T11:48:00Z">
          <w:pPr>
            <w:pStyle w:val="Header"/>
            <w:numPr>
              <w:numId w:val="42"/>
            </w:numPr>
            <w:tabs>
              <w:tab w:val="clear" w:pos="4320"/>
              <w:tab w:val="clear" w:pos="8640"/>
            </w:tabs>
            <w:spacing w:after="60"/>
            <w:ind w:left="360" w:hanging="360"/>
          </w:pPr>
        </w:pPrChange>
      </w:pPr>
      <w:r w:rsidRPr="00280A11">
        <w:rPr>
          <w:sz w:val="25"/>
          <w:szCs w:val="25"/>
        </w:rPr>
        <w:t xml:space="preserve">Documents and Data controlled under this procedure are listed in the following </w:t>
      </w:r>
      <w:del w:id="12" w:author="Brian Olea" w:date="2022-07-21T11:48:00Z">
        <w:r w:rsidRPr="00280A11" w:rsidDel="00ED5EFB">
          <w:rPr>
            <w:sz w:val="25"/>
            <w:szCs w:val="25"/>
          </w:rPr>
          <w:delText>table</w:delText>
        </w:r>
      </w:del>
      <w:ins w:id="13" w:author="Brian Olea" w:date="2022-07-21T11:48:00Z">
        <w:r w:rsidR="00ED5EFB">
          <w:rPr>
            <w:sz w:val="25"/>
            <w:szCs w:val="25"/>
          </w:rPr>
          <w:t>list</w:t>
        </w:r>
      </w:ins>
      <w:r w:rsidRPr="00280A11">
        <w:rPr>
          <w:sz w:val="25"/>
          <w:szCs w:val="25"/>
        </w:rPr>
        <w:t>:</w:t>
      </w:r>
    </w:p>
    <w:tbl>
      <w:tblPr>
        <w:tblW w:w="5000" w:type="pct"/>
        <w:jc w:val="center"/>
        <w:tblLook w:val="0000" w:firstRow="0" w:lastRow="0" w:firstColumn="0" w:lastColumn="0" w:noHBand="0" w:noVBand="0"/>
        <w:tblPrChange w:id="14" w:author="Brian Olea" w:date="2022-07-21T11:53:00Z">
          <w:tblPr>
            <w:tblW w:w="101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9839"/>
        <w:gridCol w:w="97"/>
        <w:tblGridChange w:id="15">
          <w:tblGrid>
            <w:gridCol w:w="2267"/>
            <w:gridCol w:w="7842"/>
          </w:tblGrid>
        </w:tblGridChange>
      </w:tblGrid>
      <w:tr w:rsidR="00ED5EFB" w:rsidRPr="00680EA7" w14:paraId="52AA5356" w14:textId="77777777" w:rsidTr="00ED5EFB">
        <w:trPr>
          <w:trHeight w:val="720"/>
          <w:tblHeader/>
          <w:jc w:val="center"/>
          <w:trPrChange w:id="16" w:author="Brian Olea" w:date="2022-07-21T11:53:00Z">
            <w:trPr>
              <w:gridAfter w:val="0"/>
              <w:wAfter w:w="7842" w:type="dxa"/>
              <w:trHeight w:val="720"/>
              <w:tblHeader/>
              <w:jc w:val="center"/>
            </w:trPr>
          </w:trPrChange>
        </w:trPr>
        <w:tc>
          <w:tcPr>
            <w:tcW w:w="5000" w:type="pct"/>
            <w:gridSpan w:val="2"/>
            <w:vAlign w:val="center"/>
            <w:tcPrChange w:id="17" w:author="Brian Olea" w:date="2022-07-21T11:53:00Z">
              <w:tcPr>
                <w:tcW w:w="2267" w:type="dxa"/>
                <w:tcBorders>
                  <w:bottom w:val="nil"/>
                </w:tcBorders>
                <w:vAlign w:val="center"/>
              </w:tcPr>
            </w:tcPrChange>
          </w:tcPr>
          <w:p w14:paraId="7C319D6C" w14:textId="60F410B0" w:rsidR="00ED5EFB" w:rsidRPr="00680EA7" w:rsidRDefault="00ED5EFB" w:rsidP="008E0ADC">
            <w:pPr>
              <w:jc w:val="center"/>
              <w:rPr>
                <w:b/>
                <w:bCs/>
                <w:sz w:val="24"/>
                <w:szCs w:val="24"/>
              </w:rPr>
            </w:pPr>
            <w:r w:rsidRPr="00680EA7">
              <w:rPr>
                <w:b/>
                <w:bCs/>
                <w:sz w:val="24"/>
                <w:szCs w:val="24"/>
              </w:rPr>
              <w:t>Document</w:t>
            </w:r>
            <w:r>
              <w:rPr>
                <w:b/>
                <w:bCs/>
                <w:sz w:val="24"/>
                <w:szCs w:val="24"/>
              </w:rPr>
              <w:t xml:space="preserve"> </w:t>
            </w:r>
            <w:r w:rsidRPr="00680EA7">
              <w:rPr>
                <w:b/>
                <w:bCs/>
                <w:sz w:val="24"/>
                <w:szCs w:val="24"/>
              </w:rPr>
              <w:t>Category</w:t>
            </w:r>
          </w:p>
        </w:tc>
      </w:tr>
      <w:tr w:rsidR="00293916" w:rsidRPr="00680EA7" w14:paraId="5965AC34" w14:textId="77777777" w:rsidTr="00ED5EFB">
        <w:trPr>
          <w:gridAfter w:val="1"/>
          <w:wAfter w:w="49" w:type="pct"/>
          <w:trHeight w:val="360"/>
          <w:jc w:val="center"/>
          <w:trPrChange w:id="18" w:author="Brian Olea" w:date="2022-07-21T11:53:00Z">
            <w:trPr>
              <w:trHeight w:val="360"/>
              <w:jc w:val="center"/>
            </w:trPr>
          </w:trPrChange>
        </w:trPr>
        <w:tc>
          <w:tcPr>
            <w:tcW w:w="4951" w:type="pct"/>
            <w:shd w:val="pct20" w:color="auto" w:fill="FFFFFF"/>
            <w:vAlign w:val="center"/>
            <w:tcPrChange w:id="19" w:author="Brian Olea" w:date="2022-07-21T11:53:00Z">
              <w:tcPr>
                <w:tcW w:w="10109" w:type="dxa"/>
                <w:gridSpan w:val="2"/>
                <w:shd w:val="pct20" w:color="auto" w:fill="FFFFFF"/>
                <w:vAlign w:val="center"/>
              </w:tcPr>
            </w:tcPrChange>
          </w:tcPr>
          <w:p w14:paraId="6B4BE38E" w14:textId="77777777" w:rsidR="00293916" w:rsidRPr="00680EA7" w:rsidRDefault="00293916" w:rsidP="008E0ADC">
            <w:pPr>
              <w:jc w:val="center"/>
              <w:rPr>
                <w:sz w:val="24"/>
                <w:szCs w:val="24"/>
              </w:rPr>
            </w:pPr>
            <w:r w:rsidRPr="00680EA7">
              <w:rPr>
                <w:b/>
                <w:bCs/>
                <w:sz w:val="24"/>
                <w:szCs w:val="24"/>
              </w:rPr>
              <w:t>Internal Documents and Data</w:t>
            </w:r>
          </w:p>
        </w:tc>
      </w:tr>
      <w:tr w:rsidR="00ED5EFB" w:rsidRPr="00680EA7" w14:paraId="180E6534" w14:textId="77777777" w:rsidTr="00ED5EFB">
        <w:trPr>
          <w:jc w:val="center"/>
          <w:trPrChange w:id="20" w:author="Brian Olea" w:date="2022-07-21T11:53:00Z">
            <w:trPr>
              <w:gridAfter w:val="0"/>
              <w:wAfter w:w="7842" w:type="dxa"/>
              <w:jc w:val="center"/>
            </w:trPr>
          </w:trPrChange>
        </w:trPr>
        <w:tc>
          <w:tcPr>
            <w:tcW w:w="5000" w:type="pct"/>
            <w:gridSpan w:val="2"/>
            <w:tcPrChange w:id="21" w:author="Brian Olea" w:date="2022-07-21T11:53:00Z">
              <w:tcPr>
                <w:tcW w:w="2267" w:type="dxa"/>
              </w:tcPr>
            </w:tcPrChange>
          </w:tcPr>
          <w:p w14:paraId="2C8C3D34" w14:textId="51E08475" w:rsidR="00ED5EFB" w:rsidRPr="00680EA7" w:rsidRDefault="00ED5EFB" w:rsidP="008E0ADC">
            <w:pPr>
              <w:rPr>
                <w:sz w:val="24"/>
                <w:szCs w:val="24"/>
              </w:rPr>
            </w:pPr>
            <w:r w:rsidRPr="00680EA7">
              <w:rPr>
                <w:sz w:val="24"/>
                <w:szCs w:val="24"/>
              </w:rPr>
              <w:t>IMS Quality</w:t>
            </w:r>
            <w:r>
              <w:rPr>
                <w:sz w:val="24"/>
                <w:szCs w:val="24"/>
              </w:rPr>
              <w:t xml:space="preserve"> </w:t>
            </w:r>
            <w:r w:rsidRPr="00680EA7">
              <w:rPr>
                <w:sz w:val="24"/>
                <w:szCs w:val="24"/>
              </w:rPr>
              <w:t>Processes Manual</w:t>
            </w:r>
          </w:p>
        </w:tc>
      </w:tr>
      <w:tr w:rsidR="00ED5EFB" w:rsidRPr="00680EA7" w14:paraId="6D6F76D1" w14:textId="77777777" w:rsidTr="00ED5EFB">
        <w:trPr>
          <w:jc w:val="center"/>
          <w:trPrChange w:id="22" w:author="Brian Olea" w:date="2022-07-21T11:53:00Z">
            <w:trPr>
              <w:gridAfter w:val="0"/>
              <w:wAfter w:w="7842" w:type="dxa"/>
              <w:jc w:val="center"/>
            </w:trPr>
          </w:trPrChange>
        </w:trPr>
        <w:tc>
          <w:tcPr>
            <w:tcW w:w="5000" w:type="pct"/>
            <w:gridSpan w:val="2"/>
            <w:tcPrChange w:id="23" w:author="Brian Olea" w:date="2022-07-21T11:53:00Z">
              <w:tcPr>
                <w:tcW w:w="2267" w:type="dxa"/>
              </w:tcPr>
            </w:tcPrChange>
          </w:tcPr>
          <w:p w14:paraId="7B4D4086" w14:textId="0084C776" w:rsidR="00ED5EFB" w:rsidRPr="00680EA7" w:rsidRDefault="00ED5EFB" w:rsidP="008E0ADC">
            <w:pPr>
              <w:rPr>
                <w:sz w:val="24"/>
                <w:szCs w:val="24"/>
              </w:rPr>
            </w:pPr>
            <w:r w:rsidRPr="00680EA7">
              <w:rPr>
                <w:sz w:val="24"/>
                <w:szCs w:val="24"/>
              </w:rPr>
              <w:t>Quality System</w:t>
            </w:r>
            <w:r>
              <w:rPr>
                <w:sz w:val="24"/>
                <w:szCs w:val="24"/>
              </w:rPr>
              <w:t xml:space="preserve"> </w:t>
            </w:r>
            <w:r w:rsidRPr="00680EA7">
              <w:rPr>
                <w:sz w:val="24"/>
                <w:szCs w:val="24"/>
              </w:rPr>
              <w:t>Procedures</w:t>
            </w:r>
          </w:p>
        </w:tc>
      </w:tr>
      <w:tr w:rsidR="00ED5EFB" w:rsidRPr="00680EA7" w14:paraId="06D5097E" w14:textId="77777777" w:rsidTr="00ED5EFB">
        <w:trPr>
          <w:jc w:val="center"/>
          <w:trPrChange w:id="24" w:author="Brian Olea" w:date="2022-07-21T11:53:00Z">
            <w:trPr>
              <w:gridAfter w:val="0"/>
              <w:wAfter w:w="7842" w:type="dxa"/>
              <w:jc w:val="center"/>
            </w:trPr>
          </w:trPrChange>
        </w:trPr>
        <w:tc>
          <w:tcPr>
            <w:tcW w:w="5000" w:type="pct"/>
            <w:gridSpan w:val="2"/>
            <w:tcPrChange w:id="25" w:author="Brian Olea" w:date="2022-07-21T11:53:00Z">
              <w:tcPr>
                <w:tcW w:w="2267" w:type="dxa"/>
              </w:tcPr>
            </w:tcPrChange>
          </w:tcPr>
          <w:p w14:paraId="682E0EB5" w14:textId="5F48413C" w:rsidR="00ED5EFB" w:rsidRPr="00680EA7" w:rsidRDefault="00ED5EFB" w:rsidP="008E0ADC">
            <w:pPr>
              <w:rPr>
                <w:sz w:val="24"/>
                <w:szCs w:val="24"/>
              </w:rPr>
            </w:pPr>
            <w:r w:rsidRPr="00680EA7">
              <w:rPr>
                <w:sz w:val="24"/>
                <w:szCs w:val="24"/>
              </w:rPr>
              <w:t>Quality System</w:t>
            </w:r>
            <w:r>
              <w:rPr>
                <w:sz w:val="24"/>
                <w:szCs w:val="24"/>
              </w:rPr>
              <w:t xml:space="preserve"> </w:t>
            </w:r>
            <w:r w:rsidRPr="00680EA7">
              <w:rPr>
                <w:sz w:val="24"/>
                <w:szCs w:val="24"/>
              </w:rPr>
              <w:t>Work Instructions</w:t>
            </w:r>
          </w:p>
        </w:tc>
      </w:tr>
      <w:tr w:rsidR="00ED5EFB" w:rsidRPr="00680EA7" w14:paraId="1A168A6D" w14:textId="77777777" w:rsidTr="00ED5EFB">
        <w:trPr>
          <w:jc w:val="center"/>
          <w:trPrChange w:id="26" w:author="Brian Olea" w:date="2022-07-21T11:53:00Z">
            <w:trPr>
              <w:gridAfter w:val="0"/>
              <w:wAfter w:w="7842" w:type="dxa"/>
              <w:jc w:val="center"/>
            </w:trPr>
          </w:trPrChange>
        </w:trPr>
        <w:tc>
          <w:tcPr>
            <w:tcW w:w="5000" w:type="pct"/>
            <w:gridSpan w:val="2"/>
            <w:tcPrChange w:id="27" w:author="Brian Olea" w:date="2022-07-21T11:53:00Z">
              <w:tcPr>
                <w:tcW w:w="2267" w:type="dxa"/>
              </w:tcPr>
            </w:tcPrChange>
          </w:tcPr>
          <w:p w14:paraId="35D9CB90" w14:textId="5B1E8929" w:rsidR="00ED5EFB" w:rsidRPr="00680EA7" w:rsidRDefault="00ED5EFB" w:rsidP="008E0ADC">
            <w:pPr>
              <w:rPr>
                <w:sz w:val="24"/>
                <w:szCs w:val="24"/>
              </w:rPr>
            </w:pPr>
            <w:r w:rsidRPr="00680EA7">
              <w:rPr>
                <w:sz w:val="24"/>
                <w:szCs w:val="24"/>
              </w:rPr>
              <w:t>Quality System</w:t>
            </w:r>
            <w:r>
              <w:rPr>
                <w:sz w:val="24"/>
                <w:szCs w:val="24"/>
              </w:rPr>
              <w:t xml:space="preserve"> </w:t>
            </w:r>
            <w:r w:rsidRPr="00680EA7">
              <w:rPr>
                <w:sz w:val="24"/>
                <w:szCs w:val="24"/>
              </w:rPr>
              <w:t>Forms</w:t>
            </w:r>
          </w:p>
        </w:tc>
      </w:tr>
      <w:tr w:rsidR="00ED5EFB" w:rsidRPr="00680EA7" w14:paraId="2CA766DF" w14:textId="77777777" w:rsidTr="00ED5EFB">
        <w:trPr>
          <w:jc w:val="center"/>
          <w:trPrChange w:id="28" w:author="Brian Olea" w:date="2022-07-21T11:53:00Z">
            <w:trPr>
              <w:gridAfter w:val="0"/>
              <w:wAfter w:w="7842" w:type="dxa"/>
              <w:jc w:val="center"/>
            </w:trPr>
          </w:trPrChange>
        </w:trPr>
        <w:tc>
          <w:tcPr>
            <w:tcW w:w="5000" w:type="pct"/>
            <w:gridSpan w:val="2"/>
            <w:tcPrChange w:id="29" w:author="Brian Olea" w:date="2022-07-21T11:53:00Z">
              <w:tcPr>
                <w:tcW w:w="2267" w:type="dxa"/>
                <w:tcBorders>
                  <w:bottom w:val="nil"/>
                </w:tcBorders>
              </w:tcPr>
            </w:tcPrChange>
          </w:tcPr>
          <w:p w14:paraId="6DC94718" w14:textId="77777777" w:rsidR="00ED5EFB" w:rsidRPr="00680EA7" w:rsidRDefault="00ED5EFB" w:rsidP="008E0ADC">
            <w:pPr>
              <w:rPr>
                <w:sz w:val="24"/>
                <w:szCs w:val="24"/>
              </w:rPr>
            </w:pPr>
            <w:r w:rsidRPr="00680EA7">
              <w:rPr>
                <w:sz w:val="24"/>
                <w:szCs w:val="24"/>
              </w:rPr>
              <w:t>Customer database</w:t>
            </w:r>
          </w:p>
        </w:tc>
      </w:tr>
      <w:tr w:rsidR="00ED5EFB" w:rsidRPr="00680EA7" w14:paraId="69F792C1" w14:textId="77777777" w:rsidTr="00ED5EFB">
        <w:trPr>
          <w:jc w:val="center"/>
          <w:trPrChange w:id="30" w:author="Brian Olea" w:date="2022-07-21T11:53:00Z">
            <w:trPr>
              <w:gridAfter w:val="0"/>
              <w:wAfter w:w="7842" w:type="dxa"/>
              <w:jc w:val="center"/>
            </w:trPr>
          </w:trPrChange>
        </w:trPr>
        <w:tc>
          <w:tcPr>
            <w:tcW w:w="5000" w:type="pct"/>
            <w:gridSpan w:val="2"/>
            <w:tcPrChange w:id="31" w:author="Brian Olea" w:date="2022-07-21T11:53:00Z">
              <w:tcPr>
                <w:tcW w:w="2267" w:type="dxa"/>
                <w:tcBorders>
                  <w:bottom w:val="single" w:sz="4" w:space="0" w:color="auto"/>
                </w:tcBorders>
              </w:tcPr>
            </w:tcPrChange>
          </w:tcPr>
          <w:p w14:paraId="2D223435" w14:textId="77777777" w:rsidR="00ED5EFB" w:rsidRPr="00680EA7" w:rsidRDefault="00ED5EFB" w:rsidP="008E0ADC">
            <w:pPr>
              <w:rPr>
                <w:sz w:val="24"/>
                <w:szCs w:val="24"/>
              </w:rPr>
            </w:pPr>
            <w:r w:rsidRPr="00680EA7">
              <w:rPr>
                <w:sz w:val="24"/>
                <w:szCs w:val="24"/>
              </w:rPr>
              <w:t>Pricing data</w:t>
            </w:r>
          </w:p>
        </w:tc>
      </w:tr>
      <w:tr w:rsidR="00ED5EFB" w:rsidRPr="00680EA7" w14:paraId="01E74237" w14:textId="77777777" w:rsidTr="00ED5EFB">
        <w:trPr>
          <w:jc w:val="center"/>
          <w:trPrChange w:id="32" w:author="Brian Olea" w:date="2022-07-21T11:53:00Z">
            <w:trPr>
              <w:gridAfter w:val="0"/>
              <w:wAfter w:w="7842" w:type="dxa"/>
              <w:jc w:val="center"/>
            </w:trPr>
          </w:trPrChange>
        </w:trPr>
        <w:tc>
          <w:tcPr>
            <w:tcW w:w="5000" w:type="pct"/>
            <w:gridSpan w:val="2"/>
            <w:tcPrChange w:id="33" w:author="Brian Olea" w:date="2022-07-21T11:53:00Z">
              <w:tcPr>
                <w:tcW w:w="2267" w:type="dxa"/>
                <w:tcBorders>
                  <w:bottom w:val="nil"/>
                </w:tcBorders>
              </w:tcPr>
            </w:tcPrChange>
          </w:tcPr>
          <w:p w14:paraId="59C5E78E" w14:textId="77777777" w:rsidR="00ED5EFB" w:rsidRPr="00680EA7" w:rsidRDefault="00ED5EFB" w:rsidP="008E0ADC">
            <w:pPr>
              <w:rPr>
                <w:sz w:val="24"/>
                <w:szCs w:val="24"/>
              </w:rPr>
            </w:pPr>
            <w:r w:rsidRPr="00680EA7">
              <w:rPr>
                <w:sz w:val="24"/>
                <w:szCs w:val="24"/>
              </w:rPr>
              <w:t>Supplier database</w:t>
            </w:r>
          </w:p>
        </w:tc>
      </w:tr>
      <w:tr w:rsidR="00ED5EFB" w:rsidRPr="00680EA7" w14:paraId="57F597E9" w14:textId="77777777" w:rsidTr="00ED5EFB">
        <w:trPr>
          <w:jc w:val="center"/>
          <w:trPrChange w:id="34" w:author="Brian Olea" w:date="2022-07-21T11:53:00Z">
            <w:trPr>
              <w:gridAfter w:val="0"/>
              <w:wAfter w:w="7842" w:type="dxa"/>
              <w:jc w:val="center"/>
            </w:trPr>
          </w:trPrChange>
        </w:trPr>
        <w:tc>
          <w:tcPr>
            <w:tcW w:w="5000" w:type="pct"/>
            <w:gridSpan w:val="2"/>
            <w:tcPrChange w:id="35" w:author="Brian Olea" w:date="2022-07-21T11:53:00Z">
              <w:tcPr>
                <w:tcW w:w="2267" w:type="dxa"/>
                <w:tcBorders>
                  <w:bottom w:val="nil"/>
                </w:tcBorders>
              </w:tcPr>
            </w:tcPrChange>
          </w:tcPr>
          <w:p w14:paraId="1FE3DD4C" w14:textId="10C7CAA0" w:rsidR="00ED5EFB" w:rsidRPr="00680EA7" w:rsidRDefault="00ED5EFB" w:rsidP="008E0ADC">
            <w:pPr>
              <w:rPr>
                <w:sz w:val="24"/>
                <w:szCs w:val="24"/>
              </w:rPr>
            </w:pPr>
            <w:r w:rsidRPr="00680EA7">
              <w:rPr>
                <w:sz w:val="24"/>
                <w:szCs w:val="24"/>
              </w:rPr>
              <w:t>Marketing</w:t>
            </w:r>
            <w:r>
              <w:rPr>
                <w:sz w:val="24"/>
                <w:szCs w:val="24"/>
              </w:rPr>
              <w:t xml:space="preserve"> </w:t>
            </w:r>
            <w:r w:rsidRPr="00680EA7">
              <w:rPr>
                <w:sz w:val="24"/>
                <w:szCs w:val="24"/>
              </w:rPr>
              <w:t>Literature</w:t>
            </w:r>
          </w:p>
        </w:tc>
      </w:tr>
      <w:tr w:rsidR="00293916" w:rsidRPr="00680EA7" w14:paraId="1CBD7FC3" w14:textId="77777777" w:rsidTr="00ED5EFB">
        <w:trPr>
          <w:gridAfter w:val="1"/>
          <w:wAfter w:w="49" w:type="pct"/>
          <w:trHeight w:val="360"/>
          <w:jc w:val="center"/>
          <w:trPrChange w:id="36" w:author="Brian Olea" w:date="2022-07-21T11:53:00Z">
            <w:trPr>
              <w:trHeight w:val="360"/>
              <w:jc w:val="center"/>
            </w:trPr>
          </w:trPrChange>
        </w:trPr>
        <w:tc>
          <w:tcPr>
            <w:tcW w:w="4951" w:type="pct"/>
            <w:shd w:val="pct20" w:color="auto" w:fill="FFFFFF"/>
            <w:vAlign w:val="center"/>
            <w:tcPrChange w:id="37" w:author="Brian Olea" w:date="2022-07-21T11:53:00Z">
              <w:tcPr>
                <w:tcW w:w="10109" w:type="dxa"/>
                <w:gridSpan w:val="2"/>
                <w:tcBorders>
                  <w:top w:val="single" w:sz="4" w:space="0" w:color="auto"/>
                </w:tcBorders>
                <w:shd w:val="pct20" w:color="auto" w:fill="FFFFFF"/>
                <w:vAlign w:val="center"/>
              </w:tcPr>
            </w:tcPrChange>
          </w:tcPr>
          <w:p w14:paraId="03D1A542" w14:textId="77777777" w:rsidR="00293916" w:rsidRPr="00680EA7" w:rsidRDefault="00293916" w:rsidP="008E0ADC">
            <w:pPr>
              <w:jc w:val="center"/>
              <w:rPr>
                <w:sz w:val="24"/>
                <w:szCs w:val="24"/>
              </w:rPr>
            </w:pPr>
            <w:r w:rsidRPr="00680EA7">
              <w:rPr>
                <w:b/>
                <w:bCs/>
                <w:sz w:val="24"/>
                <w:szCs w:val="24"/>
              </w:rPr>
              <w:t>External Documents and Data</w:t>
            </w:r>
          </w:p>
        </w:tc>
      </w:tr>
      <w:tr w:rsidR="00ED5EFB" w:rsidRPr="00680EA7" w14:paraId="081089A9" w14:textId="77777777" w:rsidTr="00ED5EFB">
        <w:trPr>
          <w:jc w:val="center"/>
          <w:trPrChange w:id="38" w:author="Brian Olea" w:date="2022-07-21T11:53:00Z">
            <w:trPr>
              <w:gridAfter w:val="0"/>
              <w:wAfter w:w="7842" w:type="dxa"/>
              <w:jc w:val="center"/>
            </w:trPr>
          </w:trPrChange>
        </w:trPr>
        <w:tc>
          <w:tcPr>
            <w:tcW w:w="5000" w:type="pct"/>
            <w:gridSpan w:val="2"/>
            <w:tcPrChange w:id="39" w:author="Brian Olea" w:date="2022-07-21T11:53:00Z">
              <w:tcPr>
                <w:tcW w:w="2267" w:type="dxa"/>
              </w:tcPr>
            </w:tcPrChange>
          </w:tcPr>
          <w:p w14:paraId="2CDB2AD1" w14:textId="77777777" w:rsidR="00ED5EFB" w:rsidRPr="00680EA7" w:rsidRDefault="00ED5EFB" w:rsidP="008E0ADC">
            <w:pPr>
              <w:rPr>
                <w:sz w:val="24"/>
                <w:szCs w:val="24"/>
              </w:rPr>
            </w:pPr>
            <w:r w:rsidRPr="00680EA7">
              <w:rPr>
                <w:sz w:val="24"/>
                <w:szCs w:val="24"/>
              </w:rPr>
              <w:t>ISO Standards</w:t>
            </w:r>
          </w:p>
        </w:tc>
      </w:tr>
      <w:tr w:rsidR="00ED5EFB" w:rsidRPr="00680EA7" w14:paraId="0295D14B" w14:textId="77777777" w:rsidTr="00ED5EFB">
        <w:trPr>
          <w:jc w:val="center"/>
          <w:trPrChange w:id="40" w:author="Brian Olea" w:date="2022-07-21T11:53:00Z">
            <w:trPr>
              <w:gridAfter w:val="0"/>
              <w:wAfter w:w="7842" w:type="dxa"/>
              <w:jc w:val="center"/>
            </w:trPr>
          </w:trPrChange>
        </w:trPr>
        <w:tc>
          <w:tcPr>
            <w:tcW w:w="5000" w:type="pct"/>
            <w:gridSpan w:val="2"/>
            <w:tcPrChange w:id="41" w:author="Brian Olea" w:date="2022-07-21T11:53:00Z">
              <w:tcPr>
                <w:tcW w:w="2267" w:type="dxa"/>
              </w:tcPr>
            </w:tcPrChange>
          </w:tcPr>
          <w:p w14:paraId="7D7DDB57" w14:textId="4E68FE7E" w:rsidR="00ED5EFB" w:rsidRPr="00680EA7" w:rsidRDefault="00ED5EFB" w:rsidP="008E0ADC">
            <w:pPr>
              <w:rPr>
                <w:sz w:val="24"/>
                <w:szCs w:val="24"/>
              </w:rPr>
            </w:pPr>
            <w:r w:rsidRPr="00680EA7">
              <w:rPr>
                <w:sz w:val="24"/>
                <w:szCs w:val="24"/>
              </w:rPr>
              <w:t>ASTM Material</w:t>
            </w:r>
            <w:r>
              <w:rPr>
                <w:sz w:val="24"/>
                <w:szCs w:val="24"/>
              </w:rPr>
              <w:t xml:space="preserve"> </w:t>
            </w:r>
            <w:r w:rsidRPr="00680EA7">
              <w:rPr>
                <w:sz w:val="24"/>
                <w:szCs w:val="24"/>
              </w:rPr>
              <w:t>Standards</w:t>
            </w:r>
          </w:p>
        </w:tc>
      </w:tr>
      <w:tr w:rsidR="00ED5EFB" w:rsidRPr="00680EA7" w14:paraId="439558BF" w14:textId="77777777" w:rsidTr="00ED5EFB">
        <w:trPr>
          <w:jc w:val="center"/>
          <w:trPrChange w:id="42" w:author="Brian Olea" w:date="2022-07-21T11:53:00Z">
            <w:trPr>
              <w:gridAfter w:val="0"/>
              <w:wAfter w:w="7842" w:type="dxa"/>
              <w:jc w:val="center"/>
            </w:trPr>
          </w:trPrChange>
        </w:trPr>
        <w:tc>
          <w:tcPr>
            <w:tcW w:w="5000" w:type="pct"/>
            <w:gridSpan w:val="2"/>
            <w:tcPrChange w:id="43" w:author="Brian Olea" w:date="2022-07-21T11:53:00Z">
              <w:tcPr>
                <w:tcW w:w="2267" w:type="dxa"/>
              </w:tcPr>
            </w:tcPrChange>
          </w:tcPr>
          <w:p w14:paraId="488AE703" w14:textId="77777777" w:rsidR="00ED5EFB" w:rsidRPr="00680EA7" w:rsidRDefault="00ED5EFB" w:rsidP="008E0ADC">
            <w:pPr>
              <w:rPr>
                <w:sz w:val="24"/>
                <w:szCs w:val="24"/>
              </w:rPr>
            </w:pPr>
            <w:r w:rsidRPr="00680EA7">
              <w:rPr>
                <w:sz w:val="24"/>
                <w:szCs w:val="24"/>
              </w:rPr>
              <w:t>System Software</w:t>
            </w:r>
          </w:p>
        </w:tc>
      </w:tr>
      <w:tr w:rsidR="00ED5EFB" w:rsidRPr="00680EA7" w14:paraId="2B78B115" w14:textId="77777777" w:rsidTr="00ED5EFB">
        <w:trPr>
          <w:jc w:val="center"/>
          <w:trPrChange w:id="44" w:author="Brian Olea" w:date="2022-07-21T11:53:00Z">
            <w:trPr>
              <w:gridAfter w:val="0"/>
              <w:wAfter w:w="7842" w:type="dxa"/>
              <w:jc w:val="center"/>
            </w:trPr>
          </w:trPrChange>
        </w:trPr>
        <w:tc>
          <w:tcPr>
            <w:tcW w:w="5000" w:type="pct"/>
            <w:gridSpan w:val="2"/>
            <w:tcPrChange w:id="45" w:author="Brian Olea" w:date="2022-07-21T11:53:00Z">
              <w:tcPr>
                <w:tcW w:w="2267" w:type="dxa"/>
              </w:tcPr>
            </w:tcPrChange>
          </w:tcPr>
          <w:p w14:paraId="537A7353" w14:textId="77777777" w:rsidR="00ED5EFB" w:rsidRPr="00680EA7" w:rsidRDefault="00ED5EFB" w:rsidP="008E0ADC">
            <w:pPr>
              <w:rPr>
                <w:sz w:val="24"/>
                <w:szCs w:val="24"/>
              </w:rPr>
            </w:pPr>
            <w:r w:rsidRPr="00680EA7">
              <w:rPr>
                <w:sz w:val="24"/>
                <w:szCs w:val="24"/>
              </w:rPr>
              <w:t>Customer Drawings</w:t>
            </w:r>
          </w:p>
          <w:p w14:paraId="1BA70C20" w14:textId="77777777" w:rsidR="00ED5EFB" w:rsidRPr="00680EA7" w:rsidRDefault="00ED5EFB" w:rsidP="008E0ADC">
            <w:pPr>
              <w:rPr>
                <w:sz w:val="24"/>
                <w:szCs w:val="24"/>
              </w:rPr>
            </w:pPr>
          </w:p>
        </w:tc>
      </w:tr>
    </w:tbl>
    <w:p w14:paraId="0CDFE838" w14:textId="0F508C94" w:rsidR="003A64E7" w:rsidRDefault="00000000" w:rsidP="00DD7328">
      <w:pPr>
        <w:pStyle w:val="Header"/>
        <w:numPr>
          <w:ilvl w:val="0"/>
          <w:numId w:val="42"/>
        </w:numPr>
        <w:tabs>
          <w:tab w:val="clear" w:pos="4320"/>
          <w:tab w:val="clear" w:pos="8640"/>
        </w:tabs>
        <w:spacing w:before="120" w:after="60"/>
        <w:ind w:left="360"/>
        <w:rPr>
          <w:sz w:val="25"/>
          <w:szCs w:val="25"/>
        </w:rPr>
      </w:pPr>
      <w:hyperlink r:id="rId12" w:history="1">
        <w:r w:rsidR="003A64E7" w:rsidRPr="00862AD4">
          <w:rPr>
            <w:rStyle w:val="Hyperlink"/>
            <w:sz w:val="25"/>
            <w:szCs w:val="25"/>
          </w:rPr>
          <w:t>Master List of Documents</w:t>
        </w:r>
      </w:hyperlink>
    </w:p>
    <w:p w14:paraId="621FD30E" w14:textId="20252C82" w:rsidR="007336E3" w:rsidRPr="005F1B0A" w:rsidRDefault="005F1B0A" w:rsidP="00DD7328">
      <w:pPr>
        <w:pStyle w:val="Header"/>
        <w:tabs>
          <w:tab w:val="clear" w:pos="4320"/>
          <w:tab w:val="clear" w:pos="8640"/>
        </w:tabs>
        <w:spacing w:after="60"/>
        <w:ind w:left="360"/>
        <w:rPr>
          <w:sz w:val="25"/>
          <w:szCs w:val="25"/>
        </w:rPr>
      </w:pPr>
      <w:r w:rsidRPr="005F1B0A">
        <w:rPr>
          <w:sz w:val="25"/>
          <w:szCs w:val="25"/>
        </w:rPr>
        <w:t xml:space="preserve">The Master List of Documents is reviewed for accuracy at least annually. </w:t>
      </w:r>
      <w:r w:rsidR="00862AD4" w:rsidRPr="00862AD4">
        <w:rPr>
          <w:sz w:val="25"/>
          <w:szCs w:val="25"/>
        </w:rPr>
        <w:t>Training materials are not controlled on the Master List of Documents.</w:t>
      </w:r>
    </w:p>
    <w:p w14:paraId="359C7B79" w14:textId="3F80BF10" w:rsidR="00955E6F" w:rsidRDefault="00955E6F" w:rsidP="007336E3">
      <w:pPr>
        <w:pStyle w:val="Header"/>
        <w:tabs>
          <w:tab w:val="clear" w:pos="4320"/>
          <w:tab w:val="clear" w:pos="8640"/>
        </w:tabs>
        <w:spacing w:after="120"/>
        <w:ind w:left="360"/>
        <w:rPr>
          <w:sz w:val="25"/>
          <w:szCs w:val="25"/>
          <w:highlight w:val="yellow"/>
        </w:rPr>
      </w:pPr>
    </w:p>
    <w:p w14:paraId="492EAA4B" w14:textId="77777777" w:rsidR="00785D76" w:rsidRDefault="00785D76" w:rsidP="007336E3">
      <w:pPr>
        <w:pStyle w:val="Header"/>
        <w:tabs>
          <w:tab w:val="clear" w:pos="4320"/>
          <w:tab w:val="clear" w:pos="8640"/>
        </w:tabs>
        <w:spacing w:after="120"/>
        <w:ind w:left="360"/>
        <w:rPr>
          <w:sz w:val="25"/>
          <w:szCs w:val="25"/>
          <w:highlight w:val="yellow"/>
        </w:rPr>
      </w:pPr>
    </w:p>
    <w:p w14:paraId="5A56DCBF" w14:textId="296B6F7A" w:rsidR="00293916" w:rsidRDefault="00293916" w:rsidP="00280A11">
      <w:pPr>
        <w:pStyle w:val="Header"/>
        <w:numPr>
          <w:ilvl w:val="0"/>
          <w:numId w:val="42"/>
        </w:numPr>
        <w:tabs>
          <w:tab w:val="clear" w:pos="4320"/>
          <w:tab w:val="clear" w:pos="8640"/>
        </w:tabs>
        <w:spacing w:after="60"/>
        <w:ind w:left="360"/>
        <w:rPr>
          <w:sz w:val="25"/>
          <w:szCs w:val="25"/>
        </w:rPr>
      </w:pPr>
      <w:r w:rsidRPr="00E202B7">
        <w:rPr>
          <w:sz w:val="25"/>
          <w:szCs w:val="25"/>
        </w:rPr>
        <w:t>Internal Documents and Data</w:t>
      </w:r>
    </w:p>
    <w:p w14:paraId="19A075B0" w14:textId="3EC942CD" w:rsidR="00664C28" w:rsidRPr="00B97FD8" w:rsidRDefault="00AE6EE7" w:rsidP="00AE6EE7">
      <w:pPr>
        <w:pStyle w:val="Header"/>
        <w:numPr>
          <w:ilvl w:val="0"/>
          <w:numId w:val="12"/>
        </w:numPr>
        <w:tabs>
          <w:tab w:val="clear" w:pos="4320"/>
          <w:tab w:val="clear" w:pos="8640"/>
          <w:tab w:val="num" w:pos="1440"/>
        </w:tabs>
        <w:spacing w:after="60"/>
        <w:ind w:left="720"/>
        <w:rPr>
          <w:sz w:val="25"/>
          <w:szCs w:val="25"/>
          <w:highlight w:val="yellow"/>
        </w:rPr>
      </w:pPr>
      <w:r w:rsidRPr="00B97FD8">
        <w:rPr>
          <w:sz w:val="25"/>
          <w:szCs w:val="25"/>
          <w:highlight w:val="yellow"/>
        </w:rPr>
        <w:t>Document Identification Number</w:t>
      </w:r>
    </w:p>
    <w:p w14:paraId="3D86CEE0" w14:textId="115C9D5C" w:rsidR="00293916" w:rsidRDefault="00293916" w:rsidP="00CC6A9A">
      <w:pPr>
        <w:pStyle w:val="Header"/>
        <w:tabs>
          <w:tab w:val="clear" w:pos="4320"/>
          <w:tab w:val="clear" w:pos="8640"/>
        </w:tabs>
        <w:spacing w:after="60"/>
        <w:ind w:left="720"/>
        <w:rPr>
          <w:sz w:val="25"/>
          <w:szCs w:val="25"/>
        </w:rPr>
      </w:pPr>
      <w:r w:rsidRPr="00CF295E">
        <w:rPr>
          <w:sz w:val="25"/>
          <w:szCs w:val="25"/>
        </w:rPr>
        <w:t xml:space="preserve">Internal </w:t>
      </w:r>
      <w:r w:rsidRPr="00E202B7">
        <w:rPr>
          <w:sz w:val="25"/>
          <w:szCs w:val="25"/>
        </w:rPr>
        <w:t>Quality System Procedures</w:t>
      </w:r>
      <w:r w:rsidRPr="00CF295E">
        <w:rPr>
          <w:sz w:val="25"/>
          <w:szCs w:val="25"/>
        </w:rPr>
        <w:t xml:space="preserve"> each carry a unique identification consisting of QSP followed by a number, a decimal, and digit.</w:t>
      </w:r>
      <w:r w:rsidR="00752686">
        <w:rPr>
          <w:sz w:val="25"/>
          <w:szCs w:val="25"/>
        </w:rPr>
        <w:t xml:space="preserve"> </w:t>
      </w:r>
      <w:r w:rsidRPr="00E92A0F">
        <w:rPr>
          <w:sz w:val="25"/>
          <w:szCs w:val="25"/>
        </w:rPr>
        <w:t>The number before the decimal point indicates the area documented in the procedure.</w:t>
      </w:r>
      <w:r w:rsidR="00752686">
        <w:rPr>
          <w:sz w:val="25"/>
          <w:szCs w:val="25"/>
        </w:rPr>
        <w:t xml:space="preserve"> </w:t>
      </w:r>
      <w:r w:rsidRPr="00752686">
        <w:rPr>
          <w:sz w:val="25"/>
          <w:szCs w:val="25"/>
        </w:rPr>
        <w:t xml:space="preserve">The final digit uniquely identifies different procedures in the same area. </w:t>
      </w:r>
      <w:r w:rsidRPr="00752686">
        <w:rPr>
          <w:sz w:val="25"/>
          <w:szCs w:val="25"/>
          <w:highlight w:val="magenta"/>
        </w:rPr>
        <w:t xml:space="preserve">The first procedure in an area is XX.1. The final digit is incremented as other procedures in the same area are released. </w:t>
      </w:r>
    </w:p>
    <w:p w14:paraId="290D993B" w14:textId="208E1A36" w:rsidR="009B48B1" w:rsidRPr="00752686" w:rsidRDefault="009B48B1" w:rsidP="00CC6A9A">
      <w:pPr>
        <w:pStyle w:val="Header"/>
        <w:tabs>
          <w:tab w:val="clear" w:pos="4320"/>
          <w:tab w:val="clear" w:pos="8640"/>
        </w:tabs>
        <w:spacing w:after="60"/>
        <w:ind w:left="720"/>
        <w:rPr>
          <w:sz w:val="25"/>
          <w:szCs w:val="25"/>
        </w:rPr>
      </w:pPr>
      <w:r w:rsidRPr="009B48B1">
        <w:rPr>
          <w:sz w:val="25"/>
          <w:szCs w:val="25"/>
        </w:rPr>
        <w:t>Internal Quality System Forms each carry a unique identification number taking the form of a two or three letter alpha prefix followed by a numeric identifier.</w:t>
      </w:r>
    </w:p>
    <w:p w14:paraId="77BB4AA7" w14:textId="2E3E7A4E" w:rsidR="00293916" w:rsidRDefault="00293916" w:rsidP="00925128">
      <w:pPr>
        <w:pStyle w:val="Header"/>
        <w:tabs>
          <w:tab w:val="clear" w:pos="4320"/>
          <w:tab w:val="clear" w:pos="8640"/>
        </w:tabs>
        <w:spacing w:after="120"/>
        <w:ind w:left="720"/>
        <w:rPr>
          <w:sz w:val="25"/>
          <w:szCs w:val="25"/>
        </w:rPr>
      </w:pPr>
      <w:r w:rsidRPr="008402F4">
        <w:rPr>
          <w:sz w:val="25"/>
          <w:szCs w:val="25"/>
          <w:highlight w:val="yellow"/>
        </w:rPr>
        <w:lastRenderedPageBreak/>
        <w:t>The identifiers for the different areas are identified per the following table</w:t>
      </w:r>
      <w:r w:rsidRPr="00752686">
        <w:rPr>
          <w:sz w:val="25"/>
          <w:szCs w:val="25"/>
        </w:rPr>
        <w:t xml:space="preserve">. Please note that not all areas have procedures </w:t>
      </w:r>
      <w:proofErr w:type="gramStart"/>
      <w:r w:rsidRPr="00752686">
        <w:rPr>
          <w:sz w:val="25"/>
          <w:szCs w:val="25"/>
        </w:rPr>
        <w:t>at this time</w:t>
      </w:r>
      <w:proofErr w:type="gramEnd"/>
      <w:r w:rsidRPr="00752686">
        <w:rPr>
          <w:sz w:val="25"/>
          <w:szCs w:val="25"/>
        </w:rPr>
        <w:t>.</w:t>
      </w:r>
    </w:p>
    <w:tbl>
      <w:tblPr>
        <w:tblW w:w="10368" w:type="dxa"/>
        <w:jc w:val="center"/>
        <w:tblLayout w:type="fixed"/>
        <w:tblCellMar>
          <w:left w:w="0" w:type="dxa"/>
          <w:right w:w="0" w:type="dxa"/>
        </w:tblCellMar>
        <w:tblLook w:val="01E0" w:firstRow="1" w:lastRow="1" w:firstColumn="1" w:lastColumn="1" w:noHBand="0" w:noVBand="0"/>
      </w:tblPr>
      <w:tblGrid>
        <w:gridCol w:w="432"/>
        <w:gridCol w:w="4752"/>
        <w:gridCol w:w="432"/>
        <w:gridCol w:w="4752"/>
      </w:tblGrid>
      <w:tr w:rsidR="00E92A0F" w:rsidRPr="00405102" w14:paraId="75B24FCD" w14:textId="77777777" w:rsidTr="001A7D31">
        <w:trPr>
          <w:trHeight w:hRule="exact" w:val="288"/>
          <w:jc w:val="center"/>
        </w:trPr>
        <w:tc>
          <w:tcPr>
            <w:tcW w:w="5184" w:type="dxa"/>
            <w:gridSpan w:val="2"/>
            <w:tcBorders>
              <w:top w:val="single" w:sz="6" w:space="0" w:color="000000"/>
              <w:left w:val="single" w:sz="6" w:space="0" w:color="000000"/>
              <w:bottom w:val="single" w:sz="6" w:space="0" w:color="000000"/>
              <w:right w:val="single" w:sz="6" w:space="0" w:color="000000"/>
            </w:tcBorders>
            <w:vAlign w:val="center"/>
            <w:hideMark/>
          </w:tcPr>
          <w:p w14:paraId="4E0A5D44" w14:textId="40D5FE88" w:rsidR="00E92A0F" w:rsidRPr="00BC10C4" w:rsidRDefault="00E92A0F" w:rsidP="00B52DF9">
            <w:pPr>
              <w:spacing w:line="260" w:lineRule="exact"/>
              <w:ind w:left="14"/>
              <w:jc w:val="center"/>
              <w:rPr>
                <w:b/>
                <w:sz w:val="24"/>
                <w:szCs w:val="24"/>
              </w:rPr>
            </w:pPr>
            <w:bookmarkStart w:id="46" w:name="_Hlk90895443"/>
            <w:r w:rsidRPr="00BD150B">
              <w:rPr>
                <w:b/>
                <w:sz w:val="24"/>
                <w:szCs w:val="24"/>
                <w:highlight w:val="yellow"/>
              </w:rPr>
              <w:t>A</w:t>
            </w:r>
            <w:r w:rsidRPr="00BD150B">
              <w:rPr>
                <w:b/>
                <w:spacing w:val="-6"/>
                <w:sz w:val="24"/>
                <w:szCs w:val="24"/>
                <w:highlight w:val="yellow"/>
              </w:rPr>
              <w:t>r</w:t>
            </w:r>
            <w:r w:rsidRPr="00BD150B">
              <w:rPr>
                <w:b/>
                <w:spacing w:val="-1"/>
                <w:sz w:val="24"/>
                <w:szCs w:val="24"/>
                <w:highlight w:val="yellow"/>
              </w:rPr>
              <w:t>e</w:t>
            </w:r>
            <w:r w:rsidRPr="00BD150B">
              <w:rPr>
                <w:b/>
                <w:sz w:val="24"/>
                <w:szCs w:val="24"/>
                <w:highlight w:val="yellow"/>
              </w:rPr>
              <w:t>a</w:t>
            </w:r>
            <w:r w:rsidR="004201B4" w:rsidRPr="00BD150B">
              <w:rPr>
                <w:b/>
                <w:sz w:val="24"/>
                <w:szCs w:val="24"/>
                <w:highlight w:val="yellow"/>
              </w:rPr>
              <w:t xml:space="preserve"> Documented</w:t>
            </w:r>
          </w:p>
        </w:tc>
        <w:tc>
          <w:tcPr>
            <w:tcW w:w="5184" w:type="dxa"/>
            <w:gridSpan w:val="2"/>
            <w:tcBorders>
              <w:top w:val="single" w:sz="6" w:space="0" w:color="000000"/>
              <w:left w:val="single" w:sz="6" w:space="0" w:color="000000"/>
              <w:bottom w:val="single" w:sz="6" w:space="0" w:color="000000"/>
              <w:right w:val="single" w:sz="6" w:space="0" w:color="000000"/>
            </w:tcBorders>
            <w:vAlign w:val="center"/>
          </w:tcPr>
          <w:p w14:paraId="0FF99ABF" w14:textId="4672CA60" w:rsidR="00E92A0F" w:rsidRPr="00BC10C4" w:rsidRDefault="004201B4" w:rsidP="00B52DF9">
            <w:pPr>
              <w:spacing w:line="260" w:lineRule="exact"/>
              <w:ind w:left="14"/>
              <w:jc w:val="center"/>
              <w:rPr>
                <w:b/>
                <w:sz w:val="24"/>
                <w:szCs w:val="24"/>
              </w:rPr>
            </w:pPr>
            <w:r w:rsidRPr="008B7B12">
              <w:rPr>
                <w:b/>
                <w:sz w:val="24"/>
                <w:szCs w:val="24"/>
                <w:highlight w:val="yellow"/>
              </w:rPr>
              <w:t>Documented</w:t>
            </w:r>
            <w:r w:rsidR="008B7B12" w:rsidRPr="008B7B12">
              <w:rPr>
                <w:highlight w:val="yellow"/>
              </w:rPr>
              <w:t xml:space="preserve"> </w:t>
            </w:r>
            <w:r w:rsidR="008B7B12" w:rsidRPr="008B7B12">
              <w:rPr>
                <w:b/>
                <w:sz w:val="24"/>
                <w:szCs w:val="24"/>
                <w:highlight w:val="yellow"/>
              </w:rPr>
              <w:t>Area</w:t>
            </w:r>
          </w:p>
        </w:tc>
      </w:tr>
      <w:tr w:rsidR="00293916" w:rsidRPr="00405102" w14:paraId="7362BC4F" w14:textId="77777777" w:rsidTr="00AD49CC">
        <w:trPr>
          <w:trHeight w:val="288"/>
          <w:jc w:val="center"/>
        </w:trPr>
        <w:tc>
          <w:tcPr>
            <w:tcW w:w="432" w:type="dxa"/>
            <w:tcBorders>
              <w:top w:val="single" w:sz="6" w:space="0" w:color="000000"/>
              <w:left w:val="single" w:sz="6" w:space="0" w:color="000000"/>
              <w:bottom w:val="single" w:sz="6" w:space="0" w:color="000000"/>
            </w:tcBorders>
            <w:vAlign w:val="center"/>
            <w:hideMark/>
          </w:tcPr>
          <w:p w14:paraId="2C70A1F8" w14:textId="77777777" w:rsidR="00293916" w:rsidRPr="00560FBC" w:rsidRDefault="00560FBC" w:rsidP="00E51156">
            <w:pPr>
              <w:spacing w:line="260" w:lineRule="exact"/>
              <w:ind w:left="105"/>
              <w:rPr>
                <w:spacing w:val="-2"/>
                <w:sz w:val="24"/>
                <w:szCs w:val="24"/>
              </w:rPr>
            </w:pPr>
            <w:r w:rsidRPr="00560FBC">
              <w:rPr>
                <w:spacing w:val="-2"/>
                <w:sz w:val="24"/>
                <w:szCs w:val="24"/>
              </w:rPr>
              <w:t>1</w:t>
            </w:r>
          </w:p>
          <w:p w14:paraId="54AC5113" w14:textId="7CA6F778" w:rsidR="00560FBC" w:rsidRPr="00560FBC" w:rsidRDefault="00560FBC" w:rsidP="00E51156">
            <w:pPr>
              <w:spacing w:line="260" w:lineRule="exact"/>
              <w:ind w:left="105"/>
              <w:rPr>
                <w:spacing w:val="-2"/>
                <w:sz w:val="24"/>
                <w:szCs w:val="24"/>
              </w:rPr>
            </w:pPr>
          </w:p>
        </w:tc>
        <w:tc>
          <w:tcPr>
            <w:tcW w:w="4752" w:type="dxa"/>
            <w:tcBorders>
              <w:top w:val="single" w:sz="6" w:space="0" w:color="000000"/>
              <w:bottom w:val="single" w:sz="6" w:space="0" w:color="000000"/>
              <w:right w:val="single" w:sz="6" w:space="0" w:color="000000"/>
            </w:tcBorders>
            <w:vAlign w:val="center"/>
            <w:hideMark/>
          </w:tcPr>
          <w:p w14:paraId="71AF2B6D" w14:textId="77777777" w:rsidR="00293916" w:rsidRPr="00BC10C4" w:rsidRDefault="00293916" w:rsidP="00E51156">
            <w:pPr>
              <w:spacing w:line="260" w:lineRule="exact"/>
              <w:rPr>
                <w:sz w:val="24"/>
                <w:szCs w:val="24"/>
              </w:rPr>
            </w:pPr>
            <w:r w:rsidRPr="00BC10C4">
              <w:rPr>
                <w:spacing w:val="-2"/>
                <w:sz w:val="24"/>
                <w:szCs w:val="24"/>
              </w:rPr>
              <w:t>M</w:t>
            </w:r>
            <w:r w:rsidRPr="00BC10C4">
              <w:rPr>
                <w:spacing w:val="4"/>
                <w:sz w:val="24"/>
                <w:szCs w:val="24"/>
              </w:rPr>
              <w:t>a</w:t>
            </w:r>
            <w:r w:rsidRPr="00BC10C4">
              <w:rPr>
                <w:spacing w:val="-5"/>
                <w:sz w:val="24"/>
                <w:szCs w:val="24"/>
              </w:rPr>
              <w:t>n</w:t>
            </w:r>
            <w:r w:rsidRPr="00BC10C4">
              <w:rPr>
                <w:spacing w:val="-1"/>
                <w:sz w:val="24"/>
                <w:szCs w:val="24"/>
              </w:rPr>
              <w:t>a</w:t>
            </w:r>
            <w:r w:rsidRPr="00BC10C4">
              <w:rPr>
                <w:sz w:val="24"/>
                <w:szCs w:val="24"/>
              </w:rPr>
              <w:t>g</w:t>
            </w:r>
            <w:r w:rsidRPr="00BC10C4">
              <w:rPr>
                <w:spacing w:val="4"/>
                <w:sz w:val="24"/>
                <w:szCs w:val="24"/>
              </w:rPr>
              <w:t>e</w:t>
            </w:r>
            <w:r w:rsidRPr="00BC10C4">
              <w:rPr>
                <w:spacing w:val="-4"/>
                <w:sz w:val="24"/>
                <w:szCs w:val="24"/>
              </w:rPr>
              <w:t>m</w:t>
            </w:r>
            <w:r w:rsidRPr="00BC10C4">
              <w:rPr>
                <w:spacing w:val="4"/>
                <w:sz w:val="24"/>
                <w:szCs w:val="24"/>
              </w:rPr>
              <w:t>e</w:t>
            </w:r>
            <w:r w:rsidRPr="00BC10C4">
              <w:rPr>
                <w:spacing w:val="-5"/>
                <w:sz w:val="24"/>
                <w:szCs w:val="24"/>
              </w:rPr>
              <w:t>n</w:t>
            </w:r>
            <w:r w:rsidRPr="00BC10C4">
              <w:rPr>
                <w:sz w:val="24"/>
                <w:szCs w:val="24"/>
              </w:rPr>
              <w:t>t</w:t>
            </w:r>
          </w:p>
        </w:tc>
        <w:tc>
          <w:tcPr>
            <w:tcW w:w="432" w:type="dxa"/>
            <w:tcBorders>
              <w:top w:val="single" w:sz="6" w:space="0" w:color="000000"/>
              <w:left w:val="single" w:sz="6" w:space="0" w:color="000000"/>
              <w:bottom w:val="single" w:sz="6" w:space="0" w:color="000000"/>
            </w:tcBorders>
            <w:vAlign w:val="center"/>
          </w:tcPr>
          <w:p w14:paraId="6821F985" w14:textId="2D0E7BB1" w:rsidR="00293916" w:rsidRPr="00BC10C4" w:rsidRDefault="00560FBC" w:rsidP="00E51156">
            <w:pPr>
              <w:spacing w:line="260" w:lineRule="exact"/>
              <w:ind w:left="105"/>
              <w:rPr>
                <w:spacing w:val="-2"/>
                <w:sz w:val="24"/>
                <w:szCs w:val="24"/>
              </w:rPr>
            </w:pPr>
            <w:r>
              <w:rPr>
                <w:spacing w:val="-2"/>
                <w:sz w:val="24"/>
                <w:szCs w:val="24"/>
              </w:rPr>
              <w:t>11</w:t>
            </w:r>
          </w:p>
        </w:tc>
        <w:tc>
          <w:tcPr>
            <w:tcW w:w="4752" w:type="dxa"/>
            <w:tcBorders>
              <w:top w:val="single" w:sz="6" w:space="0" w:color="000000"/>
              <w:bottom w:val="single" w:sz="6" w:space="0" w:color="000000"/>
              <w:right w:val="single" w:sz="6" w:space="0" w:color="000000"/>
            </w:tcBorders>
            <w:vAlign w:val="center"/>
          </w:tcPr>
          <w:p w14:paraId="7385E9AE" w14:textId="569D005F" w:rsidR="00293916" w:rsidRPr="00E51156" w:rsidRDefault="00293916" w:rsidP="00E51156">
            <w:pPr>
              <w:spacing w:line="260" w:lineRule="exact"/>
              <w:rPr>
                <w:sz w:val="24"/>
                <w:szCs w:val="24"/>
              </w:rPr>
            </w:pPr>
            <w:r w:rsidRPr="00BC10C4">
              <w:rPr>
                <w:spacing w:val="-2"/>
                <w:sz w:val="24"/>
                <w:szCs w:val="24"/>
              </w:rPr>
              <w:t>C</w:t>
            </w:r>
            <w:r w:rsidRPr="00BC10C4">
              <w:rPr>
                <w:spacing w:val="5"/>
                <w:sz w:val="24"/>
                <w:szCs w:val="24"/>
              </w:rPr>
              <w:t>o</w:t>
            </w:r>
            <w:r w:rsidRPr="00BC10C4">
              <w:rPr>
                <w:spacing w:val="-5"/>
                <w:sz w:val="24"/>
                <w:szCs w:val="24"/>
              </w:rPr>
              <w:t>n</w:t>
            </w:r>
            <w:r w:rsidRPr="00BC10C4">
              <w:rPr>
                <w:spacing w:val="5"/>
                <w:sz w:val="24"/>
                <w:szCs w:val="24"/>
              </w:rPr>
              <w:t>t</w:t>
            </w:r>
            <w:r w:rsidRPr="00BC10C4">
              <w:rPr>
                <w:spacing w:val="-3"/>
                <w:sz w:val="24"/>
                <w:szCs w:val="24"/>
              </w:rPr>
              <w:t>r</w:t>
            </w:r>
            <w:r w:rsidRPr="00BC10C4">
              <w:rPr>
                <w:spacing w:val="5"/>
                <w:sz w:val="24"/>
                <w:szCs w:val="24"/>
              </w:rPr>
              <w:t>o</w:t>
            </w:r>
            <w:r w:rsidRPr="00BC10C4">
              <w:rPr>
                <w:sz w:val="24"/>
                <w:szCs w:val="24"/>
              </w:rPr>
              <w:t>l</w:t>
            </w:r>
            <w:r w:rsidRPr="00BC10C4">
              <w:rPr>
                <w:spacing w:val="-7"/>
                <w:sz w:val="24"/>
                <w:szCs w:val="24"/>
              </w:rPr>
              <w:t xml:space="preserve"> </w:t>
            </w:r>
            <w:r w:rsidRPr="00BC10C4">
              <w:rPr>
                <w:spacing w:val="5"/>
                <w:sz w:val="24"/>
                <w:szCs w:val="24"/>
              </w:rPr>
              <w:t>o</w:t>
            </w:r>
            <w:r w:rsidRPr="00BC10C4">
              <w:rPr>
                <w:sz w:val="24"/>
                <w:szCs w:val="24"/>
              </w:rPr>
              <w:t>f</w:t>
            </w:r>
            <w:r w:rsidRPr="00BC10C4">
              <w:rPr>
                <w:spacing w:val="-6"/>
                <w:sz w:val="24"/>
                <w:szCs w:val="24"/>
              </w:rPr>
              <w:t xml:space="preserve"> </w:t>
            </w:r>
            <w:r w:rsidRPr="00BC10C4">
              <w:rPr>
                <w:spacing w:val="1"/>
                <w:sz w:val="24"/>
                <w:szCs w:val="24"/>
              </w:rPr>
              <w:t>I</w:t>
            </w:r>
            <w:r w:rsidRPr="00BC10C4">
              <w:rPr>
                <w:spacing w:val="-5"/>
                <w:sz w:val="24"/>
                <w:szCs w:val="24"/>
              </w:rPr>
              <w:t>n</w:t>
            </w:r>
            <w:r w:rsidRPr="00BC10C4">
              <w:rPr>
                <w:spacing w:val="-2"/>
                <w:sz w:val="24"/>
                <w:szCs w:val="24"/>
              </w:rPr>
              <w:t>s</w:t>
            </w:r>
            <w:r w:rsidRPr="00BC10C4">
              <w:rPr>
                <w:spacing w:val="5"/>
                <w:sz w:val="24"/>
                <w:szCs w:val="24"/>
              </w:rPr>
              <w:t>p</w:t>
            </w:r>
            <w:r w:rsidRPr="00BC10C4">
              <w:rPr>
                <w:spacing w:val="-1"/>
                <w:sz w:val="24"/>
                <w:szCs w:val="24"/>
              </w:rPr>
              <w:t>ec</w:t>
            </w:r>
            <w:r w:rsidRPr="00BC10C4">
              <w:rPr>
                <w:spacing w:val="10"/>
                <w:sz w:val="24"/>
                <w:szCs w:val="24"/>
              </w:rPr>
              <w:t>t</w:t>
            </w:r>
            <w:r w:rsidRPr="00BC10C4">
              <w:rPr>
                <w:spacing w:val="-9"/>
                <w:sz w:val="24"/>
                <w:szCs w:val="24"/>
              </w:rPr>
              <w:t>i</w:t>
            </w:r>
            <w:r w:rsidRPr="00BC10C4">
              <w:rPr>
                <w:spacing w:val="5"/>
                <w:sz w:val="24"/>
                <w:szCs w:val="24"/>
              </w:rPr>
              <w:t>o</w:t>
            </w:r>
            <w:r w:rsidRPr="00BC10C4">
              <w:rPr>
                <w:sz w:val="24"/>
                <w:szCs w:val="24"/>
              </w:rPr>
              <w:t>n</w:t>
            </w:r>
            <w:r w:rsidRPr="00BC10C4">
              <w:rPr>
                <w:spacing w:val="-3"/>
                <w:sz w:val="24"/>
                <w:szCs w:val="24"/>
              </w:rPr>
              <w:t xml:space="preserve"> </w:t>
            </w:r>
            <w:r w:rsidRPr="00BC10C4">
              <w:rPr>
                <w:spacing w:val="-1"/>
                <w:sz w:val="24"/>
                <w:szCs w:val="24"/>
              </w:rPr>
              <w:t>a</w:t>
            </w:r>
            <w:r w:rsidRPr="00BC10C4">
              <w:rPr>
                <w:spacing w:val="-5"/>
                <w:sz w:val="24"/>
                <w:szCs w:val="24"/>
              </w:rPr>
              <w:t>n</w:t>
            </w:r>
            <w:r w:rsidRPr="00BC10C4">
              <w:rPr>
                <w:sz w:val="24"/>
                <w:szCs w:val="24"/>
              </w:rPr>
              <w:t>d</w:t>
            </w:r>
            <w:r w:rsidR="00E51156">
              <w:rPr>
                <w:sz w:val="24"/>
                <w:szCs w:val="24"/>
              </w:rPr>
              <w:t xml:space="preserve"> </w:t>
            </w:r>
            <w:r w:rsidRPr="00BC10C4">
              <w:rPr>
                <w:spacing w:val="-2"/>
                <w:sz w:val="24"/>
                <w:szCs w:val="24"/>
              </w:rPr>
              <w:t>M</w:t>
            </w:r>
            <w:r w:rsidRPr="00BC10C4">
              <w:rPr>
                <w:spacing w:val="-1"/>
                <w:sz w:val="24"/>
                <w:szCs w:val="24"/>
              </w:rPr>
              <w:t>ea</w:t>
            </w:r>
            <w:r w:rsidRPr="00BC10C4">
              <w:rPr>
                <w:spacing w:val="-2"/>
                <w:sz w:val="24"/>
                <w:szCs w:val="24"/>
              </w:rPr>
              <w:t>s</w:t>
            </w:r>
            <w:r w:rsidRPr="00BC10C4">
              <w:rPr>
                <w:sz w:val="24"/>
                <w:szCs w:val="24"/>
              </w:rPr>
              <w:t>u</w:t>
            </w:r>
            <w:r w:rsidRPr="00BC10C4">
              <w:rPr>
                <w:spacing w:val="6"/>
                <w:sz w:val="24"/>
                <w:szCs w:val="24"/>
              </w:rPr>
              <w:t>r</w:t>
            </w:r>
            <w:r w:rsidRPr="00BC10C4">
              <w:rPr>
                <w:spacing w:val="-4"/>
                <w:sz w:val="24"/>
                <w:szCs w:val="24"/>
              </w:rPr>
              <w:t>i</w:t>
            </w:r>
            <w:r w:rsidRPr="00BC10C4">
              <w:rPr>
                <w:sz w:val="24"/>
                <w:szCs w:val="24"/>
              </w:rPr>
              <w:t>ng</w:t>
            </w:r>
            <w:r w:rsidRPr="00BC10C4">
              <w:rPr>
                <w:spacing w:val="2"/>
                <w:sz w:val="24"/>
                <w:szCs w:val="24"/>
              </w:rPr>
              <w:t xml:space="preserve"> E</w:t>
            </w:r>
            <w:r w:rsidRPr="00BC10C4">
              <w:rPr>
                <w:sz w:val="24"/>
                <w:szCs w:val="24"/>
              </w:rPr>
              <w:t>q</w:t>
            </w:r>
            <w:r w:rsidRPr="00BC10C4">
              <w:rPr>
                <w:spacing w:val="5"/>
                <w:sz w:val="24"/>
                <w:szCs w:val="24"/>
              </w:rPr>
              <w:t>u</w:t>
            </w:r>
            <w:r w:rsidRPr="00BC10C4">
              <w:rPr>
                <w:spacing w:val="-9"/>
                <w:sz w:val="24"/>
                <w:szCs w:val="24"/>
              </w:rPr>
              <w:t>i</w:t>
            </w:r>
            <w:r w:rsidRPr="00BC10C4">
              <w:rPr>
                <w:spacing w:val="5"/>
                <w:sz w:val="24"/>
                <w:szCs w:val="24"/>
              </w:rPr>
              <w:t>p</w:t>
            </w:r>
            <w:r w:rsidRPr="00BC10C4">
              <w:rPr>
                <w:spacing w:val="-4"/>
                <w:sz w:val="24"/>
                <w:szCs w:val="24"/>
              </w:rPr>
              <w:t>m</w:t>
            </w:r>
            <w:r w:rsidRPr="00BC10C4">
              <w:rPr>
                <w:spacing w:val="4"/>
                <w:sz w:val="24"/>
                <w:szCs w:val="24"/>
              </w:rPr>
              <w:t>e</w:t>
            </w:r>
            <w:r w:rsidRPr="00BC10C4">
              <w:rPr>
                <w:spacing w:val="-5"/>
                <w:sz w:val="24"/>
                <w:szCs w:val="24"/>
              </w:rPr>
              <w:t>n</w:t>
            </w:r>
            <w:r w:rsidRPr="00BC10C4">
              <w:rPr>
                <w:sz w:val="24"/>
                <w:szCs w:val="24"/>
              </w:rPr>
              <w:t>t</w:t>
            </w:r>
          </w:p>
        </w:tc>
      </w:tr>
      <w:tr w:rsidR="00293916" w:rsidRPr="00405102" w14:paraId="2FED45D8" w14:textId="77777777" w:rsidTr="00AD49CC">
        <w:trPr>
          <w:trHeight w:val="288"/>
          <w:jc w:val="center"/>
        </w:trPr>
        <w:tc>
          <w:tcPr>
            <w:tcW w:w="432" w:type="dxa"/>
            <w:tcBorders>
              <w:top w:val="single" w:sz="6" w:space="0" w:color="000000"/>
              <w:left w:val="single" w:sz="6" w:space="0" w:color="000000"/>
              <w:bottom w:val="single" w:sz="6" w:space="0" w:color="000000"/>
            </w:tcBorders>
            <w:vAlign w:val="center"/>
          </w:tcPr>
          <w:p w14:paraId="2DDF0588" w14:textId="1560D7A4" w:rsidR="00293916" w:rsidRPr="00560FBC" w:rsidRDefault="00560FBC" w:rsidP="00E51156">
            <w:pPr>
              <w:spacing w:line="260" w:lineRule="exact"/>
              <w:ind w:left="105"/>
              <w:rPr>
                <w:spacing w:val="-2"/>
                <w:sz w:val="24"/>
                <w:szCs w:val="24"/>
              </w:rPr>
            </w:pPr>
            <w:r w:rsidRPr="00560FBC">
              <w:rPr>
                <w:spacing w:val="-2"/>
                <w:sz w:val="24"/>
                <w:szCs w:val="24"/>
              </w:rPr>
              <w:t>2</w:t>
            </w:r>
          </w:p>
        </w:tc>
        <w:tc>
          <w:tcPr>
            <w:tcW w:w="4752" w:type="dxa"/>
            <w:tcBorders>
              <w:top w:val="single" w:sz="6" w:space="0" w:color="000000"/>
              <w:bottom w:val="single" w:sz="6" w:space="0" w:color="000000"/>
              <w:right w:val="single" w:sz="6" w:space="0" w:color="000000"/>
            </w:tcBorders>
            <w:vAlign w:val="center"/>
            <w:hideMark/>
          </w:tcPr>
          <w:p w14:paraId="5FE3FC5C" w14:textId="77777777" w:rsidR="00293916" w:rsidRPr="00BC10C4" w:rsidRDefault="00293916" w:rsidP="00E51156">
            <w:pPr>
              <w:spacing w:line="260" w:lineRule="exact"/>
              <w:rPr>
                <w:sz w:val="24"/>
                <w:szCs w:val="24"/>
              </w:rPr>
            </w:pPr>
            <w:r w:rsidRPr="00BC10C4">
              <w:rPr>
                <w:spacing w:val="6"/>
                <w:sz w:val="24"/>
                <w:szCs w:val="24"/>
              </w:rPr>
              <w:t>P</w:t>
            </w:r>
            <w:r w:rsidRPr="00BC10C4">
              <w:rPr>
                <w:spacing w:val="-9"/>
                <w:sz w:val="24"/>
                <w:szCs w:val="24"/>
              </w:rPr>
              <w:t>l</w:t>
            </w:r>
            <w:r w:rsidRPr="00BC10C4">
              <w:rPr>
                <w:spacing w:val="4"/>
                <w:sz w:val="24"/>
                <w:szCs w:val="24"/>
              </w:rPr>
              <w:t>a</w:t>
            </w:r>
            <w:r w:rsidRPr="00BC10C4">
              <w:rPr>
                <w:sz w:val="24"/>
                <w:szCs w:val="24"/>
              </w:rPr>
              <w:t>nn</w:t>
            </w:r>
            <w:r w:rsidRPr="00BC10C4">
              <w:rPr>
                <w:spacing w:val="-4"/>
                <w:sz w:val="24"/>
                <w:szCs w:val="24"/>
              </w:rPr>
              <w:t>i</w:t>
            </w:r>
            <w:r w:rsidRPr="00BC10C4">
              <w:rPr>
                <w:sz w:val="24"/>
                <w:szCs w:val="24"/>
              </w:rPr>
              <w:t>ng</w:t>
            </w:r>
          </w:p>
        </w:tc>
        <w:tc>
          <w:tcPr>
            <w:tcW w:w="432" w:type="dxa"/>
            <w:tcBorders>
              <w:top w:val="single" w:sz="6" w:space="0" w:color="000000"/>
              <w:left w:val="single" w:sz="6" w:space="0" w:color="000000"/>
              <w:bottom w:val="single" w:sz="6" w:space="0" w:color="000000"/>
            </w:tcBorders>
            <w:vAlign w:val="center"/>
          </w:tcPr>
          <w:p w14:paraId="485539FA" w14:textId="2347125C" w:rsidR="00293916" w:rsidRPr="00560FBC" w:rsidRDefault="00560FBC" w:rsidP="00E51156">
            <w:pPr>
              <w:spacing w:line="260" w:lineRule="exact"/>
              <w:ind w:left="105"/>
              <w:rPr>
                <w:spacing w:val="-2"/>
                <w:sz w:val="24"/>
                <w:szCs w:val="24"/>
              </w:rPr>
            </w:pPr>
            <w:r w:rsidRPr="00560FBC">
              <w:rPr>
                <w:spacing w:val="-2"/>
                <w:sz w:val="24"/>
                <w:szCs w:val="24"/>
              </w:rPr>
              <w:t>12</w:t>
            </w:r>
          </w:p>
        </w:tc>
        <w:tc>
          <w:tcPr>
            <w:tcW w:w="4752" w:type="dxa"/>
            <w:tcBorders>
              <w:top w:val="single" w:sz="6" w:space="0" w:color="000000"/>
              <w:bottom w:val="single" w:sz="6" w:space="0" w:color="000000"/>
              <w:right w:val="single" w:sz="6" w:space="0" w:color="000000"/>
            </w:tcBorders>
            <w:vAlign w:val="center"/>
          </w:tcPr>
          <w:p w14:paraId="089DFC86" w14:textId="77777777" w:rsidR="00293916" w:rsidRPr="00BC10C4" w:rsidRDefault="00293916" w:rsidP="00E51156">
            <w:pPr>
              <w:spacing w:line="260" w:lineRule="exact"/>
              <w:rPr>
                <w:spacing w:val="6"/>
                <w:sz w:val="24"/>
                <w:szCs w:val="24"/>
              </w:rPr>
            </w:pPr>
            <w:r w:rsidRPr="00BC10C4">
              <w:rPr>
                <w:spacing w:val="1"/>
                <w:sz w:val="24"/>
                <w:szCs w:val="24"/>
              </w:rPr>
              <w:t>I</w:t>
            </w:r>
            <w:r w:rsidRPr="00BC10C4">
              <w:rPr>
                <w:spacing w:val="-5"/>
                <w:sz w:val="24"/>
                <w:szCs w:val="24"/>
              </w:rPr>
              <w:t>n</w:t>
            </w:r>
            <w:r w:rsidRPr="00BC10C4">
              <w:rPr>
                <w:spacing w:val="-2"/>
                <w:sz w:val="24"/>
                <w:szCs w:val="24"/>
              </w:rPr>
              <w:t>s</w:t>
            </w:r>
            <w:r w:rsidRPr="00BC10C4">
              <w:rPr>
                <w:sz w:val="24"/>
                <w:szCs w:val="24"/>
              </w:rPr>
              <w:t>p</w:t>
            </w:r>
            <w:r w:rsidRPr="00BC10C4">
              <w:rPr>
                <w:spacing w:val="-1"/>
                <w:sz w:val="24"/>
                <w:szCs w:val="24"/>
              </w:rPr>
              <w:t>ec</w:t>
            </w:r>
            <w:r w:rsidRPr="00BC10C4">
              <w:rPr>
                <w:spacing w:val="10"/>
                <w:sz w:val="24"/>
                <w:szCs w:val="24"/>
              </w:rPr>
              <w:t>t</w:t>
            </w:r>
            <w:r w:rsidRPr="00BC10C4">
              <w:rPr>
                <w:spacing w:val="-9"/>
                <w:sz w:val="24"/>
                <w:szCs w:val="24"/>
              </w:rPr>
              <w:t>i</w:t>
            </w:r>
            <w:r w:rsidRPr="00BC10C4">
              <w:rPr>
                <w:spacing w:val="5"/>
                <w:sz w:val="24"/>
                <w:szCs w:val="24"/>
              </w:rPr>
              <w:t>o</w:t>
            </w:r>
            <w:r w:rsidRPr="00BC10C4">
              <w:rPr>
                <w:sz w:val="24"/>
                <w:szCs w:val="24"/>
              </w:rPr>
              <w:t>n</w:t>
            </w:r>
            <w:r w:rsidRPr="00BC10C4">
              <w:rPr>
                <w:spacing w:val="-3"/>
                <w:sz w:val="24"/>
                <w:szCs w:val="24"/>
              </w:rPr>
              <w:t xml:space="preserve"> </w:t>
            </w:r>
            <w:r w:rsidRPr="00BC10C4">
              <w:rPr>
                <w:spacing w:val="1"/>
                <w:sz w:val="24"/>
                <w:szCs w:val="24"/>
              </w:rPr>
              <w:t>S</w:t>
            </w:r>
            <w:r w:rsidRPr="00BC10C4">
              <w:rPr>
                <w:spacing w:val="5"/>
                <w:sz w:val="24"/>
                <w:szCs w:val="24"/>
              </w:rPr>
              <w:t>t</w:t>
            </w:r>
            <w:r w:rsidRPr="00BC10C4">
              <w:rPr>
                <w:spacing w:val="-1"/>
                <w:sz w:val="24"/>
                <w:szCs w:val="24"/>
              </w:rPr>
              <w:t>a</w:t>
            </w:r>
            <w:r w:rsidRPr="00BC10C4">
              <w:rPr>
                <w:spacing w:val="5"/>
                <w:sz w:val="24"/>
                <w:szCs w:val="24"/>
              </w:rPr>
              <w:t>t</w:t>
            </w:r>
            <w:r w:rsidRPr="00BC10C4">
              <w:rPr>
                <w:sz w:val="24"/>
                <w:szCs w:val="24"/>
              </w:rPr>
              <w:t>us</w:t>
            </w:r>
          </w:p>
        </w:tc>
      </w:tr>
      <w:tr w:rsidR="00293916" w:rsidRPr="00405102" w14:paraId="60F6AC69" w14:textId="77777777" w:rsidTr="00AD49CC">
        <w:trPr>
          <w:trHeight w:val="288"/>
          <w:jc w:val="center"/>
        </w:trPr>
        <w:tc>
          <w:tcPr>
            <w:tcW w:w="432" w:type="dxa"/>
            <w:tcBorders>
              <w:top w:val="single" w:sz="6" w:space="0" w:color="000000"/>
              <w:left w:val="single" w:sz="6" w:space="0" w:color="000000"/>
              <w:bottom w:val="single" w:sz="6" w:space="0" w:color="000000"/>
            </w:tcBorders>
            <w:vAlign w:val="center"/>
          </w:tcPr>
          <w:p w14:paraId="3C9D4CE8" w14:textId="3F3D6068" w:rsidR="00293916" w:rsidRPr="00560FBC" w:rsidRDefault="00560FBC" w:rsidP="00E51156">
            <w:pPr>
              <w:spacing w:line="260" w:lineRule="exact"/>
              <w:ind w:left="105"/>
              <w:rPr>
                <w:spacing w:val="-2"/>
                <w:sz w:val="24"/>
                <w:szCs w:val="24"/>
              </w:rPr>
            </w:pPr>
            <w:r w:rsidRPr="00560FBC">
              <w:rPr>
                <w:spacing w:val="-2"/>
                <w:sz w:val="24"/>
                <w:szCs w:val="24"/>
              </w:rPr>
              <w:t>3</w:t>
            </w:r>
          </w:p>
        </w:tc>
        <w:tc>
          <w:tcPr>
            <w:tcW w:w="4752" w:type="dxa"/>
            <w:tcBorders>
              <w:top w:val="single" w:sz="6" w:space="0" w:color="000000"/>
              <w:bottom w:val="single" w:sz="6" w:space="0" w:color="000000"/>
              <w:right w:val="single" w:sz="6" w:space="0" w:color="000000"/>
            </w:tcBorders>
            <w:vAlign w:val="center"/>
            <w:hideMark/>
          </w:tcPr>
          <w:p w14:paraId="769749A6" w14:textId="383F79DA" w:rsidR="00293916" w:rsidRPr="00BC10C4" w:rsidRDefault="00293916" w:rsidP="00E51156">
            <w:pPr>
              <w:spacing w:line="260" w:lineRule="exact"/>
              <w:rPr>
                <w:sz w:val="24"/>
                <w:szCs w:val="24"/>
              </w:rPr>
            </w:pPr>
            <w:r w:rsidRPr="0026031F">
              <w:rPr>
                <w:spacing w:val="-2"/>
                <w:sz w:val="24"/>
                <w:szCs w:val="24"/>
                <w:highlight w:val="yellow"/>
              </w:rPr>
              <w:t>C</w:t>
            </w:r>
            <w:r w:rsidRPr="0026031F">
              <w:rPr>
                <w:spacing w:val="5"/>
                <w:sz w:val="24"/>
                <w:szCs w:val="24"/>
                <w:highlight w:val="yellow"/>
              </w:rPr>
              <w:t>o</w:t>
            </w:r>
            <w:r w:rsidRPr="0026031F">
              <w:rPr>
                <w:spacing w:val="-5"/>
                <w:sz w:val="24"/>
                <w:szCs w:val="24"/>
                <w:highlight w:val="yellow"/>
              </w:rPr>
              <w:t>n</w:t>
            </w:r>
            <w:r w:rsidRPr="0026031F">
              <w:rPr>
                <w:spacing w:val="5"/>
                <w:sz w:val="24"/>
                <w:szCs w:val="24"/>
                <w:highlight w:val="yellow"/>
              </w:rPr>
              <w:t>t</w:t>
            </w:r>
            <w:r w:rsidRPr="0026031F">
              <w:rPr>
                <w:spacing w:val="1"/>
                <w:sz w:val="24"/>
                <w:szCs w:val="24"/>
                <w:highlight w:val="yellow"/>
              </w:rPr>
              <w:t>r</w:t>
            </w:r>
            <w:r w:rsidRPr="0026031F">
              <w:rPr>
                <w:spacing w:val="-1"/>
                <w:sz w:val="24"/>
                <w:szCs w:val="24"/>
                <w:highlight w:val="yellow"/>
              </w:rPr>
              <w:t>a</w:t>
            </w:r>
            <w:r w:rsidRPr="0026031F">
              <w:rPr>
                <w:spacing w:val="-6"/>
                <w:sz w:val="24"/>
                <w:szCs w:val="24"/>
                <w:highlight w:val="yellow"/>
              </w:rPr>
              <w:t>c</w:t>
            </w:r>
            <w:r w:rsidRPr="0026031F">
              <w:rPr>
                <w:sz w:val="24"/>
                <w:szCs w:val="24"/>
                <w:highlight w:val="yellow"/>
              </w:rPr>
              <w:t>t</w:t>
            </w:r>
            <w:r w:rsidRPr="0026031F">
              <w:rPr>
                <w:spacing w:val="7"/>
                <w:sz w:val="24"/>
                <w:szCs w:val="24"/>
                <w:highlight w:val="yellow"/>
              </w:rPr>
              <w:t xml:space="preserve"> </w:t>
            </w:r>
            <w:r w:rsidRPr="0026031F">
              <w:rPr>
                <w:spacing w:val="-2"/>
                <w:sz w:val="24"/>
                <w:szCs w:val="24"/>
                <w:highlight w:val="yellow"/>
              </w:rPr>
              <w:t>R</w:t>
            </w:r>
            <w:r w:rsidRPr="0026031F">
              <w:rPr>
                <w:spacing w:val="-1"/>
                <w:sz w:val="24"/>
                <w:szCs w:val="24"/>
                <w:highlight w:val="yellow"/>
              </w:rPr>
              <w:t>e</w:t>
            </w:r>
            <w:r w:rsidRPr="0026031F">
              <w:rPr>
                <w:sz w:val="24"/>
                <w:szCs w:val="24"/>
                <w:highlight w:val="yellow"/>
              </w:rPr>
              <w:t>v</w:t>
            </w:r>
            <w:r w:rsidRPr="0026031F">
              <w:rPr>
                <w:spacing w:val="-9"/>
                <w:sz w:val="24"/>
                <w:szCs w:val="24"/>
                <w:highlight w:val="yellow"/>
              </w:rPr>
              <w:t>i</w:t>
            </w:r>
            <w:r w:rsidRPr="0026031F">
              <w:rPr>
                <w:spacing w:val="-1"/>
                <w:sz w:val="24"/>
                <w:szCs w:val="24"/>
                <w:highlight w:val="yellow"/>
              </w:rPr>
              <w:t>e</w:t>
            </w:r>
            <w:r w:rsidRPr="0026031F">
              <w:rPr>
                <w:sz w:val="24"/>
                <w:szCs w:val="24"/>
                <w:highlight w:val="yellow"/>
              </w:rPr>
              <w:t>w</w:t>
            </w:r>
            <w:r w:rsidRPr="0026031F">
              <w:rPr>
                <w:spacing w:val="2"/>
                <w:sz w:val="24"/>
                <w:szCs w:val="24"/>
                <w:highlight w:val="yellow"/>
              </w:rPr>
              <w:t xml:space="preserve"> </w:t>
            </w:r>
            <w:r w:rsidRPr="0026031F">
              <w:rPr>
                <w:spacing w:val="4"/>
                <w:sz w:val="24"/>
                <w:szCs w:val="24"/>
                <w:highlight w:val="yellow"/>
              </w:rPr>
              <w:t>a</w:t>
            </w:r>
            <w:r w:rsidRPr="0026031F">
              <w:rPr>
                <w:spacing w:val="-5"/>
                <w:sz w:val="24"/>
                <w:szCs w:val="24"/>
                <w:highlight w:val="yellow"/>
              </w:rPr>
              <w:t>n</w:t>
            </w:r>
            <w:r w:rsidRPr="0026031F">
              <w:rPr>
                <w:sz w:val="24"/>
                <w:szCs w:val="24"/>
                <w:highlight w:val="yellow"/>
              </w:rPr>
              <w:t>d</w:t>
            </w:r>
            <w:r w:rsidR="00E51156" w:rsidRPr="0026031F">
              <w:rPr>
                <w:sz w:val="24"/>
                <w:szCs w:val="24"/>
                <w:highlight w:val="yellow"/>
              </w:rPr>
              <w:t xml:space="preserve"> </w:t>
            </w:r>
            <w:r w:rsidRPr="0026031F">
              <w:rPr>
                <w:spacing w:val="-2"/>
                <w:sz w:val="24"/>
                <w:szCs w:val="24"/>
                <w:highlight w:val="yellow"/>
              </w:rPr>
              <w:t>C</w:t>
            </w:r>
            <w:r w:rsidRPr="0026031F">
              <w:rPr>
                <w:sz w:val="24"/>
                <w:szCs w:val="24"/>
                <w:highlight w:val="yellow"/>
              </w:rPr>
              <w:t>u</w:t>
            </w:r>
            <w:r w:rsidRPr="0026031F">
              <w:rPr>
                <w:spacing w:val="-2"/>
                <w:sz w:val="24"/>
                <w:szCs w:val="24"/>
                <w:highlight w:val="yellow"/>
              </w:rPr>
              <w:t>s</w:t>
            </w:r>
            <w:r w:rsidRPr="0026031F">
              <w:rPr>
                <w:spacing w:val="5"/>
                <w:sz w:val="24"/>
                <w:szCs w:val="24"/>
                <w:highlight w:val="yellow"/>
              </w:rPr>
              <w:t>to</w:t>
            </w:r>
            <w:r w:rsidRPr="0026031F">
              <w:rPr>
                <w:spacing w:val="-9"/>
                <w:sz w:val="24"/>
                <w:szCs w:val="24"/>
                <w:highlight w:val="yellow"/>
              </w:rPr>
              <w:t>m</w:t>
            </w:r>
            <w:r w:rsidRPr="0026031F">
              <w:rPr>
                <w:spacing w:val="-1"/>
                <w:sz w:val="24"/>
                <w:szCs w:val="24"/>
                <w:highlight w:val="yellow"/>
              </w:rPr>
              <w:t>e</w:t>
            </w:r>
            <w:r w:rsidRPr="0026031F">
              <w:rPr>
                <w:sz w:val="24"/>
                <w:szCs w:val="24"/>
                <w:highlight w:val="yellow"/>
              </w:rPr>
              <w:t>r</w:t>
            </w:r>
            <w:r w:rsidRPr="0026031F">
              <w:rPr>
                <w:spacing w:val="4"/>
                <w:sz w:val="24"/>
                <w:szCs w:val="24"/>
                <w:highlight w:val="yellow"/>
              </w:rPr>
              <w:t xml:space="preserve"> </w:t>
            </w:r>
            <w:r w:rsidRPr="0026031F">
              <w:rPr>
                <w:spacing w:val="-2"/>
                <w:sz w:val="24"/>
                <w:szCs w:val="24"/>
                <w:highlight w:val="yellow"/>
              </w:rPr>
              <w:t>C</w:t>
            </w:r>
            <w:r w:rsidRPr="0026031F">
              <w:rPr>
                <w:spacing w:val="5"/>
                <w:sz w:val="24"/>
                <w:szCs w:val="24"/>
                <w:highlight w:val="yellow"/>
              </w:rPr>
              <w:t>o</w:t>
            </w:r>
            <w:r w:rsidRPr="0026031F">
              <w:rPr>
                <w:spacing w:val="-4"/>
                <w:sz w:val="24"/>
                <w:szCs w:val="24"/>
                <w:highlight w:val="yellow"/>
              </w:rPr>
              <w:t>mm</w:t>
            </w:r>
            <w:r w:rsidRPr="0026031F">
              <w:rPr>
                <w:spacing w:val="5"/>
                <w:sz w:val="24"/>
                <w:szCs w:val="24"/>
                <w:highlight w:val="yellow"/>
              </w:rPr>
              <w:t>u</w:t>
            </w:r>
            <w:r w:rsidRPr="0026031F">
              <w:rPr>
                <w:sz w:val="24"/>
                <w:szCs w:val="24"/>
                <w:highlight w:val="yellow"/>
              </w:rPr>
              <w:t>n</w:t>
            </w:r>
            <w:r w:rsidRPr="0026031F">
              <w:rPr>
                <w:spacing w:val="-4"/>
                <w:sz w:val="24"/>
                <w:szCs w:val="24"/>
                <w:highlight w:val="yellow"/>
              </w:rPr>
              <w:t>i</w:t>
            </w:r>
            <w:r w:rsidRPr="0026031F">
              <w:rPr>
                <w:spacing w:val="-1"/>
                <w:sz w:val="24"/>
                <w:szCs w:val="24"/>
                <w:highlight w:val="yellow"/>
              </w:rPr>
              <w:t>ca</w:t>
            </w:r>
            <w:r w:rsidRPr="0026031F">
              <w:rPr>
                <w:spacing w:val="10"/>
                <w:sz w:val="24"/>
                <w:szCs w:val="24"/>
                <w:highlight w:val="yellow"/>
              </w:rPr>
              <w:t>t</w:t>
            </w:r>
            <w:r w:rsidRPr="0026031F">
              <w:rPr>
                <w:spacing w:val="-9"/>
                <w:sz w:val="24"/>
                <w:szCs w:val="24"/>
                <w:highlight w:val="yellow"/>
              </w:rPr>
              <w:t>i</w:t>
            </w:r>
            <w:r w:rsidRPr="0026031F">
              <w:rPr>
                <w:spacing w:val="5"/>
                <w:sz w:val="24"/>
                <w:szCs w:val="24"/>
                <w:highlight w:val="yellow"/>
              </w:rPr>
              <w:t>o</w:t>
            </w:r>
            <w:r w:rsidRPr="0026031F">
              <w:rPr>
                <w:sz w:val="24"/>
                <w:szCs w:val="24"/>
                <w:highlight w:val="yellow"/>
              </w:rPr>
              <w:t>n</w:t>
            </w:r>
          </w:p>
        </w:tc>
        <w:tc>
          <w:tcPr>
            <w:tcW w:w="432" w:type="dxa"/>
            <w:tcBorders>
              <w:top w:val="single" w:sz="6" w:space="0" w:color="000000"/>
              <w:left w:val="single" w:sz="6" w:space="0" w:color="000000"/>
              <w:bottom w:val="single" w:sz="6" w:space="0" w:color="000000"/>
            </w:tcBorders>
            <w:vAlign w:val="center"/>
          </w:tcPr>
          <w:p w14:paraId="24F16BF4" w14:textId="7F6F47A2" w:rsidR="00293916" w:rsidRPr="00BC10C4" w:rsidRDefault="00560FBC" w:rsidP="00E51156">
            <w:pPr>
              <w:spacing w:line="260" w:lineRule="exact"/>
              <w:ind w:left="105"/>
              <w:rPr>
                <w:spacing w:val="-2"/>
                <w:sz w:val="24"/>
                <w:szCs w:val="24"/>
              </w:rPr>
            </w:pPr>
            <w:r>
              <w:rPr>
                <w:spacing w:val="-2"/>
                <w:sz w:val="24"/>
                <w:szCs w:val="24"/>
              </w:rPr>
              <w:t>13</w:t>
            </w:r>
          </w:p>
        </w:tc>
        <w:tc>
          <w:tcPr>
            <w:tcW w:w="4752" w:type="dxa"/>
            <w:tcBorders>
              <w:top w:val="single" w:sz="6" w:space="0" w:color="000000"/>
              <w:bottom w:val="single" w:sz="6" w:space="0" w:color="000000"/>
              <w:right w:val="single" w:sz="6" w:space="0" w:color="000000"/>
            </w:tcBorders>
            <w:vAlign w:val="center"/>
          </w:tcPr>
          <w:p w14:paraId="5CC732DA" w14:textId="77777777" w:rsidR="00293916" w:rsidRPr="00BC10C4" w:rsidRDefault="00293916" w:rsidP="00E51156">
            <w:pPr>
              <w:spacing w:line="260" w:lineRule="exact"/>
              <w:rPr>
                <w:spacing w:val="-2"/>
                <w:sz w:val="24"/>
                <w:szCs w:val="24"/>
              </w:rPr>
            </w:pPr>
            <w:r w:rsidRPr="00BC10C4">
              <w:rPr>
                <w:sz w:val="24"/>
                <w:szCs w:val="24"/>
              </w:rPr>
              <w:t>N</w:t>
            </w:r>
            <w:r w:rsidRPr="00BC10C4">
              <w:rPr>
                <w:spacing w:val="4"/>
                <w:sz w:val="24"/>
                <w:szCs w:val="24"/>
              </w:rPr>
              <w:t>o</w:t>
            </w:r>
            <w:r w:rsidRPr="00BC10C4">
              <w:rPr>
                <w:spacing w:val="-5"/>
                <w:sz w:val="24"/>
                <w:szCs w:val="24"/>
              </w:rPr>
              <w:t>n</w:t>
            </w:r>
            <w:r w:rsidRPr="00BC10C4">
              <w:rPr>
                <w:spacing w:val="-1"/>
                <w:sz w:val="24"/>
                <w:szCs w:val="24"/>
              </w:rPr>
              <w:t>c</w:t>
            </w:r>
            <w:r w:rsidRPr="00BC10C4">
              <w:rPr>
                <w:spacing w:val="5"/>
                <w:sz w:val="24"/>
                <w:szCs w:val="24"/>
              </w:rPr>
              <w:t>o</w:t>
            </w:r>
            <w:r w:rsidRPr="00BC10C4">
              <w:rPr>
                <w:sz w:val="24"/>
                <w:szCs w:val="24"/>
              </w:rPr>
              <w:t>n</w:t>
            </w:r>
            <w:r w:rsidRPr="00BC10C4">
              <w:rPr>
                <w:spacing w:val="-8"/>
                <w:sz w:val="24"/>
                <w:szCs w:val="24"/>
              </w:rPr>
              <w:t>f</w:t>
            </w:r>
            <w:r w:rsidRPr="00BC10C4">
              <w:rPr>
                <w:spacing w:val="5"/>
                <w:sz w:val="24"/>
                <w:szCs w:val="24"/>
              </w:rPr>
              <w:t>o</w:t>
            </w:r>
            <w:r w:rsidRPr="00BC10C4">
              <w:rPr>
                <w:spacing w:val="1"/>
                <w:sz w:val="24"/>
                <w:szCs w:val="24"/>
              </w:rPr>
              <w:t>r</w:t>
            </w:r>
            <w:r w:rsidRPr="00BC10C4">
              <w:rPr>
                <w:spacing w:val="-4"/>
                <w:sz w:val="24"/>
                <w:szCs w:val="24"/>
              </w:rPr>
              <w:t>mi</w:t>
            </w:r>
            <w:r w:rsidRPr="00BC10C4">
              <w:rPr>
                <w:sz w:val="24"/>
                <w:szCs w:val="24"/>
              </w:rPr>
              <w:t>ng</w:t>
            </w:r>
            <w:r w:rsidRPr="00BC10C4">
              <w:rPr>
                <w:spacing w:val="2"/>
                <w:sz w:val="24"/>
                <w:szCs w:val="24"/>
              </w:rPr>
              <w:t xml:space="preserve"> </w:t>
            </w:r>
            <w:r w:rsidRPr="00BC10C4">
              <w:rPr>
                <w:spacing w:val="3"/>
                <w:sz w:val="24"/>
                <w:szCs w:val="24"/>
              </w:rPr>
              <w:t>P</w:t>
            </w:r>
            <w:r w:rsidRPr="00BC10C4">
              <w:rPr>
                <w:spacing w:val="1"/>
                <w:sz w:val="24"/>
                <w:szCs w:val="24"/>
              </w:rPr>
              <w:t>r</w:t>
            </w:r>
            <w:r w:rsidRPr="00BC10C4">
              <w:rPr>
                <w:spacing w:val="5"/>
                <w:sz w:val="24"/>
                <w:szCs w:val="24"/>
              </w:rPr>
              <w:t>o</w:t>
            </w:r>
            <w:r w:rsidRPr="00BC10C4">
              <w:rPr>
                <w:sz w:val="24"/>
                <w:szCs w:val="24"/>
              </w:rPr>
              <w:t>du</w:t>
            </w:r>
            <w:r w:rsidRPr="00BC10C4">
              <w:rPr>
                <w:spacing w:val="-6"/>
                <w:sz w:val="24"/>
                <w:szCs w:val="24"/>
              </w:rPr>
              <w:t>c</w:t>
            </w:r>
            <w:r w:rsidRPr="00BC10C4">
              <w:rPr>
                <w:sz w:val="24"/>
                <w:szCs w:val="24"/>
              </w:rPr>
              <w:t>t</w:t>
            </w:r>
          </w:p>
        </w:tc>
      </w:tr>
      <w:tr w:rsidR="00293916" w:rsidRPr="00405102" w14:paraId="01F64A66" w14:textId="77777777" w:rsidTr="00AD49CC">
        <w:trPr>
          <w:trHeight w:val="288"/>
          <w:jc w:val="center"/>
        </w:trPr>
        <w:tc>
          <w:tcPr>
            <w:tcW w:w="432" w:type="dxa"/>
            <w:tcBorders>
              <w:top w:val="single" w:sz="6" w:space="0" w:color="000000"/>
              <w:left w:val="single" w:sz="6" w:space="0" w:color="000000"/>
              <w:bottom w:val="single" w:sz="6" w:space="0" w:color="000000"/>
            </w:tcBorders>
            <w:vAlign w:val="center"/>
          </w:tcPr>
          <w:p w14:paraId="72412277" w14:textId="30A8479B" w:rsidR="00293916" w:rsidRPr="00560FBC" w:rsidRDefault="00560FBC" w:rsidP="00E51156">
            <w:pPr>
              <w:spacing w:line="260" w:lineRule="exact"/>
              <w:ind w:left="105"/>
              <w:rPr>
                <w:spacing w:val="-2"/>
                <w:sz w:val="24"/>
                <w:szCs w:val="24"/>
              </w:rPr>
            </w:pPr>
            <w:r w:rsidRPr="00560FBC">
              <w:rPr>
                <w:spacing w:val="-2"/>
                <w:sz w:val="24"/>
                <w:szCs w:val="24"/>
              </w:rPr>
              <w:t>4</w:t>
            </w:r>
          </w:p>
        </w:tc>
        <w:tc>
          <w:tcPr>
            <w:tcW w:w="4752" w:type="dxa"/>
            <w:tcBorders>
              <w:top w:val="single" w:sz="6" w:space="0" w:color="000000"/>
              <w:bottom w:val="single" w:sz="6" w:space="0" w:color="000000"/>
              <w:right w:val="single" w:sz="6" w:space="0" w:color="000000"/>
            </w:tcBorders>
            <w:vAlign w:val="center"/>
            <w:hideMark/>
          </w:tcPr>
          <w:p w14:paraId="47D425C4" w14:textId="77777777" w:rsidR="00293916" w:rsidRPr="00BC10C4" w:rsidRDefault="00293916" w:rsidP="00E51156">
            <w:pPr>
              <w:spacing w:line="260" w:lineRule="exact"/>
              <w:rPr>
                <w:sz w:val="24"/>
                <w:szCs w:val="24"/>
              </w:rPr>
            </w:pPr>
            <w:r w:rsidRPr="00BC10C4">
              <w:rPr>
                <w:spacing w:val="3"/>
                <w:sz w:val="24"/>
                <w:szCs w:val="24"/>
              </w:rPr>
              <w:t>B</w:t>
            </w:r>
            <w:r w:rsidRPr="00BC10C4">
              <w:rPr>
                <w:spacing w:val="-4"/>
                <w:sz w:val="24"/>
                <w:szCs w:val="24"/>
              </w:rPr>
              <w:t>i</w:t>
            </w:r>
            <w:r w:rsidRPr="00BC10C4">
              <w:rPr>
                <w:sz w:val="24"/>
                <w:szCs w:val="24"/>
              </w:rPr>
              <w:t>l</w:t>
            </w:r>
            <w:r w:rsidRPr="00BC10C4">
              <w:rPr>
                <w:spacing w:val="1"/>
                <w:sz w:val="24"/>
                <w:szCs w:val="24"/>
              </w:rPr>
              <w:t>l</w:t>
            </w:r>
            <w:r w:rsidRPr="00BC10C4">
              <w:rPr>
                <w:spacing w:val="-4"/>
                <w:sz w:val="24"/>
                <w:szCs w:val="24"/>
              </w:rPr>
              <w:t>i</w:t>
            </w:r>
            <w:r w:rsidRPr="00BC10C4">
              <w:rPr>
                <w:sz w:val="24"/>
                <w:szCs w:val="24"/>
              </w:rPr>
              <w:t>ng,</w:t>
            </w:r>
            <w:r w:rsidRPr="00BC10C4">
              <w:rPr>
                <w:spacing w:val="4"/>
                <w:sz w:val="24"/>
                <w:szCs w:val="24"/>
              </w:rPr>
              <w:t xml:space="preserve"> </w:t>
            </w:r>
            <w:r w:rsidRPr="00BC10C4">
              <w:rPr>
                <w:spacing w:val="-5"/>
                <w:sz w:val="24"/>
                <w:szCs w:val="24"/>
              </w:rPr>
              <w:t>A</w:t>
            </w:r>
            <w:r w:rsidRPr="00BC10C4">
              <w:rPr>
                <w:spacing w:val="-1"/>
                <w:sz w:val="24"/>
                <w:szCs w:val="24"/>
              </w:rPr>
              <w:t>cc</w:t>
            </w:r>
            <w:r w:rsidRPr="00BC10C4">
              <w:rPr>
                <w:spacing w:val="5"/>
                <w:sz w:val="24"/>
                <w:szCs w:val="24"/>
              </w:rPr>
              <w:t>o</w:t>
            </w:r>
            <w:r w:rsidRPr="00BC10C4">
              <w:rPr>
                <w:sz w:val="24"/>
                <w:szCs w:val="24"/>
              </w:rPr>
              <w:t>u</w:t>
            </w:r>
            <w:r w:rsidRPr="00BC10C4">
              <w:rPr>
                <w:spacing w:val="-5"/>
                <w:sz w:val="24"/>
                <w:szCs w:val="24"/>
              </w:rPr>
              <w:t>n</w:t>
            </w:r>
            <w:r w:rsidRPr="00BC10C4">
              <w:rPr>
                <w:spacing w:val="10"/>
                <w:sz w:val="24"/>
                <w:szCs w:val="24"/>
              </w:rPr>
              <w:t>t</w:t>
            </w:r>
            <w:r w:rsidRPr="00BC10C4">
              <w:rPr>
                <w:spacing w:val="-4"/>
                <w:sz w:val="24"/>
                <w:szCs w:val="24"/>
              </w:rPr>
              <w:t>i</w:t>
            </w:r>
            <w:r w:rsidRPr="00BC10C4">
              <w:rPr>
                <w:spacing w:val="-5"/>
                <w:sz w:val="24"/>
                <w:szCs w:val="24"/>
              </w:rPr>
              <w:t>n</w:t>
            </w:r>
            <w:r w:rsidRPr="00BC10C4">
              <w:rPr>
                <w:sz w:val="24"/>
                <w:szCs w:val="24"/>
              </w:rPr>
              <w:t>g</w:t>
            </w:r>
            <w:r w:rsidRPr="00BC10C4">
              <w:rPr>
                <w:spacing w:val="5"/>
                <w:sz w:val="24"/>
                <w:szCs w:val="24"/>
              </w:rPr>
              <w:t xml:space="preserve"> </w:t>
            </w:r>
            <w:r w:rsidRPr="008402F4">
              <w:rPr>
                <w:spacing w:val="5"/>
                <w:sz w:val="24"/>
                <w:szCs w:val="24"/>
                <w:highlight w:val="yellow"/>
              </w:rPr>
              <w:t>o</w:t>
            </w:r>
            <w:r w:rsidRPr="008402F4">
              <w:rPr>
                <w:sz w:val="24"/>
                <w:szCs w:val="24"/>
                <w:highlight w:val="yellow"/>
              </w:rPr>
              <w:t>r</w:t>
            </w:r>
            <w:r w:rsidRPr="00BC10C4">
              <w:rPr>
                <w:spacing w:val="4"/>
                <w:sz w:val="24"/>
                <w:szCs w:val="24"/>
              </w:rPr>
              <w:t xml:space="preserve"> </w:t>
            </w:r>
            <w:r w:rsidRPr="00BC10C4">
              <w:rPr>
                <w:spacing w:val="-2"/>
                <w:sz w:val="24"/>
                <w:szCs w:val="24"/>
              </w:rPr>
              <w:t>C</w:t>
            </w:r>
            <w:r w:rsidRPr="00BC10C4">
              <w:rPr>
                <w:spacing w:val="1"/>
                <w:sz w:val="24"/>
                <w:szCs w:val="24"/>
              </w:rPr>
              <w:t>r</w:t>
            </w:r>
            <w:r w:rsidRPr="00BC10C4">
              <w:rPr>
                <w:spacing w:val="-1"/>
                <w:sz w:val="24"/>
                <w:szCs w:val="24"/>
              </w:rPr>
              <w:t>e</w:t>
            </w:r>
            <w:r w:rsidRPr="00BC10C4">
              <w:rPr>
                <w:sz w:val="24"/>
                <w:szCs w:val="24"/>
              </w:rPr>
              <w:t>d</w:t>
            </w:r>
            <w:r w:rsidRPr="00BC10C4">
              <w:rPr>
                <w:spacing w:val="-9"/>
                <w:sz w:val="24"/>
                <w:szCs w:val="24"/>
              </w:rPr>
              <w:t>i</w:t>
            </w:r>
            <w:r w:rsidRPr="00BC10C4">
              <w:rPr>
                <w:sz w:val="24"/>
                <w:szCs w:val="24"/>
              </w:rPr>
              <w:t>t</w:t>
            </w:r>
          </w:p>
        </w:tc>
        <w:tc>
          <w:tcPr>
            <w:tcW w:w="432" w:type="dxa"/>
            <w:tcBorders>
              <w:top w:val="single" w:sz="6" w:space="0" w:color="000000"/>
              <w:left w:val="single" w:sz="6" w:space="0" w:color="000000"/>
              <w:bottom w:val="single" w:sz="6" w:space="0" w:color="000000"/>
            </w:tcBorders>
            <w:vAlign w:val="center"/>
          </w:tcPr>
          <w:p w14:paraId="30B9B7D5" w14:textId="2BD41887" w:rsidR="00293916" w:rsidRPr="00560FBC" w:rsidRDefault="00560FBC" w:rsidP="00E51156">
            <w:pPr>
              <w:spacing w:line="260" w:lineRule="exact"/>
              <w:ind w:left="105"/>
              <w:rPr>
                <w:spacing w:val="-2"/>
                <w:sz w:val="24"/>
                <w:szCs w:val="24"/>
              </w:rPr>
            </w:pPr>
            <w:r w:rsidRPr="00560FBC">
              <w:rPr>
                <w:spacing w:val="-2"/>
                <w:sz w:val="24"/>
                <w:szCs w:val="24"/>
              </w:rPr>
              <w:t>14</w:t>
            </w:r>
          </w:p>
        </w:tc>
        <w:tc>
          <w:tcPr>
            <w:tcW w:w="4752" w:type="dxa"/>
            <w:tcBorders>
              <w:top w:val="single" w:sz="6" w:space="0" w:color="000000"/>
              <w:bottom w:val="single" w:sz="6" w:space="0" w:color="000000"/>
              <w:right w:val="single" w:sz="6" w:space="0" w:color="000000"/>
            </w:tcBorders>
            <w:vAlign w:val="center"/>
          </w:tcPr>
          <w:p w14:paraId="5FCE21DF" w14:textId="24091FA1" w:rsidR="00293916" w:rsidRPr="00BC10C4" w:rsidRDefault="00293916" w:rsidP="00E51156">
            <w:pPr>
              <w:spacing w:line="260" w:lineRule="exact"/>
              <w:rPr>
                <w:spacing w:val="3"/>
                <w:sz w:val="24"/>
                <w:szCs w:val="24"/>
              </w:rPr>
            </w:pPr>
            <w:r w:rsidRPr="008402F4">
              <w:rPr>
                <w:spacing w:val="-2"/>
                <w:sz w:val="24"/>
                <w:szCs w:val="24"/>
              </w:rPr>
              <w:t>C</w:t>
            </w:r>
            <w:r w:rsidRPr="008402F4">
              <w:rPr>
                <w:spacing w:val="5"/>
                <w:sz w:val="24"/>
                <w:szCs w:val="24"/>
              </w:rPr>
              <w:t>o</w:t>
            </w:r>
            <w:r w:rsidRPr="008402F4">
              <w:rPr>
                <w:spacing w:val="1"/>
                <w:sz w:val="24"/>
                <w:szCs w:val="24"/>
              </w:rPr>
              <w:t>rr</w:t>
            </w:r>
            <w:r w:rsidRPr="008402F4">
              <w:rPr>
                <w:spacing w:val="-1"/>
                <w:sz w:val="24"/>
                <w:szCs w:val="24"/>
              </w:rPr>
              <w:t>e</w:t>
            </w:r>
            <w:r w:rsidRPr="008402F4">
              <w:rPr>
                <w:spacing w:val="-6"/>
                <w:sz w:val="24"/>
                <w:szCs w:val="24"/>
              </w:rPr>
              <w:t>c</w:t>
            </w:r>
            <w:r w:rsidRPr="008402F4">
              <w:rPr>
                <w:spacing w:val="5"/>
                <w:sz w:val="24"/>
                <w:szCs w:val="24"/>
              </w:rPr>
              <w:t>t</w:t>
            </w:r>
            <w:r w:rsidRPr="008402F4">
              <w:rPr>
                <w:spacing w:val="-4"/>
                <w:sz w:val="24"/>
                <w:szCs w:val="24"/>
              </w:rPr>
              <w:t>i</w:t>
            </w:r>
            <w:r w:rsidRPr="008402F4">
              <w:rPr>
                <w:spacing w:val="-5"/>
                <w:sz w:val="24"/>
                <w:szCs w:val="24"/>
              </w:rPr>
              <w:t>v</w:t>
            </w:r>
            <w:r w:rsidRPr="008402F4">
              <w:rPr>
                <w:sz w:val="24"/>
                <w:szCs w:val="24"/>
              </w:rPr>
              <w:t>e</w:t>
            </w:r>
            <w:r w:rsidRPr="008402F4">
              <w:rPr>
                <w:spacing w:val="6"/>
                <w:sz w:val="24"/>
                <w:szCs w:val="24"/>
              </w:rPr>
              <w:t xml:space="preserve"> </w:t>
            </w:r>
            <w:r w:rsidRPr="008402F4">
              <w:rPr>
                <w:spacing w:val="-5"/>
                <w:sz w:val="24"/>
                <w:szCs w:val="24"/>
              </w:rPr>
              <w:t>A</w:t>
            </w:r>
            <w:r w:rsidRPr="008402F4">
              <w:rPr>
                <w:spacing w:val="-1"/>
                <w:sz w:val="24"/>
                <w:szCs w:val="24"/>
              </w:rPr>
              <w:t>c</w:t>
            </w:r>
            <w:r w:rsidRPr="008402F4">
              <w:rPr>
                <w:spacing w:val="10"/>
                <w:sz w:val="24"/>
                <w:szCs w:val="24"/>
              </w:rPr>
              <w:t>t</w:t>
            </w:r>
            <w:r w:rsidRPr="008402F4">
              <w:rPr>
                <w:spacing w:val="-9"/>
                <w:sz w:val="24"/>
                <w:szCs w:val="24"/>
              </w:rPr>
              <w:t>i</w:t>
            </w:r>
            <w:r w:rsidRPr="008402F4">
              <w:rPr>
                <w:spacing w:val="5"/>
                <w:sz w:val="24"/>
                <w:szCs w:val="24"/>
              </w:rPr>
              <w:t>o</w:t>
            </w:r>
            <w:r w:rsidRPr="008402F4">
              <w:rPr>
                <w:sz w:val="24"/>
                <w:szCs w:val="24"/>
              </w:rPr>
              <w:t>n</w:t>
            </w:r>
            <w:r w:rsidR="00F91AA0" w:rsidRPr="00F91AA0">
              <w:rPr>
                <w:sz w:val="24"/>
                <w:szCs w:val="24"/>
                <w:highlight w:val="green"/>
              </w:rPr>
              <w:t>/Continuous Improvement</w:t>
            </w:r>
          </w:p>
        </w:tc>
      </w:tr>
      <w:tr w:rsidR="00293916" w:rsidRPr="00405102" w14:paraId="24645665" w14:textId="77777777" w:rsidTr="00AD49CC">
        <w:trPr>
          <w:trHeight w:val="288"/>
          <w:jc w:val="center"/>
        </w:trPr>
        <w:tc>
          <w:tcPr>
            <w:tcW w:w="432" w:type="dxa"/>
            <w:tcBorders>
              <w:top w:val="single" w:sz="6" w:space="0" w:color="000000"/>
              <w:left w:val="single" w:sz="6" w:space="0" w:color="000000"/>
              <w:bottom w:val="single" w:sz="6" w:space="0" w:color="000000"/>
            </w:tcBorders>
            <w:vAlign w:val="center"/>
          </w:tcPr>
          <w:p w14:paraId="6090CB1F" w14:textId="42CFC646" w:rsidR="00293916" w:rsidRPr="00560FBC" w:rsidRDefault="00560FBC" w:rsidP="00E51156">
            <w:pPr>
              <w:spacing w:line="260" w:lineRule="exact"/>
              <w:ind w:left="105"/>
              <w:rPr>
                <w:spacing w:val="-2"/>
                <w:sz w:val="24"/>
                <w:szCs w:val="24"/>
              </w:rPr>
            </w:pPr>
            <w:r w:rsidRPr="00560FBC">
              <w:rPr>
                <w:spacing w:val="-2"/>
                <w:sz w:val="24"/>
                <w:szCs w:val="24"/>
              </w:rPr>
              <w:t>5</w:t>
            </w:r>
          </w:p>
        </w:tc>
        <w:tc>
          <w:tcPr>
            <w:tcW w:w="4752" w:type="dxa"/>
            <w:tcBorders>
              <w:top w:val="single" w:sz="6" w:space="0" w:color="000000"/>
              <w:bottom w:val="single" w:sz="6" w:space="0" w:color="000000"/>
              <w:right w:val="single" w:sz="6" w:space="0" w:color="000000"/>
            </w:tcBorders>
            <w:vAlign w:val="center"/>
            <w:hideMark/>
          </w:tcPr>
          <w:p w14:paraId="2DCD5A94" w14:textId="109A8D88" w:rsidR="00293916" w:rsidRPr="00BC10C4" w:rsidRDefault="00AD49CC" w:rsidP="00E51156">
            <w:pPr>
              <w:spacing w:line="260" w:lineRule="exact"/>
              <w:rPr>
                <w:sz w:val="24"/>
                <w:szCs w:val="24"/>
              </w:rPr>
            </w:pPr>
            <w:r w:rsidRPr="00AD49CC">
              <w:rPr>
                <w:sz w:val="24"/>
                <w:szCs w:val="24"/>
                <w:highlight w:val="green"/>
              </w:rPr>
              <w:t>Documented Information</w:t>
            </w:r>
          </w:p>
        </w:tc>
        <w:tc>
          <w:tcPr>
            <w:tcW w:w="432" w:type="dxa"/>
            <w:tcBorders>
              <w:top w:val="single" w:sz="6" w:space="0" w:color="000000"/>
              <w:left w:val="single" w:sz="6" w:space="0" w:color="000000"/>
              <w:bottom w:val="single" w:sz="6" w:space="0" w:color="000000"/>
            </w:tcBorders>
            <w:vAlign w:val="center"/>
          </w:tcPr>
          <w:p w14:paraId="3A18A2FA" w14:textId="456157AC" w:rsidR="00293916" w:rsidRPr="00560FBC" w:rsidRDefault="00560FBC" w:rsidP="00E51156">
            <w:pPr>
              <w:spacing w:line="260" w:lineRule="exact"/>
              <w:ind w:left="105"/>
              <w:rPr>
                <w:spacing w:val="-2"/>
                <w:sz w:val="24"/>
                <w:szCs w:val="24"/>
              </w:rPr>
            </w:pPr>
            <w:r w:rsidRPr="00560FBC">
              <w:rPr>
                <w:spacing w:val="-2"/>
                <w:sz w:val="24"/>
                <w:szCs w:val="24"/>
              </w:rPr>
              <w:t>15</w:t>
            </w:r>
          </w:p>
        </w:tc>
        <w:tc>
          <w:tcPr>
            <w:tcW w:w="4752" w:type="dxa"/>
            <w:tcBorders>
              <w:top w:val="single" w:sz="6" w:space="0" w:color="000000"/>
              <w:bottom w:val="single" w:sz="6" w:space="0" w:color="000000"/>
              <w:right w:val="single" w:sz="6" w:space="0" w:color="000000"/>
            </w:tcBorders>
            <w:vAlign w:val="center"/>
          </w:tcPr>
          <w:p w14:paraId="1ED9CB98" w14:textId="7AAF175C" w:rsidR="00293916" w:rsidRPr="00BC10C4" w:rsidRDefault="00293916" w:rsidP="00E51156">
            <w:pPr>
              <w:spacing w:line="260" w:lineRule="exact"/>
              <w:rPr>
                <w:sz w:val="24"/>
                <w:szCs w:val="24"/>
              </w:rPr>
            </w:pPr>
            <w:r w:rsidRPr="00BC10C4">
              <w:rPr>
                <w:sz w:val="24"/>
                <w:szCs w:val="24"/>
              </w:rPr>
              <w:t>H</w:t>
            </w:r>
            <w:r w:rsidRPr="00BC10C4">
              <w:rPr>
                <w:spacing w:val="-1"/>
                <w:sz w:val="24"/>
                <w:szCs w:val="24"/>
              </w:rPr>
              <w:t>a</w:t>
            </w:r>
            <w:r w:rsidRPr="00BC10C4">
              <w:rPr>
                <w:spacing w:val="-5"/>
                <w:sz w:val="24"/>
                <w:szCs w:val="24"/>
              </w:rPr>
              <w:t>n</w:t>
            </w:r>
            <w:r w:rsidRPr="00BC10C4">
              <w:rPr>
                <w:spacing w:val="5"/>
                <w:sz w:val="24"/>
                <w:szCs w:val="24"/>
              </w:rPr>
              <w:t>d</w:t>
            </w:r>
            <w:r w:rsidRPr="00BC10C4">
              <w:rPr>
                <w:sz w:val="24"/>
                <w:szCs w:val="24"/>
              </w:rPr>
              <w:t>l</w:t>
            </w:r>
            <w:r w:rsidRPr="00BC10C4">
              <w:rPr>
                <w:spacing w:val="-4"/>
                <w:sz w:val="24"/>
                <w:szCs w:val="24"/>
              </w:rPr>
              <w:t>i</w:t>
            </w:r>
            <w:r w:rsidRPr="00BC10C4">
              <w:rPr>
                <w:sz w:val="24"/>
                <w:szCs w:val="24"/>
              </w:rPr>
              <w:t>ng,</w:t>
            </w:r>
            <w:r w:rsidRPr="00BC10C4">
              <w:rPr>
                <w:spacing w:val="4"/>
                <w:sz w:val="24"/>
                <w:szCs w:val="24"/>
              </w:rPr>
              <w:t xml:space="preserve"> </w:t>
            </w:r>
            <w:r w:rsidRPr="00BC10C4">
              <w:rPr>
                <w:spacing w:val="1"/>
                <w:sz w:val="24"/>
                <w:szCs w:val="24"/>
              </w:rPr>
              <w:t>S</w:t>
            </w:r>
            <w:r w:rsidRPr="00BC10C4">
              <w:rPr>
                <w:sz w:val="24"/>
                <w:szCs w:val="24"/>
              </w:rPr>
              <w:t>to</w:t>
            </w:r>
            <w:r w:rsidRPr="00BC10C4">
              <w:rPr>
                <w:spacing w:val="2"/>
                <w:sz w:val="24"/>
                <w:szCs w:val="24"/>
              </w:rPr>
              <w:t>r</w:t>
            </w:r>
            <w:r w:rsidRPr="00BC10C4">
              <w:rPr>
                <w:spacing w:val="-1"/>
                <w:sz w:val="24"/>
                <w:szCs w:val="24"/>
              </w:rPr>
              <w:t>a</w:t>
            </w:r>
            <w:r w:rsidRPr="00BC10C4">
              <w:rPr>
                <w:sz w:val="24"/>
                <w:szCs w:val="24"/>
              </w:rPr>
              <w:t>g</w:t>
            </w:r>
            <w:r w:rsidRPr="00BC10C4">
              <w:rPr>
                <w:spacing w:val="-1"/>
                <w:sz w:val="24"/>
                <w:szCs w:val="24"/>
              </w:rPr>
              <w:t>e</w:t>
            </w:r>
            <w:r w:rsidRPr="00BC10C4">
              <w:rPr>
                <w:sz w:val="24"/>
                <w:szCs w:val="24"/>
              </w:rPr>
              <w:t>,</w:t>
            </w:r>
            <w:r w:rsidR="00E51156">
              <w:rPr>
                <w:sz w:val="24"/>
                <w:szCs w:val="24"/>
              </w:rPr>
              <w:t xml:space="preserve"> </w:t>
            </w:r>
            <w:r w:rsidRPr="00BC10C4">
              <w:rPr>
                <w:spacing w:val="1"/>
                <w:sz w:val="24"/>
                <w:szCs w:val="24"/>
              </w:rPr>
              <w:t>P</w:t>
            </w:r>
            <w:r w:rsidRPr="00BC10C4">
              <w:rPr>
                <w:spacing w:val="-1"/>
                <w:sz w:val="24"/>
                <w:szCs w:val="24"/>
              </w:rPr>
              <w:t>ac</w:t>
            </w:r>
            <w:r w:rsidRPr="00BC10C4">
              <w:rPr>
                <w:sz w:val="24"/>
                <w:szCs w:val="24"/>
              </w:rPr>
              <w:t>k</w:t>
            </w:r>
            <w:r w:rsidRPr="00BC10C4">
              <w:rPr>
                <w:spacing w:val="-1"/>
                <w:sz w:val="24"/>
                <w:szCs w:val="24"/>
              </w:rPr>
              <w:t>a</w:t>
            </w:r>
            <w:r w:rsidRPr="00BC10C4">
              <w:rPr>
                <w:spacing w:val="5"/>
                <w:sz w:val="24"/>
                <w:szCs w:val="24"/>
              </w:rPr>
              <w:t>g</w:t>
            </w:r>
            <w:r w:rsidRPr="00BC10C4">
              <w:rPr>
                <w:spacing w:val="-4"/>
                <w:sz w:val="24"/>
                <w:szCs w:val="24"/>
              </w:rPr>
              <w:t>i</w:t>
            </w:r>
            <w:r w:rsidRPr="00BC10C4">
              <w:rPr>
                <w:spacing w:val="-5"/>
                <w:sz w:val="24"/>
                <w:szCs w:val="24"/>
              </w:rPr>
              <w:t>n</w:t>
            </w:r>
            <w:r w:rsidRPr="00BC10C4">
              <w:rPr>
                <w:sz w:val="24"/>
                <w:szCs w:val="24"/>
              </w:rPr>
              <w:t>g,</w:t>
            </w:r>
            <w:r w:rsidRPr="00BC10C4">
              <w:rPr>
                <w:spacing w:val="4"/>
                <w:sz w:val="24"/>
                <w:szCs w:val="24"/>
              </w:rPr>
              <w:t xml:space="preserve"> </w:t>
            </w:r>
            <w:r w:rsidRPr="00BC10C4">
              <w:rPr>
                <w:spacing w:val="-1"/>
                <w:sz w:val="24"/>
                <w:szCs w:val="24"/>
              </w:rPr>
              <w:t>a</w:t>
            </w:r>
            <w:r w:rsidRPr="00BC10C4">
              <w:rPr>
                <w:spacing w:val="-5"/>
                <w:sz w:val="24"/>
                <w:szCs w:val="24"/>
              </w:rPr>
              <w:t>n</w:t>
            </w:r>
            <w:r w:rsidRPr="00BC10C4">
              <w:rPr>
                <w:sz w:val="24"/>
                <w:szCs w:val="24"/>
              </w:rPr>
              <w:t>d</w:t>
            </w:r>
            <w:r w:rsidRPr="00BC10C4">
              <w:rPr>
                <w:spacing w:val="2"/>
                <w:sz w:val="24"/>
                <w:szCs w:val="24"/>
              </w:rPr>
              <w:t xml:space="preserve"> </w:t>
            </w:r>
            <w:r w:rsidRPr="00BC10C4">
              <w:rPr>
                <w:spacing w:val="1"/>
                <w:sz w:val="24"/>
                <w:szCs w:val="24"/>
              </w:rPr>
              <w:t>Pr</w:t>
            </w:r>
            <w:r w:rsidRPr="00BC10C4">
              <w:rPr>
                <w:spacing w:val="-1"/>
                <w:sz w:val="24"/>
                <w:szCs w:val="24"/>
              </w:rPr>
              <w:t>e</w:t>
            </w:r>
            <w:r w:rsidRPr="00BC10C4">
              <w:rPr>
                <w:spacing w:val="-2"/>
                <w:sz w:val="24"/>
                <w:szCs w:val="24"/>
              </w:rPr>
              <w:t>s</w:t>
            </w:r>
            <w:r w:rsidRPr="00BC10C4">
              <w:rPr>
                <w:spacing w:val="-1"/>
                <w:sz w:val="24"/>
                <w:szCs w:val="24"/>
              </w:rPr>
              <w:t>e</w:t>
            </w:r>
            <w:r w:rsidRPr="00BC10C4">
              <w:rPr>
                <w:spacing w:val="6"/>
                <w:sz w:val="24"/>
                <w:szCs w:val="24"/>
              </w:rPr>
              <w:t>r</w:t>
            </w:r>
            <w:r w:rsidRPr="00BC10C4">
              <w:rPr>
                <w:spacing w:val="-5"/>
                <w:sz w:val="24"/>
                <w:szCs w:val="24"/>
              </w:rPr>
              <w:t>v</w:t>
            </w:r>
            <w:r w:rsidRPr="00BC10C4">
              <w:rPr>
                <w:spacing w:val="-1"/>
                <w:sz w:val="24"/>
                <w:szCs w:val="24"/>
              </w:rPr>
              <w:t>a</w:t>
            </w:r>
            <w:r w:rsidRPr="00BC10C4">
              <w:rPr>
                <w:spacing w:val="10"/>
                <w:sz w:val="24"/>
                <w:szCs w:val="24"/>
              </w:rPr>
              <w:t>t</w:t>
            </w:r>
            <w:r w:rsidRPr="00BC10C4">
              <w:rPr>
                <w:spacing w:val="-9"/>
                <w:sz w:val="24"/>
                <w:szCs w:val="24"/>
              </w:rPr>
              <w:t>i</w:t>
            </w:r>
            <w:r w:rsidRPr="00BC10C4">
              <w:rPr>
                <w:spacing w:val="5"/>
                <w:sz w:val="24"/>
                <w:szCs w:val="24"/>
              </w:rPr>
              <w:t>o</w:t>
            </w:r>
            <w:r w:rsidRPr="00BC10C4">
              <w:rPr>
                <w:sz w:val="24"/>
                <w:szCs w:val="24"/>
              </w:rPr>
              <w:t>n</w:t>
            </w:r>
          </w:p>
        </w:tc>
      </w:tr>
      <w:tr w:rsidR="00293916" w:rsidRPr="00405102" w14:paraId="627E2FF5" w14:textId="77777777" w:rsidTr="00AD49CC">
        <w:trPr>
          <w:trHeight w:val="288"/>
          <w:jc w:val="center"/>
        </w:trPr>
        <w:tc>
          <w:tcPr>
            <w:tcW w:w="432" w:type="dxa"/>
            <w:tcBorders>
              <w:top w:val="single" w:sz="6" w:space="0" w:color="000000"/>
              <w:left w:val="single" w:sz="6" w:space="0" w:color="000000"/>
              <w:bottom w:val="single" w:sz="6" w:space="0" w:color="000000"/>
            </w:tcBorders>
            <w:vAlign w:val="center"/>
          </w:tcPr>
          <w:p w14:paraId="385321CE" w14:textId="37F6316A" w:rsidR="00293916" w:rsidRPr="00560FBC" w:rsidRDefault="00560FBC" w:rsidP="00E51156">
            <w:pPr>
              <w:spacing w:line="260" w:lineRule="exact"/>
              <w:ind w:left="105"/>
              <w:rPr>
                <w:spacing w:val="-2"/>
                <w:sz w:val="24"/>
                <w:szCs w:val="24"/>
              </w:rPr>
            </w:pPr>
            <w:r w:rsidRPr="00560FBC">
              <w:rPr>
                <w:spacing w:val="-2"/>
                <w:sz w:val="24"/>
                <w:szCs w:val="24"/>
              </w:rPr>
              <w:t>6</w:t>
            </w:r>
          </w:p>
        </w:tc>
        <w:tc>
          <w:tcPr>
            <w:tcW w:w="4752" w:type="dxa"/>
            <w:tcBorders>
              <w:top w:val="single" w:sz="6" w:space="0" w:color="000000"/>
              <w:bottom w:val="single" w:sz="6" w:space="0" w:color="000000"/>
              <w:right w:val="single" w:sz="6" w:space="0" w:color="000000"/>
            </w:tcBorders>
            <w:vAlign w:val="center"/>
            <w:hideMark/>
          </w:tcPr>
          <w:p w14:paraId="6844AFC1" w14:textId="57178F9E" w:rsidR="00293916" w:rsidRPr="00BC10C4" w:rsidRDefault="00E51156" w:rsidP="00E51156">
            <w:pPr>
              <w:spacing w:line="260" w:lineRule="exact"/>
              <w:rPr>
                <w:sz w:val="24"/>
                <w:szCs w:val="24"/>
              </w:rPr>
            </w:pPr>
            <w:r w:rsidRPr="00E51156">
              <w:rPr>
                <w:sz w:val="24"/>
                <w:szCs w:val="24"/>
              </w:rPr>
              <w:t>Purchasing</w:t>
            </w:r>
          </w:p>
        </w:tc>
        <w:tc>
          <w:tcPr>
            <w:tcW w:w="432" w:type="dxa"/>
            <w:tcBorders>
              <w:top w:val="single" w:sz="6" w:space="0" w:color="000000"/>
              <w:left w:val="single" w:sz="6" w:space="0" w:color="000000"/>
              <w:bottom w:val="single" w:sz="6" w:space="0" w:color="000000"/>
            </w:tcBorders>
            <w:vAlign w:val="center"/>
          </w:tcPr>
          <w:p w14:paraId="2E1769BD" w14:textId="72CC105C" w:rsidR="00293916" w:rsidRPr="00560FBC" w:rsidRDefault="00560FBC" w:rsidP="00E51156">
            <w:pPr>
              <w:spacing w:line="260" w:lineRule="exact"/>
              <w:ind w:left="105"/>
              <w:rPr>
                <w:spacing w:val="-2"/>
                <w:sz w:val="24"/>
                <w:szCs w:val="24"/>
              </w:rPr>
            </w:pPr>
            <w:r w:rsidRPr="00560FBC">
              <w:rPr>
                <w:spacing w:val="-2"/>
                <w:sz w:val="24"/>
                <w:szCs w:val="24"/>
              </w:rPr>
              <w:t>16</w:t>
            </w:r>
          </w:p>
        </w:tc>
        <w:tc>
          <w:tcPr>
            <w:tcW w:w="4752" w:type="dxa"/>
            <w:tcBorders>
              <w:top w:val="single" w:sz="6" w:space="0" w:color="000000"/>
              <w:bottom w:val="single" w:sz="6" w:space="0" w:color="000000"/>
              <w:right w:val="single" w:sz="6" w:space="0" w:color="000000"/>
            </w:tcBorders>
            <w:vAlign w:val="center"/>
          </w:tcPr>
          <w:p w14:paraId="53403D58" w14:textId="77777777" w:rsidR="00293916" w:rsidRPr="0026031F" w:rsidRDefault="00293916" w:rsidP="00E51156">
            <w:pPr>
              <w:spacing w:line="260" w:lineRule="exact"/>
              <w:rPr>
                <w:spacing w:val="1"/>
                <w:sz w:val="24"/>
                <w:szCs w:val="24"/>
                <w:highlight w:val="yellow"/>
              </w:rPr>
            </w:pPr>
            <w:r w:rsidRPr="0026031F">
              <w:rPr>
                <w:sz w:val="24"/>
                <w:szCs w:val="24"/>
                <w:highlight w:val="yellow"/>
              </w:rPr>
              <w:t>Qu</w:t>
            </w:r>
            <w:r w:rsidRPr="0026031F">
              <w:rPr>
                <w:spacing w:val="3"/>
                <w:sz w:val="24"/>
                <w:szCs w:val="24"/>
                <w:highlight w:val="yellow"/>
              </w:rPr>
              <w:t>a</w:t>
            </w:r>
            <w:r w:rsidRPr="0026031F">
              <w:rPr>
                <w:spacing w:val="-4"/>
                <w:sz w:val="24"/>
                <w:szCs w:val="24"/>
                <w:highlight w:val="yellow"/>
              </w:rPr>
              <w:t>l</w:t>
            </w:r>
            <w:r w:rsidRPr="0026031F">
              <w:rPr>
                <w:spacing w:val="-9"/>
                <w:sz w:val="24"/>
                <w:szCs w:val="24"/>
                <w:highlight w:val="yellow"/>
              </w:rPr>
              <w:t>i</w:t>
            </w:r>
            <w:r w:rsidRPr="0026031F">
              <w:rPr>
                <w:spacing w:val="10"/>
                <w:sz w:val="24"/>
                <w:szCs w:val="24"/>
                <w:highlight w:val="yellow"/>
              </w:rPr>
              <w:t>t</w:t>
            </w:r>
            <w:r w:rsidRPr="0026031F">
              <w:rPr>
                <w:sz w:val="24"/>
                <w:szCs w:val="24"/>
                <w:highlight w:val="yellow"/>
              </w:rPr>
              <w:t>y</w:t>
            </w:r>
            <w:r w:rsidRPr="0026031F">
              <w:rPr>
                <w:spacing w:val="-3"/>
                <w:sz w:val="24"/>
                <w:szCs w:val="24"/>
                <w:highlight w:val="yellow"/>
              </w:rPr>
              <w:t xml:space="preserve"> </w:t>
            </w:r>
            <w:r w:rsidRPr="0026031F">
              <w:rPr>
                <w:spacing w:val="-2"/>
                <w:sz w:val="24"/>
                <w:szCs w:val="24"/>
                <w:highlight w:val="yellow"/>
              </w:rPr>
              <w:t>R</w:t>
            </w:r>
            <w:r w:rsidRPr="0026031F">
              <w:rPr>
                <w:spacing w:val="-1"/>
                <w:sz w:val="24"/>
                <w:szCs w:val="24"/>
                <w:highlight w:val="yellow"/>
              </w:rPr>
              <w:t>ec</w:t>
            </w:r>
            <w:r w:rsidRPr="0026031F">
              <w:rPr>
                <w:spacing w:val="5"/>
                <w:sz w:val="24"/>
                <w:szCs w:val="24"/>
                <w:highlight w:val="yellow"/>
              </w:rPr>
              <w:t>o</w:t>
            </w:r>
            <w:r w:rsidRPr="0026031F">
              <w:rPr>
                <w:spacing w:val="1"/>
                <w:sz w:val="24"/>
                <w:szCs w:val="24"/>
                <w:highlight w:val="yellow"/>
              </w:rPr>
              <w:t>r</w:t>
            </w:r>
            <w:r w:rsidRPr="0026031F">
              <w:rPr>
                <w:sz w:val="24"/>
                <w:szCs w:val="24"/>
                <w:highlight w:val="yellow"/>
              </w:rPr>
              <w:t>ds</w:t>
            </w:r>
            <w:r w:rsidRPr="0026031F">
              <w:rPr>
                <w:spacing w:val="2"/>
                <w:sz w:val="24"/>
                <w:szCs w:val="24"/>
                <w:highlight w:val="yellow"/>
              </w:rPr>
              <w:t xml:space="preserve"> </w:t>
            </w:r>
            <w:r w:rsidRPr="0026031F">
              <w:rPr>
                <w:spacing w:val="-1"/>
                <w:sz w:val="24"/>
                <w:szCs w:val="24"/>
                <w:highlight w:val="yellow"/>
              </w:rPr>
              <w:t>a</w:t>
            </w:r>
            <w:r w:rsidRPr="0026031F">
              <w:rPr>
                <w:spacing w:val="-5"/>
                <w:sz w:val="24"/>
                <w:szCs w:val="24"/>
                <w:highlight w:val="yellow"/>
              </w:rPr>
              <w:t>n</w:t>
            </w:r>
            <w:r w:rsidRPr="0026031F">
              <w:rPr>
                <w:sz w:val="24"/>
                <w:szCs w:val="24"/>
                <w:highlight w:val="yellow"/>
              </w:rPr>
              <w:t>d</w:t>
            </w:r>
            <w:r w:rsidRPr="0026031F">
              <w:rPr>
                <w:spacing w:val="2"/>
                <w:sz w:val="24"/>
                <w:szCs w:val="24"/>
                <w:highlight w:val="yellow"/>
              </w:rPr>
              <w:t xml:space="preserve"> </w:t>
            </w:r>
            <w:r w:rsidRPr="0026031F">
              <w:rPr>
                <w:sz w:val="24"/>
                <w:szCs w:val="24"/>
                <w:highlight w:val="yellow"/>
              </w:rPr>
              <w:t>D</w:t>
            </w:r>
            <w:r w:rsidRPr="0026031F">
              <w:rPr>
                <w:spacing w:val="-1"/>
                <w:sz w:val="24"/>
                <w:szCs w:val="24"/>
                <w:highlight w:val="yellow"/>
              </w:rPr>
              <w:t>a</w:t>
            </w:r>
            <w:r w:rsidRPr="0026031F">
              <w:rPr>
                <w:spacing w:val="5"/>
                <w:sz w:val="24"/>
                <w:szCs w:val="24"/>
                <w:highlight w:val="yellow"/>
              </w:rPr>
              <w:t>t</w:t>
            </w:r>
            <w:r w:rsidRPr="0026031F">
              <w:rPr>
                <w:sz w:val="24"/>
                <w:szCs w:val="24"/>
                <w:highlight w:val="yellow"/>
              </w:rPr>
              <w:t>a</w:t>
            </w:r>
          </w:p>
        </w:tc>
      </w:tr>
      <w:tr w:rsidR="00293916" w:rsidRPr="00405102" w14:paraId="120AD404" w14:textId="77777777" w:rsidTr="00AD49CC">
        <w:trPr>
          <w:trHeight w:val="288"/>
          <w:jc w:val="center"/>
        </w:trPr>
        <w:tc>
          <w:tcPr>
            <w:tcW w:w="432" w:type="dxa"/>
            <w:tcBorders>
              <w:top w:val="single" w:sz="6" w:space="0" w:color="000000"/>
              <w:left w:val="single" w:sz="6" w:space="0" w:color="000000"/>
              <w:bottom w:val="single" w:sz="6" w:space="0" w:color="000000"/>
            </w:tcBorders>
            <w:vAlign w:val="center"/>
          </w:tcPr>
          <w:p w14:paraId="1E02C5CA" w14:textId="7AD27C02" w:rsidR="00293916" w:rsidRPr="00560FBC" w:rsidRDefault="00560FBC" w:rsidP="00E51156">
            <w:pPr>
              <w:spacing w:line="260" w:lineRule="exact"/>
              <w:ind w:left="105"/>
              <w:rPr>
                <w:spacing w:val="-2"/>
                <w:sz w:val="24"/>
                <w:szCs w:val="24"/>
              </w:rPr>
            </w:pPr>
            <w:r w:rsidRPr="00560FBC">
              <w:rPr>
                <w:spacing w:val="-2"/>
                <w:sz w:val="24"/>
                <w:szCs w:val="24"/>
              </w:rPr>
              <w:t>7</w:t>
            </w:r>
          </w:p>
        </w:tc>
        <w:tc>
          <w:tcPr>
            <w:tcW w:w="4752" w:type="dxa"/>
            <w:tcBorders>
              <w:top w:val="single" w:sz="6" w:space="0" w:color="000000"/>
              <w:bottom w:val="single" w:sz="6" w:space="0" w:color="000000"/>
              <w:right w:val="single" w:sz="6" w:space="0" w:color="000000"/>
            </w:tcBorders>
            <w:vAlign w:val="center"/>
            <w:hideMark/>
          </w:tcPr>
          <w:p w14:paraId="6B6A8C8E" w14:textId="77777777" w:rsidR="00293916" w:rsidRPr="00BC10C4" w:rsidRDefault="00293916" w:rsidP="00E51156">
            <w:pPr>
              <w:spacing w:line="260" w:lineRule="exact"/>
              <w:rPr>
                <w:sz w:val="24"/>
                <w:szCs w:val="24"/>
              </w:rPr>
            </w:pPr>
            <w:r w:rsidRPr="00BC10C4">
              <w:rPr>
                <w:spacing w:val="-2"/>
                <w:sz w:val="24"/>
                <w:szCs w:val="24"/>
              </w:rPr>
              <w:t>C</w:t>
            </w:r>
            <w:r w:rsidRPr="00BC10C4">
              <w:rPr>
                <w:sz w:val="24"/>
                <w:szCs w:val="24"/>
              </w:rPr>
              <w:t>u</w:t>
            </w:r>
            <w:r w:rsidRPr="00BC10C4">
              <w:rPr>
                <w:spacing w:val="-2"/>
                <w:sz w:val="24"/>
                <w:szCs w:val="24"/>
              </w:rPr>
              <w:t>s</w:t>
            </w:r>
            <w:r w:rsidRPr="00BC10C4">
              <w:rPr>
                <w:spacing w:val="5"/>
                <w:sz w:val="24"/>
                <w:szCs w:val="24"/>
              </w:rPr>
              <w:t>to</w:t>
            </w:r>
            <w:r w:rsidRPr="00BC10C4">
              <w:rPr>
                <w:spacing w:val="-9"/>
                <w:sz w:val="24"/>
                <w:szCs w:val="24"/>
              </w:rPr>
              <w:t>m</w:t>
            </w:r>
            <w:r w:rsidRPr="00BC10C4">
              <w:rPr>
                <w:spacing w:val="-1"/>
                <w:sz w:val="24"/>
                <w:szCs w:val="24"/>
              </w:rPr>
              <w:t>e</w:t>
            </w:r>
            <w:r w:rsidRPr="00BC10C4">
              <w:rPr>
                <w:sz w:val="24"/>
                <w:szCs w:val="24"/>
              </w:rPr>
              <w:t>r</w:t>
            </w:r>
            <w:r w:rsidRPr="00BC10C4">
              <w:rPr>
                <w:spacing w:val="4"/>
                <w:sz w:val="24"/>
                <w:szCs w:val="24"/>
              </w:rPr>
              <w:t xml:space="preserve"> </w:t>
            </w:r>
            <w:r w:rsidRPr="00BC10C4">
              <w:rPr>
                <w:spacing w:val="1"/>
                <w:sz w:val="24"/>
                <w:szCs w:val="24"/>
              </w:rPr>
              <w:t>P</w:t>
            </w:r>
            <w:r w:rsidRPr="00BC10C4">
              <w:rPr>
                <w:spacing w:val="-3"/>
                <w:sz w:val="24"/>
                <w:szCs w:val="24"/>
              </w:rPr>
              <w:t>r</w:t>
            </w:r>
            <w:r w:rsidRPr="00BC10C4">
              <w:rPr>
                <w:spacing w:val="5"/>
                <w:sz w:val="24"/>
                <w:szCs w:val="24"/>
              </w:rPr>
              <w:t>o</w:t>
            </w:r>
            <w:r w:rsidRPr="00BC10C4">
              <w:rPr>
                <w:sz w:val="24"/>
                <w:szCs w:val="24"/>
              </w:rPr>
              <w:t>p</w:t>
            </w:r>
            <w:r w:rsidRPr="00BC10C4">
              <w:rPr>
                <w:spacing w:val="-1"/>
                <w:sz w:val="24"/>
                <w:szCs w:val="24"/>
              </w:rPr>
              <w:t>e</w:t>
            </w:r>
            <w:r w:rsidRPr="00BC10C4">
              <w:rPr>
                <w:spacing w:val="-3"/>
                <w:sz w:val="24"/>
                <w:szCs w:val="24"/>
              </w:rPr>
              <w:t>r</w:t>
            </w:r>
            <w:r w:rsidRPr="00BC10C4">
              <w:rPr>
                <w:spacing w:val="5"/>
                <w:sz w:val="24"/>
                <w:szCs w:val="24"/>
              </w:rPr>
              <w:t>t</w:t>
            </w:r>
            <w:r w:rsidRPr="00BC10C4">
              <w:rPr>
                <w:sz w:val="24"/>
                <w:szCs w:val="24"/>
              </w:rPr>
              <w:t>y</w:t>
            </w:r>
          </w:p>
        </w:tc>
        <w:tc>
          <w:tcPr>
            <w:tcW w:w="432" w:type="dxa"/>
            <w:tcBorders>
              <w:top w:val="single" w:sz="6" w:space="0" w:color="000000"/>
              <w:left w:val="single" w:sz="6" w:space="0" w:color="000000"/>
              <w:bottom w:val="single" w:sz="6" w:space="0" w:color="000000"/>
            </w:tcBorders>
            <w:vAlign w:val="center"/>
          </w:tcPr>
          <w:p w14:paraId="719F09EF" w14:textId="26D58B6D" w:rsidR="00293916" w:rsidRPr="00BC10C4" w:rsidRDefault="00560FBC" w:rsidP="00E51156">
            <w:pPr>
              <w:spacing w:line="260" w:lineRule="exact"/>
              <w:ind w:left="105"/>
              <w:rPr>
                <w:spacing w:val="-2"/>
                <w:sz w:val="24"/>
                <w:szCs w:val="24"/>
              </w:rPr>
            </w:pPr>
            <w:r>
              <w:rPr>
                <w:spacing w:val="-2"/>
                <w:sz w:val="24"/>
                <w:szCs w:val="24"/>
              </w:rPr>
              <w:t>17</w:t>
            </w:r>
          </w:p>
        </w:tc>
        <w:tc>
          <w:tcPr>
            <w:tcW w:w="4752" w:type="dxa"/>
            <w:tcBorders>
              <w:top w:val="single" w:sz="6" w:space="0" w:color="000000"/>
              <w:bottom w:val="single" w:sz="6" w:space="0" w:color="000000"/>
              <w:right w:val="single" w:sz="6" w:space="0" w:color="000000"/>
            </w:tcBorders>
            <w:vAlign w:val="center"/>
          </w:tcPr>
          <w:p w14:paraId="7D4D1AD2" w14:textId="77777777" w:rsidR="00293916" w:rsidRPr="00BC10C4" w:rsidRDefault="00293916" w:rsidP="00E51156">
            <w:pPr>
              <w:spacing w:line="260" w:lineRule="exact"/>
              <w:rPr>
                <w:spacing w:val="-2"/>
                <w:sz w:val="24"/>
                <w:szCs w:val="24"/>
              </w:rPr>
            </w:pPr>
            <w:r w:rsidRPr="00BC10C4">
              <w:rPr>
                <w:spacing w:val="1"/>
                <w:sz w:val="24"/>
                <w:szCs w:val="24"/>
              </w:rPr>
              <w:t>I</w:t>
            </w:r>
            <w:r w:rsidRPr="00BC10C4">
              <w:rPr>
                <w:spacing w:val="-5"/>
                <w:sz w:val="24"/>
                <w:szCs w:val="24"/>
              </w:rPr>
              <w:t>n</w:t>
            </w:r>
            <w:r w:rsidRPr="00BC10C4">
              <w:rPr>
                <w:spacing w:val="5"/>
                <w:sz w:val="24"/>
                <w:szCs w:val="24"/>
              </w:rPr>
              <w:t>t</w:t>
            </w:r>
            <w:r w:rsidRPr="00BC10C4">
              <w:rPr>
                <w:spacing w:val="-1"/>
                <w:sz w:val="24"/>
                <w:szCs w:val="24"/>
              </w:rPr>
              <w:t>e</w:t>
            </w:r>
            <w:r w:rsidRPr="00BC10C4">
              <w:rPr>
                <w:spacing w:val="1"/>
                <w:sz w:val="24"/>
                <w:szCs w:val="24"/>
              </w:rPr>
              <w:t>r</w:t>
            </w:r>
            <w:r w:rsidRPr="00BC10C4">
              <w:rPr>
                <w:spacing w:val="-5"/>
                <w:sz w:val="24"/>
                <w:szCs w:val="24"/>
              </w:rPr>
              <w:t>n</w:t>
            </w:r>
            <w:r w:rsidRPr="00BC10C4">
              <w:rPr>
                <w:spacing w:val="4"/>
                <w:sz w:val="24"/>
                <w:szCs w:val="24"/>
              </w:rPr>
              <w:t>a</w:t>
            </w:r>
            <w:r w:rsidRPr="00BC10C4">
              <w:rPr>
                <w:sz w:val="24"/>
                <w:szCs w:val="24"/>
              </w:rPr>
              <w:t>l</w:t>
            </w:r>
            <w:r w:rsidRPr="00BC10C4">
              <w:rPr>
                <w:spacing w:val="-7"/>
                <w:sz w:val="24"/>
                <w:szCs w:val="24"/>
              </w:rPr>
              <w:t xml:space="preserve"> </w:t>
            </w:r>
            <w:r w:rsidRPr="00BC10C4">
              <w:rPr>
                <w:sz w:val="24"/>
                <w:szCs w:val="24"/>
              </w:rPr>
              <w:t>Qu</w:t>
            </w:r>
            <w:r w:rsidRPr="00BC10C4">
              <w:rPr>
                <w:spacing w:val="3"/>
                <w:sz w:val="24"/>
                <w:szCs w:val="24"/>
              </w:rPr>
              <w:t>a</w:t>
            </w:r>
            <w:r w:rsidRPr="00BC10C4">
              <w:rPr>
                <w:sz w:val="24"/>
                <w:szCs w:val="24"/>
              </w:rPr>
              <w:t>l</w:t>
            </w:r>
            <w:r w:rsidRPr="00BC10C4">
              <w:rPr>
                <w:spacing w:val="-9"/>
                <w:sz w:val="24"/>
                <w:szCs w:val="24"/>
              </w:rPr>
              <w:t>i</w:t>
            </w:r>
            <w:r w:rsidRPr="00BC10C4">
              <w:rPr>
                <w:spacing w:val="10"/>
                <w:sz w:val="24"/>
                <w:szCs w:val="24"/>
              </w:rPr>
              <w:t>t</w:t>
            </w:r>
            <w:r w:rsidRPr="00BC10C4">
              <w:rPr>
                <w:sz w:val="24"/>
                <w:szCs w:val="24"/>
              </w:rPr>
              <w:t>y</w:t>
            </w:r>
            <w:r w:rsidRPr="00BC10C4">
              <w:rPr>
                <w:spacing w:val="-3"/>
                <w:sz w:val="24"/>
                <w:szCs w:val="24"/>
              </w:rPr>
              <w:t xml:space="preserve"> </w:t>
            </w:r>
            <w:r w:rsidRPr="00BC10C4">
              <w:rPr>
                <w:spacing w:val="-5"/>
                <w:sz w:val="24"/>
                <w:szCs w:val="24"/>
              </w:rPr>
              <w:t>A</w:t>
            </w:r>
            <w:r w:rsidRPr="00BC10C4">
              <w:rPr>
                <w:sz w:val="24"/>
                <w:szCs w:val="24"/>
              </w:rPr>
              <w:t>u</w:t>
            </w:r>
            <w:r w:rsidRPr="00BC10C4">
              <w:rPr>
                <w:spacing w:val="5"/>
                <w:sz w:val="24"/>
                <w:szCs w:val="24"/>
              </w:rPr>
              <w:t>d</w:t>
            </w:r>
            <w:r w:rsidRPr="00BC10C4">
              <w:rPr>
                <w:spacing w:val="-9"/>
                <w:sz w:val="24"/>
                <w:szCs w:val="24"/>
              </w:rPr>
              <w:t>i</w:t>
            </w:r>
            <w:r w:rsidRPr="00BC10C4">
              <w:rPr>
                <w:spacing w:val="10"/>
                <w:sz w:val="24"/>
                <w:szCs w:val="24"/>
              </w:rPr>
              <w:t>t</w:t>
            </w:r>
            <w:r w:rsidRPr="00BC10C4">
              <w:rPr>
                <w:spacing w:val="-4"/>
                <w:sz w:val="24"/>
                <w:szCs w:val="24"/>
              </w:rPr>
              <w:t>i</w:t>
            </w:r>
            <w:r w:rsidRPr="00BC10C4">
              <w:rPr>
                <w:sz w:val="24"/>
                <w:szCs w:val="24"/>
              </w:rPr>
              <w:t>ng</w:t>
            </w:r>
          </w:p>
        </w:tc>
      </w:tr>
      <w:tr w:rsidR="00293916" w:rsidRPr="00405102" w14:paraId="14F5631F" w14:textId="77777777" w:rsidTr="00AD49CC">
        <w:trPr>
          <w:trHeight w:val="288"/>
          <w:jc w:val="center"/>
        </w:trPr>
        <w:tc>
          <w:tcPr>
            <w:tcW w:w="432" w:type="dxa"/>
            <w:tcBorders>
              <w:top w:val="single" w:sz="6" w:space="0" w:color="000000"/>
              <w:left w:val="single" w:sz="6" w:space="0" w:color="000000"/>
              <w:bottom w:val="single" w:sz="6" w:space="0" w:color="000000"/>
            </w:tcBorders>
            <w:vAlign w:val="center"/>
          </w:tcPr>
          <w:p w14:paraId="44745C51" w14:textId="4CE2AE52" w:rsidR="00293916" w:rsidRPr="00560FBC" w:rsidRDefault="00560FBC" w:rsidP="00E51156">
            <w:pPr>
              <w:spacing w:line="260" w:lineRule="exact"/>
              <w:ind w:left="105"/>
              <w:rPr>
                <w:spacing w:val="-2"/>
                <w:sz w:val="24"/>
                <w:szCs w:val="24"/>
              </w:rPr>
            </w:pPr>
            <w:r w:rsidRPr="00560FBC">
              <w:rPr>
                <w:spacing w:val="-2"/>
                <w:sz w:val="24"/>
                <w:szCs w:val="24"/>
              </w:rPr>
              <w:t>8</w:t>
            </w:r>
          </w:p>
        </w:tc>
        <w:tc>
          <w:tcPr>
            <w:tcW w:w="4752" w:type="dxa"/>
            <w:tcBorders>
              <w:top w:val="single" w:sz="6" w:space="0" w:color="000000"/>
              <w:bottom w:val="single" w:sz="6" w:space="0" w:color="000000"/>
              <w:right w:val="single" w:sz="6" w:space="0" w:color="000000"/>
            </w:tcBorders>
            <w:vAlign w:val="center"/>
            <w:hideMark/>
          </w:tcPr>
          <w:p w14:paraId="7648AD1E" w14:textId="4138B462" w:rsidR="00293916" w:rsidRPr="00BC10C4" w:rsidRDefault="00AD49CC" w:rsidP="00E51156">
            <w:pPr>
              <w:spacing w:line="260" w:lineRule="exact"/>
              <w:rPr>
                <w:sz w:val="24"/>
                <w:szCs w:val="24"/>
              </w:rPr>
            </w:pPr>
            <w:r w:rsidRPr="00AD49CC">
              <w:rPr>
                <w:spacing w:val="1"/>
                <w:sz w:val="24"/>
                <w:szCs w:val="24"/>
                <w:highlight w:val="green"/>
              </w:rPr>
              <w:t>Product Identification</w:t>
            </w:r>
            <w:r w:rsidR="00293916" w:rsidRPr="00BC10C4">
              <w:rPr>
                <w:spacing w:val="-3"/>
                <w:sz w:val="24"/>
                <w:szCs w:val="24"/>
              </w:rPr>
              <w:t xml:space="preserve"> </w:t>
            </w:r>
            <w:r w:rsidR="00293916" w:rsidRPr="00BC10C4">
              <w:rPr>
                <w:spacing w:val="4"/>
                <w:sz w:val="24"/>
                <w:szCs w:val="24"/>
              </w:rPr>
              <w:t>a</w:t>
            </w:r>
            <w:r w:rsidR="00293916" w:rsidRPr="00BC10C4">
              <w:rPr>
                <w:spacing w:val="-5"/>
                <w:sz w:val="24"/>
                <w:szCs w:val="24"/>
              </w:rPr>
              <w:t>n</w:t>
            </w:r>
            <w:r w:rsidR="00293916" w:rsidRPr="00BC10C4">
              <w:rPr>
                <w:sz w:val="24"/>
                <w:szCs w:val="24"/>
              </w:rPr>
              <w:t>d</w:t>
            </w:r>
            <w:r w:rsidR="00E51156">
              <w:rPr>
                <w:sz w:val="24"/>
                <w:szCs w:val="24"/>
              </w:rPr>
              <w:t xml:space="preserve"> </w:t>
            </w:r>
            <w:r w:rsidR="00293916" w:rsidRPr="00BC10C4">
              <w:rPr>
                <w:spacing w:val="2"/>
                <w:sz w:val="24"/>
                <w:szCs w:val="24"/>
              </w:rPr>
              <w:t>T</w:t>
            </w:r>
            <w:r w:rsidR="00293916" w:rsidRPr="00BC10C4">
              <w:rPr>
                <w:spacing w:val="1"/>
                <w:sz w:val="24"/>
                <w:szCs w:val="24"/>
              </w:rPr>
              <w:t>r</w:t>
            </w:r>
            <w:r w:rsidR="00293916" w:rsidRPr="00BC10C4">
              <w:rPr>
                <w:spacing w:val="-1"/>
                <w:sz w:val="24"/>
                <w:szCs w:val="24"/>
              </w:rPr>
              <w:t>acea</w:t>
            </w:r>
            <w:r w:rsidR="00293916" w:rsidRPr="00BC10C4">
              <w:rPr>
                <w:sz w:val="24"/>
                <w:szCs w:val="24"/>
              </w:rPr>
              <w:t>bi</w:t>
            </w:r>
            <w:r w:rsidR="00293916" w:rsidRPr="00BC10C4">
              <w:rPr>
                <w:spacing w:val="1"/>
                <w:sz w:val="24"/>
                <w:szCs w:val="24"/>
              </w:rPr>
              <w:t>l</w:t>
            </w:r>
            <w:r w:rsidR="00293916" w:rsidRPr="00BC10C4">
              <w:rPr>
                <w:spacing w:val="-9"/>
                <w:sz w:val="24"/>
                <w:szCs w:val="24"/>
              </w:rPr>
              <w:t>i</w:t>
            </w:r>
            <w:r w:rsidR="00293916" w:rsidRPr="00BC10C4">
              <w:rPr>
                <w:spacing w:val="10"/>
                <w:sz w:val="24"/>
                <w:szCs w:val="24"/>
              </w:rPr>
              <w:t>t</w:t>
            </w:r>
            <w:r w:rsidR="00293916" w:rsidRPr="00BC10C4">
              <w:rPr>
                <w:sz w:val="24"/>
                <w:szCs w:val="24"/>
              </w:rPr>
              <w:t>y</w:t>
            </w:r>
          </w:p>
        </w:tc>
        <w:tc>
          <w:tcPr>
            <w:tcW w:w="432" w:type="dxa"/>
            <w:tcBorders>
              <w:top w:val="single" w:sz="6" w:space="0" w:color="000000"/>
              <w:left w:val="single" w:sz="6" w:space="0" w:color="000000"/>
              <w:bottom w:val="single" w:sz="6" w:space="0" w:color="000000"/>
            </w:tcBorders>
            <w:vAlign w:val="center"/>
          </w:tcPr>
          <w:p w14:paraId="5D265F11" w14:textId="1E88AF16" w:rsidR="00293916" w:rsidRPr="00560FBC" w:rsidRDefault="00560FBC" w:rsidP="00E51156">
            <w:pPr>
              <w:spacing w:line="260" w:lineRule="exact"/>
              <w:ind w:left="105"/>
              <w:rPr>
                <w:spacing w:val="-2"/>
                <w:sz w:val="24"/>
                <w:szCs w:val="24"/>
              </w:rPr>
            </w:pPr>
            <w:r w:rsidRPr="00560FBC">
              <w:rPr>
                <w:spacing w:val="-2"/>
                <w:sz w:val="24"/>
                <w:szCs w:val="24"/>
              </w:rPr>
              <w:t>18</w:t>
            </w:r>
          </w:p>
        </w:tc>
        <w:tc>
          <w:tcPr>
            <w:tcW w:w="4752" w:type="dxa"/>
            <w:tcBorders>
              <w:top w:val="single" w:sz="6" w:space="0" w:color="000000"/>
              <w:bottom w:val="single" w:sz="6" w:space="0" w:color="000000"/>
              <w:right w:val="single" w:sz="6" w:space="0" w:color="000000"/>
            </w:tcBorders>
            <w:vAlign w:val="center"/>
          </w:tcPr>
          <w:p w14:paraId="241A0318" w14:textId="77777777" w:rsidR="00293916" w:rsidRPr="00F91AA0" w:rsidRDefault="00293916" w:rsidP="00E51156">
            <w:pPr>
              <w:spacing w:line="260" w:lineRule="exact"/>
              <w:rPr>
                <w:spacing w:val="1"/>
                <w:sz w:val="24"/>
                <w:szCs w:val="24"/>
                <w:highlight w:val="magenta"/>
              </w:rPr>
            </w:pPr>
            <w:r w:rsidRPr="008402F4">
              <w:rPr>
                <w:sz w:val="24"/>
                <w:szCs w:val="24"/>
                <w:highlight w:val="yellow"/>
              </w:rPr>
              <w:t>H</w:t>
            </w:r>
            <w:r w:rsidRPr="008402F4">
              <w:rPr>
                <w:spacing w:val="4"/>
                <w:sz w:val="24"/>
                <w:szCs w:val="24"/>
                <w:highlight w:val="yellow"/>
              </w:rPr>
              <w:t>u</w:t>
            </w:r>
            <w:r w:rsidRPr="008402F4">
              <w:rPr>
                <w:spacing w:val="-9"/>
                <w:sz w:val="24"/>
                <w:szCs w:val="24"/>
                <w:highlight w:val="yellow"/>
              </w:rPr>
              <w:t>m</w:t>
            </w:r>
            <w:r w:rsidRPr="008402F4">
              <w:rPr>
                <w:spacing w:val="4"/>
                <w:sz w:val="24"/>
                <w:szCs w:val="24"/>
                <w:highlight w:val="yellow"/>
              </w:rPr>
              <w:t>a</w:t>
            </w:r>
            <w:r w:rsidRPr="008402F4">
              <w:rPr>
                <w:sz w:val="24"/>
                <w:szCs w:val="24"/>
                <w:highlight w:val="yellow"/>
              </w:rPr>
              <w:t>n</w:t>
            </w:r>
            <w:r w:rsidRPr="008402F4">
              <w:rPr>
                <w:spacing w:val="-3"/>
                <w:sz w:val="24"/>
                <w:szCs w:val="24"/>
                <w:highlight w:val="yellow"/>
              </w:rPr>
              <w:t xml:space="preserve"> </w:t>
            </w:r>
            <w:r w:rsidRPr="008402F4">
              <w:rPr>
                <w:spacing w:val="-2"/>
                <w:sz w:val="24"/>
                <w:szCs w:val="24"/>
                <w:highlight w:val="yellow"/>
              </w:rPr>
              <w:t>R</w:t>
            </w:r>
            <w:r w:rsidRPr="008402F4">
              <w:rPr>
                <w:spacing w:val="4"/>
                <w:sz w:val="24"/>
                <w:szCs w:val="24"/>
                <w:highlight w:val="yellow"/>
              </w:rPr>
              <w:t>e</w:t>
            </w:r>
            <w:r w:rsidRPr="008402F4">
              <w:rPr>
                <w:spacing w:val="-2"/>
                <w:sz w:val="24"/>
                <w:szCs w:val="24"/>
                <w:highlight w:val="yellow"/>
              </w:rPr>
              <w:t>s</w:t>
            </w:r>
            <w:r w:rsidRPr="008402F4">
              <w:rPr>
                <w:spacing w:val="5"/>
                <w:sz w:val="24"/>
                <w:szCs w:val="24"/>
                <w:highlight w:val="yellow"/>
              </w:rPr>
              <w:t>o</w:t>
            </w:r>
            <w:r w:rsidRPr="008402F4">
              <w:rPr>
                <w:sz w:val="24"/>
                <w:szCs w:val="24"/>
                <w:highlight w:val="yellow"/>
              </w:rPr>
              <w:t>u</w:t>
            </w:r>
            <w:r w:rsidRPr="008402F4">
              <w:rPr>
                <w:spacing w:val="1"/>
                <w:sz w:val="24"/>
                <w:szCs w:val="24"/>
                <w:highlight w:val="yellow"/>
              </w:rPr>
              <w:t>r</w:t>
            </w:r>
            <w:r w:rsidRPr="008402F4">
              <w:rPr>
                <w:spacing w:val="-1"/>
                <w:sz w:val="24"/>
                <w:szCs w:val="24"/>
                <w:highlight w:val="yellow"/>
              </w:rPr>
              <w:t>ce</w:t>
            </w:r>
            <w:r w:rsidRPr="008402F4">
              <w:rPr>
                <w:sz w:val="24"/>
                <w:szCs w:val="24"/>
                <w:highlight w:val="yellow"/>
              </w:rPr>
              <w:t>s</w:t>
            </w:r>
          </w:p>
        </w:tc>
      </w:tr>
      <w:tr w:rsidR="00293916" w:rsidRPr="00405102" w14:paraId="01B9B44D" w14:textId="77777777" w:rsidTr="00AD49CC">
        <w:trPr>
          <w:trHeight w:val="288"/>
          <w:jc w:val="center"/>
        </w:trPr>
        <w:tc>
          <w:tcPr>
            <w:tcW w:w="432" w:type="dxa"/>
            <w:tcBorders>
              <w:top w:val="single" w:sz="6" w:space="0" w:color="000000"/>
              <w:left w:val="single" w:sz="6" w:space="0" w:color="000000"/>
              <w:bottom w:val="single" w:sz="6" w:space="0" w:color="000000"/>
            </w:tcBorders>
            <w:vAlign w:val="center"/>
          </w:tcPr>
          <w:p w14:paraId="24E866F8" w14:textId="2F465F8C" w:rsidR="00293916" w:rsidRPr="00560FBC" w:rsidRDefault="00560FBC" w:rsidP="00E51156">
            <w:pPr>
              <w:spacing w:line="260" w:lineRule="exact"/>
              <w:ind w:left="105"/>
              <w:rPr>
                <w:spacing w:val="-2"/>
                <w:sz w:val="24"/>
                <w:szCs w:val="24"/>
              </w:rPr>
            </w:pPr>
            <w:r w:rsidRPr="00560FBC">
              <w:rPr>
                <w:spacing w:val="-2"/>
                <w:sz w:val="24"/>
                <w:szCs w:val="24"/>
              </w:rPr>
              <w:t>9</w:t>
            </w:r>
          </w:p>
        </w:tc>
        <w:tc>
          <w:tcPr>
            <w:tcW w:w="4752" w:type="dxa"/>
            <w:tcBorders>
              <w:top w:val="single" w:sz="6" w:space="0" w:color="000000"/>
              <w:bottom w:val="single" w:sz="6" w:space="0" w:color="000000"/>
              <w:right w:val="single" w:sz="6" w:space="0" w:color="000000"/>
            </w:tcBorders>
            <w:vAlign w:val="center"/>
            <w:hideMark/>
          </w:tcPr>
          <w:p w14:paraId="0B60EB61" w14:textId="752C3C6E" w:rsidR="00293916" w:rsidRPr="00BC10C4" w:rsidRDefault="00AD49CC" w:rsidP="00E51156">
            <w:pPr>
              <w:spacing w:line="260" w:lineRule="exact"/>
              <w:rPr>
                <w:sz w:val="24"/>
                <w:szCs w:val="24"/>
              </w:rPr>
            </w:pPr>
            <w:r w:rsidRPr="00AD49CC">
              <w:rPr>
                <w:spacing w:val="1"/>
                <w:sz w:val="24"/>
                <w:szCs w:val="24"/>
                <w:highlight w:val="green"/>
              </w:rPr>
              <w:t>Order Fulfillment</w:t>
            </w:r>
            <w:r w:rsidR="00293916" w:rsidRPr="00BC10C4">
              <w:rPr>
                <w:sz w:val="24"/>
                <w:szCs w:val="24"/>
              </w:rPr>
              <w:t>,</w:t>
            </w:r>
            <w:r w:rsidR="00E51156">
              <w:rPr>
                <w:sz w:val="24"/>
                <w:szCs w:val="24"/>
              </w:rPr>
              <w:t xml:space="preserve"> </w:t>
            </w:r>
            <w:r w:rsidR="00293916" w:rsidRPr="00BC10C4">
              <w:rPr>
                <w:spacing w:val="-4"/>
                <w:sz w:val="24"/>
                <w:szCs w:val="24"/>
              </w:rPr>
              <w:t>i</w:t>
            </w:r>
            <w:r w:rsidR="00293916" w:rsidRPr="00BC10C4">
              <w:rPr>
                <w:sz w:val="24"/>
                <w:szCs w:val="24"/>
              </w:rPr>
              <w:t>n</w:t>
            </w:r>
            <w:r w:rsidR="00293916" w:rsidRPr="00BC10C4">
              <w:rPr>
                <w:spacing w:val="4"/>
                <w:sz w:val="24"/>
                <w:szCs w:val="24"/>
              </w:rPr>
              <w:t>c</w:t>
            </w:r>
            <w:r w:rsidR="00293916" w:rsidRPr="00BC10C4">
              <w:rPr>
                <w:spacing w:val="-4"/>
                <w:sz w:val="24"/>
                <w:szCs w:val="24"/>
              </w:rPr>
              <w:t>l</w:t>
            </w:r>
            <w:r w:rsidR="00293916" w:rsidRPr="00BC10C4">
              <w:rPr>
                <w:sz w:val="24"/>
                <w:szCs w:val="24"/>
              </w:rPr>
              <w:t>u</w:t>
            </w:r>
            <w:r w:rsidR="00293916" w:rsidRPr="00BC10C4">
              <w:rPr>
                <w:spacing w:val="5"/>
                <w:sz w:val="24"/>
                <w:szCs w:val="24"/>
              </w:rPr>
              <w:t>d</w:t>
            </w:r>
            <w:r w:rsidR="00293916" w:rsidRPr="00BC10C4">
              <w:rPr>
                <w:spacing w:val="-4"/>
                <w:sz w:val="24"/>
                <w:szCs w:val="24"/>
              </w:rPr>
              <w:t>i</w:t>
            </w:r>
            <w:r w:rsidR="00293916" w:rsidRPr="00BC10C4">
              <w:rPr>
                <w:sz w:val="24"/>
                <w:szCs w:val="24"/>
              </w:rPr>
              <w:t>ng</w:t>
            </w:r>
            <w:r w:rsidR="00293916" w:rsidRPr="00BC10C4">
              <w:rPr>
                <w:spacing w:val="2"/>
                <w:sz w:val="24"/>
                <w:szCs w:val="24"/>
              </w:rPr>
              <w:t xml:space="preserve"> </w:t>
            </w:r>
            <w:r w:rsidR="00293916" w:rsidRPr="00BC10C4">
              <w:rPr>
                <w:spacing w:val="-2"/>
                <w:sz w:val="24"/>
                <w:szCs w:val="24"/>
              </w:rPr>
              <w:t>M</w:t>
            </w:r>
            <w:r w:rsidR="00293916" w:rsidRPr="00BC10C4">
              <w:rPr>
                <w:spacing w:val="4"/>
                <w:sz w:val="24"/>
                <w:szCs w:val="24"/>
              </w:rPr>
              <w:t>a</w:t>
            </w:r>
            <w:r w:rsidR="00293916" w:rsidRPr="00BC10C4">
              <w:rPr>
                <w:spacing w:val="-4"/>
                <w:sz w:val="24"/>
                <w:szCs w:val="24"/>
              </w:rPr>
              <w:t>i</w:t>
            </w:r>
            <w:r w:rsidR="00293916" w:rsidRPr="00BC10C4">
              <w:rPr>
                <w:spacing w:val="-5"/>
                <w:sz w:val="24"/>
                <w:szCs w:val="24"/>
              </w:rPr>
              <w:t>n</w:t>
            </w:r>
            <w:r w:rsidR="00293916" w:rsidRPr="00BC10C4">
              <w:rPr>
                <w:spacing w:val="5"/>
                <w:sz w:val="24"/>
                <w:szCs w:val="24"/>
              </w:rPr>
              <w:t>t</w:t>
            </w:r>
            <w:r w:rsidR="00293916" w:rsidRPr="00BC10C4">
              <w:rPr>
                <w:spacing w:val="4"/>
                <w:sz w:val="24"/>
                <w:szCs w:val="24"/>
              </w:rPr>
              <w:t>e</w:t>
            </w:r>
            <w:r w:rsidR="00293916" w:rsidRPr="00BC10C4">
              <w:rPr>
                <w:spacing w:val="-5"/>
                <w:sz w:val="24"/>
                <w:szCs w:val="24"/>
              </w:rPr>
              <w:t>n</w:t>
            </w:r>
            <w:r w:rsidR="00293916" w:rsidRPr="00BC10C4">
              <w:rPr>
                <w:spacing w:val="4"/>
                <w:sz w:val="24"/>
                <w:szCs w:val="24"/>
              </w:rPr>
              <w:t>a</w:t>
            </w:r>
            <w:r w:rsidR="00293916" w:rsidRPr="00BC10C4">
              <w:rPr>
                <w:spacing w:val="-5"/>
                <w:sz w:val="24"/>
                <w:szCs w:val="24"/>
              </w:rPr>
              <w:t>n</w:t>
            </w:r>
            <w:r w:rsidR="00293916" w:rsidRPr="00BC10C4">
              <w:rPr>
                <w:spacing w:val="-1"/>
                <w:sz w:val="24"/>
                <w:szCs w:val="24"/>
              </w:rPr>
              <w:t>c</w:t>
            </w:r>
            <w:r w:rsidR="00293916" w:rsidRPr="00BC10C4">
              <w:rPr>
                <w:sz w:val="24"/>
                <w:szCs w:val="24"/>
              </w:rPr>
              <w:t>e</w:t>
            </w:r>
          </w:p>
        </w:tc>
        <w:tc>
          <w:tcPr>
            <w:tcW w:w="432" w:type="dxa"/>
            <w:tcBorders>
              <w:top w:val="single" w:sz="6" w:space="0" w:color="000000"/>
              <w:left w:val="single" w:sz="6" w:space="0" w:color="000000"/>
              <w:bottom w:val="single" w:sz="6" w:space="0" w:color="000000"/>
            </w:tcBorders>
            <w:vAlign w:val="center"/>
          </w:tcPr>
          <w:p w14:paraId="20329127" w14:textId="43CE3172" w:rsidR="00293916" w:rsidRPr="00560FBC" w:rsidRDefault="00560FBC" w:rsidP="00E51156">
            <w:pPr>
              <w:spacing w:line="260" w:lineRule="exact"/>
              <w:ind w:left="105"/>
              <w:rPr>
                <w:spacing w:val="-2"/>
                <w:sz w:val="24"/>
                <w:szCs w:val="24"/>
              </w:rPr>
            </w:pPr>
            <w:r w:rsidRPr="00560FBC">
              <w:rPr>
                <w:spacing w:val="-2"/>
                <w:sz w:val="24"/>
                <w:szCs w:val="24"/>
              </w:rPr>
              <w:t>19</w:t>
            </w:r>
          </w:p>
        </w:tc>
        <w:tc>
          <w:tcPr>
            <w:tcW w:w="4752" w:type="dxa"/>
            <w:tcBorders>
              <w:top w:val="single" w:sz="6" w:space="0" w:color="000000"/>
              <w:bottom w:val="single" w:sz="6" w:space="0" w:color="000000"/>
              <w:right w:val="single" w:sz="6" w:space="0" w:color="000000"/>
            </w:tcBorders>
            <w:vAlign w:val="center"/>
          </w:tcPr>
          <w:p w14:paraId="4EF75661" w14:textId="77777777" w:rsidR="00293916" w:rsidRPr="00BC10C4" w:rsidRDefault="00293916" w:rsidP="00E51156">
            <w:pPr>
              <w:spacing w:line="260" w:lineRule="exact"/>
              <w:rPr>
                <w:spacing w:val="1"/>
                <w:sz w:val="24"/>
                <w:szCs w:val="24"/>
              </w:rPr>
            </w:pPr>
            <w:r w:rsidRPr="00BC10C4">
              <w:rPr>
                <w:spacing w:val="1"/>
                <w:sz w:val="24"/>
                <w:szCs w:val="24"/>
              </w:rPr>
              <w:t>S</w:t>
            </w:r>
            <w:r w:rsidRPr="00BC10C4">
              <w:rPr>
                <w:spacing w:val="4"/>
                <w:sz w:val="24"/>
                <w:szCs w:val="24"/>
              </w:rPr>
              <w:t>a</w:t>
            </w:r>
            <w:r w:rsidRPr="00BC10C4">
              <w:rPr>
                <w:spacing w:val="-8"/>
                <w:sz w:val="24"/>
                <w:szCs w:val="24"/>
              </w:rPr>
              <w:t>f</w:t>
            </w:r>
            <w:r w:rsidRPr="00BC10C4">
              <w:rPr>
                <w:spacing w:val="-1"/>
                <w:sz w:val="24"/>
                <w:szCs w:val="24"/>
              </w:rPr>
              <w:t>e</w:t>
            </w:r>
            <w:r w:rsidRPr="00BC10C4">
              <w:rPr>
                <w:spacing w:val="10"/>
                <w:sz w:val="24"/>
                <w:szCs w:val="24"/>
              </w:rPr>
              <w:t>t</w:t>
            </w:r>
            <w:r w:rsidRPr="00BC10C4">
              <w:rPr>
                <w:sz w:val="24"/>
                <w:szCs w:val="24"/>
              </w:rPr>
              <w:t>y</w:t>
            </w:r>
          </w:p>
        </w:tc>
      </w:tr>
      <w:tr w:rsidR="00293916" w14:paraId="2F6C3907" w14:textId="77777777" w:rsidTr="00AD49CC">
        <w:trPr>
          <w:trHeight w:val="288"/>
          <w:jc w:val="center"/>
        </w:trPr>
        <w:tc>
          <w:tcPr>
            <w:tcW w:w="432" w:type="dxa"/>
            <w:tcBorders>
              <w:top w:val="single" w:sz="6" w:space="0" w:color="000000"/>
              <w:left w:val="single" w:sz="6" w:space="0" w:color="000000"/>
              <w:bottom w:val="single" w:sz="6" w:space="0" w:color="000000"/>
            </w:tcBorders>
            <w:vAlign w:val="center"/>
          </w:tcPr>
          <w:p w14:paraId="4C469CBA" w14:textId="701676A5" w:rsidR="00293916" w:rsidRPr="00560FBC" w:rsidRDefault="00560FBC" w:rsidP="00E51156">
            <w:pPr>
              <w:spacing w:line="260" w:lineRule="exact"/>
              <w:ind w:left="105"/>
              <w:rPr>
                <w:spacing w:val="-2"/>
                <w:sz w:val="24"/>
                <w:szCs w:val="24"/>
              </w:rPr>
            </w:pPr>
            <w:r w:rsidRPr="00560FBC">
              <w:rPr>
                <w:spacing w:val="-2"/>
                <w:sz w:val="24"/>
                <w:szCs w:val="24"/>
              </w:rPr>
              <w:t>10</w:t>
            </w:r>
          </w:p>
        </w:tc>
        <w:tc>
          <w:tcPr>
            <w:tcW w:w="4752" w:type="dxa"/>
            <w:tcBorders>
              <w:top w:val="single" w:sz="6" w:space="0" w:color="000000"/>
              <w:bottom w:val="single" w:sz="6" w:space="0" w:color="000000"/>
              <w:right w:val="single" w:sz="6" w:space="0" w:color="000000"/>
            </w:tcBorders>
            <w:vAlign w:val="center"/>
            <w:hideMark/>
          </w:tcPr>
          <w:p w14:paraId="6EF43F0E" w14:textId="5E7428FD" w:rsidR="00293916" w:rsidRPr="00BC10C4" w:rsidRDefault="00293916" w:rsidP="00E51156">
            <w:pPr>
              <w:spacing w:line="260" w:lineRule="exact"/>
              <w:rPr>
                <w:sz w:val="24"/>
                <w:szCs w:val="24"/>
              </w:rPr>
            </w:pPr>
            <w:r w:rsidRPr="00BC10C4">
              <w:rPr>
                <w:spacing w:val="1"/>
                <w:sz w:val="24"/>
                <w:szCs w:val="24"/>
              </w:rPr>
              <w:t>I</w:t>
            </w:r>
            <w:r w:rsidRPr="00BC10C4">
              <w:rPr>
                <w:spacing w:val="-5"/>
                <w:sz w:val="24"/>
                <w:szCs w:val="24"/>
              </w:rPr>
              <w:t>n</w:t>
            </w:r>
            <w:r w:rsidRPr="00BC10C4">
              <w:rPr>
                <w:spacing w:val="-2"/>
                <w:sz w:val="24"/>
                <w:szCs w:val="24"/>
              </w:rPr>
              <w:t>s</w:t>
            </w:r>
            <w:r w:rsidRPr="00BC10C4">
              <w:rPr>
                <w:sz w:val="24"/>
                <w:szCs w:val="24"/>
              </w:rPr>
              <w:t>p</w:t>
            </w:r>
            <w:r w:rsidRPr="00BC10C4">
              <w:rPr>
                <w:spacing w:val="-1"/>
                <w:sz w:val="24"/>
                <w:szCs w:val="24"/>
              </w:rPr>
              <w:t>ec</w:t>
            </w:r>
            <w:r w:rsidRPr="00BC10C4">
              <w:rPr>
                <w:spacing w:val="10"/>
                <w:sz w:val="24"/>
                <w:szCs w:val="24"/>
              </w:rPr>
              <w:t>t</w:t>
            </w:r>
            <w:r w:rsidRPr="00BC10C4">
              <w:rPr>
                <w:spacing w:val="-9"/>
                <w:sz w:val="24"/>
                <w:szCs w:val="24"/>
              </w:rPr>
              <w:t>i</w:t>
            </w:r>
            <w:r w:rsidRPr="00BC10C4">
              <w:rPr>
                <w:spacing w:val="5"/>
                <w:sz w:val="24"/>
                <w:szCs w:val="24"/>
              </w:rPr>
              <w:t>o</w:t>
            </w:r>
            <w:r w:rsidRPr="00BC10C4">
              <w:rPr>
                <w:spacing w:val="-5"/>
                <w:sz w:val="24"/>
                <w:szCs w:val="24"/>
              </w:rPr>
              <w:t>n</w:t>
            </w:r>
            <w:r w:rsidRPr="00BC10C4">
              <w:rPr>
                <w:sz w:val="24"/>
                <w:szCs w:val="24"/>
              </w:rPr>
              <w:t>,</w:t>
            </w:r>
            <w:r w:rsidRPr="00BC10C4">
              <w:rPr>
                <w:spacing w:val="4"/>
                <w:sz w:val="24"/>
                <w:szCs w:val="24"/>
              </w:rPr>
              <w:t xml:space="preserve"> </w:t>
            </w:r>
            <w:r w:rsidRPr="00BC10C4">
              <w:rPr>
                <w:spacing w:val="-2"/>
                <w:sz w:val="24"/>
                <w:szCs w:val="24"/>
              </w:rPr>
              <w:t>M</w:t>
            </w:r>
            <w:r w:rsidRPr="00BC10C4">
              <w:rPr>
                <w:spacing w:val="6"/>
                <w:sz w:val="24"/>
                <w:szCs w:val="24"/>
              </w:rPr>
              <w:t>o</w:t>
            </w:r>
            <w:r w:rsidRPr="00BC10C4">
              <w:rPr>
                <w:sz w:val="24"/>
                <w:szCs w:val="24"/>
              </w:rPr>
              <w:t>n</w:t>
            </w:r>
            <w:r w:rsidRPr="00BC10C4">
              <w:rPr>
                <w:spacing w:val="-9"/>
                <w:sz w:val="24"/>
                <w:szCs w:val="24"/>
              </w:rPr>
              <w:t>i</w:t>
            </w:r>
            <w:r w:rsidRPr="00BC10C4">
              <w:rPr>
                <w:spacing w:val="5"/>
                <w:sz w:val="24"/>
                <w:szCs w:val="24"/>
              </w:rPr>
              <w:t>to</w:t>
            </w:r>
            <w:r w:rsidRPr="00BC10C4">
              <w:rPr>
                <w:spacing w:val="1"/>
                <w:sz w:val="24"/>
                <w:szCs w:val="24"/>
              </w:rPr>
              <w:t>r</w:t>
            </w:r>
            <w:r w:rsidRPr="00BC10C4">
              <w:rPr>
                <w:spacing w:val="-4"/>
                <w:sz w:val="24"/>
                <w:szCs w:val="24"/>
              </w:rPr>
              <w:t>i</w:t>
            </w:r>
            <w:r w:rsidRPr="00BC10C4">
              <w:rPr>
                <w:spacing w:val="-5"/>
                <w:sz w:val="24"/>
                <w:szCs w:val="24"/>
              </w:rPr>
              <w:t>n</w:t>
            </w:r>
            <w:r w:rsidRPr="00BC10C4">
              <w:rPr>
                <w:sz w:val="24"/>
                <w:szCs w:val="24"/>
              </w:rPr>
              <w:t>g</w:t>
            </w:r>
            <w:r w:rsidRPr="00BC10C4">
              <w:rPr>
                <w:spacing w:val="2"/>
                <w:sz w:val="24"/>
                <w:szCs w:val="24"/>
              </w:rPr>
              <w:t xml:space="preserve"> </w:t>
            </w:r>
            <w:r w:rsidRPr="00BC10C4">
              <w:rPr>
                <w:spacing w:val="4"/>
                <w:sz w:val="24"/>
                <w:szCs w:val="24"/>
              </w:rPr>
              <w:t>a</w:t>
            </w:r>
            <w:r w:rsidRPr="00BC10C4">
              <w:rPr>
                <w:spacing w:val="-5"/>
                <w:sz w:val="24"/>
                <w:szCs w:val="24"/>
              </w:rPr>
              <w:t>n</w:t>
            </w:r>
            <w:r w:rsidRPr="00BC10C4">
              <w:rPr>
                <w:sz w:val="24"/>
                <w:szCs w:val="24"/>
              </w:rPr>
              <w:t>d</w:t>
            </w:r>
            <w:r w:rsidR="00E51156">
              <w:rPr>
                <w:sz w:val="24"/>
                <w:szCs w:val="24"/>
              </w:rPr>
              <w:t xml:space="preserve"> </w:t>
            </w:r>
            <w:r w:rsidRPr="00BC10C4">
              <w:rPr>
                <w:spacing w:val="2"/>
                <w:sz w:val="24"/>
                <w:szCs w:val="24"/>
              </w:rPr>
              <w:t>T</w:t>
            </w:r>
            <w:r w:rsidRPr="00BC10C4">
              <w:rPr>
                <w:spacing w:val="-1"/>
                <w:sz w:val="24"/>
                <w:szCs w:val="24"/>
              </w:rPr>
              <w:t>e</w:t>
            </w:r>
            <w:r w:rsidRPr="00BC10C4">
              <w:rPr>
                <w:spacing w:val="-2"/>
                <w:sz w:val="24"/>
                <w:szCs w:val="24"/>
              </w:rPr>
              <w:t>s</w:t>
            </w:r>
            <w:r w:rsidRPr="00BC10C4">
              <w:rPr>
                <w:sz w:val="24"/>
                <w:szCs w:val="24"/>
              </w:rPr>
              <w:t>t</w:t>
            </w:r>
          </w:p>
        </w:tc>
        <w:tc>
          <w:tcPr>
            <w:tcW w:w="432" w:type="dxa"/>
            <w:tcBorders>
              <w:top w:val="single" w:sz="6" w:space="0" w:color="000000"/>
              <w:left w:val="single" w:sz="6" w:space="0" w:color="000000"/>
              <w:bottom w:val="single" w:sz="6" w:space="0" w:color="000000"/>
            </w:tcBorders>
            <w:vAlign w:val="center"/>
          </w:tcPr>
          <w:p w14:paraId="2B23F65F" w14:textId="61715CD6" w:rsidR="00293916" w:rsidRPr="00560FBC" w:rsidRDefault="00293916" w:rsidP="00E51156">
            <w:pPr>
              <w:spacing w:line="260" w:lineRule="exact"/>
              <w:ind w:left="105"/>
              <w:rPr>
                <w:spacing w:val="-2"/>
                <w:sz w:val="24"/>
                <w:szCs w:val="24"/>
              </w:rPr>
            </w:pPr>
            <w:r w:rsidRPr="00560FBC">
              <w:rPr>
                <w:spacing w:val="-2"/>
                <w:sz w:val="24"/>
                <w:szCs w:val="24"/>
              </w:rPr>
              <w:t>20</w:t>
            </w:r>
          </w:p>
        </w:tc>
        <w:tc>
          <w:tcPr>
            <w:tcW w:w="4752" w:type="dxa"/>
            <w:tcBorders>
              <w:top w:val="single" w:sz="6" w:space="0" w:color="000000"/>
              <w:bottom w:val="single" w:sz="6" w:space="0" w:color="000000"/>
              <w:right w:val="single" w:sz="6" w:space="0" w:color="000000"/>
            </w:tcBorders>
            <w:vAlign w:val="center"/>
          </w:tcPr>
          <w:p w14:paraId="6BD3979C" w14:textId="3EB8F076" w:rsidR="00293916" w:rsidRPr="00E51156" w:rsidRDefault="00293916" w:rsidP="00E51156">
            <w:pPr>
              <w:spacing w:line="260" w:lineRule="exact"/>
              <w:rPr>
                <w:sz w:val="24"/>
                <w:szCs w:val="24"/>
              </w:rPr>
            </w:pPr>
            <w:r w:rsidRPr="00BC10C4">
              <w:rPr>
                <w:sz w:val="24"/>
                <w:szCs w:val="24"/>
              </w:rPr>
              <w:t>A</w:t>
            </w:r>
            <w:r w:rsidRPr="00BC10C4">
              <w:rPr>
                <w:spacing w:val="-5"/>
                <w:sz w:val="24"/>
                <w:szCs w:val="24"/>
              </w:rPr>
              <w:t>n</w:t>
            </w:r>
            <w:r w:rsidRPr="00BC10C4">
              <w:rPr>
                <w:spacing w:val="4"/>
                <w:sz w:val="24"/>
                <w:szCs w:val="24"/>
              </w:rPr>
              <w:t>a</w:t>
            </w:r>
            <w:r w:rsidRPr="00BC10C4">
              <w:rPr>
                <w:sz w:val="24"/>
                <w:szCs w:val="24"/>
              </w:rPr>
              <w:t>l</w:t>
            </w:r>
            <w:r w:rsidRPr="00BC10C4">
              <w:rPr>
                <w:spacing w:val="-4"/>
                <w:sz w:val="24"/>
                <w:szCs w:val="24"/>
              </w:rPr>
              <w:t>y</w:t>
            </w:r>
            <w:r w:rsidRPr="00BC10C4">
              <w:rPr>
                <w:spacing w:val="7"/>
                <w:sz w:val="24"/>
                <w:szCs w:val="24"/>
              </w:rPr>
              <w:t>s</w:t>
            </w:r>
            <w:r w:rsidRPr="00BC10C4">
              <w:rPr>
                <w:spacing w:val="-4"/>
                <w:sz w:val="24"/>
                <w:szCs w:val="24"/>
              </w:rPr>
              <w:t>i</w:t>
            </w:r>
            <w:r w:rsidRPr="00BC10C4">
              <w:rPr>
                <w:sz w:val="24"/>
                <w:szCs w:val="24"/>
              </w:rPr>
              <w:t xml:space="preserve">s </w:t>
            </w:r>
            <w:r w:rsidRPr="00BC10C4">
              <w:rPr>
                <w:spacing w:val="5"/>
                <w:sz w:val="24"/>
                <w:szCs w:val="24"/>
              </w:rPr>
              <w:t>o</w:t>
            </w:r>
            <w:r w:rsidRPr="00BC10C4">
              <w:rPr>
                <w:sz w:val="24"/>
                <w:szCs w:val="24"/>
              </w:rPr>
              <w:t>f</w:t>
            </w:r>
            <w:r w:rsidRPr="00BC10C4">
              <w:rPr>
                <w:spacing w:val="-6"/>
                <w:sz w:val="24"/>
                <w:szCs w:val="24"/>
              </w:rPr>
              <w:t xml:space="preserve"> </w:t>
            </w:r>
            <w:r w:rsidRPr="00BC10C4">
              <w:rPr>
                <w:sz w:val="24"/>
                <w:szCs w:val="24"/>
              </w:rPr>
              <w:t>D</w:t>
            </w:r>
            <w:r w:rsidRPr="00BC10C4">
              <w:rPr>
                <w:spacing w:val="-1"/>
                <w:sz w:val="24"/>
                <w:szCs w:val="24"/>
              </w:rPr>
              <w:t>a</w:t>
            </w:r>
            <w:r w:rsidRPr="00BC10C4">
              <w:rPr>
                <w:spacing w:val="5"/>
                <w:sz w:val="24"/>
                <w:szCs w:val="24"/>
              </w:rPr>
              <w:t>t</w:t>
            </w:r>
            <w:r w:rsidRPr="00BC10C4">
              <w:rPr>
                <w:spacing w:val="-1"/>
                <w:sz w:val="24"/>
                <w:szCs w:val="24"/>
              </w:rPr>
              <w:t>a</w:t>
            </w:r>
            <w:r w:rsidRPr="008402F4">
              <w:rPr>
                <w:sz w:val="24"/>
                <w:szCs w:val="24"/>
                <w:highlight w:val="green"/>
              </w:rPr>
              <w:t>/</w:t>
            </w:r>
            <w:r w:rsidRPr="008402F4">
              <w:rPr>
                <w:strike/>
                <w:color w:val="FF0000"/>
                <w:spacing w:val="-1"/>
                <w:sz w:val="24"/>
                <w:szCs w:val="24"/>
                <w:highlight w:val="green"/>
              </w:rPr>
              <w:t>C</w:t>
            </w:r>
            <w:r w:rsidRPr="008402F4">
              <w:rPr>
                <w:strike/>
                <w:color w:val="FF0000"/>
                <w:spacing w:val="5"/>
                <w:sz w:val="24"/>
                <w:szCs w:val="24"/>
                <w:highlight w:val="green"/>
              </w:rPr>
              <w:t>o</w:t>
            </w:r>
            <w:r w:rsidRPr="008402F4">
              <w:rPr>
                <w:strike/>
                <w:color w:val="FF0000"/>
                <w:spacing w:val="-5"/>
                <w:sz w:val="24"/>
                <w:szCs w:val="24"/>
                <w:highlight w:val="green"/>
              </w:rPr>
              <w:t>n</w:t>
            </w:r>
            <w:r w:rsidRPr="008402F4">
              <w:rPr>
                <w:strike/>
                <w:color w:val="FF0000"/>
                <w:spacing w:val="5"/>
                <w:sz w:val="24"/>
                <w:szCs w:val="24"/>
                <w:highlight w:val="green"/>
              </w:rPr>
              <w:t>t</w:t>
            </w:r>
            <w:r w:rsidRPr="008402F4">
              <w:rPr>
                <w:strike/>
                <w:color w:val="FF0000"/>
                <w:spacing w:val="-4"/>
                <w:sz w:val="24"/>
                <w:szCs w:val="24"/>
                <w:highlight w:val="green"/>
              </w:rPr>
              <w:t>i</w:t>
            </w:r>
            <w:r w:rsidRPr="008402F4">
              <w:rPr>
                <w:strike/>
                <w:color w:val="FF0000"/>
                <w:spacing w:val="-5"/>
                <w:sz w:val="24"/>
                <w:szCs w:val="24"/>
                <w:highlight w:val="green"/>
              </w:rPr>
              <w:t>n</w:t>
            </w:r>
            <w:r w:rsidRPr="008402F4">
              <w:rPr>
                <w:strike/>
                <w:color w:val="FF0000"/>
                <w:sz w:val="24"/>
                <w:szCs w:val="24"/>
                <w:highlight w:val="green"/>
              </w:rPr>
              <w:t>u</w:t>
            </w:r>
            <w:r w:rsidRPr="008402F4">
              <w:rPr>
                <w:strike/>
                <w:color w:val="FF0000"/>
                <w:spacing w:val="5"/>
                <w:sz w:val="24"/>
                <w:szCs w:val="24"/>
                <w:highlight w:val="green"/>
              </w:rPr>
              <w:t>o</w:t>
            </w:r>
            <w:r w:rsidRPr="008402F4">
              <w:rPr>
                <w:strike/>
                <w:color w:val="FF0000"/>
                <w:sz w:val="24"/>
                <w:szCs w:val="24"/>
                <w:highlight w:val="green"/>
              </w:rPr>
              <w:t>us</w:t>
            </w:r>
            <w:r w:rsidR="00E51156" w:rsidRPr="008402F4">
              <w:rPr>
                <w:strike/>
                <w:color w:val="FF0000"/>
                <w:sz w:val="24"/>
                <w:szCs w:val="24"/>
                <w:highlight w:val="green"/>
              </w:rPr>
              <w:t xml:space="preserve"> </w:t>
            </w:r>
            <w:r w:rsidRPr="008402F4">
              <w:rPr>
                <w:strike/>
                <w:color w:val="FF0000"/>
                <w:spacing w:val="6"/>
                <w:sz w:val="24"/>
                <w:szCs w:val="24"/>
                <w:highlight w:val="green"/>
              </w:rPr>
              <w:t>I</w:t>
            </w:r>
            <w:r w:rsidRPr="008402F4">
              <w:rPr>
                <w:strike/>
                <w:color w:val="FF0000"/>
                <w:spacing w:val="-9"/>
                <w:sz w:val="24"/>
                <w:szCs w:val="24"/>
                <w:highlight w:val="green"/>
              </w:rPr>
              <w:t>m</w:t>
            </w:r>
            <w:r w:rsidRPr="008402F4">
              <w:rPr>
                <w:strike/>
                <w:color w:val="FF0000"/>
                <w:sz w:val="24"/>
                <w:szCs w:val="24"/>
                <w:highlight w:val="green"/>
              </w:rPr>
              <w:t>p</w:t>
            </w:r>
            <w:r w:rsidRPr="008402F4">
              <w:rPr>
                <w:strike/>
                <w:color w:val="FF0000"/>
                <w:spacing w:val="1"/>
                <w:sz w:val="24"/>
                <w:szCs w:val="24"/>
                <w:highlight w:val="green"/>
              </w:rPr>
              <w:t>r</w:t>
            </w:r>
            <w:r w:rsidRPr="008402F4">
              <w:rPr>
                <w:strike/>
                <w:color w:val="FF0000"/>
                <w:spacing w:val="5"/>
                <w:sz w:val="24"/>
                <w:szCs w:val="24"/>
                <w:highlight w:val="green"/>
              </w:rPr>
              <w:t>o</w:t>
            </w:r>
            <w:r w:rsidRPr="008402F4">
              <w:rPr>
                <w:strike/>
                <w:color w:val="FF0000"/>
                <w:spacing w:val="-5"/>
                <w:sz w:val="24"/>
                <w:szCs w:val="24"/>
                <w:highlight w:val="green"/>
              </w:rPr>
              <w:t>v</w:t>
            </w:r>
            <w:r w:rsidRPr="008402F4">
              <w:rPr>
                <w:strike/>
                <w:color w:val="FF0000"/>
                <w:spacing w:val="4"/>
                <w:sz w:val="24"/>
                <w:szCs w:val="24"/>
                <w:highlight w:val="green"/>
              </w:rPr>
              <w:t>e</w:t>
            </w:r>
            <w:r w:rsidRPr="008402F4">
              <w:rPr>
                <w:strike/>
                <w:color w:val="FF0000"/>
                <w:spacing w:val="-9"/>
                <w:sz w:val="24"/>
                <w:szCs w:val="24"/>
                <w:highlight w:val="green"/>
              </w:rPr>
              <w:t>m</w:t>
            </w:r>
            <w:r w:rsidRPr="008402F4">
              <w:rPr>
                <w:strike/>
                <w:color w:val="FF0000"/>
                <w:spacing w:val="4"/>
                <w:sz w:val="24"/>
                <w:szCs w:val="24"/>
                <w:highlight w:val="green"/>
              </w:rPr>
              <w:t>e</w:t>
            </w:r>
            <w:r w:rsidRPr="008402F4">
              <w:rPr>
                <w:strike/>
                <w:color w:val="FF0000"/>
                <w:spacing w:val="-5"/>
                <w:sz w:val="24"/>
                <w:szCs w:val="24"/>
                <w:highlight w:val="green"/>
              </w:rPr>
              <w:t>n</w:t>
            </w:r>
            <w:r w:rsidRPr="008402F4">
              <w:rPr>
                <w:strike/>
                <w:color w:val="FF0000"/>
                <w:sz w:val="24"/>
                <w:szCs w:val="24"/>
                <w:highlight w:val="green"/>
              </w:rPr>
              <w:t>t</w:t>
            </w:r>
          </w:p>
        </w:tc>
      </w:tr>
    </w:tbl>
    <w:bookmarkEnd w:id="46"/>
    <w:p w14:paraId="08461DA5" w14:textId="461A7A03" w:rsidR="00010F71" w:rsidRPr="00B43A5F" w:rsidRDefault="00010F71" w:rsidP="009B48B1">
      <w:pPr>
        <w:pStyle w:val="Header"/>
        <w:numPr>
          <w:ilvl w:val="0"/>
          <w:numId w:val="12"/>
        </w:numPr>
        <w:tabs>
          <w:tab w:val="clear" w:pos="4320"/>
          <w:tab w:val="clear" w:pos="8640"/>
          <w:tab w:val="num" w:pos="1440"/>
        </w:tabs>
        <w:spacing w:before="120" w:after="60"/>
        <w:ind w:left="720"/>
        <w:rPr>
          <w:sz w:val="25"/>
          <w:szCs w:val="25"/>
          <w:highlight w:val="yellow"/>
        </w:rPr>
      </w:pPr>
      <w:r w:rsidRPr="00B43A5F">
        <w:rPr>
          <w:sz w:val="25"/>
          <w:szCs w:val="25"/>
          <w:highlight w:val="yellow"/>
        </w:rPr>
        <w:t>Quality System Procedure</w:t>
      </w:r>
      <w:r w:rsidR="00B43A5F" w:rsidRPr="00B43A5F">
        <w:rPr>
          <w:sz w:val="25"/>
          <w:szCs w:val="25"/>
          <w:highlight w:val="yellow"/>
        </w:rPr>
        <w:t>/Instructions</w:t>
      </w:r>
      <w:r w:rsidRPr="00B43A5F">
        <w:rPr>
          <w:sz w:val="25"/>
          <w:szCs w:val="25"/>
          <w:highlight w:val="yellow"/>
        </w:rPr>
        <w:t xml:space="preserve"> Formatting</w:t>
      </w:r>
    </w:p>
    <w:p w14:paraId="6143FD99" w14:textId="6921EA49" w:rsidR="00061DEA" w:rsidRPr="00664C28" w:rsidRDefault="00061DEA" w:rsidP="00061DEA">
      <w:pPr>
        <w:pStyle w:val="Header"/>
        <w:tabs>
          <w:tab w:val="clear" w:pos="4320"/>
          <w:tab w:val="clear" w:pos="8640"/>
        </w:tabs>
        <w:spacing w:after="60"/>
        <w:ind w:left="720"/>
        <w:rPr>
          <w:sz w:val="25"/>
          <w:szCs w:val="25"/>
        </w:rPr>
      </w:pPr>
      <w:r w:rsidRPr="00061DEA">
        <w:rPr>
          <w:sz w:val="25"/>
          <w:szCs w:val="25"/>
        </w:rPr>
        <w:t>Quality System Procedures are formatted as follows: Purpose and Scope, Process, Procedure Statements, Risks and Mitigations, Reference and Applicable Documents, Personnel to be Trained, and Revisions Table.</w:t>
      </w:r>
    </w:p>
    <w:p w14:paraId="1CA3E92A" w14:textId="6EC94060" w:rsidR="00293916" w:rsidRPr="000D5085" w:rsidRDefault="00293916" w:rsidP="00061DEA">
      <w:pPr>
        <w:pStyle w:val="Header"/>
        <w:tabs>
          <w:tab w:val="clear" w:pos="4320"/>
          <w:tab w:val="clear" w:pos="8640"/>
        </w:tabs>
        <w:spacing w:after="120"/>
        <w:ind w:left="720"/>
        <w:rPr>
          <w:sz w:val="25"/>
          <w:szCs w:val="25"/>
        </w:rPr>
      </w:pPr>
      <w:r w:rsidRPr="000D5085">
        <w:rPr>
          <w:sz w:val="25"/>
          <w:szCs w:val="25"/>
        </w:rPr>
        <w:t xml:space="preserve">Quality System Procedures (QSP) and Quality System Instructions (QSI) carry </w:t>
      </w:r>
      <w:r w:rsidR="000F0D8A" w:rsidRPr="000D5085">
        <w:rPr>
          <w:sz w:val="25"/>
          <w:szCs w:val="25"/>
        </w:rPr>
        <w:t>on</w:t>
      </w:r>
      <w:r w:rsidRPr="000D5085">
        <w:rPr>
          <w:sz w:val="25"/>
          <w:szCs w:val="25"/>
        </w:rPr>
        <w:t xml:space="preserve"> each page: company name, </w:t>
      </w:r>
      <w:r w:rsidR="00010F71">
        <w:rPr>
          <w:sz w:val="25"/>
          <w:szCs w:val="25"/>
        </w:rPr>
        <w:t xml:space="preserve">document </w:t>
      </w:r>
      <w:r w:rsidR="000F0D8A" w:rsidRPr="000D5085">
        <w:rPr>
          <w:sz w:val="25"/>
          <w:szCs w:val="25"/>
        </w:rPr>
        <w:t xml:space="preserve">title, </w:t>
      </w:r>
      <w:r w:rsidRPr="000D5085">
        <w:rPr>
          <w:sz w:val="25"/>
          <w:szCs w:val="25"/>
        </w:rPr>
        <w:t>identification number, revision date, page number and total number of pages.</w:t>
      </w:r>
    </w:p>
    <w:p w14:paraId="2FD8C060" w14:textId="77777777" w:rsidR="00E92A0F" w:rsidRDefault="00525D27" w:rsidP="00664C28">
      <w:pPr>
        <w:pStyle w:val="Header"/>
        <w:numPr>
          <w:ilvl w:val="0"/>
          <w:numId w:val="12"/>
        </w:numPr>
        <w:tabs>
          <w:tab w:val="clear" w:pos="4320"/>
          <w:tab w:val="clear" w:pos="8640"/>
          <w:tab w:val="num" w:pos="1440"/>
        </w:tabs>
        <w:spacing w:after="60"/>
        <w:ind w:left="720"/>
        <w:rPr>
          <w:sz w:val="25"/>
          <w:szCs w:val="25"/>
        </w:rPr>
      </w:pPr>
      <w:r w:rsidRPr="00664C28">
        <w:rPr>
          <w:sz w:val="25"/>
          <w:szCs w:val="25"/>
        </w:rPr>
        <w:t>Document Distribution</w:t>
      </w:r>
    </w:p>
    <w:p w14:paraId="5EE2E1AD" w14:textId="3CF0ACAD" w:rsidR="00293916" w:rsidRPr="002A582E" w:rsidRDefault="00293916" w:rsidP="00925128">
      <w:pPr>
        <w:pStyle w:val="Header"/>
        <w:tabs>
          <w:tab w:val="clear" w:pos="4320"/>
          <w:tab w:val="clear" w:pos="8640"/>
        </w:tabs>
        <w:spacing w:after="120"/>
        <w:ind w:left="720"/>
        <w:rPr>
          <w:sz w:val="25"/>
          <w:szCs w:val="25"/>
        </w:rPr>
      </w:pPr>
      <w:r w:rsidRPr="00D95E92">
        <w:rPr>
          <w:sz w:val="25"/>
          <w:szCs w:val="25"/>
        </w:rPr>
        <w:t xml:space="preserve">Controlled </w:t>
      </w:r>
      <w:r w:rsidR="00F6514A">
        <w:rPr>
          <w:sz w:val="25"/>
          <w:szCs w:val="25"/>
        </w:rPr>
        <w:t>I</w:t>
      </w:r>
      <w:r w:rsidRPr="00D95E92">
        <w:rPr>
          <w:sz w:val="25"/>
          <w:szCs w:val="25"/>
        </w:rPr>
        <w:t xml:space="preserve">nternal </w:t>
      </w:r>
      <w:r w:rsidR="00F6514A">
        <w:rPr>
          <w:sz w:val="25"/>
          <w:szCs w:val="25"/>
        </w:rPr>
        <w:t>Q</w:t>
      </w:r>
      <w:r w:rsidRPr="00D95E92">
        <w:rPr>
          <w:sz w:val="25"/>
          <w:szCs w:val="25"/>
        </w:rPr>
        <w:t xml:space="preserve">uality </w:t>
      </w:r>
      <w:r w:rsidR="00F6514A">
        <w:rPr>
          <w:sz w:val="25"/>
          <w:szCs w:val="25"/>
        </w:rPr>
        <w:t>S</w:t>
      </w:r>
      <w:r w:rsidRPr="00D95E92">
        <w:rPr>
          <w:sz w:val="25"/>
          <w:szCs w:val="25"/>
        </w:rPr>
        <w:t xml:space="preserve">ystem </w:t>
      </w:r>
      <w:r w:rsidR="00A94BB4">
        <w:rPr>
          <w:sz w:val="25"/>
          <w:szCs w:val="25"/>
        </w:rPr>
        <w:t>D</w:t>
      </w:r>
      <w:r w:rsidRPr="00D95E92">
        <w:rPr>
          <w:sz w:val="25"/>
          <w:szCs w:val="25"/>
        </w:rPr>
        <w:t xml:space="preserve">ocuments are available for viewing or printout on the </w:t>
      </w:r>
      <w:hyperlink r:id="rId13" w:history="1">
        <w:r w:rsidR="00F6514A" w:rsidRPr="001C7BA4">
          <w:rPr>
            <w:rStyle w:val="Hyperlink"/>
            <w:sz w:val="25"/>
            <w:szCs w:val="25"/>
          </w:rPr>
          <w:t>IQ Process Documents network folder</w:t>
        </w:r>
      </w:hyperlink>
      <w:r w:rsidRPr="00D95E92">
        <w:rPr>
          <w:sz w:val="25"/>
          <w:szCs w:val="25"/>
        </w:rPr>
        <w:t>.</w:t>
      </w:r>
      <w:r w:rsidR="00F6514A">
        <w:rPr>
          <w:sz w:val="25"/>
          <w:szCs w:val="25"/>
        </w:rPr>
        <w:t xml:space="preserve"> </w:t>
      </w:r>
      <w:r w:rsidRPr="00D95E92">
        <w:rPr>
          <w:sz w:val="25"/>
          <w:szCs w:val="25"/>
        </w:rPr>
        <w:t>Copies or printouts of controlled quality documents will be marked</w:t>
      </w:r>
      <w:r>
        <w:rPr>
          <w:sz w:val="25"/>
          <w:szCs w:val="25"/>
        </w:rPr>
        <w:t xml:space="preserve"> </w:t>
      </w:r>
      <w:r w:rsidRPr="00D95E92">
        <w:rPr>
          <w:sz w:val="25"/>
          <w:szCs w:val="25"/>
        </w:rPr>
        <w:t>“Printouts are Uncontrolled.”</w:t>
      </w:r>
    </w:p>
    <w:p w14:paraId="2E44B224" w14:textId="77777777" w:rsidR="00F6514A" w:rsidRDefault="00525D27" w:rsidP="001A7D31">
      <w:pPr>
        <w:pStyle w:val="Header"/>
        <w:numPr>
          <w:ilvl w:val="0"/>
          <w:numId w:val="12"/>
        </w:numPr>
        <w:tabs>
          <w:tab w:val="clear" w:pos="4320"/>
          <w:tab w:val="clear" w:pos="8640"/>
          <w:tab w:val="num" w:pos="1440"/>
        </w:tabs>
        <w:spacing w:after="60"/>
        <w:ind w:left="720"/>
        <w:rPr>
          <w:sz w:val="25"/>
          <w:szCs w:val="25"/>
        </w:rPr>
      </w:pPr>
      <w:r w:rsidRPr="00AA31CF">
        <w:rPr>
          <w:sz w:val="25"/>
          <w:szCs w:val="25"/>
          <w:highlight w:val="yellow"/>
        </w:rPr>
        <w:t>Obsolete</w:t>
      </w:r>
      <w:r w:rsidRPr="00664C28">
        <w:rPr>
          <w:sz w:val="25"/>
          <w:szCs w:val="25"/>
        </w:rPr>
        <w:t xml:space="preserve"> Documents</w:t>
      </w:r>
    </w:p>
    <w:p w14:paraId="18A46B54" w14:textId="6519E696" w:rsidR="00293916" w:rsidRPr="00F6514A" w:rsidRDefault="00293916" w:rsidP="001A7D31">
      <w:pPr>
        <w:pStyle w:val="Header"/>
        <w:tabs>
          <w:tab w:val="clear" w:pos="4320"/>
          <w:tab w:val="clear" w:pos="8640"/>
        </w:tabs>
        <w:spacing w:after="60"/>
        <w:ind w:left="720"/>
        <w:rPr>
          <w:sz w:val="25"/>
          <w:szCs w:val="25"/>
        </w:rPr>
      </w:pPr>
      <w:r w:rsidRPr="00D95E92">
        <w:rPr>
          <w:sz w:val="25"/>
          <w:szCs w:val="25"/>
        </w:rPr>
        <w:t xml:space="preserve">When a document becomes </w:t>
      </w:r>
      <w:r w:rsidRPr="00AA31CF">
        <w:rPr>
          <w:sz w:val="25"/>
          <w:szCs w:val="25"/>
          <w:highlight w:val="yellow"/>
        </w:rPr>
        <w:t>obsolete</w:t>
      </w:r>
      <w:r w:rsidRPr="00D95E92">
        <w:rPr>
          <w:sz w:val="25"/>
          <w:szCs w:val="25"/>
        </w:rPr>
        <w:t xml:space="preserve">, a DC001 </w:t>
      </w:r>
      <w:r w:rsidRPr="00010F71">
        <w:rPr>
          <w:sz w:val="25"/>
          <w:szCs w:val="25"/>
        </w:rPr>
        <w:t>change request</w:t>
      </w:r>
      <w:r w:rsidRPr="00D95E92">
        <w:rPr>
          <w:sz w:val="25"/>
          <w:szCs w:val="25"/>
        </w:rPr>
        <w:t xml:space="preserve"> is completed </w:t>
      </w:r>
      <w:r w:rsidRPr="00546D68">
        <w:rPr>
          <w:sz w:val="25"/>
          <w:szCs w:val="25"/>
          <w:highlight w:val="magenta"/>
        </w:rPr>
        <w:t xml:space="preserve">and </w:t>
      </w:r>
      <w:commentRangeStart w:id="47"/>
      <w:r w:rsidRPr="00546D68">
        <w:rPr>
          <w:sz w:val="25"/>
          <w:szCs w:val="25"/>
          <w:highlight w:val="magenta"/>
        </w:rPr>
        <w:t>approved by the Process Owner and Corporate Quality Manager</w:t>
      </w:r>
      <w:commentRangeEnd w:id="47"/>
      <w:r w:rsidR="00BA6593">
        <w:rPr>
          <w:rStyle w:val="CommentReference"/>
        </w:rPr>
        <w:commentReference w:id="47"/>
      </w:r>
      <w:r w:rsidRPr="00546D68">
        <w:rPr>
          <w:sz w:val="25"/>
          <w:szCs w:val="25"/>
          <w:highlight w:val="magenta"/>
        </w:rPr>
        <w:t>. Affected Managers are notified</w:t>
      </w:r>
      <w:r w:rsidRPr="00F6514A">
        <w:rPr>
          <w:sz w:val="25"/>
          <w:szCs w:val="25"/>
        </w:rPr>
        <w:t>.</w:t>
      </w:r>
      <w:r w:rsidR="00F6514A">
        <w:rPr>
          <w:sz w:val="25"/>
          <w:szCs w:val="25"/>
        </w:rPr>
        <w:t xml:space="preserve"> </w:t>
      </w:r>
      <w:r w:rsidRPr="00F6514A">
        <w:rPr>
          <w:sz w:val="25"/>
          <w:szCs w:val="25"/>
        </w:rPr>
        <w:t xml:space="preserve">The </w:t>
      </w:r>
      <w:r w:rsidRPr="005C22F7">
        <w:rPr>
          <w:sz w:val="25"/>
          <w:szCs w:val="25"/>
          <w:highlight w:val="yellow"/>
        </w:rPr>
        <w:t>obsolete</w:t>
      </w:r>
      <w:r w:rsidRPr="00F6514A">
        <w:rPr>
          <w:sz w:val="25"/>
          <w:szCs w:val="25"/>
        </w:rPr>
        <w:t xml:space="preserve"> document will be removed from the </w:t>
      </w:r>
      <w:r w:rsidR="00F6514A" w:rsidRPr="00F6514A">
        <w:rPr>
          <w:sz w:val="25"/>
          <w:szCs w:val="25"/>
        </w:rPr>
        <w:t xml:space="preserve">IQ Process Documents </w:t>
      </w:r>
      <w:r w:rsidRPr="00E21BE5">
        <w:rPr>
          <w:sz w:val="25"/>
          <w:szCs w:val="25"/>
          <w:highlight w:val="magenta"/>
        </w:rPr>
        <w:t>and Quality\</w:t>
      </w:r>
      <w:r w:rsidR="00C643E6" w:rsidRPr="00E21BE5">
        <w:rPr>
          <w:sz w:val="25"/>
          <w:szCs w:val="25"/>
          <w:highlight w:val="magenta"/>
        </w:rPr>
        <w:t>Released ISO Documents</w:t>
      </w:r>
      <w:r w:rsidRPr="00F6514A">
        <w:rPr>
          <w:sz w:val="25"/>
          <w:szCs w:val="25"/>
        </w:rPr>
        <w:t xml:space="preserve"> folder</w:t>
      </w:r>
      <w:r w:rsidRPr="00E21BE5">
        <w:rPr>
          <w:sz w:val="25"/>
          <w:szCs w:val="25"/>
          <w:highlight w:val="magenta"/>
        </w:rPr>
        <w:t>s</w:t>
      </w:r>
      <w:r w:rsidRPr="00F6514A">
        <w:rPr>
          <w:sz w:val="25"/>
          <w:szCs w:val="25"/>
        </w:rPr>
        <w:t xml:space="preserve"> and a copy will be stored in the </w:t>
      </w:r>
      <w:r w:rsidR="00C643E6" w:rsidRPr="005C22F7">
        <w:rPr>
          <w:sz w:val="25"/>
          <w:szCs w:val="25"/>
          <w:highlight w:val="yellow"/>
        </w:rPr>
        <w:t>Obsolete</w:t>
      </w:r>
      <w:r w:rsidR="00C643E6" w:rsidRPr="00C643E6">
        <w:rPr>
          <w:sz w:val="25"/>
          <w:szCs w:val="25"/>
        </w:rPr>
        <w:t xml:space="preserve"> ISO Documents</w:t>
      </w:r>
      <w:r w:rsidRPr="00F6514A">
        <w:rPr>
          <w:sz w:val="25"/>
          <w:szCs w:val="25"/>
        </w:rPr>
        <w:t xml:space="preserve"> folder, which is only accessible to the Corporate Quality </w:t>
      </w:r>
      <w:r w:rsidR="00AA45E7" w:rsidRPr="00F6514A">
        <w:rPr>
          <w:sz w:val="25"/>
          <w:szCs w:val="25"/>
        </w:rPr>
        <w:t>Dept.</w:t>
      </w:r>
      <w:r w:rsidR="007558AB" w:rsidRPr="007558AB">
        <w:t xml:space="preserve"> </w:t>
      </w:r>
      <w:r w:rsidR="007558AB" w:rsidRPr="00F334DB">
        <w:rPr>
          <w:sz w:val="25"/>
          <w:szCs w:val="25"/>
          <w:highlight w:val="yellow"/>
        </w:rPr>
        <w:t xml:space="preserve">Obsolete document approvals are </w:t>
      </w:r>
      <w:commentRangeStart w:id="48"/>
      <w:r w:rsidR="007558AB" w:rsidRPr="00F334DB">
        <w:rPr>
          <w:sz w:val="25"/>
          <w:szCs w:val="25"/>
          <w:highlight w:val="yellow"/>
        </w:rPr>
        <w:t>retained at least 6 months.</w:t>
      </w:r>
      <w:commentRangeEnd w:id="48"/>
      <w:r w:rsidR="00BA6593">
        <w:rPr>
          <w:rStyle w:val="CommentReference"/>
        </w:rPr>
        <w:commentReference w:id="48"/>
      </w:r>
    </w:p>
    <w:p w14:paraId="46B6B9C8" w14:textId="51A80E16" w:rsidR="00293916" w:rsidRPr="006D149C" w:rsidRDefault="00293916" w:rsidP="00925128">
      <w:pPr>
        <w:pStyle w:val="Header"/>
        <w:numPr>
          <w:ilvl w:val="0"/>
          <w:numId w:val="12"/>
        </w:numPr>
        <w:tabs>
          <w:tab w:val="clear" w:pos="4320"/>
          <w:tab w:val="clear" w:pos="8640"/>
          <w:tab w:val="num" w:pos="1440"/>
        </w:tabs>
        <w:spacing w:after="120"/>
        <w:ind w:left="720"/>
        <w:rPr>
          <w:sz w:val="25"/>
          <w:szCs w:val="25"/>
          <w:highlight w:val="yellow"/>
        </w:rPr>
      </w:pPr>
      <w:r w:rsidRPr="006D149C">
        <w:rPr>
          <w:sz w:val="25"/>
          <w:szCs w:val="25"/>
          <w:highlight w:val="yellow"/>
        </w:rPr>
        <w:t>Persons with hardcopies of the obsolete version will destroy the hardcopy or mark it as obsolete and file it where it cannot be used.</w:t>
      </w:r>
      <w:r w:rsidR="00C643E6" w:rsidRPr="006D149C">
        <w:rPr>
          <w:sz w:val="25"/>
          <w:szCs w:val="25"/>
          <w:highlight w:val="yellow"/>
        </w:rPr>
        <w:t xml:space="preserve"> </w:t>
      </w:r>
    </w:p>
    <w:p w14:paraId="6B01F6B6" w14:textId="77777777" w:rsidR="00293916" w:rsidRPr="00556D79" w:rsidRDefault="00293916" w:rsidP="00280A11">
      <w:pPr>
        <w:pStyle w:val="Header"/>
        <w:numPr>
          <w:ilvl w:val="0"/>
          <w:numId w:val="42"/>
        </w:numPr>
        <w:tabs>
          <w:tab w:val="clear" w:pos="4320"/>
          <w:tab w:val="clear" w:pos="8640"/>
        </w:tabs>
        <w:spacing w:after="60"/>
        <w:ind w:left="360"/>
        <w:rPr>
          <w:sz w:val="25"/>
          <w:szCs w:val="25"/>
        </w:rPr>
      </w:pPr>
      <w:r w:rsidRPr="00556D79">
        <w:rPr>
          <w:sz w:val="25"/>
          <w:szCs w:val="25"/>
        </w:rPr>
        <w:t>External Documents and Data</w:t>
      </w:r>
    </w:p>
    <w:p w14:paraId="456281C7" w14:textId="77777777" w:rsidR="00293916" w:rsidRPr="00556D79" w:rsidRDefault="00293916" w:rsidP="00556D79">
      <w:pPr>
        <w:pStyle w:val="Header"/>
        <w:numPr>
          <w:ilvl w:val="0"/>
          <w:numId w:val="12"/>
        </w:numPr>
        <w:tabs>
          <w:tab w:val="clear" w:pos="4320"/>
          <w:tab w:val="clear" w:pos="8640"/>
          <w:tab w:val="num" w:pos="1440"/>
        </w:tabs>
        <w:spacing w:after="60"/>
        <w:ind w:left="720"/>
        <w:rPr>
          <w:sz w:val="25"/>
          <w:szCs w:val="25"/>
        </w:rPr>
      </w:pPr>
      <w:r w:rsidRPr="00556D79">
        <w:rPr>
          <w:sz w:val="25"/>
          <w:szCs w:val="25"/>
        </w:rPr>
        <w:t>Where use of current revision is required, revision status of external documents is checked at least annually.</w:t>
      </w:r>
    </w:p>
    <w:p w14:paraId="41FF2B67" w14:textId="399036AB" w:rsidR="00293916" w:rsidRDefault="00293916" w:rsidP="00B1175B">
      <w:pPr>
        <w:pStyle w:val="Header"/>
        <w:numPr>
          <w:ilvl w:val="0"/>
          <w:numId w:val="12"/>
        </w:numPr>
        <w:tabs>
          <w:tab w:val="clear" w:pos="4320"/>
          <w:tab w:val="clear" w:pos="8640"/>
          <w:tab w:val="num" w:pos="1440"/>
        </w:tabs>
        <w:spacing w:after="60"/>
        <w:ind w:left="720"/>
        <w:rPr>
          <w:ins w:id="49" w:author="Brian Olea" w:date="2022-05-20T12:43:00Z"/>
          <w:sz w:val="25"/>
          <w:szCs w:val="25"/>
          <w:highlight w:val="magenta"/>
        </w:rPr>
      </w:pPr>
      <w:r w:rsidRPr="00B751C8">
        <w:rPr>
          <w:sz w:val="25"/>
          <w:szCs w:val="25"/>
          <w:highlight w:val="yellow"/>
        </w:rPr>
        <w:t xml:space="preserve">External documents and data not included in </w:t>
      </w:r>
      <w:r w:rsidR="004779DA" w:rsidRPr="00B751C8">
        <w:rPr>
          <w:sz w:val="25"/>
          <w:szCs w:val="25"/>
          <w:highlight w:val="yellow"/>
        </w:rPr>
        <w:t>Procedure Statement</w:t>
      </w:r>
      <w:r w:rsidR="00E6770F" w:rsidRPr="00B751C8">
        <w:rPr>
          <w:sz w:val="25"/>
          <w:szCs w:val="25"/>
          <w:highlight w:val="yellow"/>
        </w:rPr>
        <w:t xml:space="preserve"> </w:t>
      </w:r>
      <w:r w:rsidR="002B7BE2" w:rsidRPr="00B751C8">
        <w:rPr>
          <w:sz w:val="25"/>
          <w:szCs w:val="25"/>
          <w:highlight w:val="yellow"/>
        </w:rPr>
        <w:t>A</w:t>
      </w:r>
      <w:r w:rsidR="00B751C8" w:rsidRPr="00B751C8">
        <w:rPr>
          <w:sz w:val="25"/>
          <w:szCs w:val="25"/>
          <w:highlight w:val="yellow"/>
        </w:rPr>
        <w:t xml:space="preserve"> table</w:t>
      </w:r>
      <w:r w:rsidRPr="00556D79">
        <w:rPr>
          <w:sz w:val="25"/>
          <w:szCs w:val="25"/>
        </w:rPr>
        <w:t>, are considered for reference only.</w:t>
      </w:r>
      <w:r w:rsidR="00B1175B">
        <w:rPr>
          <w:sz w:val="25"/>
          <w:szCs w:val="25"/>
        </w:rPr>
        <w:t xml:space="preserve"> </w:t>
      </w:r>
      <w:r w:rsidRPr="00B1175B">
        <w:rPr>
          <w:sz w:val="25"/>
          <w:szCs w:val="25"/>
        </w:rPr>
        <w:t xml:space="preserve">ASTM documents are considered reference documents. </w:t>
      </w:r>
      <w:r w:rsidRPr="004779DA">
        <w:rPr>
          <w:sz w:val="25"/>
          <w:szCs w:val="25"/>
          <w:highlight w:val="magenta"/>
        </w:rPr>
        <w:t>If a customer specifies a particular revision, this is noted on the Sales Order.</w:t>
      </w:r>
    </w:p>
    <w:p w14:paraId="6C8E23F2" w14:textId="74EBC6CF" w:rsidR="00BA6593" w:rsidRPr="004779DA" w:rsidRDefault="00BA6593">
      <w:pPr>
        <w:pStyle w:val="Header"/>
        <w:numPr>
          <w:ilvl w:val="1"/>
          <w:numId w:val="12"/>
        </w:numPr>
        <w:tabs>
          <w:tab w:val="clear" w:pos="4320"/>
          <w:tab w:val="clear" w:pos="8640"/>
        </w:tabs>
        <w:spacing w:after="60"/>
        <w:rPr>
          <w:sz w:val="25"/>
          <w:szCs w:val="25"/>
          <w:highlight w:val="magenta"/>
        </w:rPr>
        <w:pPrChange w:id="50" w:author="Brian Olea" w:date="2022-05-20T12:43:00Z">
          <w:pPr>
            <w:pStyle w:val="Header"/>
            <w:numPr>
              <w:numId w:val="12"/>
            </w:numPr>
            <w:tabs>
              <w:tab w:val="clear" w:pos="4320"/>
              <w:tab w:val="clear" w:pos="8640"/>
              <w:tab w:val="num" w:pos="1440"/>
            </w:tabs>
            <w:spacing w:after="60"/>
            <w:ind w:left="720" w:hanging="360"/>
          </w:pPr>
        </w:pPrChange>
      </w:pPr>
      <w:ins w:id="51" w:author="Brian Olea" w:date="2022-05-20T12:43:00Z">
        <w:r>
          <w:rPr>
            <w:sz w:val="25"/>
            <w:szCs w:val="25"/>
            <w:highlight w:val="magenta"/>
          </w:rPr>
          <w:lastRenderedPageBreak/>
          <w:t>The evidence and traceability of these A</w:t>
        </w:r>
      </w:ins>
      <w:ins w:id="52" w:author="Brian Olea" w:date="2022-05-20T12:44:00Z">
        <w:r>
          <w:rPr>
            <w:sz w:val="25"/>
            <w:szCs w:val="25"/>
            <w:highlight w:val="magenta"/>
          </w:rPr>
          <w:t xml:space="preserve">STM documents are maintained </w:t>
        </w:r>
        <w:proofErr w:type="gramStart"/>
        <w:r>
          <w:rPr>
            <w:sz w:val="25"/>
            <w:szCs w:val="25"/>
            <w:highlight w:val="magenta"/>
          </w:rPr>
          <w:t>as  documented</w:t>
        </w:r>
        <w:proofErr w:type="gramEnd"/>
        <w:r>
          <w:rPr>
            <w:sz w:val="25"/>
            <w:szCs w:val="25"/>
            <w:highlight w:val="magenta"/>
          </w:rPr>
          <w:t xml:space="preserve"> </w:t>
        </w:r>
        <w:commentRangeStart w:id="53"/>
        <w:r>
          <w:rPr>
            <w:sz w:val="25"/>
            <w:szCs w:val="25"/>
            <w:highlight w:val="magenta"/>
          </w:rPr>
          <w:t>information</w:t>
        </w:r>
      </w:ins>
      <w:commentRangeEnd w:id="53"/>
      <w:ins w:id="54" w:author="Brian Olea" w:date="2022-05-20T12:46:00Z">
        <w:r w:rsidR="00C52200">
          <w:rPr>
            <w:rStyle w:val="CommentReference"/>
          </w:rPr>
          <w:commentReference w:id="53"/>
        </w:r>
      </w:ins>
      <w:ins w:id="55" w:author="Brian Olea" w:date="2022-05-20T12:44:00Z">
        <w:r>
          <w:rPr>
            <w:sz w:val="25"/>
            <w:szCs w:val="25"/>
            <w:highlight w:val="magenta"/>
          </w:rPr>
          <w:t>.</w:t>
        </w:r>
      </w:ins>
    </w:p>
    <w:p w14:paraId="7530E7A8" w14:textId="77777777" w:rsidR="00293916" w:rsidRPr="004779DA" w:rsidRDefault="00293916" w:rsidP="0006578E">
      <w:pPr>
        <w:pStyle w:val="Header"/>
        <w:numPr>
          <w:ilvl w:val="0"/>
          <w:numId w:val="12"/>
        </w:numPr>
        <w:tabs>
          <w:tab w:val="clear" w:pos="4320"/>
          <w:tab w:val="clear" w:pos="8640"/>
          <w:tab w:val="num" w:pos="1440"/>
        </w:tabs>
        <w:spacing w:after="120"/>
        <w:ind w:left="720"/>
        <w:rPr>
          <w:sz w:val="25"/>
          <w:szCs w:val="25"/>
          <w:highlight w:val="magenta"/>
        </w:rPr>
      </w:pPr>
      <w:r w:rsidRPr="004779DA">
        <w:rPr>
          <w:sz w:val="25"/>
          <w:szCs w:val="25"/>
          <w:highlight w:val="magenta"/>
        </w:rPr>
        <w:t>Training documents are used for general guidance and are maintained electronically. They are also considered reference documents.</w:t>
      </w:r>
    </w:p>
    <w:p w14:paraId="7033FEAE" w14:textId="0B7AF5D1" w:rsidR="00293916" w:rsidRPr="00D61F53" w:rsidRDefault="00293916" w:rsidP="00280A11">
      <w:pPr>
        <w:pStyle w:val="Header"/>
        <w:numPr>
          <w:ilvl w:val="0"/>
          <w:numId w:val="42"/>
        </w:numPr>
        <w:tabs>
          <w:tab w:val="clear" w:pos="4320"/>
          <w:tab w:val="clear" w:pos="8640"/>
        </w:tabs>
        <w:spacing w:after="60"/>
        <w:ind w:left="360"/>
        <w:rPr>
          <w:sz w:val="25"/>
          <w:szCs w:val="25"/>
        </w:rPr>
      </w:pPr>
      <w:bookmarkStart w:id="56" w:name="_Hlk90990274"/>
      <w:r w:rsidRPr="00D61F53">
        <w:rPr>
          <w:sz w:val="25"/>
          <w:szCs w:val="25"/>
        </w:rPr>
        <w:t>Electronic Documents and Data</w:t>
      </w:r>
    </w:p>
    <w:p w14:paraId="56047750" w14:textId="77777777" w:rsidR="00C277E8" w:rsidRPr="00B1175B" w:rsidRDefault="00C277E8" w:rsidP="007A79FA">
      <w:pPr>
        <w:pStyle w:val="Header"/>
        <w:numPr>
          <w:ilvl w:val="0"/>
          <w:numId w:val="12"/>
        </w:numPr>
        <w:tabs>
          <w:tab w:val="clear" w:pos="4320"/>
          <w:tab w:val="clear" w:pos="8640"/>
          <w:tab w:val="num" w:pos="1440"/>
        </w:tabs>
        <w:spacing w:after="60"/>
        <w:ind w:left="720"/>
        <w:rPr>
          <w:sz w:val="25"/>
          <w:szCs w:val="25"/>
        </w:rPr>
      </w:pPr>
      <w:r w:rsidRPr="00B1175B">
        <w:rPr>
          <w:sz w:val="25"/>
          <w:szCs w:val="25"/>
        </w:rPr>
        <w:t>Access Security</w:t>
      </w:r>
    </w:p>
    <w:p w14:paraId="04622C81" w14:textId="77777777" w:rsidR="00C277E8" w:rsidRPr="00D95E92" w:rsidRDefault="00C277E8" w:rsidP="0006578E">
      <w:pPr>
        <w:pStyle w:val="Header"/>
        <w:tabs>
          <w:tab w:val="clear" w:pos="4320"/>
          <w:tab w:val="clear" w:pos="8640"/>
        </w:tabs>
        <w:spacing w:after="60"/>
        <w:ind w:left="720"/>
        <w:rPr>
          <w:sz w:val="25"/>
          <w:szCs w:val="25"/>
        </w:rPr>
      </w:pPr>
      <w:r w:rsidRPr="00D95E92">
        <w:rPr>
          <w:sz w:val="25"/>
          <w:szCs w:val="25"/>
        </w:rPr>
        <w:t>Access is controlled via logon with password. Computer systems employ a hierarchy of security/data access based on the business need</w:t>
      </w:r>
      <w:r>
        <w:rPr>
          <w:sz w:val="25"/>
          <w:szCs w:val="25"/>
        </w:rPr>
        <w:t xml:space="preserve">s of individual </w:t>
      </w:r>
      <w:r w:rsidRPr="002E7D1D">
        <w:rPr>
          <w:sz w:val="25"/>
          <w:szCs w:val="25"/>
        </w:rPr>
        <w:t>users or groups of users.</w:t>
      </w:r>
    </w:p>
    <w:p w14:paraId="45520EAE" w14:textId="77777777" w:rsidR="00C277E8" w:rsidRPr="00D95E92" w:rsidRDefault="00C277E8" w:rsidP="0006578E">
      <w:pPr>
        <w:pStyle w:val="Header"/>
        <w:tabs>
          <w:tab w:val="clear" w:pos="4320"/>
          <w:tab w:val="clear" w:pos="8640"/>
        </w:tabs>
        <w:spacing w:after="60"/>
        <w:ind w:left="720"/>
        <w:rPr>
          <w:sz w:val="25"/>
          <w:szCs w:val="25"/>
        </w:rPr>
      </w:pPr>
      <w:r w:rsidRPr="002E7D1D">
        <w:rPr>
          <w:sz w:val="25"/>
          <w:szCs w:val="25"/>
        </w:rPr>
        <w:t>Network and Business System access logons are respectively controlled by the Systems Engineer and Business Systems Manager.</w:t>
      </w:r>
    </w:p>
    <w:p w14:paraId="7809FD6D" w14:textId="3705DCCC" w:rsidR="00C277E8" w:rsidRPr="00D95E92" w:rsidRDefault="00C277E8" w:rsidP="0006578E">
      <w:pPr>
        <w:pStyle w:val="Header"/>
        <w:tabs>
          <w:tab w:val="clear" w:pos="4320"/>
          <w:tab w:val="clear" w:pos="8640"/>
        </w:tabs>
        <w:spacing w:after="60"/>
        <w:ind w:left="720"/>
        <w:rPr>
          <w:sz w:val="25"/>
          <w:szCs w:val="25"/>
        </w:rPr>
      </w:pPr>
      <w:r w:rsidRPr="00D95E92">
        <w:rPr>
          <w:sz w:val="25"/>
          <w:szCs w:val="25"/>
        </w:rPr>
        <w:t xml:space="preserve">User directories, e-mail addresses and logons </w:t>
      </w:r>
      <w:r w:rsidRPr="00686CED">
        <w:rPr>
          <w:sz w:val="25"/>
          <w:szCs w:val="25"/>
        </w:rPr>
        <w:t>are reviewed by the Systems Engineer and</w:t>
      </w:r>
      <w:r>
        <w:rPr>
          <w:sz w:val="25"/>
          <w:szCs w:val="25"/>
        </w:rPr>
        <w:t xml:space="preserve"> </w:t>
      </w:r>
      <w:r w:rsidRPr="00D95E92">
        <w:rPr>
          <w:sz w:val="25"/>
          <w:szCs w:val="25"/>
        </w:rPr>
        <w:t xml:space="preserve">created and deleted based on the instructions provided by the employee’s supervisor on for </w:t>
      </w:r>
      <w:hyperlink r:id="rId18" w:history="1">
        <w:r w:rsidR="00B91C6F" w:rsidRPr="00B91C6F">
          <w:rPr>
            <w:rStyle w:val="Hyperlink"/>
            <w:sz w:val="25"/>
            <w:szCs w:val="25"/>
          </w:rPr>
          <w:t>Computer Access Request form</w:t>
        </w:r>
        <w:r w:rsidR="00B1175B" w:rsidRPr="00B91C6F">
          <w:rPr>
            <w:rStyle w:val="Hyperlink"/>
            <w:sz w:val="25"/>
            <w:szCs w:val="25"/>
          </w:rPr>
          <w:t xml:space="preserve"> (CA001)</w:t>
        </w:r>
      </w:hyperlink>
      <w:r w:rsidRPr="00D95E92">
        <w:rPr>
          <w:sz w:val="25"/>
          <w:szCs w:val="25"/>
        </w:rPr>
        <w:t>.</w:t>
      </w:r>
    </w:p>
    <w:p w14:paraId="7095704C" w14:textId="6087A6DF" w:rsidR="00C277E8" w:rsidRPr="00173C17" w:rsidRDefault="00C277E8" w:rsidP="0006578E">
      <w:pPr>
        <w:pStyle w:val="Header"/>
        <w:tabs>
          <w:tab w:val="clear" w:pos="4320"/>
          <w:tab w:val="clear" w:pos="8640"/>
        </w:tabs>
        <w:spacing w:after="120"/>
        <w:ind w:left="720"/>
        <w:rPr>
          <w:sz w:val="25"/>
          <w:szCs w:val="25"/>
        </w:rPr>
      </w:pPr>
      <w:r>
        <w:rPr>
          <w:sz w:val="25"/>
          <w:szCs w:val="25"/>
        </w:rPr>
        <w:t xml:space="preserve">Windows </w:t>
      </w:r>
      <w:r w:rsidRPr="00D95E92">
        <w:rPr>
          <w:sz w:val="25"/>
          <w:szCs w:val="25"/>
        </w:rPr>
        <w:t>network directories are accessible by their assigned users and the Systems Engineer. E-mail files are accessible only by their owner and the Systems Engineer.</w:t>
      </w:r>
    </w:p>
    <w:p w14:paraId="30020A26" w14:textId="77777777" w:rsidR="00C277E8" w:rsidRPr="00B1175B" w:rsidRDefault="00C277E8" w:rsidP="0006578E">
      <w:pPr>
        <w:pStyle w:val="Header"/>
        <w:numPr>
          <w:ilvl w:val="0"/>
          <w:numId w:val="12"/>
        </w:numPr>
        <w:tabs>
          <w:tab w:val="clear" w:pos="4320"/>
          <w:tab w:val="clear" w:pos="8640"/>
          <w:tab w:val="num" w:pos="1440"/>
        </w:tabs>
        <w:spacing w:after="60"/>
        <w:ind w:left="720"/>
        <w:rPr>
          <w:sz w:val="25"/>
          <w:szCs w:val="25"/>
        </w:rPr>
      </w:pPr>
      <w:r w:rsidRPr="00B1175B">
        <w:rPr>
          <w:sz w:val="25"/>
          <w:szCs w:val="25"/>
        </w:rPr>
        <w:t>Data Preservation</w:t>
      </w:r>
    </w:p>
    <w:p w14:paraId="594C1511" w14:textId="1B3B6EB6" w:rsidR="00C277E8" w:rsidRPr="007B01E5" w:rsidRDefault="00C277E8" w:rsidP="0006578E">
      <w:pPr>
        <w:pStyle w:val="Header"/>
        <w:tabs>
          <w:tab w:val="clear" w:pos="4320"/>
          <w:tab w:val="clear" w:pos="8640"/>
        </w:tabs>
        <w:spacing w:after="60"/>
        <w:ind w:left="720"/>
        <w:rPr>
          <w:sz w:val="25"/>
          <w:szCs w:val="25"/>
        </w:rPr>
      </w:pPr>
      <w:r w:rsidRPr="00643BC2">
        <w:rPr>
          <w:sz w:val="25"/>
          <w:szCs w:val="25"/>
        </w:rPr>
        <w:t>Virus protection is installed on all servers and automatically updated by our security 3</w:t>
      </w:r>
      <w:r w:rsidRPr="0006578E">
        <w:rPr>
          <w:sz w:val="25"/>
          <w:szCs w:val="25"/>
        </w:rPr>
        <w:t>rd</w:t>
      </w:r>
      <w:r w:rsidRPr="00643BC2">
        <w:rPr>
          <w:sz w:val="25"/>
          <w:szCs w:val="25"/>
        </w:rPr>
        <w:t xml:space="preserve"> party vendor</w:t>
      </w:r>
      <w:r w:rsidRPr="007B01E5">
        <w:rPr>
          <w:sz w:val="25"/>
          <w:szCs w:val="25"/>
        </w:rPr>
        <w:t>. E-mail attachments are screened for viruses before being released to the addressee.</w:t>
      </w:r>
    </w:p>
    <w:p w14:paraId="56D10F08" w14:textId="77777777" w:rsidR="00C277E8" w:rsidRPr="007B01E5" w:rsidRDefault="00C277E8" w:rsidP="0006578E">
      <w:pPr>
        <w:pStyle w:val="Header"/>
        <w:tabs>
          <w:tab w:val="clear" w:pos="4320"/>
          <w:tab w:val="clear" w:pos="8640"/>
        </w:tabs>
        <w:spacing w:after="60"/>
        <w:ind w:left="720"/>
        <w:rPr>
          <w:sz w:val="25"/>
          <w:szCs w:val="25"/>
        </w:rPr>
      </w:pPr>
      <w:r w:rsidRPr="005C3B26">
        <w:rPr>
          <w:sz w:val="25"/>
          <w:szCs w:val="25"/>
        </w:rPr>
        <w:t>Application servers are backed up daily.</w:t>
      </w:r>
    </w:p>
    <w:p w14:paraId="2D3A884A" w14:textId="5212FB95" w:rsidR="00C277E8" w:rsidRPr="007B01E5" w:rsidRDefault="00C277E8" w:rsidP="0006578E">
      <w:pPr>
        <w:pStyle w:val="Header"/>
        <w:tabs>
          <w:tab w:val="clear" w:pos="4320"/>
          <w:tab w:val="clear" w:pos="8640"/>
        </w:tabs>
        <w:spacing w:after="60"/>
        <w:ind w:left="720"/>
        <w:rPr>
          <w:sz w:val="25"/>
          <w:szCs w:val="25"/>
        </w:rPr>
      </w:pPr>
      <w:r w:rsidRPr="00E96D9C">
        <w:rPr>
          <w:sz w:val="25"/>
          <w:szCs w:val="25"/>
        </w:rPr>
        <w:t>There is a near real time backup of the ERP DB system to a remote site and a daily backup on site. Remote backup data is immutable.</w:t>
      </w:r>
    </w:p>
    <w:p w14:paraId="398B4551" w14:textId="77777777" w:rsidR="00C277E8" w:rsidRPr="007B01E5" w:rsidRDefault="00C277E8" w:rsidP="0006578E">
      <w:pPr>
        <w:pStyle w:val="Header"/>
        <w:tabs>
          <w:tab w:val="clear" w:pos="4320"/>
          <w:tab w:val="clear" w:pos="8640"/>
        </w:tabs>
        <w:spacing w:after="120"/>
        <w:ind w:left="720"/>
        <w:rPr>
          <w:sz w:val="25"/>
          <w:szCs w:val="25"/>
        </w:rPr>
      </w:pPr>
      <w:r w:rsidRPr="0006578E">
        <w:rPr>
          <w:sz w:val="25"/>
          <w:szCs w:val="25"/>
        </w:rPr>
        <w:t>A minimum of 12 rolling months of data are maintained on-line for Business Systems.  Business data can only be purged by IT Dept.</w:t>
      </w:r>
    </w:p>
    <w:p w14:paraId="2EEF0460" w14:textId="77777777" w:rsidR="00C277E8" w:rsidRPr="007B01E5" w:rsidRDefault="00C277E8" w:rsidP="0006578E">
      <w:pPr>
        <w:pStyle w:val="Header"/>
        <w:numPr>
          <w:ilvl w:val="0"/>
          <w:numId w:val="12"/>
        </w:numPr>
        <w:tabs>
          <w:tab w:val="clear" w:pos="4320"/>
          <w:tab w:val="clear" w:pos="8640"/>
          <w:tab w:val="num" w:pos="1440"/>
        </w:tabs>
        <w:spacing w:after="60"/>
        <w:ind w:left="720"/>
        <w:rPr>
          <w:sz w:val="25"/>
          <w:szCs w:val="25"/>
        </w:rPr>
      </w:pPr>
      <w:r w:rsidRPr="00B1175B">
        <w:rPr>
          <w:sz w:val="25"/>
          <w:szCs w:val="25"/>
        </w:rPr>
        <w:t>Computer System Updates/Upgrades</w:t>
      </w:r>
    </w:p>
    <w:p w14:paraId="02F6F2BC" w14:textId="185BDC91" w:rsidR="00293916" w:rsidRDefault="00C277E8" w:rsidP="00925128">
      <w:pPr>
        <w:pStyle w:val="Header"/>
        <w:tabs>
          <w:tab w:val="clear" w:pos="4320"/>
          <w:tab w:val="clear" w:pos="8640"/>
        </w:tabs>
        <w:spacing w:after="120"/>
        <w:ind w:left="720"/>
        <w:rPr>
          <w:sz w:val="25"/>
          <w:szCs w:val="25"/>
        </w:rPr>
      </w:pPr>
      <w:r w:rsidRPr="00F56EE1">
        <w:rPr>
          <w:sz w:val="25"/>
          <w:szCs w:val="25"/>
        </w:rPr>
        <w:t xml:space="preserve">Updates to the </w:t>
      </w:r>
      <w:r w:rsidR="00F56EE1" w:rsidRPr="00F56EE1">
        <w:rPr>
          <w:sz w:val="25"/>
          <w:szCs w:val="25"/>
        </w:rPr>
        <w:t>B</w:t>
      </w:r>
      <w:r w:rsidRPr="00F56EE1">
        <w:rPr>
          <w:sz w:val="25"/>
          <w:szCs w:val="25"/>
        </w:rPr>
        <w:t>usiness software are managed by IT Dept.</w:t>
      </w:r>
      <w:r w:rsidR="00925128">
        <w:rPr>
          <w:sz w:val="25"/>
          <w:szCs w:val="25"/>
        </w:rPr>
        <w:t xml:space="preserve"> </w:t>
      </w:r>
      <w:r w:rsidRPr="005F53E5">
        <w:rPr>
          <w:sz w:val="25"/>
          <w:szCs w:val="25"/>
        </w:rPr>
        <w:t>Major upgrades are coordinated by the vendor with the System Engineer, and impacted system users are notified via an implementation plan and schedule</w:t>
      </w:r>
    </w:p>
    <w:bookmarkEnd w:id="56"/>
    <w:p w14:paraId="56CABD2F" w14:textId="1DC123BA" w:rsidR="00293916" w:rsidRPr="00907F68" w:rsidRDefault="0006578E" w:rsidP="00280A11">
      <w:pPr>
        <w:pStyle w:val="Header"/>
        <w:numPr>
          <w:ilvl w:val="0"/>
          <w:numId w:val="42"/>
        </w:numPr>
        <w:tabs>
          <w:tab w:val="clear" w:pos="4320"/>
          <w:tab w:val="clear" w:pos="8640"/>
        </w:tabs>
        <w:spacing w:after="60"/>
        <w:ind w:left="360"/>
        <w:rPr>
          <w:sz w:val="25"/>
          <w:szCs w:val="25"/>
          <w:highlight w:val="yellow"/>
        </w:rPr>
      </w:pPr>
      <w:r w:rsidRPr="00907F68">
        <w:rPr>
          <w:sz w:val="25"/>
          <w:szCs w:val="25"/>
          <w:highlight w:val="yellow"/>
        </w:rPr>
        <w:t>Control of Quality Records</w:t>
      </w:r>
    </w:p>
    <w:p w14:paraId="3C88C0B5" w14:textId="742A4D15" w:rsidR="00293916" w:rsidRPr="00086371" w:rsidRDefault="00293916" w:rsidP="00086371">
      <w:pPr>
        <w:pStyle w:val="Header"/>
        <w:numPr>
          <w:ilvl w:val="0"/>
          <w:numId w:val="12"/>
        </w:numPr>
        <w:tabs>
          <w:tab w:val="clear" w:pos="4320"/>
          <w:tab w:val="clear" w:pos="8640"/>
          <w:tab w:val="num" w:pos="1440"/>
        </w:tabs>
        <w:spacing w:after="60"/>
        <w:ind w:left="720"/>
        <w:rPr>
          <w:sz w:val="25"/>
          <w:szCs w:val="25"/>
        </w:rPr>
      </w:pPr>
      <w:r w:rsidRPr="00754218">
        <w:rPr>
          <w:sz w:val="25"/>
          <w:szCs w:val="25"/>
        </w:rPr>
        <w:t xml:space="preserve">Quality Records are those records which demonstrate conformance to specified requirements and effective operation of the </w:t>
      </w:r>
      <w:r w:rsidR="000B20EA">
        <w:rPr>
          <w:sz w:val="25"/>
          <w:szCs w:val="25"/>
        </w:rPr>
        <w:t>Q</w:t>
      </w:r>
      <w:r w:rsidRPr="00754218">
        <w:rPr>
          <w:sz w:val="25"/>
          <w:szCs w:val="25"/>
        </w:rPr>
        <w:t>uality system.</w:t>
      </w:r>
      <w:r w:rsidR="00086371">
        <w:rPr>
          <w:sz w:val="25"/>
          <w:szCs w:val="25"/>
        </w:rPr>
        <w:t xml:space="preserve"> </w:t>
      </w:r>
      <w:r w:rsidRPr="00086371">
        <w:rPr>
          <w:sz w:val="25"/>
          <w:szCs w:val="25"/>
        </w:rPr>
        <w:t>Records may be in any form of media, such as hard copy or electronic media.</w:t>
      </w:r>
    </w:p>
    <w:p w14:paraId="6555B2B3" w14:textId="47F39A91" w:rsidR="00293916" w:rsidRPr="00754218" w:rsidRDefault="00293916" w:rsidP="00086371">
      <w:pPr>
        <w:pStyle w:val="Header"/>
        <w:tabs>
          <w:tab w:val="clear" w:pos="4320"/>
          <w:tab w:val="clear" w:pos="8640"/>
        </w:tabs>
        <w:spacing w:after="60"/>
        <w:ind w:left="720"/>
        <w:rPr>
          <w:sz w:val="25"/>
          <w:szCs w:val="25"/>
        </w:rPr>
      </w:pPr>
      <w:proofErr w:type="gramStart"/>
      <w:r w:rsidRPr="00754218">
        <w:rPr>
          <w:sz w:val="25"/>
          <w:szCs w:val="25"/>
        </w:rPr>
        <w:t>In order to</w:t>
      </w:r>
      <w:proofErr w:type="gramEnd"/>
      <w:r w:rsidRPr="00754218">
        <w:rPr>
          <w:sz w:val="25"/>
          <w:szCs w:val="25"/>
        </w:rPr>
        <w:t xml:space="preserve"> simplify and expedite our course of business in remote interactions we will recognize </w:t>
      </w:r>
      <w:r w:rsidR="0015377E" w:rsidRPr="00754218">
        <w:rPr>
          <w:sz w:val="25"/>
          <w:szCs w:val="25"/>
        </w:rPr>
        <w:t>electronic</w:t>
      </w:r>
      <w:r w:rsidRPr="00754218">
        <w:rPr>
          <w:sz w:val="25"/>
          <w:szCs w:val="25"/>
        </w:rPr>
        <w:t xml:space="preserve"> signatures or typed names same as handwritten signatures for the purposes of validation, authorization and admissibility as personalized or formalized through software from required signers.</w:t>
      </w:r>
    </w:p>
    <w:p w14:paraId="6E7B75A5" w14:textId="77777777" w:rsidR="00FD3840" w:rsidRDefault="00293916" w:rsidP="00FD3840">
      <w:pPr>
        <w:pStyle w:val="Header"/>
        <w:tabs>
          <w:tab w:val="clear" w:pos="4320"/>
          <w:tab w:val="clear" w:pos="8640"/>
        </w:tabs>
        <w:spacing w:after="60"/>
        <w:ind w:left="720"/>
        <w:rPr>
          <w:sz w:val="25"/>
          <w:szCs w:val="25"/>
        </w:rPr>
      </w:pPr>
      <w:r w:rsidRPr="00754218">
        <w:rPr>
          <w:sz w:val="25"/>
          <w:szCs w:val="25"/>
        </w:rPr>
        <w:t>To ensure record integrity, written records are to be created in ink, not pencil. Persons filling out records are responsible for ensuring records are legible.</w:t>
      </w:r>
      <w:r w:rsidR="00086371">
        <w:rPr>
          <w:sz w:val="25"/>
          <w:szCs w:val="25"/>
        </w:rPr>
        <w:t xml:space="preserve"> </w:t>
      </w:r>
    </w:p>
    <w:p w14:paraId="7F426F46" w14:textId="1B8D4AC4" w:rsidR="00293916" w:rsidRPr="00086371" w:rsidRDefault="00293916" w:rsidP="00925128">
      <w:pPr>
        <w:pStyle w:val="Header"/>
        <w:tabs>
          <w:tab w:val="clear" w:pos="4320"/>
          <w:tab w:val="clear" w:pos="8640"/>
        </w:tabs>
        <w:spacing w:after="120"/>
        <w:ind w:left="720"/>
        <w:rPr>
          <w:sz w:val="25"/>
          <w:szCs w:val="25"/>
        </w:rPr>
      </w:pPr>
      <w:r w:rsidRPr="00086371">
        <w:rPr>
          <w:sz w:val="25"/>
          <w:szCs w:val="25"/>
        </w:rPr>
        <w:lastRenderedPageBreak/>
        <w:t>Correction fluid and</w:t>
      </w:r>
      <w:ins w:id="57" w:author="Brian Olea" w:date="2022-05-20T12:45:00Z">
        <w:r w:rsidR="00BA6593">
          <w:rPr>
            <w:sz w:val="25"/>
            <w:szCs w:val="25"/>
          </w:rPr>
          <w:t>/or</w:t>
        </w:r>
      </w:ins>
      <w:r w:rsidRPr="00086371">
        <w:rPr>
          <w:sz w:val="25"/>
          <w:szCs w:val="25"/>
        </w:rPr>
        <w:t xml:space="preserve"> </w:t>
      </w:r>
      <w:r w:rsidRPr="009615DC">
        <w:rPr>
          <w:sz w:val="25"/>
          <w:szCs w:val="25"/>
          <w:highlight w:val="yellow"/>
        </w:rPr>
        <w:t>correction tape</w:t>
      </w:r>
      <w:r w:rsidRPr="00086371">
        <w:rPr>
          <w:sz w:val="25"/>
          <w:szCs w:val="25"/>
        </w:rPr>
        <w:t xml:space="preserve"> are not permitted for use on </w:t>
      </w:r>
      <w:r w:rsidR="0099129C" w:rsidRPr="00086371">
        <w:rPr>
          <w:sz w:val="25"/>
          <w:szCs w:val="25"/>
        </w:rPr>
        <w:t>quality</w:t>
      </w:r>
      <w:r w:rsidRPr="00086371">
        <w:rPr>
          <w:sz w:val="25"/>
          <w:szCs w:val="25"/>
        </w:rPr>
        <w:t xml:space="preserve"> </w:t>
      </w:r>
      <w:r w:rsidR="00660797" w:rsidRPr="00086371">
        <w:rPr>
          <w:sz w:val="25"/>
          <w:szCs w:val="25"/>
        </w:rPr>
        <w:t>r</w:t>
      </w:r>
      <w:r w:rsidRPr="00086371">
        <w:rPr>
          <w:sz w:val="25"/>
          <w:szCs w:val="25"/>
        </w:rPr>
        <w:t>ecords.</w:t>
      </w:r>
      <w:r w:rsidR="00FD3840">
        <w:rPr>
          <w:sz w:val="25"/>
          <w:szCs w:val="25"/>
        </w:rPr>
        <w:t xml:space="preserve"> </w:t>
      </w:r>
      <w:r w:rsidRPr="00086371">
        <w:rPr>
          <w:sz w:val="25"/>
          <w:szCs w:val="25"/>
        </w:rPr>
        <w:t xml:space="preserve">Corrections should be made by lining out incorrect information, noting correct information and </w:t>
      </w:r>
      <w:ins w:id="58" w:author="Brian Olea" w:date="2022-05-20T12:45:00Z">
        <w:r w:rsidR="00BA6593">
          <w:rPr>
            <w:sz w:val="25"/>
            <w:szCs w:val="25"/>
          </w:rPr>
          <w:t xml:space="preserve">adding initial and </w:t>
        </w:r>
        <w:commentRangeStart w:id="59"/>
        <w:r w:rsidR="00BA6593">
          <w:rPr>
            <w:sz w:val="25"/>
            <w:szCs w:val="25"/>
          </w:rPr>
          <w:t>date</w:t>
        </w:r>
      </w:ins>
      <w:del w:id="60" w:author="Brian Olea" w:date="2022-05-20T12:45:00Z">
        <w:r w:rsidRPr="00086371" w:rsidDel="00BA6593">
          <w:rPr>
            <w:sz w:val="25"/>
            <w:szCs w:val="25"/>
          </w:rPr>
          <w:delText>i</w:delText>
        </w:r>
      </w:del>
      <w:commentRangeEnd w:id="59"/>
      <w:r w:rsidR="00C52200">
        <w:rPr>
          <w:rStyle w:val="CommentReference"/>
        </w:rPr>
        <w:commentReference w:id="59"/>
      </w:r>
      <w:del w:id="61" w:author="Brian Olea" w:date="2022-05-20T12:45:00Z">
        <w:r w:rsidRPr="00086371" w:rsidDel="00BA6593">
          <w:rPr>
            <w:sz w:val="25"/>
            <w:szCs w:val="25"/>
          </w:rPr>
          <w:delText>nitialing</w:delText>
        </w:r>
      </w:del>
      <w:r w:rsidRPr="00086371">
        <w:rPr>
          <w:sz w:val="25"/>
          <w:szCs w:val="25"/>
        </w:rPr>
        <w:t xml:space="preserve"> by the correction.</w:t>
      </w:r>
    </w:p>
    <w:p w14:paraId="32B3C8EA" w14:textId="712EC5F0" w:rsidR="00293916" w:rsidRPr="00086371" w:rsidRDefault="00293916" w:rsidP="0064010A">
      <w:pPr>
        <w:pStyle w:val="Header"/>
        <w:numPr>
          <w:ilvl w:val="0"/>
          <w:numId w:val="12"/>
        </w:numPr>
        <w:tabs>
          <w:tab w:val="clear" w:pos="4320"/>
          <w:tab w:val="clear" w:pos="8640"/>
          <w:tab w:val="num" w:pos="1440"/>
        </w:tabs>
        <w:spacing w:after="60"/>
        <w:ind w:left="720"/>
        <w:rPr>
          <w:sz w:val="25"/>
          <w:szCs w:val="25"/>
          <w:highlight w:val="magenta"/>
        </w:rPr>
      </w:pPr>
      <w:r w:rsidRPr="00086371">
        <w:rPr>
          <w:sz w:val="25"/>
          <w:szCs w:val="25"/>
          <w:highlight w:val="magenta"/>
        </w:rPr>
        <w:t xml:space="preserve">Where agreed contractually, </w:t>
      </w:r>
      <w:r w:rsidR="004237CF" w:rsidRPr="00086371">
        <w:rPr>
          <w:sz w:val="25"/>
          <w:szCs w:val="25"/>
          <w:highlight w:val="magenta"/>
        </w:rPr>
        <w:t>Q</w:t>
      </w:r>
      <w:r w:rsidRPr="00086371">
        <w:rPr>
          <w:sz w:val="25"/>
          <w:szCs w:val="25"/>
          <w:highlight w:val="magenta"/>
        </w:rPr>
        <w:t>uality records are available for customer review.</w:t>
      </w:r>
    </w:p>
    <w:p w14:paraId="2A6C749C" w14:textId="28244A91" w:rsidR="00086371" w:rsidRPr="00754218" w:rsidRDefault="00000000" w:rsidP="0064010A">
      <w:pPr>
        <w:pStyle w:val="Header"/>
        <w:numPr>
          <w:ilvl w:val="0"/>
          <w:numId w:val="12"/>
        </w:numPr>
        <w:tabs>
          <w:tab w:val="clear" w:pos="4320"/>
          <w:tab w:val="clear" w:pos="8640"/>
          <w:tab w:val="num" w:pos="1440"/>
        </w:tabs>
        <w:spacing w:after="60"/>
        <w:ind w:left="720"/>
        <w:rPr>
          <w:sz w:val="25"/>
          <w:szCs w:val="25"/>
        </w:rPr>
      </w:pPr>
      <w:hyperlink r:id="rId19" w:history="1">
        <w:r w:rsidR="00086371" w:rsidRPr="00EB4912">
          <w:rPr>
            <w:rStyle w:val="Hyperlink"/>
            <w:sz w:val="25"/>
            <w:szCs w:val="25"/>
          </w:rPr>
          <w:t>Quality Records Matrix (QRM)</w:t>
        </w:r>
      </w:hyperlink>
    </w:p>
    <w:p w14:paraId="2FB6B828" w14:textId="1BB1CFAF" w:rsidR="00293916" w:rsidRPr="00EE5867" w:rsidRDefault="00293916" w:rsidP="00086371">
      <w:pPr>
        <w:pStyle w:val="Header"/>
        <w:tabs>
          <w:tab w:val="clear" w:pos="4320"/>
          <w:tab w:val="clear" w:pos="8640"/>
        </w:tabs>
        <w:spacing w:after="60"/>
        <w:ind w:left="720"/>
        <w:rPr>
          <w:sz w:val="25"/>
          <w:szCs w:val="25"/>
        </w:rPr>
      </w:pPr>
      <w:r w:rsidRPr="00EE5867">
        <w:rPr>
          <w:sz w:val="25"/>
          <w:szCs w:val="25"/>
        </w:rPr>
        <w:t xml:space="preserve">The </w:t>
      </w:r>
      <w:r w:rsidRPr="00EB4912">
        <w:rPr>
          <w:sz w:val="25"/>
          <w:szCs w:val="25"/>
        </w:rPr>
        <w:t>Quality Records Matrix (QRM)</w:t>
      </w:r>
      <w:r w:rsidRPr="00EE5867">
        <w:rPr>
          <w:sz w:val="25"/>
          <w:szCs w:val="25"/>
        </w:rPr>
        <w:t xml:space="preserve"> identifies all the quality records. </w:t>
      </w:r>
      <w:r w:rsidRPr="004D179E">
        <w:rPr>
          <w:sz w:val="25"/>
          <w:szCs w:val="25"/>
          <w:highlight w:val="magenta"/>
        </w:rPr>
        <w:t xml:space="preserve">The QRM is available in the </w:t>
      </w:r>
      <w:r w:rsidR="001C3EFE" w:rsidRPr="004D179E">
        <w:rPr>
          <w:sz w:val="25"/>
          <w:szCs w:val="25"/>
          <w:highlight w:val="magenta"/>
        </w:rPr>
        <w:t>IQ Process Documents</w:t>
      </w:r>
      <w:r w:rsidRPr="004D179E">
        <w:rPr>
          <w:sz w:val="25"/>
          <w:szCs w:val="25"/>
          <w:highlight w:val="magenta"/>
        </w:rPr>
        <w:t xml:space="preserve"> folder.</w:t>
      </w:r>
      <w:r w:rsidRPr="00EE5867">
        <w:rPr>
          <w:sz w:val="25"/>
          <w:szCs w:val="25"/>
        </w:rPr>
        <w:t xml:space="preserve"> Records not listed in the QRM do not need to be retained to demonstrate conformance to quality requirements but may be retained per procedure for reference.</w:t>
      </w:r>
    </w:p>
    <w:p w14:paraId="0FC3B59E" w14:textId="77777777" w:rsidR="00293916" w:rsidRPr="00EE5867" w:rsidRDefault="00293916" w:rsidP="00086371">
      <w:pPr>
        <w:pStyle w:val="Header"/>
        <w:tabs>
          <w:tab w:val="clear" w:pos="4320"/>
          <w:tab w:val="clear" w:pos="8640"/>
        </w:tabs>
        <w:spacing w:after="60"/>
        <w:ind w:left="720"/>
        <w:rPr>
          <w:sz w:val="25"/>
          <w:szCs w:val="25"/>
        </w:rPr>
      </w:pPr>
      <w:r w:rsidRPr="00EE5867">
        <w:rPr>
          <w:sz w:val="25"/>
          <w:szCs w:val="25"/>
        </w:rPr>
        <w:t>The QRM will be reviewed annually by the Process Owner to ensure accuracy. A revision will be initiated if necessary.</w:t>
      </w:r>
    </w:p>
    <w:p w14:paraId="621B3521" w14:textId="5EB05D1D" w:rsidR="00293916" w:rsidRPr="00EE5867" w:rsidRDefault="00293916" w:rsidP="00086371">
      <w:pPr>
        <w:pStyle w:val="Header"/>
        <w:tabs>
          <w:tab w:val="clear" w:pos="4320"/>
          <w:tab w:val="clear" w:pos="8640"/>
        </w:tabs>
        <w:spacing w:after="60"/>
        <w:ind w:left="720"/>
        <w:rPr>
          <w:sz w:val="25"/>
          <w:szCs w:val="25"/>
        </w:rPr>
      </w:pPr>
      <w:r w:rsidRPr="00014C31">
        <w:rPr>
          <w:sz w:val="25"/>
          <w:szCs w:val="25"/>
          <w:highlight w:val="magenta"/>
        </w:rPr>
        <w:t xml:space="preserve">The Process Owner of new </w:t>
      </w:r>
      <w:r w:rsidR="0099129C" w:rsidRPr="00014C31">
        <w:rPr>
          <w:sz w:val="25"/>
          <w:szCs w:val="25"/>
          <w:highlight w:val="magenta"/>
        </w:rPr>
        <w:t>quality</w:t>
      </w:r>
      <w:r w:rsidRPr="00014C31">
        <w:rPr>
          <w:sz w:val="25"/>
          <w:szCs w:val="25"/>
          <w:highlight w:val="magenta"/>
        </w:rPr>
        <w:t xml:space="preserve"> records ensures that pertinent information regarding the record is entered in the QRM prior to issuing a new or revised procedure.</w:t>
      </w:r>
    </w:p>
    <w:p w14:paraId="48D21ECF" w14:textId="3BD74049" w:rsidR="00293916" w:rsidRPr="00EE5867" w:rsidRDefault="00293916" w:rsidP="00086371">
      <w:pPr>
        <w:pStyle w:val="Header"/>
        <w:tabs>
          <w:tab w:val="clear" w:pos="4320"/>
          <w:tab w:val="clear" w:pos="8640"/>
        </w:tabs>
        <w:spacing w:after="60"/>
        <w:ind w:left="720"/>
        <w:rPr>
          <w:sz w:val="25"/>
          <w:szCs w:val="25"/>
        </w:rPr>
      </w:pPr>
      <w:r w:rsidRPr="00EE5867">
        <w:rPr>
          <w:sz w:val="25"/>
          <w:szCs w:val="25"/>
        </w:rPr>
        <w:t xml:space="preserve">The responsibility for collection of </w:t>
      </w:r>
      <w:r w:rsidR="0099129C" w:rsidRPr="0099129C">
        <w:rPr>
          <w:sz w:val="25"/>
          <w:szCs w:val="25"/>
        </w:rPr>
        <w:t>quality</w:t>
      </w:r>
      <w:r w:rsidRPr="00EE5867">
        <w:rPr>
          <w:sz w:val="25"/>
          <w:szCs w:val="25"/>
        </w:rPr>
        <w:t xml:space="preserve"> records is indicated in the QRM. The designated function for collection of </w:t>
      </w:r>
      <w:r w:rsidR="0099129C" w:rsidRPr="0099129C">
        <w:rPr>
          <w:sz w:val="25"/>
          <w:szCs w:val="25"/>
        </w:rPr>
        <w:t>quality</w:t>
      </w:r>
      <w:r w:rsidRPr="00EE5867">
        <w:rPr>
          <w:sz w:val="25"/>
          <w:szCs w:val="25"/>
        </w:rPr>
        <w:t xml:space="preserve"> records is also responsible for retrieving or providing appropriate access records.</w:t>
      </w:r>
    </w:p>
    <w:p w14:paraId="3FF4D3A6" w14:textId="493497B6" w:rsidR="00293916" w:rsidRPr="00EE5867" w:rsidRDefault="00293916" w:rsidP="00086371">
      <w:pPr>
        <w:pStyle w:val="Header"/>
        <w:tabs>
          <w:tab w:val="clear" w:pos="4320"/>
          <w:tab w:val="clear" w:pos="8640"/>
        </w:tabs>
        <w:spacing w:after="60"/>
        <w:ind w:left="720"/>
        <w:rPr>
          <w:sz w:val="25"/>
          <w:szCs w:val="25"/>
        </w:rPr>
      </w:pPr>
      <w:r w:rsidRPr="00D73091">
        <w:rPr>
          <w:sz w:val="25"/>
          <w:szCs w:val="25"/>
        </w:rPr>
        <w:t>Records are stored so they can be readily retrievable.</w:t>
      </w:r>
      <w:r w:rsidRPr="00EE5867">
        <w:rPr>
          <w:sz w:val="25"/>
          <w:szCs w:val="25"/>
        </w:rPr>
        <w:t xml:space="preserve"> Storage locations are identified in the QRM. A suitable storage environment is utilized for </w:t>
      </w:r>
      <w:r w:rsidR="00E626DA" w:rsidRPr="00E626DA">
        <w:rPr>
          <w:sz w:val="25"/>
          <w:szCs w:val="25"/>
        </w:rPr>
        <w:t>quality</w:t>
      </w:r>
      <w:r w:rsidRPr="00EE5867">
        <w:rPr>
          <w:sz w:val="25"/>
          <w:szCs w:val="25"/>
        </w:rPr>
        <w:t xml:space="preserve"> records to prevent damage, deterioration, and loss.</w:t>
      </w:r>
    </w:p>
    <w:p w14:paraId="2E686916" w14:textId="77777777" w:rsidR="00293916" w:rsidRPr="00EE5867" w:rsidRDefault="00293916" w:rsidP="00086371">
      <w:pPr>
        <w:pStyle w:val="Header"/>
        <w:tabs>
          <w:tab w:val="clear" w:pos="4320"/>
          <w:tab w:val="clear" w:pos="8640"/>
        </w:tabs>
        <w:spacing w:after="60"/>
        <w:ind w:left="720"/>
        <w:rPr>
          <w:sz w:val="25"/>
          <w:szCs w:val="25"/>
        </w:rPr>
      </w:pPr>
      <w:r w:rsidRPr="00180348">
        <w:rPr>
          <w:sz w:val="25"/>
          <w:szCs w:val="25"/>
          <w:highlight w:val="magenta"/>
        </w:rPr>
        <w:t xml:space="preserve">Records are indexed and filed in a logical format according to record type and storage location, </w:t>
      </w:r>
      <w:proofErr w:type="gramStart"/>
      <w:r w:rsidRPr="00180348">
        <w:rPr>
          <w:sz w:val="25"/>
          <w:szCs w:val="25"/>
          <w:highlight w:val="magenta"/>
        </w:rPr>
        <w:t>in order to</w:t>
      </w:r>
      <w:proofErr w:type="gramEnd"/>
      <w:r w:rsidRPr="00180348">
        <w:rPr>
          <w:sz w:val="25"/>
          <w:szCs w:val="25"/>
          <w:highlight w:val="magenta"/>
        </w:rPr>
        <w:t xml:space="preserve"> ensure they are retrievable.</w:t>
      </w:r>
    </w:p>
    <w:p w14:paraId="76944C67" w14:textId="77777777" w:rsidR="00293916" w:rsidRDefault="00293916" w:rsidP="00925128">
      <w:pPr>
        <w:pStyle w:val="Header"/>
        <w:tabs>
          <w:tab w:val="clear" w:pos="4320"/>
          <w:tab w:val="clear" w:pos="8640"/>
        </w:tabs>
        <w:ind w:left="720"/>
        <w:rPr>
          <w:sz w:val="25"/>
          <w:szCs w:val="25"/>
        </w:rPr>
      </w:pPr>
      <w:r w:rsidRPr="00EE5867">
        <w:rPr>
          <w:sz w:val="25"/>
          <w:szCs w:val="25"/>
        </w:rPr>
        <w:t>Quality record retention times are indicated in the QRM. When the retention period is completed, hardcopy records are disposed of by shredding and electronic records are deleted</w:t>
      </w:r>
      <w:r w:rsidRPr="0005283F">
        <w:rPr>
          <w:sz w:val="25"/>
          <w:szCs w:val="25"/>
        </w:rPr>
        <w:t>.</w:t>
      </w:r>
    </w:p>
    <w:p w14:paraId="574760C0" w14:textId="77777777" w:rsidR="0011791E" w:rsidRDefault="0011791E" w:rsidP="00EC13F6">
      <w:pPr>
        <w:rPr>
          <w:sz w:val="25"/>
          <w:szCs w:val="25"/>
        </w:rPr>
      </w:pPr>
    </w:p>
    <w:p w14:paraId="75343EE3" w14:textId="77777777" w:rsidR="00293916" w:rsidRDefault="00293916" w:rsidP="00EC13F6">
      <w:pPr>
        <w:rPr>
          <w:sz w:val="24"/>
        </w:rPr>
      </w:pPr>
    </w:p>
    <w:p w14:paraId="705D8DE3" w14:textId="77777777" w:rsidR="00293916" w:rsidRPr="00A80C99" w:rsidRDefault="00293916" w:rsidP="00293916">
      <w:pPr>
        <w:pStyle w:val="Heading1"/>
        <w:tabs>
          <w:tab w:val="clear" w:pos="3600"/>
          <w:tab w:val="clear" w:pos="5760"/>
          <w:tab w:val="clear" w:pos="7200"/>
        </w:tabs>
        <w:spacing w:after="120"/>
        <w:ind w:left="0"/>
        <w:rPr>
          <w:b/>
          <w:bCs/>
          <w:sz w:val="26"/>
          <w:szCs w:val="26"/>
        </w:rPr>
      </w:pPr>
      <w:commentRangeStart w:id="62"/>
      <w:r w:rsidRPr="00036CB6">
        <w:rPr>
          <w:b/>
          <w:bCs/>
          <w:sz w:val="26"/>
          <w:szCs w:val="26"/>
        </w:rPr>
        <w:t>Risks</w:t>
      </w:r>
      <w:r>
        <w:rPr>
          <w:b/>
          <w:bCs/>
          <w:sz w:val="26"/>
          <w:szCs w:val="26"/>
        </w:rPr>
        <w:t xml:space="preserve"> and </w:t>
      </w:r>
      <w:r w:rsidRPr="00A80C99">
        <w:rPr>
          <w:b/>
          <w:bCs/>
          <w:sz w:val="26"/>
          <w:szCs w:val="26"/>
        </w:rPr>
        <w:t>Mitigations</w:t>
      </w:r>
      <w:commentRangeEnd w:id="62"/>
      <w:r w:rsidR="00C52200">
        <w:rPr>
          <w:rStyle w:val="CommentReference"/>
        </w:rPr>
        <w:commentReference w:id="62"/>
      </w:r>
    </w:p>
    <w:tbl>
      <w:tblPr>
        <w:tblStyle w:val="TableGrid"/>
        <w:tblW w:w="9893" w:type="dxa"/>
        <w:tblLook w:val="04A0" w:firstRow="1" w:lastRow="0" w:firstColumn="1" w:lastColumn="0" w:noHBand="0" w:noVBand="1"/>
      </w:tblPr>
      <w:tblGrid>
        <w:gridCol w:w="4945"/>
        <w:gridCol w:w="4948"/>
      </w:tblGrid>
      <w:tr w:rsidR="00293916" w14:paraId="55A8B54F" w14:textId="77777777" w:rsidTr="00777015">
        <w:trPr>
          <w:trHeight w:val="432"/>
          <w:tblHeader/>
        </w:trPr>
        <w:tc>
          <w:tcPr>
            <w:tcW w:w="4945" w:type="dxa"/>
            <w:vAlign w:val="center"/>
          </w:tcPr>
          <w:p w14:paraId="50192E62" w14:textId="77777777" w:rsidR="00293916" w:rsidRPr="0010080A" w:rsidRDefault="00293916" w:rsidP="00777015">
            <w:pPr>
              <w:pStyle w:val="Header"/>
              <w:tabs>
                <w:tab w:val="clear" w:pos="4320"/>
                <w:tab w:val="clear" w:pos="8640"/>
              </w:tabs>
              <w:jc w:val="center"/>
              <w:rPr>
                <w:rFonts w:ascii="Times New Roman" w:hAnsi="Times New Roman"/>
                <w:sz w:val="25"/>
                <w:szCs w:val="25"/>
              </w:rPr>
            </w:pPr>
            <w:r w:rsidRPr="0010080A">
              <w:rPr>
                <w:rFonts w:ascii="Times New Roman" w:hAnsi="Times New Roman"/>
                <w:sz w:val="25"/>
                <w:szCs w:val="25"/>
              </w:rPr>
              <w:t>Risks</w:t>
            </w:r>
          </w:p>
        </w:tc>
        <w:tc>
          <w:tcPr>
            <w:tcW w:w="4948" w:type="dxa"/>
            <w:vAlign w:val="center"/>
          </w:tcPr>
          <w:p w14:paraId="7115353F" w14:textId="77777777" w:rsidR="00293916" w:rsidRPr="0010080A" w:rsidRDefault="00293916" w:rsidP="00777015">
            <w:pPr>
              <w:pStyle w:val="Header"/>
              <w:tabs>
                <w:tab w:val="clear" w:pos="4320"/>
                <w:tab w:val="clear" w:pos="8640"/>
              </w:tabs>
              <w:jc w:val="center"/>
              <w:rPr>
                <w:rFonts w:ascii="Times New Roman" w:hAnsi="Times New Roman"/>
                <w:sz w:val="25"/>
                <w:szCs w:val="25"/>
              </w:rPr>
            </w:pPr>
            <w:r w:rsidRPr="0010080A">
              <w:rPr>
                <w:rFonts w:ascii="Times New Roman" w:hAnsi="Times New Roman"/>
                <w:sz w:val="25"/>
                <w:szCs w:val="25"/>
              </w:rPr>
              <w:t>Mitigations</w:t>
            </w:r>
          </w:p>
        </w:tc>
      </w:tr>
      <w:tr w:rsidR="00293916" w14:paraId="14EDFA8D" w14:textId="77777777" w:rsidTr="00777015">
        <w:tc>
          <w:tcPr>
            <w:tcW w:w="4945" w:type="dxa"/>
          </w:tcPr>
          <w:p w14:paraId="4440889E" w14:textId="77777777" w:rsidR="00293916" w:rsidRPr="00756703" w:rsidRDefault="00293916" w:rsidP="00777015">
            <w:pPr>
              <w:pStyle w:val="Header"/>
              <w:tabs>
                <w:tab w:val="clear" w:pos="4320"/>
                <w:tab w:val="clear" w:pos="8640"/>
              </w:tabs>
              <w:rPr>
                <w:rFonts w:ascii="Times New Roman" w:hAnsi="Times New Roman"/>
                <w:sz w:val="25"/>
                <w:szCs w:val="25"/>
              </w:rPr>
            </w:pPr>
          </w:p>
        </w:tc>
        <w:tc>
          <w:tcPr>
            <w:tcW w:w="4948" w:type="dxa"/>
          </w:tcPr>
          <w:p w14:paraId="7AC5E4F8" w14:textId="77777777" w:rsidR="00293916" w:rsidRPr="00766E5E" w:rsidRDefault="00293916" w:rsidP="00777015">
            <w:pPr>
              <w:pStyle w:val="Header"/>
              <w:tabs>
                <w:tab w:val="clear" w:pos="4320"/>
                <w:tab w:val="clear" w:pos="8640"/>
              </w:tabs>
              <w:rPr>
                <w:rFonts w:ascii="Times New Roman" w:hAnsi="Times New Roman"/>
                <w:sz w:val="25"/>
                <w:szCs w:val="25"/>
              </w:rPr>
            </w:pPr>
          </w:p>
        </w:tc>
      </w:tr>
      <w:tr w:rsidR="00293916" w14:paraId="1F8152D7" w14:textId="77777777" w:rsidTr="00777015">
        <w:tc>
          <w:tcPr>
            <w:tcW w:w="4945" w:type="dxa"/>
          </w:tcPr>
          <w:p w14:paraId="08B1C1D3" w14:textId="77777777" w:rsidR="00293916" w:rsidRPr="00756703" w:rsidRDefault="00293916" w:rsidP="00777015">
            <w:pPr>
              <w:pStyle w:val="Header"/>
              <w:tabs>
                <w:tab w:val="clear" w:pos="4320"/>
                <w:tab w:val="clear" w:pos="8640"/>
              </w:tabs>
              <w:rPr>
                <w:rFonts w:ascii="Times New Roman" w:hAnsi="Times New Roman"/>
                <w:sz w:val="25"/>
                <w:szCs w:val="25"/>
              </w:rPr>
            </w:pPr>
          </w:p>
        </w:tc>
        <w:tc>
          <w:tcPr>
            <w:tcW w:w="4948" w:type="dxa"/>
          </w:tcPr>
          <w:p w14:paraId="266583E3" w14:textId="77777777" w:rsidR="00293916" w:rsidRPr="00766E5E" w:rsidRDefault="00293916" w:rsidP="00777015">
            <w:pPr>
              <w:pStyle w:val="Header"/>
              <w:tabs>
                <w:tab w:val="clear" w:pos="4320"/>
                <w:tab w:val="clear" w:pos="8640"/>
              </w:tabs>
              <w:rPr>
                <w:rFonts w:ascii="Times New Roman" w:hAnsi="Times New Roman"/>
                <w:sz w:val="25"/>
                <w:szCs w:val="25"/>
              </w:rPr>
            </w:pPr>
          </w:p>
        </w:tc>
      </w:tr>
      <w:tr w:rsidR="00293916" w14:paraId="018358DB" w14:textId="77777777" w:rsidTr="00777015">
        <w:tc>
          <w:tcPr>
            <w:tcW w:w="4945" w:type="dxa"/>
          </w:tcPr>
          <w:p w14:paraId="3F53BE7F" w14:textId="77777777" w:rsidR="00293916" w:rsidRPr="00756703" w:rsidRDefault="00293916" w:rsidP="00777015">
            <w:pPr>
              <w:pStyle w:val="Header"/>
              <w:tabs>
                <w:tab w:val="clear" w:pos="4320"/>
                <w:tab w:val="clear" w:pos="8640"/>
              </w:tabs>
              <w:rPr>
                <w:rFonts w:ascii="Times New Roman" w:hAnsi="Times New Roman"/>
                <w:sz w:val="25"/>
                <w:szCs w:val="25"/>
              </w:rPr>
            </w:pPr>
          </w:p>
        </w:tc>
        <w:tc>
          <w:tcPr>
            <w:tcW w:w="4948" w:type="dxa"/>
          </w:tcPr>
          <w:p w14:paraId="0ABFF76A" w14:textId="77777777" w:rsidR="00293916" w:rsidRPr="00766E5E" w:rsidRDefault="00293916" w:rsidP="00777015">
            <w:pPr>
              <w:pStyle w:val="Header"/>
              <w:tabs>
                <w:tab w:val="clear" w:pos="4320"/>
                <w:tab w:val="clear" w:pos="8640"/>
              </w:tabs>
              <w:rPr>
                <w:rFonts w:ascii="Times New Roman" w:hAnsi="Times New Roman"/>
                <w:sz w:val="25"/>
                <w:szCs w:val="25"/>
              </w:rPr>
            </w:pPr>
          </w:p>
        </w:tc>
      </w:tr>
      <w:tr w:rsidR="00293916" w14:paraId="5F03A150" w14:textId="77777777" w:rsidTr="00777015">
        <w:tc>
          <w:tcPr>
            <w:tcW w:w="4945" w:type="dxa"/>
          </w:tcPr>
          <w:p w14:paraId="26F477A4" w14:textId="77777777" w:rsidR="00293916" w:rsidRPr="00756703" w:rsidRDefault="00293916" w:rsidP="00777015">
            <w:pPr>
              <w:pStyle w:val="Header"/>
              <w:tabs>
                <w:tab w:val="clear" w:pos="4320"/>
                <w:tab w:val="clear" w:pos="8640"/>
              </w:tabs>
              <w:rPr>
                <w:rFonts w:ascii="Times New Roman" w:hAnsi="Times New Roman"/>
                <w:sz w:val="25"/>
                <w:szCs w:val="25"/>
              </w:rPr>
            </w:pPr>
          </w:p>
        </w:tc>
        <w:tc>
          <w:tcPr>
            <w:tcW w:w="4948" w:type="dxa"/>
          </w:tcPr>
          <w:p w14:paraId="0B9E9D42" w14:textId="77777777" w:rsidR="00293916" w:rsidRPr="00766E5E" w:rsidRDefault="00293916" w:rsidP="00777015">
            <w:pPr>
              <w:pStyle w:val="Header"/>
              <w:tabs>
                <w:tab w:val="clear" w:pos="4320"/>
                <w:tab w:val="clear" w:pos="8640"/>
              </w:tabs>
              <w:rPr>
                <w:rFonts w:ascii="Times New Roman" w:hAnsi="Times New Roman"/>
                <w:sz w:val="25"/>
                <w:szCs w:val="25"/>
              </w:rPr>
            </w:pPr>
          </w:p>
        </w:tc>
      </w:tr>
      <w:tr w:rsidR="00293916" w14:paraId="1C222844" w14:textId="77777777" w:rsidTr="00777015">
        <w:tc>
          <w:tcPr>
            <w:tcW w:w="4945" w:type="dxa"/>
          </w:tcPr>
          <w:p w14:paraId="29506254" w14:textId="77777777" w:rsidR="00293916" w:rsidRPr="00756703" w:rsidRDefault="00293916" w:rsidP="00777015">
            <w:pPr>
              <w:pStyle w:val="Header"/>
              <w:tabs>
                <w:tab w:val="clear" w:pos="4320"/>
                <w:tab w:val="clear" w:pos="8640"/>
              </w:tabs>
              <w:rPr>
                <w:rFonts w:ascii="Times New Roman" w:hAnsi="Times New Roman"/>
                <w:sz w:val="25"/>
                <w:szCs w:val="25"/>
              </w:rPr>
            </w:pPr>
          </w:p>
        </w:tc>
        <w:tc>
          <w:tcPr>
            <w:tcW w:w="4948" w:type="dxa"/>
          </w:tcPr>
          <w:p w14:paraId="0BD8EDA9" w14:textId="77777777" w:rsidR="00293916" w:rsidRPr="00766E5E" w:rsidRDefault="00293916" w:rsidP="00777015">
            <w:pPr>
              <w:pStyle w:val="Header"/>
              <w:tabs>
                <w:tab w:val="clear" w:pos="4320"/>
                <w:tab w:val="clear" w:pos="8640"/>
              </w:tabs>
              <w:rPr>
                <w:rFonts w:ascii="Times New Roman" w:hAnsi="Times New Roman"/>
                <w:sz w:val="25"/>
                <w:szCs w:val="25"/>
              </w:rPr>
            </w:pPr>
          </w:p>
        </w:tc>
      </w:tr>
      <w:tr w:rsidR="00293916" w14:paraId="35EE29AB" w14:textId="77777777" w:rsidTr="00777015">
        <w:tc>
          <w:tcPr>
            <w:tcW w:w="4945" w:type="dxa"/>
          </w:tcPr>
          <w:p w14:paraId="656F7132" w14:textId="77777777" w:rsidR="00293916" w:rsidRPr="00756703" w:rsidRDefault="00293916" w:rsidP="00777015">
            <w:pPr>
              <w:pStyle w:val="Header"/>
              <w:tabs>
                <w:tab w:val="clear" w:pos="4320"/>
                <w:tab w:val="clear" w:pos="8640"/>
              </w:tabs>
              <w:rPr>
                <w:rFonts w:ascii="Times New Roman" w:hAnsi="Times New Roman"/>
                <w:sz w:val="25"/>
                <w:szCs w:val="25"/>
              </w:rPr>
            </w:pPr>
          </w:p>
        </w:tc>
        <w:tc>
          <w:tcPr>
            <w:tcW w:w="4948" w:type="dxa"/>
          </w:tcPr>
          <w:p w14:paraId="7F5689B7" w14:textId="77777777" w:rsidR="00293916" w:rsidRPr="00756703" w:rsidRDefault="00293916" w:rsidP="00777015">
            <w:pPr>
              <w:pStyle w:val="Header"/>
              <w:tabs>
                <w:tab w:val="clear" w:pos="4320"/>
                <w:tab w:val="clear" w:pos="8640"/>
              </w:tabs>
              <w:rPr>
                <w:rFonts w:ascii="Times New Roman" w:hAnsi="Times New Roman"/>
                <w:sz w:val="25"/>
                <w:szCs w:val="25"/>
              </w:rPr>
            </w:pPr>
          </w:p>
        </w:tc>
      </w:tr>
    </w:tbl>
    <w:p w14:paraId="0CC14616" w14:textId="77777777" w:rsidR="00293916" w:rsidRDefault="00293916" w:rsidP="00293916">
      <w:pPr>
        <w:rPr>
          <w:sz w:val="24"/>
        </w:rPr>
      </w:pPr>
    </w:p>
    <w:p w14:paraId="40FC6653" w14:textId="77777777" w:rsidR="00293916" w:rsidRPr="00242B3B" w:rsidRDefault="00293916" w:rsidP="00293916">
      <w:pPr>
        <w:pStyle w:val="Heading1"/>
        <w:tabs>
          <w:tab w:val="clear" w:pos="3600"/>
          <w:tab w:val="clear" w:pos="5760"/>
          <w:tab w:val="clear" w:pos="7200"/>
        </w:tabs>
        <w:spacing w:after="120"/>
        <w:ind w:left="0"/>
        <w:rPr>
          <w:b/>
          <w:bCs/>
          <w:sz w:val="26"/>
          <w:szCs w:val="26"/>
        </w:rPr>
      </w:pPr>
      <w:r w:rsidRPr="00036CB6">
        <w:rPr>
          <w:b/>
          <w:bCs/>
          <w:sz w:val="26"/>
          <w:szCs w:val="26"/>
        </w:rPr>
        <w:t xml:space="preserve">Reference and Applicable </w:t>
      </w:r>
      <w:r w:rsidRPr="00FA62C0">
        <w:rPr>
          <w:b/>
          <w:bCs/>
          <w:sz w:val="26"/>
          <w:szCs w:val="26"/>
        </w:rPr>
        <w:t>Documents</w:t>
      </w:r>
    </w:p>
    <w:p w14:paraId="2DEE432A" w14:textId="6649A3CE" w:rsidR="00293916" w:rsidRPr="00925128" w:rsidRDefault="00130464" w:rsidP="00293916">
      <w:pPr>
        <w:rPr>
          <w:sz w:val="25"/>
          <w:szCs w:val="25"/>
        </w:rPr>
      </w:pPr>
      <w:r w:rsidRPr="00925128">
        <w:rPr>
          <w:sz w:val="25"/>
          <w:szCs w:val="25"/>
        </w:rPr>
        <w:t xml:space="preserve">IMS </w:t>
      </w:r>
      <w:r w:rsidR="00293916" w:rsidRPr="00925128">
        <w:rPr>
          <w:sz w:val="25"/>
          <w:szCs w:val="25"/>
        </w:rPr>
        <w:t>Quality Processes Manual (QSM-9000)</w:t>
      </w:r>
    </w:p>
    <w:p w14:paraId="2167767D" w14:textId="77777777" w:rsidR="00293916" w:rsidRDefault="00293916" w:rsidP="00293916">
      <w:pPr>
        <w:rPr>
          <w:sz w:val="25"/>
          <w:szCs w:val="25"/>
        </w:rPr>
      </w:pPr>
      <w:r w:rsidRPr="0005741C">
        <w:rPr>
          <w:sz w:val="25"/>
          <w:szCs w:val="25"/>
        </w:rPr>
        <w:t xml:space="preserve">Document Change Request </w:t>
      </w:r>
      <w:r>
        <w:rPr>
          <w:sz w:val="25"/>
          <w:szCs w:val="25"/>
        </w:rPr>
        <w:t>(</w:t>
      </w:r>
      <w:r w:rsidRPr="0005741C">
        <w:rPr>
          <w:sz w:val="25"/>
          <w:szCs w:val="25"/>
        </w:rPr>
        <w:t>DC001</w:t>
      </w:r>
      <w:r>
        <w:rPr>
          <w:sz w:val="25"/>
          <w:szCs w:val="25"/>
        </w:rPr>
        <w:t>)</w:t>
      </w:r>
    </w:p>
    <w:p w14:paraId="19394B2A" w14:textId="77777777" w:rsidR="00293916" w:rsidRPr="00ED4495" w:rsidRDefault="00293916" w:rsidP="00293916">
      <w:pPr>
        <w:rPr>
          <w:sz w:val="25"/>
          <w:szCs w:val="25"/>
        </w:rPr>
      </w:pPr>
      <w:r w:rsidRPr="0005741C">
        <w:rPr>
          <w:sz w:val="25"/>
          <w:szCs w:val="25"/>
        </w:rPr>
        <w:t>Document Revision Record</w:t>
      </w:r>
      <w:r>
        <w:rPr>
          <w:sz w:val="25"/>
          <w:szCs w:val="25"/>
        </w:rPr>
        <w:t xml:space="preserve"> (</w:t>
      </w:r>
      <w:r w:rsidRPr="0005741C">
        <w:rPr>
          <w:sz w:val="25"/>
          <w:szCs w:val="25"/>
        </w:rPr>
        <w:t>DC003</w:t>
      </w:r>
      <w:r>
        <w:rPr>
          <w:sz w:val="25"/>
          <w:szCs w:val="25"/>
        </w:rPr>
        <w:t>)</w:t>
      </w:r>
    </w:p>
    <w:p w14:paraId="4605551C" w14:textId="77777777" w:rsidR="00293916" w:rsidRPr="00ED4495" w:rsidRDefault="00293916" w:rsidP="00293916">
      <w:pPr>
        <w:rPr>
          <w:sz w:val="25"/>
          <w:szCs w:val="25"/>
        </w:rPr>
      </w:pPr>
      <w:r w:rsidRPr="00ED4495">
        <w:rPr>
          <w:sz w:val="25"/>
          <w:szCs w:val="25"/>
        </w:rPr>
        <w:t>Document Release Checklist</w:t>
      </w:r>
      <w:r>
        <w:rPr>
          <w:sz w:val="25"/>
          <w:szCs w:val="25"/>
        </w:rPr>
        <w:t xml:space="preserve"> (</w:t>
      </w:r>
      <w:r w:rsidRPr="00ED4495">
        <w:rPr>
          <w:sz w:val="25"/>
          <w:szCs w:val="25"/>
        </w:rPr>
        <w:t>DR001</w:t>
      </w:r>
      <w:r>
        <w:rPr>
          <w:sz w:val="25"/>
          <w:szCs w:val="25"/>
        </w:rPr>
        <w:t>)</w:t>
      </w:r>
    </w:p>
    <w:p w14:paraId="559EFE9E" w14:textId="43B193FA" w:rsidR="00293916" w:rsidRDefault="00293916" w:rsidP="00293916">
      <w:pPr>
        <w:rPr>
          <w:sz w:val="25"/>
          <w:szCs w:val="25"/>
        </w:rPr>
      </w:pPr>
      <w:r w:rsidRPr="00ED4495">
        <w:rPr>
          <w:sz w:val="25"/>
          <w:szCs w:val="25"/>
        </w:rPr>
        <w:t>Computer Access Request</w:t>
      </w:r>
      <w:r>
        <w:rPr>
          <w:sz w:val="25"/>
          <w:szCs w:val="25"/>
        </w:rPr>
        <w:t xml:space="preserve"> (</w:t>
      </w:r>
      <w:r w:rsidRPr="00ED4495">
        <w:rPr>
          <w:sz w:val="25"/>
          <w:szCs w:val="25"/>
        </w:rPr>
        <w:t>CA001</w:t>
      </w:r>
      <w:r>
        <w:rPr>
          <w:sz w:val="25"/>
          <w:szCs w:val="25"/>
        </w:rPr>
        <w:t>)</w:t>
      </w:r>
    </w:p>
    <w:p w14:paraId="0E86A395" w14:textId="5E3E42B9" w:rsidR="00925128" w:rsidRPr="00ED4495" w:rsidRDefault="00925128" w:rsidP="00293916">
      <w:pPr>
        <w:rPr>
          <w:sz w:val="25"/>
          <w:szCs w:val="25"/>
        </w:rPr>
      </w:pPr>
      <w:r w:rsidRPr="00ED4495">
        <w:rPr>
          <w:sz w:val="25"/>
          <w:szCs w:val="25"/>
        </w:rPr>
        <w:lastRenderedPageBreak/>
        <w:t>Master List of Documents</w:t>
      </w:r>
    </w:p>
    <w:p w14:paraId="03780F8A" w14:textId="74079A7E" w:rsidR="00293916" w:rsidRPr="00ED4495" w:rsidRDefault="00293916" w:rsidP="00293916">
      <w:pPr>
        <w:rPr>
          <w:sz w:val="25"/>
          <w:szCs w:val="25"/>
        </w:rPr>
      </w:pPr>
      <w:r w:rsidRPr="00ED4495">
        <w:rPr>
          <w:sz w:val="25"/>
          <w:szCs w:val="25"/>
        </w:rPr>
        <w:t>Quality Records Matrix (QRM)</w:t>
      </w:r>
    </w:p>
    <w:p w14:paraId="2FF8D44F" w14:textId="77777777" w:rsidR="00293916" w:rsidRDefault="00293916" w:rsidP="00621E0D">
      <w:pPr>
        <w:rPr>
          <w:sz w:val="24"/>
        </w:rPr>
      </w:pPr>
    </w:p>
    <w:p w14:paraId="77F5B6DC" w14:textId="77777777" w:rsidR="00293916" w:rsidRDefault="00293916" w:rsidP="00621E0D">
      <w:pPr>
        <w:rPr>
          <w:sz w:val="24"/>
        </w:rPr>
      </w:pPr>
    </w:p>
    <w:p w14:paraId="2874FFCC" w14:textId="77777777" w:rsidR="00293916" w:rsidRPr="00F009BD" w:rsidRDefault="00293916" w:rsidP="00293916">
      <w:pPr>
        <w:pStyle w:val="Heading1"/>
        <w:tabs>
          <w:tab w:val="clear" w:pos="3600"/>
          <w:tab w:val="clear" w:pos="5760"/>
          <w:tab w:val="clear" w:pos="7200"/>
        </w:tabs>
        <w:spacing w:after="120"/>
        <w:ind w:left="0"/>
        <w:rPr>
          <w:b/>
          <w:bCs/>
          <w:sz w:val="26"/>
          <w:szCs w:val="26"/>
        </w:rPr>
      </w:pPr>
      <w:r w:rsidRPr="00036CB6">
        <w:rPr>
          <w:b/>
          <w:bCs/>
          <w:sz w:val="26"/>
          <w:szCs w:val="26"/>
        </w:rPr>
        <w:t>Personnel to be Trained</w:t>
      </w:r>
    </w:p>
    <w:p w14:paraId="2B8601EA" w14:textId="77777777" w:rsidR="00293916" w:rsidRPr="005E56DB" w:rsidRDefault="00293916" w:rsidP="00293916">
      <w:pPr>
        <w:pStyle w:val="Header"/>
        <w:tabs>
          <w:tab w:val="clear" w:pos="4320"/>
          <w:tab w:val="clear" w:pos="8640"/>
        </w:tabs>
        <w:rPr>
          <w:sz w:val="25"/>
          <w:szCs w:val="25"/>
          <w:highlight w:val="yellow"/>
        </w:rPr>
      </w:pPr>
      <w:r w:rsidRPr="005E56DB">
        <w:rPr>
          <w:sz w:val="25"/>
          <w:szCs w:val="25"/>
          <w:highlight w:val="yellow"/>
        </w:rPr>
        <w:t>All Personnel</w:t>
      </w:r>
    </w:p>
    <w:p w14:paraId="4F042874" w14:textId="77777777" w:rsidR="00293916" w:rsidRDefault="00293916" w:rsidP="00621E0D">
      <w:pPr>
        <w:rPr>
          <w:sz w:val="24"/>
        </w:rPr>
      </w:pPr>
    </w:p>
    <w:p w14:paraId="6D90B7B0" w14:textId="77777777" w:rsidR="00293916" w:rsidRDefault="00293916" w:rsidP="00621E0D">
      <w:pPr>
        <w:rPr>
          <w:sz w:val="24"/>
        </w:rPr>
      </w:pPr>
    </w:p>
    <w:p w14:paraId="63E3DB10" w14:textId="77777777" w:rsidR="00293916" w:rsidRPr="006774FE" w:rsidRDefault="00293916" w:rsidP="00293916">
      <w:pPr>
        <w:pStyle w:val="Heading1"/>
        <w:tabs>
          <w:tab w:val="clear" w:pos="3600"/>
          <w:tab w:val="clear" w:pos="5760"/>
          <w:tab w:val="clear" w:pos="7200"/>
        </w:tabs>
        <w:spacing w:after="120"/>
        <w:ind w:left="0"/>
        <w:rPr>
          <w:b/>
          <w:bCs/>
          <w:sz w:val="26"/>
          <w:szCs w:val="26"/>
        </w:rPr>
      </w:pPr>
      <w:r w:rsidRPr="00036CB6">
        <w:rPr>
          <w:b/>
          <w:bCs/>
          <w:sz w:val="26"/>
          <w:szCs w:val="26"/>
        </w:rPr>
        <w:t>Revisions Table</w:t>
      </w:r>
    </w:p>
    <w:tbl>
      <w:tblPr>
        <w:tblStyle w:val="TableGrid"/>
        <w:tblW w:w="9895" w:type="dxa"/>
        <w:tblLook w:val="04A0" w:firstRow="1" w:lastRow="0" w:firstColumn="1" w:lastColumn="0" w:noHBand="0" w:noVBand="1"/>
      </w:tblPr>
      <w:tblGrid>
        <w:gridCol w:w="1075"/>
        <w:gridCol w:w="6660"/>
        <w:gridCol w:w="2160"/>
      </w:tblGrid>
      <w:tr w:rsidR="00293916" w14:paraId="30FD7C20" w14:textId="77777777" w:rsidTr="00777015">
        <w:trPr>
          <w:trHeight w:val="432"/>
          <w:tblHeader/>
        </w:trPr>
        <w:tc>
          <w:tcPr>
            <w:tcW w:w="1075" w:type="dxa"/>
            <w:vAlign w:val="center"/>
          </w:tcPr>
          <w:p w14:paraId="3757E608" w14:textId="77777777" w:rsidR="00293916" w:rsidRPr="007C7E06" w:rsidRDefault="00293916" w:rsidP="00777015">
            <w:pPr>
              <w:pStyle w:val="Header"/>
              <w:tabs>
                <w:tab w:val="clear" w:pos="4320"/>
                <w:tab w:val="clear" w:pos="8640"/>
              </w:tabs>
              <w:jc w:val="center"/>
              <w:rPr>
                <w:rFonts w:ascii="Times New Roman" w:hAnsi="Times New Roman"/>
                <w:sz w:val="25"/>
                <w:szCs w:val="25"/>
              </w:rPr>
            </w:pPr>
            <w:r w:rsidRPr="007C7E06">
              <w:rPr>
                <w:rFonts w:ascii="Times New Roman" w:hAnsi="Times New Roman"/>
                <w:sz w:val="25"/>
                <w:szCs w:val="25"/>
              </w:rPr>
              <w:t>Date</w:t>
            </w:r>
          </w:p>
        </w:tc>
        <w:tc>
          <w:tcPr>
            <w:tcW w:w="6660" w:type="dxa"/>
            <w:vAlign w:val="center"/>
          </w:tcPr>
          <w:p w14:paraId="422085FE" w14:textId="77777777" w:rsidR="00293916" w:rsidRPr="007C7E06" w:rsidRDefault="00293916" w:rsidP="00777015">
            <w:pPr>
              <w:pStyle w:val="Header"/>
              <w:tabs>
                <w:tab w:val="clear" w:pos="4320"/>
                <w:tab w:val="clear" w:pos="8640"/>
              </w:tabs>
              <w:jc w:val="center"/>
              <w:rPr>
                <w:rFonts w:ascii="Times New Roman" w:hAnsi="Times New Roman"/>
                <w:sz w:val="25"/>
                <w:szCs w:val="25"/>
              </w:rPr>
            </w:pPr>
            <w:r w:rsidRPr="007C7E06">
              <w:rPr>
                <w:rFonts w:ascii="Times New Roman" w:hAnsi="Times New Roman"/>
                <w:sz w:val="25"/>
                <w:szCs w:val="25"/>
              </w:rPr>
              <w:t>Description of Change</w:t>
            </w:r>
          </w:p>
        </w:tc>
        <w:tc>
          <w:tcPr>
            <w:tcW w:w="2160" w:type="dxa"/>
            <w:vAlign w:val="center"/>
          </w:tcPr>
          <w:p w14:paraId="74C126E1" w14:textId="77777777" w:rsidR="00293916" w:rsidRPr="007C7E06" w:rsidRDefault="00293916" w:rsidP="00777015">
            <w:pPr>
              <w:pStyle w:val="Header"/>
              <w:tabs>
                <w:tab w:val="clear" w:pos="4320"/>
                <w:tab w:val="clear" w:pos="8640"/>
              </w:tabs>
              <w:jc w:val="center"/>
              <w:rPr>
                <w:rFonts w:ascii="Times New Roman" w:hAnsi="Times New Roman"/>
                <w:sz w:val="25"/>
                <w:szCs w:val="25"/>
              </w:rPr>
            </w:pPr>
            <w:r w:rsidRPr="007C7E06">
              <w:rPr>
                <w:rFonts w:ascii="Times New Roman" w:hAnsi="Times New Roman"/>
                <w:sz w:val="25"/>
                <w:szCs w:val="25"/>
              </w:rPr>
              <w:t>Approved by</w:t>
            </w:r>
          </w:p>
        </w:tc>
      </w:tr>
      <w:tr w:rsidR="00293916" w14:paraId="17FF988D" w14:textId="77777777" w:rsidTr="00777015">
        <w:tc>
          <w:tcPr>
            <w:tcW w:w="1075" w:type="dxa"/>
          </w:tcPr>
          <w:p w14:paraId="078FB12B" w14:textId="522E0B67" w:rsidR="00293916" w:rsidRPr="00E10D51" w:rsidRDefault="00293916" w:rsidP="00777015">
            <w:pPr>
              <w:pStyle w:val="Header"/>
              <w:tabs>
                <w:tab w:val="clear" w:pos="4320"/>
                <w:tab w:val="clear" w:pos="8640"/>
              </w:tabs>
              <w:jc w:val="center"/>
              <w:rPr>
                <w:rFonts w:ascii="Times New Roman" w:hAnsi="Times New Roman"/>
                <w:sz w:val="25"/>
                <w:szCs w:val="25"/>
              </w:rPr>
            </w:pPr>
          </w:p>
        </w:tc>
        <w:tc>
          <w:tcPr>
            <w:tcW w:w="6660" w:type="dxa"/>
          </w:tcPr>
          <w:p w14:paraId="7F257167" w14:textId="77777777" w:rsidR="00D35B6C" w:rsidRDefault="00C52200" w:rsidP="005E56DB">
            <w:pPr>
              <w:pStyle w:val="Header"/>
              <w:tabs>
                <w:tab w:val="clear" w:pos="4320"/>
                <w:tab w:val="clear" w:pos="8640"/>
              </w:tabs>
              <w:rPr>
                <w:ins w:id="63" w:author="Brian Olea" w:date="2022-05-20T12:49:00Z"/>
                <w:rFonts w:ascii="Times New Roman" w:hAnsi="Times New Roman"/>
                <w:sz w:val="25"/>
                <w:szCs w:val="25"/>
              </w:rPr>
            </w:pPr>
            <w:ins w:id="64" w:author="Brian Olea" w:date="2022-05-20T12:49:00Z">
              <w:r>
                <w:rPr>
                  <w:rFonts w:ascii="Times New Roman" w:hAnsi="Times New Roman"/>
                  <w:sz w:val="25"/>
                  <w:szCs w:val="25"/>
                </w:rPr>
                <w:t>Purpose and Scope updated to document specifics</w:t>
              </w:r>
            </w:ins>
          </w:p>
          <w:p w14:paraId="7E3AB9CA" w14:textId="77777777" w:rsidR="00C52200" w:rsidRDefault="00C52200" w:rsidP="005E56DB">
            <w:pPr>
              <w:pStyle w:val="Header"/>
              <w:tabs>
                <w:tab w:val="clear" w:pos="4320"/>
                <w:tab w:val="clear" w:pos="8640"/>
              </w:tabs>
              <w:rPr>
                <w:ins w:id="65" w:author="Brian Olea" w:date="2022-05-20T12:50:00Z"/>
                <w:rFonts w:ascii="Times New Roman" w:hAnsi="Times New Roman"/>
                <w:sz w:val="25"/>
                <w:szCs w:val="25"/>
              </w:rPr>
            </w:pPr>
            <w:ins w:id="66" w:author="Brian Olea" w:date="2022-05-20T12:50:00Z">
              <w:r>
                <w:rPr>
                  <w:rFonts w:ascii="Times New Roman" w:hAnsi="Times New Roman"/>
                  <w:sz w:val="25"/>
                  <w:szCs w:val="25"/>
                </w:rPr>
                <w:t>Process section 5, 6, and 7.</w:t>
              </w:r>
            </w:ins>
          </w:p>
          <w:p w14:paraId="1185BD63" w14:textId="77777777" w:rsidR="00C52200" w:rsidRDefault="00C52200" w:rsidP="005E56DB">
            <w:pPr>
              <w:pStyle w:val="Header"/>
              <w:tabs>
                <w:tab w:val="clear" w:pos="4320"/>
                <w:tab w:val="clear" w:pos="8640"/>
              </w:tabs>
              <w:rPr>
                <w:ins w:id="67" w:author="Brian Olea" w:date="2022-05-20T12:50:00Z"/>
                <w:rFonts w:ascii="Times New Roman" w:hAnsi="Times New Roman"/>
                <w:sz w:val="25"/>
                <w:szCs w:val="25"/>
              </w:rPr>
            </w:pPr>
            <w:ins w:id="68" w:author="Brian Olea" w:date="2022-05-20T12:50:00Z">
              <w:r>
                <w:rPr>
                  <w:rFonts w:ascii="Times New Roman" w:hAnsi="Times New Roman"/>
                  <w:sz w:val="25"/>
                  <w:szCs w:val="25"/>
                </w:rPr>
                <w:t>Table A</w:t>
              </w:r>
            </w:ins>
          </w:p>
          <w:p w14:paraId="2E8C746C" w14:textId="7EEF201A" w:rsidR="00C52200" w:rsidRPr="007C7E06" w:rsidRDefault="00C52200" w:rsidP="005E56DB">
            <w:pPr>
              <w:pStyle w:val="Header"/>
              <w:tabs>
                <w:tab w:val="clear" w:pos="4320"/>
                <w:tab w:val="clear" w:pos="8640"/>
              </w:tabs>
              <w:rPr>
                <w:rFonts w:ascii="Times New Roman" w:hAnsi="Times New Roman"/>
                <w:sz w:val="25"/>
                <w:szCs w:val="25"/>
              </w:rPr>
            </w:pPr>
            <w:ins w:id="69" w:author="Brian Olea" w:date="2022-05-20T12:51:00Z">
              <w:r>
                <w:rPr>
                  <w:rFonts w:ascii="Times New Roman" w:hAnsi="Times New Roman"/>
                  <w:sz w:val="25"/>
                  <w:szCs w:val="25"/>
                </w:rPr>
                <w:t>Section C, D, and F</w:t>
              </w:r>
              <w:r w:rsidR="00F12DB0">
                <w:rPr>
                  <w:rFonts w:ascii="Times New Roman" w:hAnsi="Times New Roman"/>
                  <w:sz w:val="25"/>
                  <w:szCs w:val="25"/>
                </w:rPr>
                <w:t>.</w:t>
              </w:r>
            </w:ins>
          </w:p>
        </w:tc>
        <w:tc>
          <w:tcPr>
            <w:tcW w:w="2160" w:type="dxa"/>
          </w:tcPr>
          <w:p w14:paraId="5D5B16BE" w14:textId="09E2EB9C" w:rsidR="00293916" w:rsidRPr="005E56DB" w:rsidRDefault="00293916" w:rsidP="00777015">
            <w:pPr>
              <w:pStyle w:val="Header"/>
              <w:tabs>
                <w:tab w:val="clear" w:pos="4320"/>
                <w:tab w:val="clear" w:pos="8640"/>
              </w:tabs>
              <w:rPr>
                <w:rFonts w:ascii="Times New Roman" w:hAnsi="Times New Roman"/>
                <w:sz w:val="25"/>
                <w:szCs w:val="25"/>
                <w:highlight w:val="yellow"/>
              </w:rPr>
            </w:pPr>
            <w:r w:rsidRPr="005E56DB">
              <w:rPr>
                <w:rFonts w:ascii="Times New Roman" w:hAnsi="Times New Roman"/>
                <w:sz w:val="25"/>
                <w:szCs w:val="25"/>
                <w:highlight w:val="yellow"/>
              </w:rPr>
              <w:t>Melissa DaSilva</w:t>
            </w:r>
          </w:p>
          <w:p w14:paraId="61756B94" w14:textId="579F95BE" w:rsidR="00D35B6C" w:rsidRDefault="00D35B6C" w:rsidP="00777015">
            <w:pPr>
              <w:pStyle w:val="Header"/>
              <w:tabs>
                <w:tab w:val="clear" w:pos="4320"/>
                <w:tab w:val="clear" w:pos="8640"/>
              </w:tabs>
              <w:rPr>
                <w:rFonts w:ascii="Times New Roman" w:hAnsi="Times New Roman"/>
                <w:sz w:val="25"/>
                <w:szCs w:val="25"/>
              </w:rPr>
            </w:pPr>
            <w:r w:rsidRPr="005E56DB">
              <w:rPr>
                <w:rFonts w:ascii="Times New Roman" w:hAnsi="Times New Roman"/>
                <w:sz w:val="25"/>
                <w:szCs w:val="25"/>
                <w:highlight w:val="yellow"/>
              </w:rPr>
              <w:t>Emmanuel Diserbeau</w:t>
            </w:r>
          </w:p>
          <w:p w14:paraId="0A846A1E" w14:textId="77777777" w:rsidR="00293916" w:rsidRDefault="00293916" w:rsidP="00777015">
            <w:pPr>
              <w:pStyle w:val="Header"/>
              <w:tabs>
                <w:tab w:val="clear" w:pos="4320"/>
                <w:tab w:val="clear" w:pos="8640"/>
              </w:tabs>
              <w:spacing w:line="80" w:lineRule="exact"/>
              <w:rPr>
                <w:rFonts w:ascii="Times New Roman" w:hAnsi="Times New Roman"/>
                <w:sz w:val="25"/>
                <w:szCs w:val="25"/>
              </w:rPr>
            </w:pPr>
          </w:p>
          <w:p w14:paraId="14E7B461" w14:textId="77777777" w:rsidR="00293916" w:rsidRPr="007C7E06" w:rsidRDefault="00293916" w:rsidP="00777015">
            <w:pPr>
              <w:pStyle w:val="Header"/>
              <w:tabs>
                <w:tab w:val="clear" w:pos="4320"/>
                <w:tab w:val="clear" w:pos="8640"/>
              </w:tabs>
              <w:spacing w:line="40" w:lineRule="exact"/>
              <w:jc w:val="center"/>
              <w:rPr>
                <w:rFonts w:ascii="Times New Roman" w:hAnsi="Times New Roman"/>
                <w:sz w:val="25"/>
                <w:szCs w:val="25"/>
              </w:rPr>
            </w:pPr>
          </w:p>
        </w:tc>
      </w:tr>
    </w:tbl>
    <w:p w14:paraId="438C0C40" w14:textId="77777777" w:rsidR="00293916" w:rsidRDefault="00293916" w:rsidP="00293916">
      <w:pPr>
        <w:pStyle w:val="Header"/>
        <w:tabs>
          <w:tab w:val="clear" w:pos="4320"/>
          <w:tab w:val="clear" w:pos="8640"/>
        </w:tabs>
        <w:rPr>
          <w:sz w:val="24"/>
        </w:rPr>
      </w:pPr>
    </w:p>
    <w:p w14:paraId="1E91DBD6" w14:textId="77777777" w:rsidR="00293916" w:rsidRPr="00293916" w:rsidRDefault="00293916" w:rsidP="00293916"/>
    <w:sectPr w:rsidR="00293916" w:rsidRPr="00293916" w:rsidSect="00FA2523">
      <w:headerReference w:type="default" r:id="rId20"/>
      <w:footerReference w:type="default" r:id="rId21"/>
      <w:pgSz w:w="12240" w:h="15840" w:code="1"/>
      <w:pgMar w:top="2016" w:right="1152" w:bottom="720" w:left="1152" w:header="720" w:footer="43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7" w:author="Brian Olea" w:date="2022-05-20T12:41:00Z" w:initials="BO">
    <w:p w14:paraId="57FF0AB3" w14:textId="77777777" w:rsidR="00BA6593" w:rsidRDefault="00BA6593" w:rsidP="00F84E0B">
      <w:pPr>
        <w:pStyle w:val="CommentText"/>
      </w:pPr>
      <w:r>
        <w:rPr>
          <w:rStyle w:val="CommentReference"/>
        </w:rPr>
        <w:annotationRef/>
      </w:r>
      <w:r>
        <w:t>When being this specific to the approvers, you risk findings when someone other than the owner or CQM approve. This can happen when a process owner is unavailable or if the CQM changes. A better way to describe this would be to say that the DC001 change request is completed and approved whenever possible by the process owner and CQM or other authorized representative (i.e. Manager, supervisor, or other members of top management).</w:t>
      </w:r>
    </w:p>
  </w:comment>
  <w:comment w:id="48" w:author="Brian Olea" w:date="2022-05-20T12:42:00Z" w:initials="BO">
    <w:p w14:paraId="2AE35E23" w14:textId="77777777" w:rsidR="00BA6593" w:rsidRDefault="00BA6593" w:rsidP="00180E09">
      <w:pPr>
        <w:pStyle w:val="CommentText"/>
      </w:pPr>
      <w:r>
        <w:rPr>
          <w:rStyle w:val="CommentReference"/>
        </w:rPr>
        <w:annotationRef/>
      </w:r>
      <w:r>
        <w:t>"Or customer required timeframe." In some instances it is the lifetime of a product.</w:t>
      </w:r>
    </w:p>
  </w:comment>
  <w:comment w:id="53" w:author="Brian Olea" w:date="2022-05-20T12:46:00Z" w:initials="BO">
    <w:p w14:paraId="692D1F34" w14:textId="77777777" w:rsidR="00C52200" w:rsidRDefault="00C52200" w:rsidP="00472ADC">
      <w:pPr>
        <w:pStyle w:val="CommentText"/>
      </w:pPr>
      <w:r>
        <w:rPr>
          <w:rStyle w:val="CommentReference"/>
        </w:rPr>
        <w:annotationRef/>
      </w:r>
      <w:r>
        <w:t>Need to make sure that reference documentation is kept on file when customer required.</w:t>
      </w:r>
    </w:p>
  </w:comment>
  <w:comment w:id="59" w:author="Brian Olea" w:date="2022-05-20T12:47:00Z" w:initials="BO">
    <w:p w14:paraId="3E5A3004" w14:textId="77777777" w:rsidR="00C52200" w:rsidRDefault="00C52200" w:rsidP="0053102A">
      <w:pPr>
        <w:pStyle w:val="CommentText"/>
      </w:pPr>
      <w:r>
        <w:rPr>
          <w:rStyle w:val="CommentReference"/>
        </w:rPr>
        <w:annotationRef/>
      </w:r>
      <w:r>
        <w:t>The date of change is as important as the authorized person. The auditor needs to know when a change was made and that the person making the change had the authority to do so.</w:t>
      </w:r>
    </w:p>
  </w:comment>
  <w:comment w:id="62" w:author="Brian Olea" w:date="2022-05-20T12:49:00Z" w:initials="BO">
    <w:p w14:paraId="5FE3E8D7" w14:textId="77777777" w:rsidR="00C52200" w:rsidRDefault="00C52200">
      <w:pPr>
        <w:pStyle w:val="CommentText"/>
      </w:pPr>
      <w:r>
        <w:rPr>
          <w:rStyle w:val="CommentReference"/>
        </w:rPr>
        <w:annotationRef/>
      </w:r>
      <w:r>
        <w:t>Some suggested Risks and Mitigations:</w:t>
      </w:r>
    </w:p>
    <w:p w14:paraId="45685DC4" w14:textId="77777777" w:rsidR="00C52200" w:rsidRDefault="00C52200">
      <w:pPr>
        <w:pStyle w:val="CommentText"/>
      </w:pPr>
      <w:r>
        <w:t>Authorized persons not available for signature : Include provisions for additional approvals</w:t>
      </w:r>
    </w:p>
    <w:p w14:paraId="4FE203FD" w14:textId="77777777" w:rsidR="00C52200" w:rsidRDefault="00C52200" w:rsidP="001D5D03">
      <w:pPr>
        <w:pStyle w:val="CommentText"/>
      </w:pPr>
      <w:r>
        <w:t>Printed documents not current revision : audit of the floor includes the review of documentation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7FF0AB3" w15:done="0"/>
  <w15:commentEx w15:paraId="2AE35E23" w15:done="0"/>
  <w15:commentEx w15:paraId="692D1F34" w15:done="0"/>
  <w15:commentEx w15:paraId="3E5A3004" w15:done="0"/>
  <w15:commentEx w15:paraId="4FE203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320B15" w16cex:dateUtc="2022-05-20T18:41:00Z"/>
  <w16cex:commentExtensible w16cex:durableId="26320B4F" w16cex:dateUtc="2022-05-20T18:42:00Z"/>
  <w16cex:commentExtensible w16cex:durableId="26320C17" w16cex:dateUtc="2022-05-20T18:46:00Z"/>
  <w16cex:commentExtensible w16cex:durableId="26320C4B" w16cex:dateUtc="2022-05-20T18:47:00Z"/>
  <w16cex:commentExtensible w16cex:durableId="26320CBD" w16cex:dateUtc="2022-05-20T18: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7FF0AB3" w16cid:durableId="26320B15"/>
  <w16cid:commentId w16cid:paraId="2AE35E23" w16cid:durableId="26320B4F"/>
  <w16cid:commentId w16cid:paraId="692D1F34" w16cid:durableId="26320C17"/>
  <w16cid:commentId w16cid:paraId="3E5A3004" w16cid:durableId="26320C4B"/>
  <w16cid:commentId w16cid:paraId="4FE203FD" w16cid:durableId="26320C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08300" w14:textId="77777777" w:rsidR="00A41A92" w:rsidRDefault="00A41A92">
      <w:r>
        <w:separator/>
      </w:r>
    </w:p>
  </w:endnote>
  <w:endnote w:type="continuationSeparator" w:id="0">
    <w:p w14:paraId="4108EA76" w14:textId="77777777" w:rsidR="00A41A92" w:rsidRDefault="00A41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21803" w14:textId="77777777" w:rsidR="0043799A" w:rsidRDefault="0043799A" w:rsidP="00DC34F2">
    <w:pPr>
      <w:pStyle w:val="Footer"/>
      <w:spacing w:line="60" w:lineRule="exact"/>
      <w:rPr>
        <w:sz w:val="22"/>
        <w:szCs w:val="22"/>
      </w:rPr>
    </w:pPr>
  </w:p>
  <w:p w14:paraId="6700310F" w14:textId="2C35D753" w:rsidR="0037119E" w:rsidRDefault="0043799A">
    <w:pPr>
      <w:pStyle w:val="Footer"/>
    </w:pPr>
    <w:r w:rsidRPr="003D122A">
      <w:rPr>
        <w:sz w:val="22"/>
        <w:szCs w:val="22"/>
      </w:rPr>
      <w:t xml:space="preserve">Page </w:t>
    </w:r>
    <w:r w:rsidRPr="003D122A">
      <w:rPr>
        <w:sz w:val="22"/>
        <w:szCs w:val="22"/>
      </w:rPr>
      <w:fldChar w:fldCharType="begin"/>
    </w:r>
    <w:r w:rsidRPr="003D122A">
      <w:rPr>
        <w:sz w:val="22"/>
        <w:szCs w:val="22"/>
      </w:rPr>
      <w:instrText xml:space="preserve"> PAGE  \* Arabic  \* MERGEFORMAT </w:instrText>
    </w:r>
    <w:r w:rsidRPr="003D122A">
      <w:rPr>
        <w:sz w:val="22"/>
        <w:szCs w:val="22"/>
      </w:rPr>
      <w:fldChar w:fldCharType="separate"/>
    </w:r>
    <w:r w:rsidR="00FF4E7A">
      <w:rPr>
        <w:noProof/>
        <w:sz w:val="22"/>
        <w:szCs w:val="22"/>
      </w:rPr>
      <w:t>1</w:t>
    </w:r>
    <w:r w:rsidRPr="003D122A">
      <w:rPr>
        <w:sz w:val="22"/>
        <w:szCs w:val="22"/>
      </w:rPr>
      <w:fldChar w:fldCharType="end"/>
    </w:r>
    <w:r w:rsidRPr="003D122A">
      <w:rPr>
        <w:sz w:val="22"/>
        <w:szCs w:val="22"/>
      </w:rPr>
      <w:t xml:space="preserve"> of </w:t>
    </w:r>
    <w:r w:rsidRPr="003D122A">
      <w:rPr>
        <w:sz w:val="22"/>
        <w:szCs w:val="22"/>
      </w:rPr>
      <w:fldChar w:fldCharType="begin"/>
    </w:r>
    <w:r w:rsidRPr="003D122A">
      <w:rPr>
        <w:sz w:val="22"/>
        <w:szCs w:val="22"/>
      </w:rPr>
      <w:instrText xml:space="preserve"> NUMPAGES  \* Arabic  \* MERGEFORMAT </w:instrText>
    </w:r>
    <w:r w:rsidRPr="003D122A">
      <w:rPr>
        <w:sz w:val="22"/>
        <w:szCs w:val="22"/>
      </w:rPr>
      <w:fldChar w:fldCharType="separate"/>
    </w:r>
    <w:r w:rsidR="00FF4E7A">
      <w:rPr>
        <w:noProof/>
        <w:sz w:val="22"/>
        <w:szCs w:val="22"/>
      </w:rPr>
      <w:t>6</w:t>
    </w:r>
    <w:r w:rsidRPr="003D122A">
      <w:rPr>
        <w:sz w:val="22"/>
        <w:szCs w:val="22"/>
      </w:rPr>
      <w:fldChar w:fldCharType="end"/>
    </w:r>
    <w:r w:rsidRPr="003D122A">
      <w:rPr>
        <w:sz w:val="22"/>
        <w:szCs w:val="22"/>
      </w:rPr>
      <w:ptab w:relativeTo="margin" w:alignment="center" w:leader="none"/>
    </w:r>
    <w:r w:rsidRPr="000D276B">
      <w:rPr>
        <w:color w:val="FF0000"/>
        <w:sz w:val="22"/>
        <w:szCs w:val="22"/>
      </w:rPr>
      <w:t>Printouts are Uncontrolled</w:t>
    </w:r>
    <w:r w:rsidRPr="003D122A">
      <w:rPr>
        <w:sz w:val="22"/>
        <w:szCs w:val="22"/>
      </w:rPr>
      <w:ptab w:relativeTo="margin" w:alignment="right" w:leader="none"/>
    </w:r>
    <w:r w:rsidRPr="003D122A">
      <w:rPr>
        <w:sz w:val="22"/>
        <w:szCs w:val="22"/>
      </w:rPr>
      <w:t xml:space="preserve">Rev </w:t>
    </w:r>
    <w:r w:rsidR="00E86202">
      <w:rPr>
        <w:sz w:val="22"/>
        <w:szCs w:val="22"/>
      </w:rPr>
      <w:t>TBD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55BC9F" w14:textId="77777777" w:rsidR="00A41A92" w:rsidRDefault="00A41A92">
      <w:r>
        <w:separator/>
      </w:r>
    </w:p>
  </w:footnote>
  <w:footnote w:type="continuationSeparator" w:id="0">
    <w:p w14:paraId="6B593321" w14:textId="77777777" w:rsidR="00A41A92" w:rsidRDefault="00A41A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2363B" w14:textId="28B2F78E" w:rsidR="0029736A" w:rsidRDefault="0051526F">
    <w:pPr>
      <w:pStyle w:val="Header"/>
      <w:rPr>
        <w:rFonts w:ascii="Arial" w:hAnsi="Arial" w:cs="Arial"/>
      </w:rPr>
    </w:pPr>
    <w:r>
      <w:rPr>
        <w:noProof/>
      </w:rPr>
      <w:drawing>
        <wp:anchor distT="0" distB="0" distL="114300" distR="114300" simplePos="0" relativeHeight="251663872" behindDoc="0" locked="0" layoutInCell="1" allowOverlap="1" wp14:anchorId="571C09B7" wp14:editId="2230F3FC">
          <wp:simplePos x="0" y="0"/>
          <wp:positionH relativeFrom="page">
            <wp:posOffset>1755775</wp:posOffset>
          </wp:positionH>
          <wp:positionV relativeFrom="page">
            <wp:posOffset>400354</wp:posOffset>
          </wp:positionV>
          <wp:extent cx="1569845" cy="356616"/>
          <wp:effectExtent l="0" t="0" r="0" b="5715"/>
          <wp:wrapNone/>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a:picLocks noChangeAspect="1" noChangeArrowheads="1"/>
                  </pic:cNvPicPr>
                </pic:nvPicPr>
                <pic:blipFill rotWithShape="1">
                  <a:blip r:embed="rId1" r:link="rId2">
                    <a:extLst>
                      <a:ext uri="{28A0092B-C50C-407E-A947-70E740481C1C}">
                        <a14:useLocalDpi xmlns:a14="http://schemas.microsoft.com/office/drawing/2010/main" val="0"/>
                      </a:ext>
                    </a:extLst>
                  </a:blip>
                  <a:srcRect l="19459" b="28933"/>
                  <a:stretch/>
                </pic:blipFill>
                <pic:spPr bwMode="auto">
                  <a:xfrm>
                    <a:off x="0" y="0"/>
                    <a:ext cx="1569845" cy="3566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0074">
      <w:rPr>
        <w:noProof/>
      </w:rPr>
      <w:drawing>
        <wp:anchor distT="0" distB="0" distL="114300" distR="114300" simplePos="0" relativeHeight="251662848" behindDoc="1" locked="0" layoutInCell="1" allowOverlap="1" wp14:anchorId="259B295F" wp14:editId="5F97F75D">
          <wp:simplePos x="0" y="0"/>
          <wp:positionH relativeFrom="column">
            <wp:posOffset>-138761</wp:posOffset>
          </wp:positionH>
          <wp:positionV relativeFrom="paragraph">
            <wp:posOffset>-433705</wp:posOffset>
          </wp:positionV>
          <wp:extent cx="1092200" cy="1097280"/>
          <wp:effectExtent l="0" t="0" r="0" b="7620"/>
          <wp:wrapTight wrapText="bothSides">
            <wp:wrapPolygon edited="0">
              <wp:start x="9042" y="0"/>
              <wp:lineTo x="6405" y="375"/>
              <wp:lineTo x="377" y="4500"/>
              <wp:lineTo x="0" y="8625"/>
              <wp:lineTo x="0" y="14250"/>
              <wp:lineTo x="2260" y="18000"/>
              <wp:lineTo x="2260" y="18750"/>
              <wp:lineTo x="7158" y="21375"/>
              <wp:lineTo x="8288" y="21375"/>
              <wp:lineTo x="12809" y="21375"/>
              <wp:lineTo x="13940" y="21375"/>
              <wp:lineTo x="19214" y="18375"/>
              <wp:lineTo x="19214" y="18000"/>
              <wp:lineTo x="21098" y="13875"/>
              <wp:lineTo x="21098" y="8625"/>
              <wp:lineTo x="20721" y="4500"/>
              <wp:lineTo x="15070" y="375"/>
              <wp:lineTo x="12056" y="0"/>
              <wp:lineTo x="9042" y="0"/>
            </wp:wrapPolygon>
          </wp:wrapTight>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92200" cy="1097280"/>
                  </a:xfrm>
                  <a:prstGeom prst="rect">
                    <a:avLst/>
                  </a:prstGeom>
                  <a:noFill/>
                  <a:ln>
                    <a:noFill/>
                  </a:ln>
                </pic:spPr>
              </pic:pic>
            </a:graphicData>
          </a:graphic>
          <wp14:sizeRelH relativeFrom="page">
            <wp14:pctWidth>0</wp14:pctWidth>
          </wp14:sizeRelH>
          <wp14:sizeRelV relativeFrom="page">
            <wp14:pctHeight>0</wp14:pctHeight>
          </wp14:sizeRelV>
        </wp:anchor>
      </w:drawing>
    </w:r>
    <w:r w:rsidR="00FA2523">
      <w:rPr>
        <w:rFonts w:ascii="Arial" w:hAnsi="Arial" w:cs="Arial"/>
        <w:noProof/>
        <w:sz w:val="19"/>
        <w:szCs w:val="19"/>
      </w:rPr>
      <mc:AlternateContent>
        <mc:Choice Requires="wps">
          <w:drawing>
            <wp:anchor distT="0" distB="0" distL="114300" distR="114300" simplePos="0" relativeHeight="251660800" behindDoc="0" locked="0" layoutInCell="1" allowOverlap="1" wp14:anchorId="170B3D3D" wp14:editId="11B95AF7">
              <wp:simplePos x="0" y="0"/>
              <wp:positionH relativeFrom="margin">
                <wp:posOffset>-760426</wp:posOffset>
              </wp:positionH>
              <wp:positionV relativeFrom="paragraph">
                <wp:posOffset>-290195</wp:posOffset>
              </wp:positionV>
              <wp:extent cx="7863840" cy="822960"/>
              <wp:effectExtent l="0" t="0" r="3810" b="0"/>
              <wp:wrapNone/>
              <wp:docPr id="4" name="Rectangle 4"/>
              <wp:cNvGraphicFramePr/>
              <a:graphic xmlns:a="http://schemas.openxmlformats.org/drawingml/2006/main">
                <a:graphicData uri="http://schemas.microsoft.com/office/word/2010/wordprocessingShape">
                  <wps:wsp>
                    <wps:cNvSpPr/>
                    <wps:spPr>
                      <a:xfrm>
                        <a:off x="0" y="0"/>
                        <a:ext cx="7863840" cy="822960"/>
                      </a:xfrm>
                      <a:prstGeom prst="rect">
                        <a:avLst/>
                      </a:prstGeom>
                      <a:solidFill>
                        <a:srgbClr val="18397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86E2A4" w14:textId="2EA3683D" w:rsidR="0076004A" w:rsidRPr="00D94777" w:rsidRDefault="00B31D46" w:rsidP="0076004A">
                          <w:pPr>
                            <w:pStyle w:val="Header"/>
                            <w:spacing w:before="40"/>
                            <w:jc w:val="right"/>
                            <w:rPr>
                              <w:b/>
                              <w:sz w:val="16"/>
                              <w:szCs w:val="16"/>
                            </w:rPr>
                          </w:pPr>
                          <w:r w:rsidRPr="00B31D46">
                            <w:rPr>
                              <w:b/>
                              <w:sz w:val="30"/>
                              <w:szCs w:val="30"/>
                            </w:rPr>
                            <w:t>Documented Information</w:t>
                          </w:r>
                          <w:r w:rsidR="003E15D9">
                            <w:rPr>
                              <w:b/>
                              <w:sz w:val="30"/>
                              <w:szCs w:val="30"/>
                            </w:rPr>
                            <w:t xml:space="preserve"> </w:t>
                          </w:r>
                          <w:r w:rsidR="0076004A" w:rsidRPr="00D94777">
                            <w:rPr>
                              <w:b/>
                              <w:sz w:val="16"/>
                              <w:szCs w:val="16"/>
                            </w:rPr>
                            <w:t xml:space="preserve"> </w:t>
                          </w:r>
                          <w:r w:rsidR="00353F20" w:rsidRPr="00D94777">
                            <w:rPr>
                              <w:b/>
                              <w:sz w:val="16"/>
                              <w:szCs w:val="16"/>
                            </w:rPr>
                            <w:t xml:space="preserve">  </w:t>
                          </w:r>
                          <w:r w:rsidR="00880074">
                            <w:rPr>
                              <w:b/>
                              <w:sz w:val="16"/>
                              <w:szCs w:val="16"/>
                            </w:rPr>
                            <w:t xml:space="preserve">     </w:t>
                          </w:r>
                          <w:r w:rsidR="007F3C00">
                            <w:rPr>
                              <w:b/>
                              <w:sz w:val="16"/>
                              <w:szCs w:val="16"/>
                            </w:rPr>
                            <w:t xml:space="preserve"> </w:t>
                          </w:r>
                          <w:r w:rsidR="00880074">
                            <w:rPr>
                              <w:b/>
                              <w:sz w:val="16"/>
                              <w:szCs w:val="16"/>
                            </w:rPr>
                            <w:t xml:space="preserve">         </w:t>
                          </w:r>
                          <w:proofErr w:type="gramStart"/>
                          <w:r w:rsidR="00880074">
                            <w:rPr>
                              <w:b/>
                              <w:sz w:val="16"/>
                              <w:szCs w:val="16"/>
                            </w:rPr>
                            <w:t xml:space="preserve">   </w:t>
                          </w:r>
                          <w:r w:rsidR="0076004A" w:rsidRPr="00D94777">
                            <w:rPr>
                              <w:b/>
                              <w:color w:val="0D2A87"/>
                              <w:sz w:val="16"/>
                              <w:szCs w:val="16"/>
                            </w:rPr>
                            <w:t>‘</w:t>
                          </w:r>
                          <w:proofErr w:type="gramEnd"/>
                        </w:p>
                        <w:p w14:paraId="4FB16506" w14:textId="4AAE4E8A" w:rsidR="00A60E53" w:rsidRPr="00D86070" w:rsidRDefault="00D41A6C" w:rsidP="0076004A">
                          <w:pPr>
                            <w:pStyle w:val="Header"/>
                            <w:spacing w:before="40"/>
                            <w:jc w:val="right"/>
                            <w:rPr>
                              <w:b/>
                              <w:sz w:val="25"/>
                              <w:szCs w:val="25"/>
                            </w:rPr>
                          </w:pPr>
                          <w:r w:rsidRPr="007F72C4">
                            <w:rPr>
                              <w:b/>
                              <w:sz w:val="27"/>
                              <w:szCs w:val="27"/>
                            </w:rPr>
                            <w:t xml:space="preserve">QSP </w:t>
                          </w:r>
                          <w:r w:rsidR="00B31D46">
                            <w:rPr>
                              <w:b/>
                              <w:sz w:val="27"/>
                              <w:szCs w:val="27"/>
                            </w:rPr>
                            <w:t>5</w:t>
                          </w:r>
                          <w:r w:rsidRPr="007F72C4">
                            <w:rPr>
                              <w:b/>
                              <w:sz w:val="27"/>
                              <w:szCs w:val="27"/>
                            </w:rPr>
                            <w:t>.</w:t>
                          </w:r>
                          <w:r w:rsidR="007F7978" w:rsidRPr="007F72C4">
                            <w:rPr>
                              <w:b/>
                              <w:sz w:val="27"/>
                              <w:szCs w:val="27"/>
                            </w:rPr>
                            <w:t>1</w:t>
                          </w:r>
                          <w:r w:rsidR="003E15D9">
                            <w:rPr>
                              <w:b/>
                              <w:sz w:val="27"/>
                              <w:szCs w:val="27"/>
                            </w:rPr>
                            <w:t xml:space="preserve"> </w:t>
                          </w:r>
                          <w:r w:rsidR="007D3B4E" w:rsidRPr="00D94777">
                            <w:rPr>
                              <w:b/>
                              <w:sz w:val="16"/>
                              <w:szCs w:val="16"/>
                            </w:rPr>
                            <w:t xml:space="preserve"> </w:t>
                          </w:r>
                          <w:r w:rsidR="0076004A" w:rsidRPr="00D94777">
                            <w:rPr>
                              <w:b/>
                              <w:sz w:val="16"/>
                              <w:szCs w:val="16"/>
                            </w:rPr>
                            <w:t xml:space="preserve"> </w:t>
                          </w:r>
                          <w:r w:rsidR="00353F20" w:rsidRPr="00D94777">
                            <w:rPr>
                              <w:b/>
                              <w:sz w:val="16"/>
                              <w:szCs w:val="16"/>
                            </w:rPr>
                            <w:t xml:space="preserve"> </w:t>
                          </w:r>
                          <w:r w:rsidR="00880074">
                            <w:rPr>
                              <w:b/>
                              <w:sz w:val="16"/>
                              <w:szCs w:val="16"/>
                            </w:rPr>
                            <w:t xml:space="preserve">     </w:t>
                          </w:r>
                          <w:r w:rsidR="007F3C00">
                            <w:rPr>
                              <w:b/>
                              <w:sz w:val="16"/>
                              <w:szCs w:val="16"/>
                            </w:rPr>
                            <w:t xml:space="preserve"> </w:t>
                          </w:r>
                          <w:r w:rsidR="00880074">
                            <w:rPr>
                              <w:b/>
                              <w:sz w:val="16"/>
                              <w:szCs w:val="16"/>
                            </w:rPr>
                            <w:t xml:space="preserve">         </w:t>
                          </w:r>
                          <w:proofErr w:type="gramStart"/>
                          <w:r w:rsidR="00880074">
                            <w:rPr>
                              <w:b/>
                              <w:sz w:val="16"/>
                              <w:szCs w:val="16"/>
                            </w:rPr>
                            <w:t xml:space="preserve">   </w:t>
                          </w:r>
                          <w:r w:rsidR="0076004A" w:rsidRPr="00D94777">
                            <w:rPr>
                              <w:b/>
                              <w:color w:val="0D2A87"/>
                              <w:sz w:val="16"/>
                              <w:szCs w:val="16"/>
                            </w:rPr>
                            <w:t>‘</w:t>
                          </w:r>
                          <w:proofErr w:type="gramEnd"/>
                          <w:r w:rsidR="0076004A" w:rsidRPr="00D94777">
                            <w:rPr>
                              <w:b/>
                              <w:sz w:val="16"/>
                              <w:szCs w:val="16"/>
                            </w:rPr>
                            <w:t xml:space="preserve">      </w:t>
                          </w:r>
                          <w:r w:rsidR="0076004A" w:rsidRPr="00D86070">
                            <w:rPr>
                              <w:b/>
                              <w:sz w:val="25"/>
                              <w:szCs w:val="25"/>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0B3D3D" id="Rectangle 4" o:spid="_x0000_s1026" style="position:absolute;margin-left:-59.9pt;margin-top:-22.85pt;width:619.2pt;height:64.8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" fillcolor="#183975" stroked="f" strokeweight="1pt">
              <v:textbox>
                <w:txbxContent>
                  <w:p w14:paraId="1686E2A4" w14:textId="2EA3683D" w:rsidR="0076004A" w:rsidRPr="00D94777" w:rsidRDefault="00B31D46" w:rsidP="0076004A">
                    <w:pPr>
                      <w:pStyle w:val="Header"/>
                      <w:spacing w:before="40"/>
                      <w:jc w:val="right"/>
                      <w:rPr>
                        <w:b/>
                        <w:sz w:val="16"/>
                        <w:szCs w:val="16"/>
                      </w:rPr>
                    </w:pPr>
                    <w:r w:rsidRPr="00B31D46">
                      <w:rPr>
                        <w:b/>
                        <w:sz w:val="30"/>
                        <w:szCs w:val="30"/>
                      </w:rPr>
                      <w:t>Documented Information</w:t>
                    </w:r>
                    <w:r w:rsidR="003E15D9">
                      <w:rPr>
                        <w:b/>
                        <w:sz w:val="30"/>
                        <w:szCs w:val="30"/>
                      </w:rPr>
                      <w:t xml:space="preserve"> </w:t>
                    </w:r>
                    <w:r w:rsidR="0076004A" w:rsidRPr="00D94777">
                      <w:rPr>
                        <w:b/>
                        <w:sz w:val="16"/>
                        <w:szCs w:val="16"/>
                      </w:rPr>
                      <w:t xml:space="preserve"> </w:t>
                    </w:r>
                    <w:r w:rsidR="00353F20" w:rsidRPr="00D94777">
                      <w:rPr>
                        <w:b/>
                        <w:sz w:val="16"/>
                        <w:szCs w:val="16"/>
                      </w:rPr>
                      <w:t xml:space="preserve">  </w:t>
                    </w:r>
                    <w:r w:rsidR="00880074">
                      <w:rPr>
                        <w:b/>
                        <w:sz w:val="16"/>
                        <w:szCs w:val="16"/>
                      </w:rPr>
                      <w:t xml:space="preserve">     </w:t>
                    </w:r>
                    <w:r w:rsidR="007F3C00">
                      <w:rPr>
                        <w:b/>
                        <w:sz w:val="16"/>
                        <w:szCs w:val="16"/>
                      </w:rPr>
                      <w:t xml:space="preserve"> </w:t>
                    </w:r>
                    <w:r w:rsidR="00880074">
                      <w:rPr>
                        <w:b/>
                        <w:sz w:val="16"/>
                        <w:szCs w:val="16"/>
                      </w:rPr>
                      <w:t xml:space="preserve">         </w:t>
                    </w:r>
                    <w:proofErr w:type="gramStart"/>
                    <w:r w:rsidR="00880074">
                      <w:rPr>
                        <w:b/>
                        <w:sz w:val="16"/>
                        <w:szCs w:val="16"/>
                      </w:rPr>
                      <w:t xml:space="preserve">   </w:t>
                    </w:r>
                    <w:r w:rsidR="0076004A" w:rsidRPr="00D94777">
                      <w:rPr>
                        <w:b/>
                        <w:color w:val="0D2A87"/>
                        <w:sz w:val="16"/>
                        <w:szCs w:val="16"/>
                      </w:rPr>
                      <w:t>‘</w:t>
                    </w:r>
                    <w:proofErr w:type="gramEnd"/>
                  </w:p>
                  <w:p w14:paraId="4FB16506" w14:textId="4AAE4E8A" w:rsidR="00A60E53" w:rsidRPr="00D86070" w:rsidRDefault="00D41A6C" w:rsidP="0076004A">
                    <w:pPr>
                      <w:pStyle w:val="Header"/>
                      <w:spacing w:before="40"/>
                      <w:jc w:val="right"/>
                      <w:rPr>
                        <w:b/>
                        <w:sz w:val="25"/>
                        <w:szCs w:val="25"/>
                      </w:rPr>
                    </w:pPr>
                    <w:r w:rsidRPr="007F72C4">
                      <w:rPr>
                        <w:b/>
                        <w:sz w:val="27"/>
                        <w:szCs w:val="27"/>
                      </w:rPr>
                      <w:t xml:space="preserve">QSP </w:t>
                    </w:r>
                    <w:r w:rsidR="00B31D46">
                      <w:rPr>
                        <w:b/>
                        <w:sz w:val="27"/>
                        <w:szCs w:val="27"/>
                      </w:rPr>
                      <w:t>5</w:t>
                    </w:r>
                    <w:r w:rsidRPr="007F72C4">
                      <w:rPr>
                        <w:b/>
                        <w:sz w:val="27"/>
                        <w:szCs w:val="27"/>
                      </w:rPr>
                      <w:t>.</w:t>
                    </w:r>
                    <w:r w:rsidR="007F7978" w:rsidRPr="007F72C4">
                      <w:rPr>
                        <w:b/>
                        <w:sz w:val="27"/>
                        <w:szCs w:val="27"/>
                      </w:rPr>
                      <w:t>1</w:t>
                    </w:r>
                    <w:r w:rsidR="003E15D9">
                      <w:rPr>
                        <w:b/>
                        <w:sz w:val="27"/>
                        <w:szCs w:val="27"/>
                      </w:rPr>
                      <w:t xml:space="preserve"> </w:t>
                    </w:r>
                    <w:r w:rsidR="007D3B4E" w:rsidRPr="00D94777">
                      <w:rPr>
                        <w:b/>
                        <w:sz w:val="16"/>
                        <w:szCs w:val="16"/>
                      </w:rPr>
                      <w:t xml:space="preserve"> </w:t>
                    </w:r>
                    <w:r w:rsidR="0076004A" w:rsidRPr="00D94777">
                      <w:rPr>
                        <w:b/>
                        <w:sz w:val="16"/>
                        <w:szCs w:val="16"/>
                      </w:rPr>
                      <w:t xml:space="preserve"> </w:t>
                    </w:r>
                    <w:r w:rsidR="00353F20" w:rsidRPr="00D94777">
                      <w:rPr>
                        <w:b/>
                        <w:sz w:val="16"/>
                        <w:szCs w:val="16"/>
                      </w:rPr>
                      <w:t xml:space="preserve"> </w:t>
                    </w:r>
                    <w:r w:rsidR="00880074">
                      <w:rPr>
                        <w:b/>
                        <w:sz w:val="16"/>
                        <w:szCs w:val="16"/>
                      </w:rPr>
                      <w:t xml:space="preserve">     </w:t>
                    </w:r>
                    <w:r w:rsidR="007F3C00">
                      <w:rPr>
                        <w:b/>
                        <w:sz w:val="16"/>
                        <w:szCs w:val="16"/>
                      </w:rPr>
                      <w:t xml:space="preserve"> </w:t>
                    </w:r>
                    <w:r w:rsidR="00880074">
                      <w:rPr>
                        <w:b/>
                        <w:sz w:val="16"/>
                        <w:szCs w:val="16"/>
                      </w:rPr>
                      <w:t xml:space="preserve">         </w:t>
                    </w:r>
                    <w:proofErr w:type="gramStart"/>
                    <w:r w:rsidR="00880074">
                      <w:rPr>
                        <w:b/>
                        <w:sz w:val="16"/>
                        <w:szCs w:val="16"/>
                      </w:rPr>
                      <w:t xml:space="preserve">   </w:t>
                    </w:r>
                    <w:r w:rsidR="0076004A" w:rsidRPr="00D94777">
                      <w:rPr>
                        <w:b/>
                        <w:color w:val="0D2A87"/>
                        <w:sz w:val="16"/>
                        <w:szCs w:val="16"/>
                      </w:rPr>
                      <w:t>‘</w:t>
                    </w:r>
                    <w:proofErr w:type="gramEnd"/>
                    <w:r w:rsidR="0076004A" w:rsidRPr="00D94777">
                      <w:rPr>
                        <w:b/>
                        <w:sz w:val="16"/>
                        <w:szCs w:val="16"/>
                      </w:rPr>
                      <w:t xml:space="preserve">      </w:t>
                    </w:r>
                    <w:r w:rsidR="0076004A" w:rsidRPr="00D86070">
                      <w:rPr>
                        <w:b/>
                        <w:sz w:val="25"/>
                        <w:szCs w:val="25"/>
                      </w:rPr>
                      <w:t xml:space="preserve">      </w:t>
                    </w:r>
                  </w:p>
                </w:txbxContent>
              </v:textbox>
              <w10:wrap anchorx="margin"/>
            </v:rect>
          </w:pict>
        </mc:Fallback>
      </mc:AlternateContent>
    </w:r>
    <w:r w:rsidR="007C49BA" w:rsidRPr="00477FBE">
      <w:rPr>
        <w:rFonts w:ascii="Arial" w:hAnsi="Arial" w:cs="Arial"/>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F5267"/>
    <w:multiLevelType w:val="hybridMultilevel"/>
    <w:tmpl w:val="0E30A23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210AB6"/>
    <w:multiLevelType w:val="hybridMultilevel"/>
    <w:tmpl w:val="90AE0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85732"/>
    <w:multiLevelType w:val="hybridMultilevel"/>
    <w:tmpl w:val="B374FC0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9F6DE6"/>
    <w:multiLevelType w:val="hybridMultilevel"/>
    <w:tmpl w:val="AE3A7760"/>
    <w:lvl w:ilvl="0" w:tplc="17B84C2C">
      <w:start w:val="1"/>
      <w:numFmt w:val="upperRoman"/>
      <w:lvlText w:val="%1."/>
      <w:lvlJc w:val="left"/>
      <w:pPr>
        <w:ind w:left="720" w:hanging="360"/>
      </w:pPr>
      <w:rPr>
        <w:rFonts w:hint="default"/>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A0142B"/>
    <w:multiLevelType w:val="hybridMultilevel"/>
    <w:tmpl w:val="C414ABE2"/>
    <w:lvl w:ilvl="0" w:tplc="04090013">
      <w:start w:val="1"/>
      <w:numFmt w:val="upp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4D8538A"/>
    <w:multiLevelType w:val="hybridMultilevel"/>
    <w:tmpl w:val="1678781E"/>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9004561"/>
    <w:multiLevelType w:val="hybridMultilevel"/>
    <w:tmpl w:val="AB3A6F3C"/>
    <w:lvl w:ilvl="0" w:tplc="FFFFFFFF">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97F5866"/>
    <w:multiLevelType w:val="hybridMultilevel"/>
    <w:tmpl w:val="0D026D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760DC6"/>
    <w:multiLevelType w:val="hybridMultilevel"/>
    <w:tmpl w:val="184675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CB52D3"/>
    <w:multiLevelType w:val="hybridMultilevel"/>
    <w:tmpl w:val="AB240934"/>
    <w:lvl w:ilvl="0" w:tplc="04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E36C77"/>
    <w:multiLevelType w:val="hybridMultilevel"/>
    <w:tmpl w:val="2AB85A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04F3354"/>
    <w:multiLevelType w:val="hybridMultilevel"/>
    <w:tmpl w:val="68D88A2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5D3527D"/>
    <w:multiLevelType w:val="multilevel"/>
    <w:tmpl w:val="D80A91EA"/>
    <w:styleLink w:val="CurrentList2"/>
    <w:lvl w:ilvl="0">
      <w:start w:val="1"/>
      <w:numFmt w:val="upperRoman"/>
      <w:lvlText w:val="%1."/>
      <w:lvlJc w:val="right"/>
      <w:pPr>
        <w:ind w:left="720" w:hanging="360"/>
      </w:pPr>
      <w:rPr>
        <w:rFonts w:hint="default"/>
        <w:caps w:val="0"/>
        <w:strike w:val="0"/>
        <w:dstrike w:val="0"/>
        <w:vanish w:val="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7D07FBA"/>
    <w:multiLevelType w:val="hybridMultilevel"/>
    <w:tmpl w:val="9FE0F05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5C6B38"/>
    <w:multiLevelType w:val="hybridMultilevel"/>
    <w:tmpl w:val="FFFAAE1C"/>
    <w:lvl w:ilvl="0" w:tplc="17B84C2C">
      <w:start w:val="1"/>
      <w:numFmt w:val="upperRoman"/>
      <w:lvlText w:val="%1."/>
      <w:lvlJc w:val="left"/>
      <w:pPr>
        <w:ind w:left="720" w:hanging="360"/>
      </w:pPr>
      <w:rPr>
        <w:rFonts w:hint="default"/>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6E2C62"/>
    <w:multiLevelType w:val="hybridMultilevel"/>
    <w:tmpl w:val="AB3A6F3C"/>
    <w:lvl w:ilvl="0" w:tplc="FFFFFFFF">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2DC21B71"/>
    <w:multiLevelType w:val="hybridMultilevel"/>
    <w:tmpl w:val="EF66A904"/>
    <w:lvl w:ilvl="0" w:tplc="D7BE2496">
      <w:start w:val="3"/>
      <w:numFmt w:val="upperRoman"/>
      <w:lvlText w:val="%1."/>
      <w:lvlJc w:val="left"/>
      <w:pPr>
        <w:ind w:left="720" w:hanging="360"/>
      </w:pPr>
      <w:rPr>
        <w:rFonts w:hint="default"/>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3D3A72"/>
    <w:multiLevelType w:val="hybridMultilevel"/>
    <w:tmpl w:val="EB06C732"/>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77126F1"/>
    <w:multiLevelType w:val="hybridMultilevel"/>
    <w:tmpl w:val="8F226E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C07144E"/>
    <w:multiLevelType w:val="hybridMultilevel"/>
    <w:tmpl w:val="11460652"/>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8F248C"/>
    <w:multiLevelType w:val="hybridMultilevel"/>
    <w:tmpl w:val="6F14D7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AD066C"/>
    <w:multiLevelType w:val="hybridMultilevel"/>
    <w:tmpl w:val="AB3A6F3C"/>
    <w:lvl w:ilvl="0" w:tplc="FFFFFFFF">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40B93C0E"/>
    <w:multiLevelType w:val="hybridMultilevel"/>
    <w:tmpl w:val="130403EC"/>
    <w:lvl w:ilvl="0" w:tplc="0409001B">
      <w:start w:val="1"/>
      <w:numFmt w:val="low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4314282A"/>
    <w:multiLevelType w:val="hybridMultilevel"/>
    <w:tmpl w:val="2AB85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375E33"/>
    <w:multiLevelType w:val="hybridMultilevel"/>
    <w:tmpl w:val="4CBA14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33768"/>
    <w:multiLevelType w:val="hybridMultilevel"/>
    <w:tmpl w:val="89DE7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480B9E"/>
    <w:multiLevelType w:val="multilevel"/>
    <w:tmpl w:val="8BACEAE4"/>
    <w:styleLink w:val="CurrentList1"/>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5743B00"/>
    <w:multiLevelType w:val="hybridMultilevel"/>
    <w:tmpl w:val="A802F0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6A564BE"/>
    <w:multiLevelType w:val="hybridMultilevel"/>
    <w:tmpl w:val="90069CCE"/>
    <w:lvl w:ilvl="0" w:tplc="5A7CB842">
      <w:start w:val="1"/>
      <w:numFmt w:val="upperRoman"/>
      <w:lvlText w:val="%1"/>
      <w:lvlJc w:val="left"/>
      <w:pPr>
        <w:ind w:left="720" w:hanging="360"/>
      </w:pPr>
      <w:rPr>
        <w:rFonts w:hint="default"/>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88720E"/>
    <w:multiLevelType w:val="hybridMultilevel"/>
    <w:tmpl w:val="A31271D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191011"/>
    <w:multiLevelType w:val="hybridMultilevel"/>
    <w:tmpl w:val="74928D7E"/>
    <w:lvl w:ilvl="0" w:tplc="A196807C">
      <w:start w:val="1"/>
      <w:numFmt w:val="decimal"/>
      <w:lvlText w:val="%1."/>
      <w:lvlJc w:val="left"/>
      <w:pPr>
        <w:ind w:left="720" w:hanging="360"/>
      </w:pPr>
      <w:rPr>
        <w:rFonts w:ascii="Times New Roman" w:hAnsi="Times New Roman" w:cs="Times New Roman" w:hint="default"/>
        <w:sz w:val="25"/>
        <w:szCs w:val="2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AF1068"/>
    <w:multiLevelType w:val="hybridMultilevel"/>
    <w:tmpl w:val="AB3A6F3C"/>
    <w:lvl w:ilvl="0" w:tplc="FFFFFFFF">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4D7963E6"/>
    <w:multiLevelType w:val="hybridMultilevel"/>
    <w:tmpl w:val="2D7C4478"/>
    <w:lvl w:ilvl="0" w:tplc="04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1D760EF"/>
    <w:multiLevelType w:val="hybridMultilevel"/>
    <w:tmpl w:val="98126FE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60C5250"/>
    <w:multiLevelType w:val="hybridMultilevel"/>
    <w:tmpl w:val="F5C4E6A4"/>
    <w:lvl w:ilvl="0" w:tplc="B2726B5C">
      <w:start w:val="1"/>
      <w:numFmt w:val="bullet"/>
      <w:lvlText w:val=""/>
      <w:lvlJc w:val="left"/>
      <w:pPr>
        <w:ind w:left="720" w:hanging="360"/>
      </w:pPr>
      <w:rPr>
        <w:rFonts w:ascii="Symbol" w:hAnsi="Symbol" w:hint="default"/>
        <w:sz w:val="25"/>
        <w:szCs w:val="2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293D9A"/>
    <w:multiLevelType w:val="hybridMultilevel"/>
    <w:tmpl w:val="5D261896"/>
    <w:lvl w:ilvl="0" w:tplc="04090001">
      <w:start w:val="1"/>
      <w:numFmt w:val="bullet"/>
      <w:lvlText w:val=""/>
      <w:lvlJc w:val="left"/>
      <w:pPr>
        <w:ind w:left="2160" w:hanging="360"/>
      </w:pPr>
      <w:rPr>
        <w:rFonts w:ascii="Symbol" w:hAnsi="Symbol" w:hint="default"/>
        <w:sz w:val="25"/>
        <w:szCs w:val="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CA0382"/>
    <w:multiLevelType w:val="hybridMultilevel"/>
    <w:tmpl w:val="5DC6ED64"/>
    <w:lvl w:ilvl="0" w:tplc="48B264C4">
      <w:start w:val="4"/>
      <w:numFmt w:val="upperRoman"/>
      <w:lvlText w:val="%1."/>
      <w:lvlJc w:val="left"/>
      <w:pPr>
        <w:ind w:left="1080" w:hanging="360"/>
      </w:pPr>
      <w:rPr>
        <w:rFonts w:hint="default"/>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B7678E"/>
    <w:multiLevelType w:val="hybridMultilevel"/>
    <w:tmpl w:val="E9D892A0"/>
    <w:lvl w:ilvl="0" w:tplc="C3064566">
      <w:start w:val="1"/>
      <w:numFmt w:val="upperRoman"/>
      <w:lvlText w:val="%1."/>
      <w:lvlJc w:val="left"/>
      <w:pPr>
        <w:ind w:left="720" w:hanging="360"/>
      </w:pPr>
      <w:rPr>
        <w:rFonts w:hint="default"/>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3E1CB3"/>
    <w:multiLevelType w:val="hybridMultilevel"/>
    <w:tmpl w:val="D7FC76C8"/>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6B207B52"/>
    <w:multiLevelType w:val="hybridMultilevel"/>
    <w:tmpl w:val="D80A91EA"/>
    <w:lvl w:ilvl="0" w:tplc="26F62B24">
      <w:start w:val="1"/>
      <w:numFmt w:val="upperRoman"/>
      <w:lvlText w:val="%1."/>
      <w:lvlJc w:val="right"/>
      <w:pPr>
        <w:ind w:left="720" w:hanging="360"/>
      </w:pPr>
      <w:rPr>
        <w:rFonts w:hint="default"/>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7E045A"/>
    <w:multiLevelType w:val="hybridMultilevel"/>
    <w:tmpl w:val="7CBE13DC"/>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3956256"/>
    <w:multiLevelType w:val="hybridMultilevel"/>
    <w:tmpl w:val="AB3A6F3C"/>
    <w:lvl w:ilvl="0" w:tplc="04090015">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739905012">
    <w:abstractNumId w:val="35"/>
  </w:num>
  <w:num w:numId="2" w16cid:durableId="149054849">
    <w:abstractNumId w:val="8"/>
  </w:num>
  <w:num w:numId="3" w16cid:durableId="116267200">
    <w:abstractNumId w:val="1"/>
  </w:num>
  <w:num w:numId="4" w16cid:durableId="1840389899">
    <w:abstractNumId w:val="24"/>
  </w:num>
  <w:num w:numId="5" w16cid:durableId="1856533395">
    <w:abstractNumId w:val="18"/>
  </w:num>
  <w:num w:numId="6" w16cid:durableId="553853020">
    <w:abstractNumId w:val="27"/>
  </w:num>
  <w:num w:numId="7" w16cid:durableId="974990239">
    <w:abstractNumId w:val="34"/>
  </w:num>
  <w:num w:numId="8" w16cid:durableId="1693414341">
    <w:abstractNumId w:val="23"/>
  </w:num>
  <w:num w:numId="9" w16cid:durableId="1151361553">
    <w:abstractNumId w:val="30"/>
  </w:num>
  <w:num w:numId="10" w16cid:durableId="32274831">
    <w:abstractNumId w:val="25"/>
  </w:num>
  <w:num w:numId="11" w16cid:durableId="1073435640">
    <w:abstractNumId w:val="7"/>
  </w:num>
  <w:num w:numId="12" w16cid:durableId="624846687">
    <w:abstractNumId w:val="0"/>
  </w:num>
  <w:num w:numId="13" w16cid:durableId="1484083077">
    <w:abstractNumId w:val="10"/>
  </w:num>
  <w:num w:numId="14" w16cid:durableId="1785882865">
    <w:abstractNumId w:val="13"/>
  </w:num>
  <w:num w:numId="15" w16cid:durableId="812327900">
    <w:abstractNumId w:val="9"/>
  </w:num>
  <w:num w:numId="16" w16cid:durableId="715280229">
    <w:abstractNumId w:val="32"/>
  </w:num>
  <w:num w:numId="17" w16cid:durableId="356388679">
    <w:abstractNumId w:val="40"/>
  </w:num>
  <w:num w:numId="18" w16cid:durableId="1566524949">
    <w:abstractNumId w:val="4"/>
  </w:num>
  <w:num w:numId="19" w16cid:durableId="625505030">
    <w:abstractNumId w:val="22"/>
  </w:num>
  <w:num w:numId="20" w16cid:durableId="1889803802">
    <w:abstractNumId w:val="17"/>
  </w:num>
  <w:num w:numId="21" w16cid:durableId="168372746">
    <w:abstractNumId w:val="5"/>
  </w:num>
  <w:num w:numId="22" w16cid:durableId="1088964525">
    <w:abstractNumId w:val="38"/>
  </w:num>
  <w:num w:numId="23" w16cid:durableId="937099720">
    <w:abstractNumId w:val="19"/>
  </w:num>
  <w:num w:numId="24" w16cid:durableId="1487169418">
    <w:abstractNumId w:val="41"/>
  </w:num>
  <w:num w:numId="25" w16cid:durableId="1444223397">
    <w:abstractNumId w:val="6"/>
  </w:num>
  <w:num w:numId="26" w16cid:durableId="1589075885">
    <w:abstractNumId w:val="20"/>
  </w:num>
  <w:num w:numId="27" w16cid:durableId="1871189188">
    <w:abstractNumId w:val="33"/>
  </w:num>
  <w:num w:numId="28" w16cid:durableId="1462916099">
    <w:abstractNumId w:val="11"/>
  </w:num>
  <w:num w:numId="29" w16cid:durableId="1974359425">
    <w:abstractNumId w:val="15"/>
  </w:num>
  <w:num w:numId="30" w16cid:durableId="203644588">
    <w:abstractNumId w:val="29"/>
  </w:num>
  <w:num w:numId="31" w16cid:durableId="1884487732">
    <w:abstractNumId w:val="39"/>
  </w:num>
  <w:num w:numId="32" w16cid:durableId="1628774493">
    <w:abstractNumId w:val="26"/>
  </w:num>
  <w:num w:numId="33" w16cid:durableId="1173571524">
    <w:abstractNumId w:val="12"/>
  </w:num>
  <w:num w:numId="34" w16cid:durableId="1721633068">
    <w:abstractNumId w:val="3"/>
  </w:num>
  <w:num w:numId="35" w16cid:durableId="634674414">
    <w:abstractNumId w:val="36"/>
  </w:num>
  <w:num w:numId="36" w16cid:durableId="30228904">
    <w:abstractNumId w:val="21"/>
  </w:num>
  <w:num w:numId="37" w16cid:durableId="1516311491">
    <w:abstractNumId w:val="37"/>
  </w:num>
  <w:num w:numId="38" w16cid:durableId="212810076">
    <w:abstractNumId w:val="28"/>
  </w:num>
  <w:num w:numId="39" w16cid:durableId="245307827">
    <w:abstractNumId w:val="31"/>
  </w:num>
  <w:num w:numId="40" w16cid:durableId="102651006">
    <w:abstractNumId w:val="16"/>
  </w:num>
  <w:num w:numId="41" w16cid:durableId="1772124098">
    <w:abstractNumId w:val="14"/>
  </w:num>
  <w:num w:numId="42" w16cid:durableId="2071884827">
    <w:abstractNumId w:val="2"/>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ian Olea">
    <w15:presenceInfo w15:providerId="Windows Live" w15:userId="20f58619816ab8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activeWritingStyle w:appName="MSWord" w:lang="en-US" w:vendorID="64" w:dllVersion="5" w:nlCheck="1" w:checkStyle="1"/>
  <w:activeWritingStyle w:appName="MSWord" w:lang="en-US" w:vendorID="64" w:dllVersion="6" w:nlCheck="1" w:checkStyle="1"/>
  <w:activeWritingStyle w:appName="MSWord" w:lang="es-MX" w:vendorID="64" w:dllVersion="6" w:nlCheck="1" w:checkStyle="0"/>
  <w:activeWritingStyle w:appName="MSWord" w:lang="en-US" w:vendorID="64" w:dllVersion="0" w:nlCheck="1" w:checkStyle="0"/>
  <w:activeWritingStyle w:appName="MSWord" w:lang="es-MX"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360"/>
  <w:displayHorizontalDrawingGridEvery w:val="0"/>
  <w:displayVerticalDrawingGridEvery w:val="0"/>
  <w:doNotUseMarginsForDrawingGridOrigin/>
  <w:noPunctuationKerning/>
  <w:characterSpacingControl w:val="doNotCompress"/>
  <w:hdrShapeDefaults>
    <o:shapedefaults v:ext="edit" spidmax="2050" fill="f" fillcolor="navy" strokecolor="#333">
      <v:fill color="navy" on="f"/>
      <v:stroke color="#333"/>
      <o:colormru v:ext="edit" colors="#c09,#f3c,#963,#fcf,#f9f,#f93,#fc0,#ffb9f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6E9"/>
    <w:rsid w:val="00000B13"/>
    <w:rsid w:val="000015BD"/>
    <w:rsid w:val="000035A1"/>
    <w:rsid w:val="00003853"/>
    <w:rsid w:val="000056F0"/>
    <w:rsid w:val="00005C83"/>
    <w:rsid w:val="00005E69"/>
    <w:rsid w:val="00005E81"/>
    <w:rsid w:val="00006433"/>
    <w:rsid w:val="00006691"/>
    <w:rsid w:val="00007BEF"/>
    <w:rsid w:val="00010793"/>
    <w:rsid w:val="00010F71"/>
    <w:rsid w:val="0001162E"/>
    <w:rsid w:val="000138F3"/>
    <w:rsid w:val="00013DFE"/>
    <w:rsid w:val="00014C31"/>
    <w:rsid w:val="0001644C"/>
    <w:rsid w:val="00016D35"/>
    <w:rsid w:val="00017280"/>
    <w:rsid w:val="00022A13"/>
    <w:rsid w:val="00022C8D"/>
    <w:rsid w:val="00024562"/>
    <w:rsid w:val="000271F4"/>
    <w:rsid w:val="00031062"/>
    <w:rsid w:val="000311A2"/>
    <w:rsid w:val="00031ED9"/>
    <w:rsid w:val="0003314C"/>
    <w:rsid w:val="00033F16"/>
    <w:rsid w:val="000347EF"/>
    <w:rsid w:val="00034F1F"/>
    <w:rsid w:val="00036CB6"/>
    <w:rsid w:val="00040240"/>
    <w:rsid w:val="000409AB"/>
    <w:rsid w:val="00040E12"/>
    <w:rsid w:val="00043AA3"/>
    <w:rsid w:val="00045746"/>
    <w:rsid w:val="00050A06"/>
    <w:rsid w:val="00050F59"/>
    <w:rsid w:val="00051304"/>
    <w:rsid w:val="00053CDE"/>
    <w:rsid w:val="0005482C"/>
    <w:rsid w:val="00055252"/>
    <w:rsid w:val="000553C0"/>
    <w:rsid w:val="000558A9"/>
    <w:rsid w:val="00056D59"/>
    <w:rsid w:val="000576C8"/>
    <w:rsid w:val="00057FEB"/>
    <w:rsid w:val="000610DA"/>
    <w:rsid w:val="00061286"/>
    <w:rsid w:val="000613C3"/>
    <w:rsid w:val="00061400"/>
    <w:rsid w:val="00061CF6"/>
    <w:rsid w:val="00061DEA"/>
    <w:rsid w:val="000630D5"/>
    <w:rsid w:val="00063179"/>
    <w:rsid w:val="0006347B"/>
    <w:rsid w:val="00065399"/>
    <w:rsid w:val="0006578E"/>
    <w:rsid w:val="00065BA1"/>
    <w:rsid w:val="0006630D"/>
    <w:rsid w:val="00066A01"/>
    <w:rsid w:val="000701AA"/>
    <w:rsid w:val="00070560"/>
    <w:rsid w:val="00070F7F"/>
    <w:rsid w:val="00071FA0"/>
    <w:rsid w:val="000720E2"/>
    <w:rsid w:val="00073006"/>
    <w:rsid w:val="00074159"/>
    <w:rsid w:val="00074853"/>
    <w:rsid w:val="000749E3"/>
    <w:rsid w:val="0007609F"/>
    <w:rsid w:val="0008031B"/>
    <w:rsid w:val="00081353"/>
    <w:rsid w:val="000823D6"/>
    <w:rsid w:val="00083433"/>
    <w:rsid w:val="0008471C"/>
    <w:rsid w:val="0008478A"/>
    <w:rsid w:val="00085197"/>
    <w:rsid w:val="00085A1B"/>
    <w:rsid w:val="00086371"/>
    <w:rsid w:val="00086DEA"/>
    <w:rsid w:val="000905DC"/>
    <w:rsid w:val="0009145B"/>
    <w:rsid w:val="0009184C"/>
    <w:rsid w:val="00091A1D"/>
    <w:rsid w:val="00093BDE"/>
    <w:rsid w:val="000943DA"/>
    <w:rsid w:val="000964BA"/>
    <w:rsid w:val="00096DD0"/>
    <w:rsid w:val="00097990"/>
    <w:rsid w:val="000A1E7B"/>
    <w:rsid w:val="000A1FB3"/>
    <w:rsid w:val="000A1FF9"/>
    <w:rsid w:val="000A3EC7"/>
    <w:rsid w:val="000A57DC"/>
    <w:rsid w:val="000A5813"/>
    <w:rsid w:val="000A5AE3"/>
    <w:rsid w:val="000B012A"/>
    <w:rsid w:val="000B10E9"/>
    <w:rsid w:val="000B113F"/>
    <w:rsid w:val="000B20EA"/>
    <w:rsid w:val="000B2DC7"/>
    <w:rsid w:val="000B446A"/>
    <w:rsid w:val="000B48CF"/>
    <w:rsid w:val="000B524C"/>
    <w:rsid w:val="000B55F1"/>
    <w:rsid w:val="000B5949"/>
    <w:rsid w:val="000B68E5"/>
    <w:rsid w:val="000B7ABC"/>
    <w:rsid w:val="000B7CBD"/>
    <w:rsid w:val="000C033B"/>
    <w:rsid w:val="000C0AE1"/>
    <w:rsid w:val="000C160F"/>
    <w:rsid w:val="000C1CD9"/>
    <w:rsid w:val="000C3A43"/>
    <w:rsid w:val="000C3CA4"/>
    <w:rsid w:val="000C4479"/>
    <w:rsid w:val="000C5023"/>
    <w:rsid w:val="000C7D34"/>
    <w:rsid w:val="000D0235"/>
    <w:rsid w:val="000D0496"/>
    <w:rsid w:val="000D0646"/>
    <w:rsid w:val="000D155D"/>
    <w:rsid w:val="000D1835"/>
    <w:rsid w:val="000D25B5"/>
    <w:rsid w:val="000D276B"/>
    <w:rsid w:val="000D3349"/>
    <w:rsid w:val="000D3A4C"/>
    <w:rsid w:val="000D4DA5"/>
    <w:rsid w:val="000D5085"/>
    <w:rsid w:val="000D6E0F"/>
    <w:rsid w:val="000E0548"/>
    <w:rsid w:val="000E1753"/>
    <w:rsid w:val="000E17BD"/>
    <w:rsid w:val="000E1EB4"/>
    <w:rsid w:val="000E239B"/>
    <w:rsid w:val="000E2977"/>
    <w:rsid w:val="000F030A"/>
    <w:rsid w:val="000F0D8A"/>
    <w:rsid w:val="000F2AF5"/>
    <w:rsid w:val="000F71E4"/>
    <w:rsid w:val="000F7910"/>
    <w:rsid w:val="0010080A"/>
    <w:rsid w:val="00100CD0"/>
    <w:rsid w:val="0010224F"/>
    <w:rsid w:val="0010689C"/>
    <w:rsid w:val="0010702E"/>
    <w:rsid w:val="00111EB7"/>
    <w:rsid w:val="001120CA"/>
    <w:rsid w:val="001161DE"/>
    <w:rsid w:val="001169FD"/>
    <w:rsid w:val="00116ED3"/>
    <w:rsid w:val="0011791E"/>
    <w:rsid w:val="00117A6A"/>
    <w:rsid w:val="0012009D"/>
    <w:rsid w:val="0012216C"/>
    <w:rsid w:val="001221A2"/>
    <w:rsid w:val="00122F04"/>
    <w:rsid w:val="00124754"/>
    <w:rsid w:val="001248B2"/>
    <w:rsid w:val="00126249"/>
    <w:rsid w:val="00126814"/>
    <w:rsid w:val="00126F81"/>
    <w:rsid w:val="00127C29"/>
    <w:rsid w:val="00130464"/>
    <w:rsid w:val="001324B8"/>
    <w:rsid w:val="001414A0"/>
    <w:rsid w:val="001416AE"/>
    <w:rsid w:val="00141DA1"/>
    <w:rsid w:val="00142ADA"/>
    <w:rsid w:val="00142DC5"/>
    <w:rsid w:val="0014402E"/>
    <w:rsid w:val="00145F48"/>
    <w:rsid w:val="001462D4"/>
    <w:rsid w:val="00146BE0"/>
    <w:rsid w:val="0014767E"/>
    <w:rsid w:val="00147E43"/>
    <w:rsid w:val="00150BA5"/>
    <w:rsid w:val="0015200B"/>
    <w:rsid w:val="0015377E"/>
    <w:rsid w:val="00154E01"/>
    <w:rsid w:val="00155558"/>
    <w:rsid w:val="00156DC7"/>
    <w:rsid w:val="0015758C"/>
    <w:rsid w:val="00160936"/>
    <w:rsid w:val="00160C22"/>
    <w:rsid w:val="001614BE"/>
    <w:rsid w:val="00161806"/>
    <w:rsid w:val="001624AB"/>
    <w:rsid w:val="00163447"/>
    <w:rsid w:val="00164ECA"/>
    <w:rsid w:val="001653D3"/>
    <w:rsid w:val="00165DC5"/>
    <w:rsid w:val="00167CEF"/>
    <w:rsid w:val="00170546"/>
    <w:rsid w:val="00171110"/>
    <w:rsid w:val="00171611"/>
    <w:rsid w:val="001721D5"/>
    <w:rsid w:val="0017233C"/>
    <w:rsid w:val="0017397B"/>
    <w:rsid w:val="00173C17"/>
    <w:rsid w:val="00174782"/>
    <w:rsid w:val="00174C7F"/>
    <w:rsid w:val="0017653E"/>
    <w:rsid w:val="00177EE3"/>
    <w:rsid w:val="00177F1A"/>
    <w:rsid w:val="00180348"/>
    <w:rsid w:val="00180E8C"/>
    <w:rsid w:val="001833AB"/>
    <w:rsid w:val="0018422B"/>
    <w:rsid w:val="001855A1"/>
    <w:rsid w:val="001861A3"/>
    <w:rsid w:val="0018681A"/>
    <w:rsid w:val="00193586"/>
    <w:rsid w:val="00194A02"/>
    <w:rsid w:val="0019502C"/>
    <w:rsid w:val="001954AD"/>
    <w:rsid w:val="0019798B"/>
    <w:rsid w:val="001A0067"/>
    <w:rsid w:val="001A04D2"/>
    <w:rsid w:val="001A14C8"/>
    <w:rsid w:val="001A27DF"/>
    <w:rsid w:val="001A3B10"/>
    <w:rsid w:val="001A4CF7"/>
    <w:rsid w:val="001A5273"/>
    <w:rsid w:val="001A52BB"/>
    <w:rsid w:val="001A56C5"/>
    <w:rsid w:val="001A74BB"/>
    <w:rsid w:val="001A7D31"/>
    <w:rsid w:val="001B0FCB"/>
    <w:rsid w:val="001B107F"/>
    <w:rsid w:val="001B1D4A"/>
    <w:rsid w:val="001B2685"/>
    <w:rsid w:val="001B4B49"/>
    <w:rsid w:val="001B51E7"/>
    <w:rsid w:val="001C03A8"/>
    <w:rsid w:val="001C1732"/>
    <w:rsid w:val="001C1DA0"/>
    <w:rsid w:val="001C1FC7"/>
    <w:rsid w:val="001C2026"/>
    <w:rsid w:val="001C21B2"/>
    <w:rsid w:val="001C2D65"/>
    <w:rsid w:val="001C2ECB"/>
    <w:rsid w:val="001C3532"/>
    <w:rsid w:val="001C3EFE"/>
    <w:rsid w:val="001C63ED"/>
    <w:rsid w:val="001C6562"/>
    <w:rsid w:val="001C67A3"/>
    <w:rsid w:val="001C7BA4"/>
    <w:rsid w:val="001D01B4"/>
    <w:rsid w:val="001D0528"/>
    <w:rsid w:val="001D0903"/>
    <w:rsid w:val="001D0D4D"/>
    <w:rsid w:val="001D1CCE"/>
    <w:rsid w:val="001D3ABE"/>
    <w:rsid w:val="001D4010"/>
    <w:rsid w:val="001D6638"/>
    <w:rsid w:val="001D6C03"/>
    <w:rsid w:val="001D7564"/>
    <w:rsid w:val="001E4E99"/>
    <w:rsid w:val="001E6ABD"/>
    <w:rsid w:val="001F0EEF"/>
    <w:rsid w:val="001F113E"/>
    <w:rsid w:val="001F1418"/>
    <w:rsid w:val="001F5BD0"/>
    <w:rsid w:val="001F659D"/>
    <w:rsid w:val="001F670E"/>
    <w:rsid w:val="001F6B53"/>
    <w:rsid w:val="001F6B7D"/>
    <w:rsid w:val="00200ACC"/>
    <w:rsid w:val="0020371D"/>
    <w:rsid w:val="002044E3"/>
    <w:rsid w:val="00207047"/>
    <w:rsid w:val="002072AB"/>
    <w:rsid w:val="0021084A"/>
    <w:rsid w:val="00210D25"/>
    <w:rsid w:val="00210EF5"/>
    <w:rsid w:val="0021123D"/>
    <w:rsid w:val="00212026"/>
    <w:rsid w:val="0021320B"/>
    <w:rsid w:val="00213512"/>
    <w:rsid w:val="002151EC"/>
    <w:rsid w:val="002158D2"/>
    <w:rsid w:val="00215CDC"/>
    <w:rsid w:val="00221726"/>
    <w:rsid w:val="002237A7"/>
    <w:rsid w:val="002241EA"/>
    <w:rsid w:val="00224CBE"/>
    <w:rsid w:val="00227871"/>
    <w:rsid w:val="00227D33"/>
    <w:rsid w:val="00230DEE"/>
    <w:rsid w:val="00231178"/>
    <w:rsid w:val="002311D1"/>
    <w:rsid w:val="002330B5"/>
    <w:rsid w:val="002338E1"/>
    <w:rsid w:val="00235048"/>
    <w:rsid w:val="0023567C"/>
    <w:rsid w:val="002356ED"/>
    <w:rsid w:val="00235A56"/>
    <w:rsid w:val="00237190"/>
    <w:rsid w:val="00237691"/>
    <w:rsid w:val="00241601"/>
    <w:rsid w:val="00241E99"/>
    <w:rsid w:val="00242B3B"/>
    <w:rsid w:val="00242FED"/>
    <w:rsid w:val="00244873"/>
    <w:rsid w:val="00246197"/>
    <w:rsid w:val="0025028F"/>
    <w:rsid w:val="0025413C"/>
    <w:rsid w:val="00254F27"/>
    <w:rsid w:val="00256218"/>
    <w:rsid w:val="0026031F"/>
    <w:rsid w:val="0026087D"/>
    <w:rsid w:val="002618B5"/>
    <w:rsid w:val="00263755"/>
    <w:rsid w:val="002658AA"/>
    <w:rsid w:val="00266C88"/>
    <w:rsid w:val="00271A22"/>
    <w:rsid w:val="00271C8B"/>
    <w:rsid w:val="00271DCA"/>
    <w:rsid w:val="00272F3E"/>
    <w:rsid w:val="0027511D"/>
    <w:rsid w:val="00275497"/>
    <w:rsid w:val="00277CA9"/>
    <w:rsid w:val="00280116"/>
    <w:rsid w:val="00280A11"/>
    <w:rsid w:val="00281545"/>
    <w:rsid w:val="0028180D"/>
    <w:rsid w:val="002826BD"/>
    <w:rsid w:val="00284AE9"/>
    <w:rsid w:val="00285AB8"/>
    <w:rsid w:val="00286913"/>
    <w:rsid w:val="00286FFD"/>
    <w:rsid w:val="00287524"/>
    <w:rsid w:val="00293916"/>
    <w:rsid w:val="0029518B"/>
    <w:rsid w:val="002971DD"/>
    <w:rsid w:val="0029736A"/>
    <w:rsid w:val="00297919"/>
    <w:rsid w:val="002A0E70"/>
    <w:rsid w:val="002A1119"/>
    <w:rsid w:val="002A2314"/>
    <w:rsid w:val="002A4D76"/>
    <w:rsid w:val="002A582E"/>
    <w:rsid w:val="002B1100"/>
    <w:rsid w:val="002B25AA"/>
    <w:rsid w:val="002B5D06"/>
    <w:rsid w:val="002B5F47"/>
    <w:rsid w:val="002B6906"/>
    <w:rsid w:val="002B7BE2"/>
    <w:rsid w:val="002C07E8"/>
    <w:rsid w:val="002C1A7D"/>
    <w:rsid w:val="002C24B5"/>
    <w:rsid w:val="002C475C"/>
    <w:rsid w:val="002C4780"/>
    <w:rsid w:val="002C525B"/>
    <w:rsid w:val="002C5350"/>
    <w:rsid w:val="002C564A"/>
    <w:rsid w:val="002C792A"/>
    <w:rsid w:val="002D0719"/>
    <w:rsid w:val="002D1843"/>
    <w:rsid w:val="002D190E"/>
    <w:rsid w:val="002D1BC7"/>
    <w:rsid w:val="002D21E3"/>
    <w:rsid w:val="002D4159"/>
    <w:rsid w:val="002D444D"/>
    <w:rsid w:val="002D4B31"/>
    <w:rsid w:val="002D4B53"/>
    <w:rsid w:val="002D58F6"/>
    <w:rsid w:val="002D6D87"/>
    <w:rsid w:val="002D76CC"/>
    <w:rsid w:val="002E01CD"/>
    <w:rsid w:val="002E51E9"/>
    <w:rsid w:val="002E536D"/>
    <w:rsid w:val="002E5811"/>
    <w:rsid w:val="002E5E0A"/>
    <w:rsid w:val="002E7014"/>
    <w:rsid w:val="002E7D1D"/>
    <w:rsid w:val="002F1A83"/>
    <w:rsid w:val="002F260C"/>
    <w:rsid w:val="00304DC5"/>
    <w:rsid w:val="0030623B"/>
    <w:rsid w:val="00306BD3"/>
    <w:rsid w:val="0031047A"/>
    <w:rsid w:val="00311162"/>
    <w:rsid w:val="003115FF"/>
    <w:rsid w:val="003125D6"/>
    <w:rsid w:val="003127E5"/>
    <w:rsid w:val="0031281C"/>
    <w:rsid w:val="00313117"/>
    <w:rsid w:val="00313126"/>
    <w:rsid w:val="0031380C"/>
    <w:rsid w:val="00314CC0"/>
    <w:rsid w:val="00316AF6"/>
    <w:rsid w:val="0032016B"/>
    <w:rsid w:val="003206BE"/>
    <w:rsid w:val="00321169"/>
    <w:rsid w:val="0032298B"/>
    <w:rsid w:val="0032558D"/>
    <w:rsid w:val="003266F7"/>
    <w:rsid w:val="0033245C"/>
    <w:rsid w:val="003325F9"/>
    <w:rsid w:val="00332746"/>
    <w:rsid w:val="00333318"/>
    <w:rsid w:val="00334B71"/>
    <w:rsid w:val="00337983"/>
    <w:rsid w:val="00337CAE"/>
    <w:rsid w:val="00344B8D"/>
    <w:rsid w:val="0034519B"/>
    <w:rsid w:val="00345DE2"/>
    <w:rsid w:val="00346115"/>
    <w:rsid w:val="00347694"/>
    <w:rsid w:val="00347DCE"/>
    <w:rsid w:val="0035004D"/>
    <w:rsid w:val="0035218C"/>
    <w:rsid w:val="0035390D"/>
    <w:rsid w:val="00353F20"/>
    <w:rsid w:val="00354430"/>
    <w:rsid w:val="003559DD"/>
    <w:rsid w:val="00355FCE"/>
    <w:rsid w:val="003642EE"/>
    <w:rsid w:val="00364B12"/>
    <w:rsid w:val="00364DC4"/>
    <w:rsid w:val="00364F58"/>
    <w:rsid w:val="0037119E"/>
    <w:rsid w:val="00371F38"/>
    <w:rsid w:val="003725C3"/>
    <w:rsid w:val="00372767"/>
    <w:rsid w:val="00373E05"/>
    <w:rsid w:val="0037437D"/>
    <w:rsid w:val="00376B1B"/>
    <w:rsid w:val="00377539"/>
    <w:rsid w:val="0037754A"/>
    <w:rsid w:val="00377EED"/>
    <w:rsid w:val="00381884"/>
    <w:rsid w:val="00382062"/>
    <w:rsid w:val="003826E9"/>
    <w:rsid w:val="00383567"/>
    <w:rsid w:val="003836E9"/>
    <w:rsid w:val="00385C7D"/>
    <w:rsid w:val="00387405"/>
    <w:rsid w:val="00390CE9"/>
    <w:rsid w:val="0039107A"/>
    <w:rsid w:val="00393BB1"/>
    <w:rsid w:val="00396174"/>
    <w:rsid w:val="00396712"/>
    <w:rsid w:val="00397801"/>
    <w:rsid w:val="00397FEB"/>
    <w:rsid w:val="003A0CE8"/>
    <w:rsid w:val="003A348B"/>
    <w:rsid w:val="003A3DC7"/>
    <w:rsid w:val="003A4873"/>
    <w:rsid w:val="003A4EAA"/>
    <w:rsid w:val="003A515B"/>
    <w:rsid w:val="003A55F3"/>
    <w:rsid w:val="003A6171"/>
    <w:rsid w:val="003A64E7"/>
    <w:rsid w:val="003A76B0"/>
    <w:rsid w:val="003B2592"/>
    <w:rsid w:val="003B338A"/>
    <w:rsid w:val="003B374F"/>
    <w:rsid w:val="003B4812"/>
    <w:rsid w:val="003B53F1"/>
    <w:rsid w:val="003B73B2"/>
    <w:rsid w:val="003B7AD2"/>
    <w:rsid w:val="003C0E95"/>
    <w:rsid w:val="003C1216"/>
    <w:rsid w:val="003C3293"/>
    <w:rsid w:val="003C3904"/>
    <w:rsid w:val="003C47D6"/>
    <w:rsid w:val="003C4C81"/>
    <w:rsid w:val="003C5098"/>
    <w:rsid w:val="003C5CF8"/>
    <w:rsid w:val="003C716A"/>
    <w:rsid w:val="003D04CC"/>
    <w:rsid w:val="003D12D9"/>
    <w:rsid w:val="003D13F5"/>
    <w:rsid w:val="003D2074"/>
    <w:rsid w:val="003D2558"/>
    <w:rsid w:val="003D4BFF"/>
    <w:rsid w:val="003D524C"/>
    <w:rsid w:val="003D6CA3"/>
    <w:rsid w:val="003D7DAD"/>
    <w:rsid w:val="003E15D9"/>
    <w:rsid w:val="003E1E6B"/>
    <w:rsid w:val="003E2FD2"/>
    <w:rsid w:val="003E3113"/>
    <w:rsid w:val="003E39F1"/>
    <w:rsid w:val="003E5134"/>
    <w:rsid w:val="003E610A"/>
    <w:rsid w:val="003E628D"/>
    <w:rsid w:val="003E6B69"/>
    <w:rsid w:val="003E74D8"/>
    <w:rsid w:val="003F0B60"/>
    <w:rsid w:val="003F202B"/>
    <w:rsid w:val="003F3A30"/>
    <w:rsid w:val="003F3DC8"/>
    <w:rsid w:val="003F46EB"/>
    <w:rsid w:val="003F69AF"/>
    <w:rsid w:val="00401E64"/>
    <w:rsid w:val="00402127"/>
    <w:rsid w:val="00404BC0"/>
    <w:rsid w:val="00404E4C"/>
    <w:rsid w:val="00405102"/>
    <w:rsid w:val="00405EA1"/>
    <w:rsid w:val="00406694"/>
    <w:rsid w:val="00406B5D"/>
    <w:rsid w:val="004074EB"/>
    <w:rsid w:val="00407534"/>
    <w:rsid w:val="00407DF7"/>
    <w:rsid w:val="00410B49"/>
    <w:rsid w:val="0041136D"/>
    <w:rsid w:val="0041354A"/>
    <w:rsid w:val="004145F0"/>
    <w:rsid w:val="0041509E"/>
    <w:rsid w:val="0041694A"/>
    <w:rsid w:val="00417CFA"/>
    <w:rsid w:val="00417FD3"/>
    <w:rsid w:val="004201B4"/>
    <w:rsid w:val="0042087C"/>
    <w:rsid w:val="00422FAF"/>
    <w:rsid w:val="004237CF"/>
    <w:rsid w:val="004244F0"/>
    <w:rsid w:val="004246A1"/>
    <w:rsid w:val="00424BA1"/>
    <w:rsid w:val="00424FA0"/>
    <w:rsid w:val="00425EFD"/>
    <w:rsid w:val="00426297"/>
    <w:rsid w:val="00427D58"/>
    <w:rsid w:val="004307A0"/>
    <w:rsid w:val="00430E64"/>
    <w:rsid w:val="00430F13"/>
    <w:rsid w:val="004311B9"/>
    <w:rsid w:val="00432212"/>
    <w:rsid w:val="00433B32"/>
    <w:rsid w:val="0043403B"/>
    <w:rsid w:val="00434E7B"/>
    <w:rsid w:val="0043556F"/>
    <w:rsid w:val="0043799A"/>
    <w:rsid w:val="004416A3"/>
    <w:rsid w:val="00441E46"/>
    <w:rsid w:val="00443406"/>
    <w:rsid w:val="004454AD"/>
    <w:rsid w:val="00447F86"/>
    <w:rsid w:val="0045051F"/>
    <w:rsid w:val="00450E95"/>
    <w:rsid w:val="00453375"/>
    <w:rsid w:val="00453C6E"/>
    <w:rsid w:val="004541A5"/>
    <w:rsid w:val="00454CC7"/>
    <w:rsid w:val="00455322"/>
    <w:rsid w:val="004557CD"/>
    <w:rsid w:val="004557FE"/>
    <w:rsid w:val="0045644F"/>
    <w:rsid w:val="0045686D"/>
    <w:rsid w:val="00460C02"/>
    <w:rsid w:val="00460CE8"/>
    <w:rsid w:val="00461601"/>
    <w:rsid w:val="00461EAE"/>
    <w:rsid w:val="004630EB"/>
    <w:rsid w:val="00463531"/>
    <w:rsid w:val="004637AA"/>
    <w:rsid w:val="00463EB8"/>
    <w:rsid w:val="00463FA6"/>
    <w:rsid w:val="00465357"/>
    <w:rsid w:val="004669C3"/>
    <w:rsid w:val="00470168"/>
    <w:rsid w:val="00470F21"/>
    <w:rsid w:val="00472F7F"/>
    <w:rsid w:val="004765CD"/>
    <w:rsid w:val="004765D1"/>
    <w:rsid w:val="00476DE8"/>
    <w:rsid w:val="004779DA"/>
    <w:rsid w:val="00477FBE"/>
    <w:rsid w:val="00480040"/>
    <w:rsid w:val="00481A56"/>
    <w:rsid w:val="004842E5"/>
    <w:rsid w:val="00484374"/>
    <w:rsid w:val="00486455"/>
    <w:rsid w:val="00486621"/>
    <w:rsid w:val="00487625"/>
    <w:rsid w:val="00487AF6"/>
    <w:rsid w:val="004900F3"/>
    <w:rsid w:val="00490715"/>
    <w:rsid w:val="0049296E"/>
    <w:rsid w:val="00492FC4"/>
    <w:rsid w:val="004935E0"/>
    <w:rsid w:val="004951E9"/>
    <w:rsid w:val="004A07B0"/>
    <w:rsid w:val="004A0A5C"/>
    <w:rsid w:val="004A1078"/>
    <w:rsid w:val="004A199E"/>
    <w:rsid w:val="004A342D"/>
    <w:rsid w:val="004A5138"/>
    <w:rsid w:val="004A5160"/>
    <w:rsid w:val="004A5FB4"/>
    <w:rsid w:val="004A6569"/>
    <w:rsid w:val="004A70F0"/>
    <w:rsid w:val="004B12BC"/>
    <w:rsid w:val="004B1F02"/>
    <w:rsid w:val="004B2DE9"/>
    <w:rsid w:val="004B3329"/>
    <w:rsid w:val="004B38BE"/>
    <w:rsid w:val="004B38FF"/>
    <w:rsid w:val="004B40AA"/>
    <w:rsid w:val="004B4A35"/>
    <w:rsid w:val="004B7558"/>
    <w:rsid w:val="004B7F3F"/>
    <w:rsid w:val="004C0786"/>
    <w:rsid w:val="004C3DFF"/>
    <w:rsid w:val="004C68A1"/>
    <w:rsid w:val="004C7B6F"/>
    <w:rsid w:val="004D00FD"/>
    <w:rsid w:val="004D1597"/>
    <w:rsid w:val="004D179E"/>
    <w:rsid w:val="004D1DF0"/>
    <w:rsid w:val="004D1FD2"/>
    <w:rsid w:val="004D4840"/>
    <w:rsid w:val="004D6A1D"/>
    <w:rsid w:val="004D72B0"/>
    <w:rsid w:val="004D7F3E"/>
    <w:rsid w:val="004E0EBF"/>
    <w:rsid w:val="004E2E54"/>
    <w:rsid w:val="004E390F"/>
    <w:rsid w:val="004E4F4F"/>
    <w:rsid w:val="004E7960"/>
    <w:rsid w:val="004F3F1B"/>
    <w:rsid w:val="004F560E"/>
    <w:rsid w:val="004F6264"/>
    <w:rsid w:val="004F681B"/>
    <w:rsid w:val="004F6ABD"/>
    <w:rsid w:val="004F6F44"/>
    <w:rsid w:val="004F7D37"/>
    <w:rsid w:val="00501B4F"/>
    <w:rsid w:val="00501EF6"/>
    <w:rsid w:val="00504728"/>
    <w:rsid w:val="00505638"/>
    <w:rsid w:val="00505DF3"/>
    <w:rsid w:val="005104D9"/>
    <w:rsid w:val="00510618"/>
    <w:rsid w:val="00510857"/>
    <w:rsid w:val="00511D57"/>
    <w:rsid w:val="005123EE"/>
    <w:rsid w:val="0051526F"/>
    <w:rsid w:val="00516C36"/>
    <w:rsid w:val="005205E0"/>
    <w:rsid w:val="00522239"/>
    <w:rsid w:val="00523403"/>
    <w:rsid w:val="00523CD7"/>
    <w:rsid w:val="00524BF6"/>
    <w:rsid w:val="00524FE1"/>
    <w:rsid w:val="005252F7"/>
    <w:rsid w:val="00525ACC"/>
    <w:rsid w:val="00525D27"/>
    <w:rsid w:val="005263D4"/>
    <w:rsid w:val="005265D3"/>
    <w:rsid w:val="0053052A"/>
    <w:rsid w:val="005305B2"/>
    <w:rsid w:val="00530D01"/>
    <w:rsid w:val="0053118B"/>
    <w:rsid w:val="005318AB"/>
    <w:rsid w:val="00534497"/>
    <w:rsid w:val="0053450F"/>
    <w:rsid w:val="005347EF"/>
    <w:rsid w:val="00535686"/>
    <w:rsid w:val="00535D02"/>
    <w:rsid w:val="00535E0A"/>
    <w:rsid w:val="00536CD7"/>
    <w:rsid w:val="005402E0"/>
    <w:rsid w:val="00540326"/>
    <w:rsid w:val="00541686"/>
    <w:rsid w:val="0054291B"/>
    <w:rsid w:val="00542A97"/>
    <w:rsid w:val="00542A98"/>
    <w:rsid w:val="005446D3"/>
    <w:rsid w:val="005461AD"/>
    <w:rsid w:val="00546D68"/>
    <w:rsid w:val="0054712D"/>
    <w:rsid w:val="00550F9D"/>
    <w:rsid w:val="005512B0"/>
    <w:rsid w:val="00553215"/>
    <w:rsid w:val="00553FC3"/>
    <w:rsid w:val="00555101"/>
    <w:rsid w:val="005567A7"/>
    <w:rsid w:val="00556D79"/>
    <w:rsid w:val="00560FBC"/>
    <w:rsid w:val="00561844"/>
    <w:rsid w:val="00562E47"/>
    <w:rsid w:val="00562FA3"/>
    <w:rsid w:val="005635E7"/>
    <w:rsid w:val="005670B4"/>
    <w:rsid w:val="00570EF3"/>
    <w:rsid w:val="005715F1"/>
    <w:rsid w:val="005719CD"/>
    <w:rsid w:val="0057229C"/>
    <w:rsid w:val="0057335F"/>
    <w:rsid w:val="005737EA"/>
    <w:rsid w:val="00573EC4"/>
    <w:rsid w:val="00574325"/>
    <w:rsid w:val="0057439A"/>
    <w:rsid w:val="00584A00"/>
    <w:rsid w:val="00585B58"/>
    <w:rsid w:val="00586E93"/>
    <w:rsid w:val="0058782B"/>
    <w:rsid w:val="00590024"/>
    <w:rsid w:val="0059127B"/>
    <w:rsid w:val="00591973"/>
    <w:rsid w:val="005920BC"/>
    <w:rsid w:val="005935AF"/>
    <w:rsid w:val="00595267"/>
    <w:rsid w:val="005958EF"/>
    <w:rsid w:val="005962B4"/>
    <w:rsid w:val="005971BF"/>
    <w:rsid w:val="005979F7"/>
    <w:rsid w:val="005A0619"/>
    <w:rsid w:val="005A2D91"/>
    <w:rsid w:val="005A3770"/>
    <w:rsid w:val="005A3BE2"/>
    <w:rsid w:val="005A4C83"/>
    <w:rsid w:val="005A75E8"/>
    <w:rsid w:val="005B2C34"/>
    <w:rsid w:val="005B2CFB"/>
    <w:rsid w:val="005B46CF"/>
    <w:rsid w:val="005B4ABE"/>
    <w:rsid w:val="005B588B"/>
    <w:rsid w:val="005C111F"/>
    <w:rsid w:val="005C15D3"/>
    <w:rsid w:val="005C17EE"/>
    <w:rsid w:val="005C22F7"/>
    <w:rsid w:val="005C3B26"/>
    <w:rsid w:val="005C4A65"/>
    <w:rsid w:val="005C5925"/>
    <w:rsid w:val="005C77AF"/>
    <w:rsid w:val="005C7A70"/>
    <w:rsid w:val="005C7E5C"/>
    <w:rsid w:val="005D43FE"/>
    <w:rsid w:val="005D46F7"/>
    <w:rsid w:val="005D624F"/>
    <w:rsid w:val="005D6B7A"/>
    <w:rsid w:val="005D7A3F"/>
    <w:rsid w:val="005E05B7"/>
    <w:rsid w:val="005E208E"/>
    <w:rsid w:val="005E4D39"/>
    <w:rsid w:val="005E56DB"/>
    <w:rsid w:val="005E7CFC"/>
    <w:rsid w:val="005F09AD"/>
    <w:rsid w:val="005F144C"/>
    <w:rsid w:val="005F1634"/>
    <w:rsid w:val="005F17FD"/>
    <w:rsid w:val="005F1B0A"/>
    <w:rsid w:val="005F21CF"/>
    <w:rsid w:val="005F3059"/>
    <w:rsid w:val="005F38ED"/>
    <w:rsid w:val="005F53E5"/>
    <w:rsid w:val="005F5793"/>
    <w:rsid w:val="005F5BCD"/>
    <w:rsid w:val="005F5FE5"/>
    <w:rsid w:val="005F72FA"/>
    <w:rsid w:val="005F7569"/>
    <w:rsid w:val="005F7A95"/>
    <w:rsid w:val="006049C6"/>
    <w:rsid w:val="006063F6"/>
    <w:rsid w:val="00606AEF"/>
    <w:rsid w:val="00607FF0"/>
    <w:rsid w:val="006101CF"/>
    <w:rsid w:val="00613C1D"/>
    <w:rsid w:val="00613DF5"/>
    <w:rsid w:val="00615DBE"/>
    <w:rsid w:val="00616098"/>
    <w:rsid w:val="00617BB6"/>
    <w:rsid w:val="00621E0D"/>
    <w:rsid w:val="00622848"/>
    <w:rsid w:val="006256E9"/>
    <w:rsid w:val="0062663A"/>
    <w:rsid w:val="00626D05"/>
    <w:rsid w:val="00627E21"/>
    <w:rsid w:val="00631ED6"/>
    <w:rsid w:val="006325E7"/>
    <w:rsid w:val="00632EFB"/>
    <w:rsid w:val="0063340C"/>
    <w:rsid w:val="00633481"/>
    <w:rsid w:val="006340BF"/>
    <w:rsid w:val="0063647D"/>
    <w:rsid w:val="00637172"/>
    <w:rsid w:val="0064010A"/>
    <w:rsid w:val="0064020D"/>
    <w:rsid w:val="00640757"/>
    <w:rsid w:val="00641403"/>
    <w:rsid w:val="006427A7"/>
    <w:rsid w:val="00642A1C"/>
    <w:rsid w:val="00643BC2"/>
    <w:rsid w:val="00643E13"/>
    <w:rsid w:val="006460ED"/>
    <w:rsid w:val="00646C33"/>
    <w:rsid w:val="00652CBC"/>
    <w:rsid w:val="00655271"/>
    <w:rsid w:val="00660797"/>
    <w:rsid w:val="00660CD3"/>
    <w:rsid w:val="00663847"/>
    <w:rsid w:val="00664C28"/>
    <w:rsid w:val="00664F2E"/>
    <w:rsid w:val="0066529C"/>
    <w:rsid w:val="0066547F"/>
    <w:rsid w:val="0066609E"/>
    <w:rsid w:val="00667022"/>
    <w:rsid w:val="0066706B"/>
    <w:rsid w:val="006729D9"/>
    <w:rsid w:val="0067406D"/>
    <w:rsid w:val="006751A1"/>
    <w:rsid w:val="006774FE"/>
    <w:rsid w:val="00677666"/>
    <w:rsid w:val="00681B78"/>
    <w:rsid w:val="0068246E"/>
    <w:rsid w:val="0068262B"/>
    <w:rsid w:val="00686CED"/>
    <w:rsid w:val="00686D80"/>
    <w:rsid w:val="00687091"/>
    <w:rsid w:val="00687C17"/>
    <w:rsid w:val="00687F79"/>
    <w:rsid w:val="00693805"/>
    <w:rsid w:val="00694EB3"/>
    <w:rsid w:val="006A016F"/>
    <w:rsid w:val="006A2525"/>
    <w:rsid w:val="006A3FDA"/>
    <w:rsid w:val="006A400E"/>
    <w:rsid w:val="006B0D90"/>
    <w:rsid w:val="006B2279"/>
    <w:rsid w:val="006B3124"/>
    <w:rsid w:val="006B35F8"/>
    <w:rsid w:val="006B3A40"/>
    <w:rsid w:val="006B7439"/>
    <w:rsid w:val="006C1D2E"/>
    <w:rsid w:val="006C2735"/>
    <w:rsid w:val="006C30E9"/>
    <w:rsid w:val="006C5B53"/>
    <w:rsid w:val="006C6506"/>
    <w:rsid w:val="006D1071"/>
    <w:rsid w:val="006D149C"/>
    <w:rsid w:val="006D3541"/>
    <w:rsid w:val="006D373C"/>
    <w:rsid w:val="006D50A4"/>
    <w:rsid w:val="006D5523"/>
    <w:rsid w:val="006D56CF"/>
    <w:rsid w:val="006D5C72"/>
    <w:rsid w:val="006D6B7E"/>
    <w:rsid w:val="006D75A1"/>
    <w:rsid w:val="006D7723"/>
    <w:rsid w:val="006E034C"/>
    <w:rsid w:val="006E06E9"/>
    <w:rsid w:val="006E0EE2"/>
    <w:rsid w:val="006E2320"/>
    <w:rsid w:val="006E3F3B"/>
    <w:rsid w:val="006E5BE7"/>
    <w:rsid w:val="006E717F"/>
    <w:rsid w:val="006E71ED"/>
    <w:rsid w:val="006E79FC"/>
    <w:rsid w:val="006E7E6C"/>
    <w:rsid w:val="006F0185"/>
    <w:rsid w:val="006F1923"/>
    <w:rsid w:val="006F2B73"/>
    <w:rsid w:val="006F47C0"/>
    <w:rsid w:val="006F5287"/>
    <w:rsid w:val="006F64C1"/>
    <w:rsid w:val="006F71F4"/>
    <w:rsid w:val="00703D39"/>
    <w:rsid w:val="00707284"/>
    <w:rsid w:val="00707E75"/>
    <w:rsid w:val="007127F2"/>
    <w:rsid w:val="00712CAB"/>
    <w:rsid w:val="00713C6F"/>
    <w:rsid w:val="00713D26"/>
    <w:rsid w:val="00716A9C"/>
    <w:rsid w:val="00716D3D"/>
    <w:rsid w:val="007205E0"/>
    <w:rsid w:val="00721856"/>
    <w:rsid w:val="00721A42"/>
    <w:rsid w:val="00725013"/>
    <w:rsid w:val="00725D1D"/>
    <w:rsid w:val="00725DB3"/>
    <w:rsid w:val="00727CDB"/>
    <w:rsid w:val="00732880"/>
    <w:rsid w:val="007336E3"/>
    <w:rsid w:val="00736641"/>
    <w:rsid w:val="00740404"/>
    <w:rsid w:val="0074117B"/>
    <w:rsid w:val="00742347"/>
    <w:rsid w:val="00742B2E"/>
    <w:rsid w:val="00742DB4"/>
    <w:rsid w:val="007445C9"/>
    <w:rsid w:val="00746EB7"/>
    <w:rsid w:val="00752686"/>
    <w:rsid w:val="00754218"/>
    <w:rsid w:val="00754E7B"/>
    <w:rsid w:val="007558AB"/>
    <w:rsid w:val="007559D0"/>
    <w:rsid w:val="00755C86"/>
    <w:rsid w:val="00756703"/>
    <w:rsid w:val="00757D1A"/>
    <w:rsid w:val="0076004A"/>
    <w:rsid w:val="00762B7E"/>
    <w:rsid w:val="007664A8"/>
    <w:rsid w:val="007668B9"/>
    <w:rsid w:val="007669C0"/>
    <w:rsid w:val="00766E5E"/>
    <w:rsid w:val="00767AF1"/>
    <w:rsid w:val="00767DF9"/>
    <w:rsid w:val="0077064B"/>
    <w:rsid w:val="00771593"/>
    <w:rsid w:val="007737DA"/>
    <w:rsid w:val="00774493"/>
    <w:rsid w:val="00775817"/>
    <w:rsid w:val="00775908"/>
    <w:rsid w:val="007762F4"/>
    <w:rsid w:val="007769BB"/>
    <w:rsid w:val="00776B99"/>
    <w:rsid w:val="0078004B"/>
    <w:rsid w:val="00780CA8"/>
    <w:rsid w:val="00781049"/>
    <w:rsid w:val="007837D3"/>
    <w:rsid w:val="00783E4C"/>
    <w:rsid w:val="00785D76"/>
    <w:rsid w:val="00787515"/>
    <w:rsid w:val="00791475"/>
    <w:rsid w:val="0079227A"/>
    <w:rsid w:val="00793876"/>
    <w:rsid w:val="00795108"/>
    <w:rsid w:val="00796271"/>
    <w:rsid w:val="007A0130"/>
    <w:rsid w:val="007A0BEA"/>
    <w:rsid w:val="007A422A"/>
    <w:rsid w:val="007A62A9"/>
    <w:rsid w:val="007A79FA"/>
    <w:rsid w:val="007B1E3E"/>
    <w:rsid w:val="007B2AD0"/>
    <w:rsid w:val="007B333D"/>
    <w:rsid w:val="007B4DF8"/>
    <w:rsid w:val="007C200B"/>
    <w:rsid w:val="007C29FB"/>
    <w:rsid w:val="007C49BA"/>
    <w:rsid w:val="007C5759"/>
    <w:rsid w:val="007C59E7"/>
    <w:rsid w:val="007C5BC3"/>
    <w:rsid w:val="007C60EC"/>
    <w:rsid w:val="007C7E06"/>
    <w:rsid w:val="007D266B"/>
    <w:rsid w:val="007D38BA"/>
    <w:rsid w:val="007D3B4E"/>
    <w:rsid w:val="007D3E21"/>
    <w:rsid w:val="007D42D2"/>
    <w:rsid w:val="007D46DC"/>
    <w:rsid w:val="007D5254"/>
    <w:rsid w:val="007D5FDF"/>
    <w:rsid w:val="007D6230"/>
    <w:rsid w:val="007D64C7"/>
    <w:rsid w:val="007D7399"/>
    <w:rsid w:val="007D7A44"/>
    <w:rsid w:val="007D7C34"/>
    <w:rsid w:val="007E1048"/>
    <w:rsid w:val="007E1132"/>
    <w:rsid w:val="007E1459"/>
    <w:rsid w:val="007E29D7"/>
    <w:rsid w:val="007E3829"/>
    <w:rsid w:val="007E3B70"/>
    <w:rsid w:val="007E3E2E"/>
    <w:rsid w:val="007E3FD3"/>
    <w:rsid w:val="007E6441"/>
    <w:rsid w:val="007E72DF"/>
    <w:rsid w:val="007F05A9"/>
    <w:rsid w:val="007F20A0"/>
    <w:rsid w:val="007F2572"/>
    <w:rsid w:val="007F2BB9"/>
    <w:rsid w:val="007F2E7C"/>
    <w:rsid w:val="007F327F"/>
    <w:rsid w:val="007F34CF"/>
    <w:rsid w:val="007F3C00"/>
    <w:rsid w:val="007F3C2F"/>
    <w:rsid w:val="007F3E93"/>
    <w:rsid w:val="007F4151"/>
    <w:rsid w:val="007F72C4"/>
    <w:rsid w:val="007F778F"/>
    <w:rsid w:val="007F7978"/>
    <w:rsid w:val="007F7C7E"/>
    <w:rsid w:val="0080104E"/>
    <w:rsid w:val="008015D2"/>
    <w:rsid w:val="00802D7A"/>
    <w:rsid w:val="00804386"/>
    <w:rsid w:val="00806E1B"/>
    <w:rsid w:val="00807705"/>
    <w:rsid w:val="00807E88"/>
    <w:rsid w:val="00807F2C"/>
    <w:rsid w:val="00810BC3"/>
    <w:rsid w:val="008112CC"/>
    <w:rsid w:val="00811DD4"/>
    <w:rsid w:val="0081477D"/>
    <w:rsid w:val="008159D7"/>
    <w:rsid w:val="00817AFB"/>
    <w:rsid w:val="00820F18"/>
    <w:rsid w:val="008210C0"/>
    <w:rsid w:val="00822BE0"/>
    <w:rsid w:val="00822CE6"/>
    <w:rsid w:val="00823236"/>
    <w:rsid w:val="0082373D"/>
    <w:rsid w:val="00823C97"/>
    <w:rsid w:val="008247B8"/>
    <w:rsid w:val="00827C51"/>
    <w:rsid w:val="00827EDA"/>
    <w:rsid w:val="008309F7"/>
    <w:rsid w:val="00831DBB"/>
    <w:rsid w:val="008320B9"/>
    <w:rsid w:val="00833EEE"/>
    <w:rsid w:val="00834619"/>
    <w:rsid w:val="00834A3C"/>
    <w:rsid w:val="008402F4"/>
    <w:rsid w:val="0084061F"/>
    <w:rsid w:val="00841107"/>
    <w:rsid w:val="00841A18"/>
    <w:rsid w:val="008437F8"/>
    <w:rsid w:val="00843A69"/>
    <w:rsid w:val="008445BC"/>
    <w:rsid w:val="00845406"/>
    <w:rsid w:val="00847F98"/>
    <w:rsid w:val="00850A6E"/>
    <w:rsid w:val="00851078"/>
    <w:rsid w:val="00852CAF"/>
    <w:rsid w:val="00853F2C"/>
    <w:rsid w:val="00854954"/>
    <w:rsid w:val="008559E5"/>
    <w:rsid w:val="008566F1"/>
    <w:rsid w:val="00856C65"/>
    <w:rsid w:val="008620E5"/>
    <w:rsid w:val="008627A5"/>
    <w:rsid w:val="00862AD4"/>
    <w:rsid w:val="00863CC5"/>
    <w:rsid w:val="0086581F"/>
    <w:rsid w:val="00865B89"/>
    <w:rsid w:val="00865C2E"/>
    <w:rsid w:val="0086644D"/>
    <w:rsid w:val="00866821"/>
    <w:rsid w:val="00866981"/>
    <w:rsid w:val="008672AB"/>
    <w:rsid w:val="008676DB"/>
    <w:rsid w:val="00871A4F"/>
    <w:rsid w:val="008742E4"/>
    <w:rsid w:val="008744AA"/>
    <w:rsid w:val="008759B8"/>
    <w:rsid w:val="00880074"/>
    <w:rsid w:val="00880466"/>
    <w:rsid w:val="00880711"/>
    <w:rsid w:val="00880CAC"/>
    <w:rsid w:val="00884B75"/>
    <w:rsid w:val="00885D37"/>
    <w:rsid w:val="00885ECE"/>
    <w:rsid w:val="00886F22"/>
    <w:rsid w:val="00891B3D"/>
    <w:rsid w:val="0089201D"/>
    <w:rsid w:val="00892313"/>
    <w:rsid w:val="00892B6E"/>
    <w:rsid w:val="0089549D"/>
    <w:rsid w:val="0089609A"/>
    <w:rsid w:val="0089644F"/>
    <w:rsid w:val="008A125C"/>
    <w:rsid w:val="008A1862"/>
    <w:rsid w:val="008A3719"/>
    <w:rsid w:val="008A4EAF"/>
    <w:rsid w:val="008A5B80"/>
    <w:rsid w:val="008A647E"/>
    <w:rsid w:val="008A680F"/>
    <w:rsid w:val="008A73F3"/>
    <w:rsid w:val="008A7BFF"/>
    <w:rsid w:val="008B33C8"/>
    <w:rsid w:val="008B3690"/>
    <w:rsid w:val="008B3E4D"/>
    <w:rsid w:val="008B3F23"/>
    <w:rsid w:val="008B444C"/>
    <w:rsid w:val="008B4C12"/>
    <w:rsid w:val="008B544A"/>
    <w:rsid w:val="008B57D4"/>
    <w:rsid w:val="008B667A"/>
    <w:rsid w:val="008B771E"/>
    <w:rsid w:val="008B787C"/>
    <w:rsid w:val="008B7B12"/>
    <w:rsid w:val="008C034B"/>
    <w:rsid w:val="008C0ABB"/>
    <w:rsid w:val="008C2876"/>
    <w:rsid w:val="008C3304"/>
    <w:rsid w:val="008C3352"/>
    <w:rsid w:val="008C3CB0"/>
    <w:rsid w:val="008C417E"/>
    <w:rsid w:val="008C44E7"/>
    <w:rsid w:val="008C50A3"/>
    <w:rsid w:val="008C66AB"/>
    <w:rsid w:val="008C70FE"/>
    <w:rsid w:val="008C73DE"/>
    <w:rsid w:val="008D07AF"/>
    <w:rsid w:val="008D12C5"/>
    <w:rsid w:val="008D4429"/>
    <w:rsid w:val="008D477F"/>
    <w:rsid w:val="008D4831"/>
    <w:rsid w:val="008D5200"/>
    <w:rsid w:val="008E02AA"/>
    <w:rsid w:val="008E0ADC"/>
    <w:rsid w:val="008E2A37"/>
    <w:rsid w:val="008E6FBB"/>
    <w:rsid w:val="008F180E"/>
    <w:rsid w:val="008F18E3"/>
    <w:rsid w:val="008F2555"/>
    <w:rsid w:val="008F27DC"/>
    <w:rsid w:val="008F2B3C"/>
    <w:rsid w:val="008F3D0C"/>
    <w:rsid w:val="008F6948"/>
    <w:rsid w:val="008F776A"/>
    <w:rsid w:val="00901CF5"/>
    <w:rsid w:val="00903D48"/>
    <w:rsid w:val="00904B2A"/>
    <w:rsid w:val="009052CF"/>
    <w:rsid w:val="00906429"/>
    <w:rsid w:val="00906AC1"/>
    <w:rsid w:val="00906AF9"/>
    <w:rsid w:val="00906AFD"/>
    <w:rsid w:val="009071E9"/>
    <w:rsid w:val="009074FC"/>
    <w:rsid w:val="00907C98"/>
    <w:rsid w:val="00907F68"/>
    <w:rsid w:val="009100E3"/>
    <w:rsid w:val="00911490"/>
    <w:rsid w:val="00911617"/>
    <w:rsid w:val="00911A7B"/>
    <w:rsid w:val="00911B2F"/>
    <w:rsid w:val="00911F3B"/>
    <w:rsid w:val="009125F4"/>
    <w:rsid w:val="0091342F"/>
    <w:rsid w:val="00913D8F"/>
    <w:rsid w:val="00914516"/>
    <w:rsid w:val="00915A09"/>
    <w:rsid w:val="00920943"/>
    <w:rsid w:val="0092207B"/>
    <w:rsid w:val="009221C6"/>
    <w:rsid w:val="0092362A"/>
    <w:rsid w:val="00924D40"/>
    <w:rsid w:val="00925083"/>
    <w:rsid w:val="00925128"/>
    <w:rsid w:val="009253E9"/>
    <w:rsid w:val="009278F1"/>
    <w:rsid w:val="0093045A"/>
    <w:rsid w:val="00930B04"/>
    <w:rsid w:val="00933136"/>
    <w:rsid w:val="009342C8"/>
    <w:rsid w:val="00937DC0"/>
    <w:rsid w:val="00941BE6"/>
    <w:rsid w:val="00943CD1"/>
    <w:rsid w:val="00944A1F"/>
    <w:rsid w:val="00945473"/>
    <w:rsid w:val="00946873"/>
    <w:rsid w:val="00947D4E"/>
    <w:rsid w:val="0095233B"/>
    <w:rsid w:val="009527F3"/>
    <w:rsid w:val="00952ADB"/>
    <w:rsid w:val="00952BCD"/>
    <w:rsid w:val="00955AA6"/>
    <w:rsid w:val="00955DC5"/>
    <w:rsid w:val="00955E6F"/>
    <w:rsid w:val="0096159A"/>
    <w:rsid w:val="009615DC"/>
    <w:rsid w:val="0096214B"/>
    <w:rsid w:val="00963517"/>
    <w:rsid w:val="00965A5F"/>
    <w:rsid w:val="00965BA3"/>
    <w:rsid w:val="009676A5"/>
    <w:rsid w:val="00970689"/>
    <w:rsid w:val="009729E1"/>
    <w:rsid w:val="00972AED"/>
    <w:rsid w:val="009738F6"/>
    <w:rsid w:val="00973DB0"/>
    <w:rsid w:val="00973E2E"/>
    <w:rsid w:val="00974DD9"/>
    <w:rsid w:val="00975B69"/>
    <w:rsid w:val="00975C36"/>
    <w:rsid w:val="009762D8"/>
    <w:rsid w:val="0097644D"/>
    <w:rsid w:val="0097670A"/>
    <w:rsid w:val="00976CF7"/>
    <w:rsid w:val="009819AA"/>
    <w:rsid w:val="0098295A"/>
    <w:rsid w:val="00982BA4"/>
    <w:rsid w:val="00983960"/>
    <w:rsid w:val="00983D52"/>
    <w:rsid w:val="009842C9"/>
    <w:rsid w:val="00984F55"/>
    <w:rsid w:val="00986CA0"/>
    <w:rsid w:val="009878FD"/>
    <w:rsid w:val="0099022F"/>
    <w:rsid w:val="0099129C"/>
    <w:rsid w:val="009917DC"/>
    <w:rsid w:val="009932AD"/>
    <w:rsid w:val="009932D4"/>
    <w:rsid w:val="00993526"/>
    <w:rsid w:val="00993B3E"/>
    <w:rsid w:val="0099548A"/>
    <w:rsid w:val="00995C54"/>
    <w:rsid w:val="009967C5"/>
    <w:rsid w:val="00996821"/>
    <w:rsid w:val="0099697F"/>
    <w:rsid w:val="009A01D5"/>
    <w:rsid w:val="009A036D"/>
    <w:rsid w:val="009A0824"/>
    <w:rsid w:val="009A0C0C"/>
    <w:rsid w:val="009A12D5"/>
    <w:rsid w:val="009A4AFB"/>
    <w:rsid w:val="009A5E31"/>
    <w:rsid w:val="009A62BC"/>
    <w:rsid w:val="009A678E"/>
    <w:rsid w:val="009A6CEA"/>
    <w:rsid w:val="009A6D4B"/>
    <w:rsid w:val="009B1EAF"/>
    <w:rsid w:val="009B4191"/>
    <w:rsid w:val="009B449D"/>
    <w:rsid w:val="009B48B1"/>
    <w:rsid w:val="009B5964"/>
    <w:rsid w:val="009B7523"/>
    <w:rsid w:val="009C1A27"/>
    <w:rsid w:val="009C52E6"/>
    <w:rsid w:val="009C5831"/>
    <w:rsid w:val="009C5C0F"/>
    <w:rsid w:val="009C7E46"/>
    <w:rsid w:val="009D2095"/>
    <w:rsid w:val="009D21FA"/>
    <w:rsid w:val="009D28CD"/>
    <w:rsid w:val="009D4C42"/>
    <w:rsid w:val="009D5C4B"/>
    <w:rsid w:val="009D7957"/>
    <w:rsid w:val="009E06E6"/>
    <w:rsid w:val="009E0C01"/>
    <w:rsid w:val="009E1462"/>
    <w:rsid w:val="009E34F9"/>
    <w:rsid w:val="009E3694"/>
    <w:rsid w:val="009E4B95"/>
    <w:rsid w:val="009E5517"/>
    <w:rsid w:val="009E5595"/>
    <w:rsid w:val="009E5F33"/>
    <w:rsid w:val="009E64D7"/>
    <w:rsid w:val="009E6EAD"/>
    <w:rsid w:val="009E7018"/>
    <w:rsid w:val="009F0436"/>
    <w:rsid w:val="009F1617"/>
    <w:rsid w:val="009F1B35"/>
    <w:rsid w:val="009F1E84"/>
    <w:rsid w:val="009F2699"/>
    <w:rsid w:val="009F2BC3"/>
    <w:rsid w:val="009F4113"/>
    <w:rsid w:val="009F473E"/>
    <w:rsid w:val="009F5C83"/>
    <w:rsid w:val="00A0093C"/>
    <w:rsid w:val="00A00C97"/>
    <w:rsid w:val="00A00D33"/>
    <w:rsid w:val="00A015E6"/>
    <w:rsid w:val="00A015F5"/>
    <w:rsid w:val="00A0179F"/>
    <w:rsid w:val="00A01EA2"/>
    <w:rsid w:val="00A02293"/>
    <w:rsid w:val="00A024BF"/>
    <w:rsid w:val="00A05AC9"/>
    <w:rsid w:val="00A109F4"/>
    <w:rsid w:val="00A11D9E"/>
    <w:rsid w:val="00A125A5"/>
    <w:rsid w:val="00A13686"/>
    <w:rsid w:val="00A14608"/>
    <w:rsid w:val="00A15398"/>
    <w:rsid w:val="00A153A1"/>
    <w:rsid w:val="00A155C2"/>
    <w:rsid w:val="00A17442"/>
    <w:rsid w:val="00A174B0"/>
    <w:rsid w:val="00A17802"/>
    <w:rsid w:val="00A22146"/>
    <w:rsid w:val="00A22661"/>
    <w:rsid w:val="00A24AD7"/>
    <w:rsid w:val="00A25958"/>
    <w:rsid w:val="00A35599"/>
    <w:rsid w:val="00A36718"/>
    <w:rsid w:val="00A41A92"/>
    <w:rsid w:val="00A41EC4"/>
    <w:rsid w:val="00A423B4"/>
    <w:rsid w:val="00A42FFE"/>
    <w:rsid w:val="00A43E0D"/>
    <w:rsid w:val="00A44503"/>
    <w:rsid w:val="00A52340"/>
    <w:rsid w:val="00A527AB"/>
    <w:rsid w:val="00A55F3F"/>
    <w:rsid w:val="00A561F6"/>
    <w:rsid w:val="00A565C5"/>
    <w:rsid w:val="00A56BA7"/>
    <w:rsid w:val="00A56E95"/>
    <w:rsid w:val="00A60954"/>
    <w:rsid w:val="00A60E53"/>
    <w:rsid w:val="00A60EA3"/>
    <w:rsid w:val="00A61474"/>
    <w:rsid w:val="00A62700"/>
    <w:rsid w:val="00A629F0"/>
    <w:rsid w:val="00A636D7"/>
    <w:rsid w:val="00A644E2"/>
    <w:rsid w:val="00A6453F"/>
    <w:rsid w:val="00A65A67"/>
    <w:rsid w:val="00A663A4"/>
    <w:rsid w:val="00A66D72"/>
    <w:rsid w:val="00A72742"/>
    <w:rsid w:val="00A72F14"/>
    <w:rsid w:val="00A733E8"/>
    <w:rsid w:val="00A73510"/>
    <w:rsid w:val="00A73764"/>
    <w:rsid w:val="00A73E76"/>
    <w:rsid w:val="00A75AE0"/>
    <w:rsid w:val="00A8000E"/>
    <w:rsid w:val="00A805BC"/>
    <w:rsid w:val="00A80C99"/>
    <w:rsid w:val="00A81E2F"/>
    <w:rsid w:val="00A84378"/>
    <w:rsid w:val="00A85926"/>
    <w:rsid w:val="00A91520"/>
    <w:rsid w:val="00A92B8A"/>
    <w:rsid w:val="00A9371B"/>
    <w:rsid w:val="00A93EEB"/>
    <w:rsid w:val="00A93F64"/>
    <w:rsid w:val="00A946F4"/>
    <w:rsid w:val="00A94BB4"/>
    <w:rsid w:val="00A9507B"/>
    <w:rsid w:val="00A968DB"/>
    <w:rsid w:val="00A96B83"/>
    <w:rsid w:val="00A976B1"/>
    <w:rsid w:val="00AA148C"/>
    <w:rsid w:val="00AA31CF"/>
    <w:rsid w:val="00AA45E7"/>
    <w:rsid w:val="00AA547E"/>
    <w:rsid w:val="00AA5B4B"/>
    <w:rsid w:val="00AB298D"/>
    <w:rsid w:val="00AB4754"/>
    <w:rsid w:val="00AB49AF"/>
    <w:rsid w:val="00AB4D79"/>
    <w:rsid w:val="00AB5A5A"/>
    <w:rsid w:val="00AB5D77"/>
    <w:rsid w:val="00AC00BD"/>
    <w:rsid w:val="00AC1289"/>
    <w:rsid w:val="00AC3410"/>
    <w:rsid w:val="00AC3857"/>
    <w:rsid w:val="00AC5358"/>
    <w:rsid w:val="00AC6E4C"/>
    <w:rsid w:val="00AC6E61"/>
    <w:rsid w:val="00AD07CF"/>
    <w:rsid w:val="00AD1B18"/>
    <w:rsid w:val="00AD22EB"/>
    <w:rsid w:val="00AD306A"/>
    <w:rsid w:val="00AD49CC"/>
    <w:rsid w:val="00AD4D08"/>
    <w:rsid w:val="00AD6185"/>
    <w:rsid w:val="00AD664E"/>
    <w:rsid w:val="00AD748F"/>
    <w:rsid w:val="00AE020D"/>
    <w:rsid w:val="00AE27D2"/>
    <w:rsid w:val="00AE5F4A"/>
    <w:rsid w:val="00AE62FC"/>
    <w:rsid w:val="00AE67ED"/>
    <w:rsid w:val="00AE6EE7"/>
    <w:rsid w:val="00AE6F27"/>
    <w:rsid w:val="00AE7CBB"/>
    <w:rsid w:val="00AF1882"/>
    <w:rsid w:val="00AF2B9B"/>
    <w:rsid w:val="00AF3676"/>
    <w:rsid w:val="00AF3FA9"/>
    <w:rsid w:val="00AF4E3A"/>
    <w:rsid w:val="00AF6559"/>
    <w:rsid w:val="00AF7DA6"/>
    <w:rsid w:val="00B0200B"/>
    <w:rsid w:val="00B020AC"/>
    <w:rsid w:val="00B06118"/>
    <w:rsid w:val="00B068A2"/>
    <w:rsid w:val="00B06B43"/>
    <w:rsid w:val="00B11626"/>
    <w:rsid w:val="00B1175B"/>
    <w:rsid w:val="00B11C35"/>
    <w:rsid w:val="00B12490"/>
    <w:rsid w:val="00B12971"/>
    <w:rsid w:val="00B13D24"/>
    <w:rsid w:val="00B13D6B"/>
    <w:rsid w:val="00B13E20"/>
    <w:rsid w:val="00B14273"/>
    <w:rsid w:val="00B14460"/>
    <w:rsid w:val="00B14622"/>
    <w:rsid w:val="00B1474D"/>
    <w:rsid w:val="00B15605"/>
    <w:rsid w:val="00B1586E"/>
    <w:rsid w:val="00B15D0D"/>
    <w:rsid w:val="00B16026"/>
    <w:rsid w:val="00B16E62"/>
    <w:rsid w:val="00B16ED0"/>
    <w:rsid w:val="00B17D4D"/>
    <w:rsid w:val="00B17E20"/>
    <w:rsid w:val="00B17F21"/>
    <w:rsid w:val="00B228A3"/>
    <w:rsid w:val="00B22EB6"/>
    <w:rsid w:val="00B23848"/>
    <w:rsid w:val="00B23D89"/>
    <w:rsid w:val="00B27405"/>
    <w:rsid w:val="00B27E5D"/>
    <w:rsid w:val="00B31D46"/>
    <w:rsid w:val="00B32239"/>
    <w:rsid w:val="00B3356C"/>
    <w:rsid w:val="00B341B6"/>
    <w:rsid w:val="00B347AD"/>
    <w:rsid w:val="00B360F9"/>
    <w:rsid w:val="00B368F2"/>
    <w:rsid w:val="00B3760E"/>
    <w:rsid w:val="00B37EC2"/>
    <w:rsid w:val="00B40330"/>
    <w:rsid w:val="00B40900"/>
    <w:rsid w:val="00B41588"/>
    <w:rsid w:val="00B43A5F"/>
    <w:rsid w:val="00B44C3F"/>
    <w:rsid w:val="00B46040"/>
    <w:rsid w:val="00B479AA"/>
    <w:rsid w:val="00B5092D"/>
    <w:rsid w:val="00B51E95"/>
    <w:rsid w:val="00B52DF9"/>
    <w:rsid w:val="00B53A16"/>
    <w:rsid w:val="00B54298"/>
    <w:rsid w:val="00B5494A"/>
    <w:rsid w:val="00B54AB0"/>
    <w:rsid w:val="00B54C24"/>
    <w:rsid w:val="00B5655A"/>
    <w:rsid w:val="00B568CF"/>
    <w:rsid w:val="00B57F18"/>
    <w:rsid w:val="00B60392"/>
    <w:rsid w:val="00B6178C"/>
    <w:rsid w:val="00B6223D"/>
    <w:rsid w:val="00B622E1"/>
    <w:rsid w:val="00B62F31"/>
    <w:rsid w:val="00B66EB3"/>
    <w:rsid w:val="00B70974"/>
    <w:rsid w:val="00B7112A"/>
    <w:rsid w:val="00B71BB7"/>
    <w:rsid w:val="00B723BD"/>
    <w:rsid w:val="00B741C9"/>
    <w:rsid w:val="00B751C8"/>
    <w:rsid w:val="00B75AA0"/>
    <w:rsid w:val="00B80416"/>
    <w:rsid w:val="00B829B0"/>
    <w:rsid w:val="00B82C08"/>
    <w:rsid w:val="00B84FBA"/>
    <w:rsid w:val="00B86515"/>
    <w:rsid w:val="00B91C6F"/>
    <w:rsid w:val="00B92116"/>
    <w:rsid w:val="00B929C7"/>
    <w:rsid w:val="00B94F5B"/>
    <w:rsid w:val="00B96D10"/>
    <w:rsid w:val="00B97FD8"/>
    <w:rsid w:val="00BA1AA8"/>
    <w:rsid w:val="00BA2285"/>
    <w:rsid w:val="00BA246C"/>
    <w:rsid w:val="00BA4CDC"/>
    <w:rsid w:val="00BA6593"/>
    <w:rsid w:val="00BA66A9"/>
    <w:rsid w:val="00BA6A26"/>
    <w:rsid w:val="00BB0829"/>
    <w:rsid w:val="00BB2A28"/>
    <w:rsid w:val="00BB3302"/>
    <w:rsid w:val="00BB4841"/>
    <w:rsid w:val="00BB5625"/>
    <w:rsid w:val="00BB5D5C"/>
    <w:rsid w:val="00BB604D"/>
    <w:rsid w:val="00BB63E5"/>
    <w:rsid w:val="00BB69A5"/>
    <w:rsid w:val="00BB69BE"/>
    <w:rsid w:val="00BB7020"/>
    <w:rsid w:val="00BB7EC8"/>
    <w:rsid w:val="00BC10C4"/>
    <w:rsid w:val="00BC2A38"/>
    <w:rsid w:val="00BC31A8"/>
    <w:rsid w:val="00BC65DA"/>
    <w:rsid w:val="00BD1383"/>
    <w:rsid w:val="00BD150B"/>
    <w:rsid w:val="00BD2640"/>
    <w:rsid w:val="00BD29B4"/>
    <w:rsid w:val="00BD4ACC"/>
    <w:rsid w:val="00BD762E"/>
    <w:rsid w:val="00BE0DEB"/>
    <w:rsid w:val="00BE119F"/>
    <w:rsid w:val="00BE20FC"/>
    <w:rsid w:val="00BE4BAF"/>
    <w:rsid w:val="00BE4FF3"/>
    <w:rsid w:val="00BE7360"/>
    <w:rsid w:val="00BE7C0B"/>
    <w:rsid w:val="00BF0008"/>
    <w:rsid w:val="00BF1549"/>
    <w:rsid w:val="00BF1B36"/>
    <w:rsid w:val="00BF1E22"/>
    <w:rsid w:val="00BF2933"/>
    <w:rsid w:val="00BF4A7A"/>
    <w:rsid w:val="00BF5F0D"/>
    <w:rsid w:val="00BF6128"/>
    <w:rsid w:val="00C015D2"/>
    <w:rsid w:val="00C025CB"/>
    <w:rsid w:val="00C036C7"/>
    <w:rsid w:val="00C04383"/>
    <w:rsid w:val="00C05629"/>
    <w:rsid w:val="00C06446"/>
    <w:rsid w:val="00C12A1E"/>
    <w:rsid w:val="00C14947"/>
    <w:rsid w:val="00C16A52"/>
    <w:rsid w:val="00C1701B"/>
    <w:rsid w:val="00C1743F"/>
    <w:rsid w:val="00C177BF"/>
    <w:rsid w:val="00C20423"/>
    <w:rsid w:val="00C2148D"/>
    <w:rsid w:val="00C21BC1"/>
    <w:rsid w:val="00C21F9D"/>
    <w:rsid w:val="00C234D0"/>
    <w:rsid w:val="00C23981"/>
    <w:rsid w:val="00C254F9"/>
    <w:rsid w:val="00C273FA"/>
    <w:rsid w:val="00C277E8"/>
    <w:rsid w:val="00C3032E"/>
    <w:rsid w:val="00C305F7"/>
    <w:rsid w:val="00C3060F"/>
    <w:rsid w:val="00C30DAF"/>
    <w:rsid w:val="00C319D1"/>
    <w:rsid w:val="00C31F85"/>
    <w:rsid w:val="00C3264F"/>
    <w:rsid w:val="00C33CAB"/>
    <w:rsid w:val="00C37795"/>
    <w:rsid w:val="00C40D6C"/>
    <w:rsid w:val="00C419B0"/>
    <w:rsid w:val="00C41F43"/>
    <w:rsid w:val="00C42C60"/>
    <w:rsid w:val="00C42DF1"/>
    <w:rsid w:val="00C449C0"/>
    <w:rsid w:val="00C44FFB"/>
    <w:rsid w:val="00C45D2B"/>
    <w:rsid w:val="00C471FE"/>
    <w:rsid w:val="00C47A33"/>
    <w:rsid w:val="00C52200"/>
    <w:rsid w:val="00C52FD2"/>
    <w:rsid w:val="00C5348B"/>
    <w:rsid w:val="00C5532E"/>
    <w:rsid w:val="00C55FA7"/>
    <w:rsid w:val="00C56ED4"/>
    <w:rsid w:val="00C56F0F"/>
    <w:rsid w:val="00C57D29"/>
    <w:rsid w:val="00C60394"/>
    <w:rsid w:val="00C60F33"/>
    <w:rsid w:val="00C62F45"/>
    <w:rsid w:val="00C631E5"/>
    <w:rsid w:val="00C634F4"/>
    <w:rsid w:val="00C63A2E"/>
    <w:rsid w:val="00C63AA2"/>
    <w:rsid w:val="00C643E6"/>
    <w:rsid w:val="00C65684"/>
    <w:rsid w:val="00C65EA2"/>
    <w:rsid w:val="00C66DCB"/>
    <w:rsid w:val="00C67157"/>
    <w:rsid w:val="00C71D9A"/>
    <w:rsid w:val="00C72F0F"/>
    <w:rsid w:val="00C73AB4"/>
    <w:rsid w:val="00C73DAF"/>
    <w:rsid w:val="00C74FE3"/>
    <w:rsid w:val="00C76A48"/>
    <w:rsid w:val="00C76CED"/>
    <w:rsid w:val="00C81757"/>
    <w:rsid w:val="00C83705"/>
    <w:rsid w:val="00C841EA"/>
    <w:rsid w:val="00C84EB9"/>
    <w:rsid w:val="00C872FB"/>
    <w:rsid w:val="00C8770B"/>
    <w:rsid w:val="00C9096E"/>
    <w:rsid w:val="00C90D91"/>
    <w:rsid w:val="00C91C28"/>
    <w:rsid w:val="00C91DC1"/>
    <w:rsid w:val="00C93074"/>
    <w:rsid w:val="00C938A5"/>
    <w:rsid w:val="00C93EC5"/>
    <w:rsid w:val="00C95E22"/>
    <w:rsid w:val="00C96706"/>
    <w:rsid w:val="00C96CD4"/>
    <w:rsid w:val="00C97583"/>
    <w:rsid w:val="00CA073B"/>
    <w:rsid w:val="00CA0ED4"/>
    <w:rsid w:val="00CA3879"/>
    <w:rsid w:val="00CA51F4"/>
    <w:rsid w:val="00CA68D3"/>
    <w:rsid w:val="00CA6FD7"/>
    <w:rsid w:val="00CB01C3"/>
    <w:rsid w:val="00CB0A80"/>
    <w:rsid w:val="00CB0B2B"/>
    <w:rsid w:val="00CB1FE5"/>
    <w:rsid w:val="00CB258E"/>
    <w:rsid w:val="00CB2AE3"/>
    <w:rsid w:val="00CB3BDE"/>
    <w:rsid w:val="00CB53C4"/>
    <w:rsid w:val="00CB55DF"/>
    <w:rsid w:val="00CC0B38"/>
    <w:rsid w:val="00CC14F5"/>
    <w:rsid w:val="00CC1770"/>
    <w:rsid w:val="00CC256C"/>
    <w:rsid w:val="00CC356D"/>
    <w:rsid w:val="00CC3780"/>
    <w:rsid w:val="00CC5832"/>
    <w:rsid w:val="00CC6A9A"/>
    <w:rsid w:val="00CD09EA"/>
    <w:rsid w:val="00CD0B7E"/>
    <w:rsid w:val="00CD2425"/>
    <w:rsid w:val="00CD25F7"/>
    <w:rsid w:val="00CD6D77"/>
    <w:rsid w:val="00CE0A21"/>
    <w:rsid w:val="00CE0DF2"/>
    <w:rsid w:val="00CE232B"/>
    <w:rsid w:val="00CE329D"/>
    <w:rsid w:val="00CE3659"/>
    <w:rsid w:val="00CE4C83"/>
    <w:rsid w:val="00CE6F3D"/>
    <w:rsid w:val="00CE71D8"/>
    <w:rsid w:val="00CE7693"/>
    <w:rsid w:val="00CE7DBC"/>
    <w:rsid w:val="00CF0BCB"/>
    <w:rsid w:val="00CF1F72"/>
    <w:rsid w:val="00CF55DD"/>
    <w:rsid w:val="00CF5C9C"/>
    <w:rsid w:val="00CF7F68"/>
    <w:rsid w:val="00D007D1"/>
    <w:rsid w:val="00D02730"/>
    <w:rsid w:val="00D05DC8"/>
    <w:rsid w:val="00D06781"/>
    <w:rsid w:val="00D10441"/>
    <w:rsid w:val="00D1049F"/>
    <w:rsid w:val="00D10C58"/>
    <w:rsid w:val="00D1128F"/>
    <w:rsid w:val="00D12418"/>
    <w:rsid w:val="00D12721"/>
    <w:rsid w:val="00D15C9E"/>
    <w:rsid w:val="00D16D61"/>
    <w:rsid w:val="00D174A0"/>
    <w:rsid w:val="00D176EA"/>
    <w:rsid w:val="00D17C5C"/>
    <w:rsid w:val="00D21776"/>
    <w:rsid w:val="00D219D8"/>
    <w:rsid w:val="00D22A7B"/>
    <w:rsid w:val="00D23EB2"/>
    <w:rsid w:val="00D24639"/>
    <w:rsid w:val="00D256FD"/>
    <w:rsid w:val="00D309E6"/>
    <w:rsid w:val="00D31C3C"/>
    <w:rsid w:val="00D3319E"/>
    <w:rsid w:val="00D33249"/>
    <w:rsid w:val="00D33FE8"/>
    <w:rsid w:val="00D344B0"/>
    <w:rsid w:val="00D35B6C"/>
    <w:rsid w:val="00D3791D"/>
    <w:rsid w:val="00D404C6"/>
    <w:rsid w:val="00D41A6C"/>
    <w:rsid w:val="00D43C2D"/>
    <w:rsid w:val="00D44896"/>
    <w:rsid w:val="00D46167"/>
    <w:rsid w:val="00D464B9"/>
    <w:rsid w:val="00D4675C"/>
    <w:rsid w:val="00D46771"/>
    <w:rsid w:val="00D46F0E"/>
    <w:rsid w:val="00D50380"/>
    <w:rsid w:val="00D50410"/>
    <w:rsid w:val="00D51234"/>
    <w:rsid w:val="00D52204"/>
    <w:rsid w:val="00D52B7A"/>
    <w:rsid w:val="00D52F50"/>
    <w:rsid w:val="00D546A5"/>
    <w:rsid w:val="00D55107"/>
    <w:rsid w:val="00D551DD"/>
    <w:rsid w:val="00D5549A"/>
    <w:rsid w:val="00D559C2"/>
    <w:rsid w:val="00D56055"/>
    <w:rsid w:val="00D57B75"/>
    <w:rsid w:val="00D57C65"/>
    <w:rsid w:val="00D611EA"/>
    <w:rsid w:val="00D61F53"/>
    <w:rsid w:val="00D63A34"/>
    <w:rsid w:val="00D64890"/>
    <w:rsid w:val="00D64DE4"/>
    <w:rsid w:val="00D65044"/>
    <w:rsid w:val="00D66BEE"/>
    <w:rsid w:val="00D6796B"/>
    <w:rsid w:val="00D67EDA"/>
    <w:rsid w:val="00D70526"/>
    <w:rsid w:val="00D706E4"/>
    <w:rsid w:val="00D71762"/>
    <w:rsid w:val="00D71D51"/>
    <w:rsid w:val="00D73091"/>
    <w:rsid w:val="00D7478E"/>
    <w:rsid w:val="00D802FD"/>
    <w:rsid w:val="00D8078F"/>
    <w:rsid w:val="00D82619"/>
    <w:rsid w:val="00D844A7"/>
    <w:rsid w:val="00D85270"/>
    <w:rsid w:val="00D86070"/>
    <w:rsid w:val="00D865BF"/>
    <w:rsid w:val="00D86F60"/>
    <w:rsid w:val="00D9055D"/>
    <w:rsid w:val="00D90F75"/>
    <w:rsid w:val="00D91417"/>
    <w:rsid w:val="00D915FE"/>
    <w:rsid w:val="00D91879"/>
    <w:rsid w:val="00D91A4C"/>
    <w:rsid w:val="00D92749"/>
    <w:rsid w:val="00D931E2"/>
    <w:rsid w:val="00D93519"/>
    <w:rsid w:val="00D94777"/>
    <w:rsid w:val="00D96683"/>
    <w:rsid w:val="00D97737"/>
    <w:rsid w:val="00DA37D0"/>
    <w:rsid w:val="00DA3F8E"/>
    <w:rsid w:val="00DA40F3"/>
    <w:rsid w:val="00DA493F"/>
    <w:rsid w:val="00DA6FD2"/>
    <w:rsid w:val="00DB0F97"/>
    <w:rsid w:val="00DB1472"/>
    <w:rsid w:val="00DB374D"/>
    <w:rsid w:val="00DB3799"/>
    <w:rsid w:val="00DB3C86"/>
    <w:rsid w:val="00DB5B28"/>
    <w:rsid w:val="00DB5CAC"/>
    <w:rsid w:val="00DB784D"/>
    <w:rsid w:val="00DC08C6"/>
    <w:rsid w:val="00DC1CE8"/>
    <w:rsid w:val="00DC1E0D"/>
    <w:rsid w:val="00DC1E0E"/>
    <w:rsid w:val="00DC34F2"/>
    <w:rsid w:val="00DC680B"/>
    <w:rsid w:val="00DD0983"/>
    <w:rsid w:val="00DD453F"/>
    <w:rsid w:val="00DD4680"/>
    <w:rsid w:val="00DD5342"/>
    <w:rsid w:val="00DD622A"/>
    <w:rsid w:val="00DD7328"/>
    <w:rsid w:val="00DD7F72"/>
    <w:rsid w:val="00DD7F9F"/>
    <w:rsid w:val="00DE4B5A"/>
    <w:rsid w:val="00DE531F"/>
    <w:rsid w:val="00DE672E"/>
    <w:rsid w:val="00DE6B21"/>
    <w:rsid w:val="00DE6FEC"/>
    <w:rsid w:val="00DF00BA"/>
    <w:rsid w:val="00DF25CA"/>
    <w:rsid w:val="00DF503F"/>
    <w:rsid w:val="00DF536B"/>
    <w:rsid w:val="00DF5784"/>
    <w:rsid w:val="00DF5B73"/>
    <w:rsid w:val="00DF74C0"/>
    <w:rsid w:val="00E00421"/>
    <w:rsid w:val="00E014D2"/>
    <w:rsid w:val="00E01BF2"/>
    <w:rsid w:val="00E020FA"/>
    <w:rsid w:val="00E02F74"/>
    <w:rsid w:val="00E040F2"/>
    <w:rsid w:val="00E04677"/>
    <w:rsid w:val="00E0733A"/>
    <w:rsid w:val="00E10C22"/>
    <w:rsid w:val="00E10D51"/>
    <w:rsid w:val="00E119DE"/>
    <w:rsid w:val="00E12587"/>
    <w:rsid w:val="00E12B96"/>
    <w:rsid w:val="00E12FEE"/>
    <w:rsid w:val="00E1319B"/>
    <w:rsid w:val="00E14169"/>
    <w:rsid w:val="00E142B7"/>
    <w:rsid w:val="00E15297"/>
    <w:rsid w:val="00E15872"/>
    <w:rsid w:val="00E15950"/>
    <w:rsid w:val="00E15C97"/>
    <w:rsid w:val="00E17C3A"/>
    <w:rsid w:val="00E202B0"/>
    <w:rsid w:val="00E202B7"/>
    <w:rsid w:val="00E21BCC"/>
    <w:rsid w:val="00E21BE5"/>
    <w:rsid w:val="00E223AD"/>
    <w:rsid w:val="00E23C57"/>
    <w:rsid w:val="00E24EAB"/>
    <w:rsid w:val="00E252BB"/>
    <w:rsid w:val="00E26048"/>
    <w:rsid w:val="00E27581"/>
    <w:rsid w:val="00E278D9"/>
    <w:rsid w:val="00E27E1F"/>
    <w:rsid w:val="00E30F93"/>
    <w:rsid w:val="00E31793"/>
    <w:rsid w:val="00E327CA"/>
    <w:rsid w:val="00E3318F"/>
    <w:rsid w:val="00E34BC2"/>
    <w:rsid w:val="00E353EB"/>
    <w:rsid w:val="00E35C5F"/>
    <w:rsid w:val="00E363CF"/>
    <w:rsid w:val="00E41096"/>
    <w:rsid w:val="00E41579"/>
    <w:rsid w:val="00E42EEA"/>
    <w:rsid w:val="00E4419F"/>
    <w:rsid w:val="00E4521F"/>
    <w:rsid w:val="00E46601"/>
    <w:rsid w:val="00E4764B"/>
    <w:rsid w:val="00E5041B"/>
    <w:rsid w:val="00E504BC"/>
    <w:rsid w:val="00E504E9"/>
    <w:rsid w:val="00E51156"/>
    <w:rsid w:val="00E5233A"/>
    <w:rsid w:val="00E528DC"/>
    <w:rsid w:val="00E52B7D"/>
    <w:rsid w:val="00E52DE4"/>
    <w:rsid w:val="00E54ADD"/>
    <w:rsid w:val="00E552F5"/>
    <w:rsid w:val="00E5539C"/>
    <w:rsid w:val="00E619AE"/>
    <w:rsid w:val="00E626DA"/>
    <w:rsid w:val="00E638E6"/>
    <w:rsid w:val="00E64545"/>
    <w:rsid w:val="00E64AC2"/>
    <w:rsid w:val="00E65087"/>
    <w:rsid w:val="00E6551A"/>
    <w:rsid w:val="00E65EDC"/>
    <w:rsid w:val="00E66145"/>
    <w:rsid w:val="00E6770F"/>
    <w:rsid w:val="00E67AC7"/>
    <w:rsid w:val="00E70C46"/>
    <w:rsid w:val="00E714B2"/>
    <w:rsid w:val="00E726C7"/>
    <w:rsid w:val="00E7401B"/>
    <w:rsid w:val="00E742C8"/>
    <w:rsid w:val="00E74D9A"/>
    <w:rsid w:val="00E76C41"/>
    <w:rsid w:val="00E76D11"/>
    <w:rsid w:val="00E80D4B"/>
    <w:rsid w:val="00E81DD3"/>
    <w:rsid w:val="00E8238B"/>
    <w:rsid w:val="00E85A76"/>
    <w:rsid w:val="00E86202"/>
    <w:rsid w:val="00E864B3"/>
    <w:rsid w:val="00E87044"/>
    <w:rsid w:val="00E907F4"/>
    <w:rsid w:val="00E90C34"/>
    <w:rsid w:val="00E91936"/>
    <w:rsid w:val="00E9216B"/>
    <w:rsid w:val="00E92A0F"/>
    <w:rsid w:val="00E93C62"/>
    <w:rsid w:val="00E945C4"/>
    <w:rsid w:val="00E962E9"/>
    <w:rsid w:val="00E96D9C"/>
    <w:rsid w:val="00EA24AD"/>
    <w:rsid w:val="00EA24EF"/>
    <w:rsid w:val="00EA4499"/>
    <w:rsid w:val="00EA558A"/>
    <w:rsid w:val="00EA6B56"/>
    <w:rsid w:val="00EA73BA"/>
    <w:rsid w:val="00EB020B"/>
    <w:rsid w:val="00EB1E2F"/>
    <w:rsid w:val="00EB4912"/>
    <w:rsid w:val="00EB5395"/>
    <w:rsid w:val="00EB65D9"/>
    <w:rsid w:val="00EB73BD"/>
    <w:rsid w:val="00EB7FA9"/>
    <w:rsid w:val="00EC0086"/>
    <w:rsid w:val="00EC08A5"/>
    <w:rsid w:val="00EC13F6"/>
    <w:rsid w:val="00EC3F2E"/>
    <w:rsid w:val="00EC61F0"/>
    <w:rsid w:val="00EC629A"/>
    <w:rsid w:val="00ED2183"/>
    <w:rsid w:val="00ED2AA8"/>
    <w:rsid w:val="00ED2DBE"/>
    <w:rsid w:val="00ED357F"/>
    <w:rsid w:val="00ED383D"/>
    <w:rsid w:val="00ED5EFB"/>
    <w:rsid w:val="00ED62A6"/>
    <w:rsid w:val="00ED683D"/>
    <w:rsid w:val="00ED6915"/>
    <w:rsid w:val="00ED783E"/>
    <w:rsid w:val="00EE0604"/>
    <w:rsid w:val="00EE17DF"/>
    <w:rsid w:val="00EE26F3"/>
    <w:rsid w:val="00EE2AD9"/>
    <w:rsid w:val="00EE3E28"/>
    <w:rsid w:val="00EE5007"/>
    <w:rsid w:val="00EE5867"/>
    <w:rsid w:val="00EF0365"/>
    <w:rsid w:val="00EF1F19"/>
    <w:rsid w:val="00EF304E"/>
    <w:rsid w:val="00EF31EE"/>
    <w:rsid w:val="00EF417E"/>
    <w:rsid w:val="00EF48C1"/>
    <w:rsid w:val="00EF5E11"/>
    <w:rsid w:val="00EF6A17"/>
    <w:rsid w:val="00EF6CCF"/>
    <w:rsid w:val="00EF7AA0"/>
    <w:rsid w:val="00F009BD"/>
    <w:rsid w:val="00F0238B"/>
    <w:rsid w:val="00F03DC4"/>
    <w:rsid w:val="00F03F4A"/>
    <w:rsid w:val="00F061C2"/>
    <w:rsid w:val="00F0643D"/>
    <w:rsid w:val="00F075A0"/>
    <w:rsid w:val="00F12B99"/>
    <w:rsid w:val="00F12DB0"/>
    <w:rsid w:val="00F13077"/>
    <w:rsid w:val="00F13E87"/>
    <w:rsid w:val="00F143F9"/>
    <w:rsid w:val="00F1555A"/>
    <w:rsid w:val="00F15D39"/>
    <w:rsid w:val="00F20B6C"/>
    <w:rsid w:val="00F21335"/>
    <w:rsid w:val="00F23CC6"/>
    <w:rsid w:val="00F23D05"/>
    <w:rsid w:val="00F240A3"/>
    <w:rsid w:val="00F26F75"/>
    <w:rsid w:val="00F27426"/>
    <w:rsid w:val="00F3097C"/>
    <w:rsid w:val="00F3126C"/>
    <w:rsid w:val="00F31D0A"/>
    <w:rsid w:val="00F334DB"/>
    <w:rsid w:val="00F33F61"/>
    <w:rsid w:val="00F34058"/>
    <w:rsid w:val="00F36260"/>
    <w:rsid w:val="00F36358"/>
    <w:rsid w:val="00F415C5"/>
    <w:rsid w:val="00F43A55"/>
    <w:rsid w:val="00F44DE5"/>
    <w:rsid w:val="00F47259"/>
    <w:rsid w:val="00F47CBD"/>
    <w:rsid w:val="00F51E3A"/>
    <w:rsid w:val="00F52234"/>
    <w:rsid w:val="00F528AA"/>
    <w:rsid w:val="00F5316A"/>
    <w:rsid w:val="00F531FB"/>
    <w:rsid w:val="00F53F30"/>
    <w:rsid w:val="00F5478A"/>
    <w:rsid w:val="00F54FD2"/>
    <w:rsid w:val="00F551BD"/>
    <w:rsid w:val="00F55C93"/>
    <w:rsid w:val="00F56576"/>
    <w:rsid w:val="00F56EE1"/>
    <w:rsid w:val="00F57303"/>
    <w:rsid w:val="00F57FFA"/>
    <w:rsid w:val="00F60A56"/>
    <w:rsid w:val="00F629E8"/>
    <w:rsid w:val="00F62DAE"/>
    <w:rsid w:val="00F6514A"/>
    <w:rsid w:val="00F65474"/>
    <w:rsid w:val="00F65B81"/>
    <w:rsid w:val="00F660BE"/>
    <w:rsid w:val="00F7127C"/>
    <w:rsid w:val="00F725B4"/>
    <w:rsid w:val="00F7351A"/>
    <w:rsid w:val="00F73C43"/>
    <w:rsid w:val="00F75146"/>
    <w:rsid w:val="00F755AB"/>
    <w:rsid w:val="00F76410"/>
    <w:rsid w:val="00F768F8"/>
    <w:rsid w:val="00F77A78"/>
    <w:rsid w:val="00F77EDA"/>
    <w:rsid w:val="00F8125D"/>
    <w:rsid w:val="00F81FB6"/>
    <w:rsid w:val="00F82388"/>
    <w:rsid w:val="00F827AF"/>
    <w:rsid w:val="00F832A0"/>
    <w:rsid w:val="00F83DE1"/>
    <w:rsid w:val="00F84B93"/>
    <w:rsid w:val="00F85BBE"/>
    <w:rsid w:val="00F86604"/>
    <w:rsid w:val="00F86983"/>
    <w:rsid w:val="00F90DDA"/>
    <w:rsid w:val="00F91AA0"/>
    <w:rsid w:val="00F91C52"/>
    <w:rsid w:val="00F92304"/>
    <w:rsid w:val="00F92324"/>
    <w:rsid w:val="00F924C2"/>
    <w:rsid w:val="00F93189"/>
    <w:rsid w:val="00F942B8"/>
    <w:rsid w:val="00F94582"/>
    <w:rsid w:val="00F959DB"/>
    <w:rsid w:val="00F95A33"/>
    <w:rsid w:val="00F96E24"/>
    <w:rsid w:val="00F975C3"/>
    <w:rsid w:val="00F97E84"/>
    <w:rsid w:val="00FA07B9"/>
    <w:rsid w:val="00FA0937"/>
    <w:rsid w:val="00FA0C2E"/>
    <w:rsid w:val="00FA1301"/>
    <w:rsid w:val="00FA2523"/>
    <w:rsid w:val="00FA2D5B"/>
    <w:rsid w:val="00FA373B"/>
    <w:rsid w:val="00FA39EE"/>
    <w:rsid w:val="00FA56E2"/>
    <w:rsid w:val="00FA5A71"/>
    <w:rsid w:val="00FA61B0"/>
    <w:rsid w:val="00FA62C0"/>
    <w:rsid w:val="00FA6BCA"/>
    <w:rsid w:val="00FB0DF4"/>
    <w:rsid w:val="00FB1396"/>
    <w:rsid w:val="00FB14F9"/>
    <w:rsid w:val="00FB19E2"/>
    <w:rsid w:val="00FB3FD8"/>
    <w:rsid w:val="00FB4703"/>
    <w:rsid w:val="00FB4F2F"/>
    <w:rsid w:val="00FB5203"/>
    <w:rsid w:val="00FB6DDD"/>
    <w:rsid w:val="00FC1B5A"/>
    <w:rsid w:val="00FC5C43"/>
    <w:rsid w:val="00FC6571"/>
    <w:rsid w:val="00FD233F"/>
    <w:rsid w:val="00FD297E"/>
    <w:rsid w:val="00FD2BB1"/>
    <w:rsid w:val="00FD3709"/>
    <w:rsid w:val="00FD3840"/>
    <w:rsid w:val="00FD4309"/>
    <w:rsid w:val="00FD718D"/>
    <w:rsid w:val="00FE0AAE"/>
    <w:rsid w:val="00FE1251"/>
    <w:rsid w:val="00FE1E3E"/>
    <w:rsid w:val="00FE2658"/>
    <w:rsid w:val="00FE580A"/>
    <w:rsid w:val="00FE7515"/>
    <w:rsid w:val="00FE7522"/>
    <w:rsid w:val="00FF080C"/>
    <w:rsid w:val="00FF26F9"/>
    <w:rsid w:val="00FF2E09"/>
    <w:rsid w:val="00FF3FB8"/>
    <w:rsid w:val="00FF4367"/>
    <w:rsid w:val="00FF4E03"/>
    <w:rsid w:val="00FF4E7A"/>
    <w:rsid w:val="00FF53D2"/>
    <w:rsid w:val="00FF6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navy" strokecolor="#333">
      <v:fill color="navy" on="f"/>
      <v:stroke color="#333"/>
      <o:colormru v:ext="edit" colors="#c09,#f3c,#963,#fcf,#f9f,#f93,#fc0,#ffb9ff"/>
    </o:shapedefaults>
    <o:shapelayout v:ext="edit">
      <o:idmap v:ext="edit" data="2"/>
    </o:shapelayout>
  </w:shapeDefaults>
  <w:decimalSymbol w:val="."/>
  <w:listSeparator w:val=","/>
  <w14:docId w14:val="663DC3AF"/>
  <w14:defaultImageDpi w14:val="32767"/>
  <w15:chartTrackingRefBased/>
  <w15:docId w15:val="{1695069C-CDAD-4352-A543-BB2C8B823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tabs>
        <w:tab w:val="left" w:pos="3600"/>
        <w:tab w:val="left" w:pos="5760"/>
        <w:tab w:val="left" w:pos="7200"/>
      </w:tabs>
      <w:ind w:left="720"/>
      <w:outlineLvl w:val="0"/>
    </w:pPr>
    <w:rPr>
      <w:sz w:val="24"/>
    </w:rPr>
  </w:style>
  <w:style w:type="paragraph" w:styleId="Heading2">
    <w:name w:val="heading 2"/>
    <w:basedOn w:val="Normal"/>
    <w:next w:val="Normal"/>
    <w:qFormat/>
    <w:pPr>
      <w:keepNext/>
      <w:tabs>
        <w:tab w:val="left" w:pos="4860"/>
        <w:tab w:val="left" w:pos="6570"/>
        <w:tab w:val="left" w:pos="7650"/>
      </w:tabs>
      <w:ind w:left="720" w:right="-450"/>
      <w:outlineLvl w:val="1"/>
    </w:pPr>
    <w:rPr>
      <w:sz w:val="24"/>
    </w:rPr>
  </w:style>
  <w:style w:type="paragraph" w:styleId="Heading3">
    <w:name w:val="heading 3"/>
    <w:basedOn w:val="Normal"/>
    <w:next w:val="Normal"/>
    <w:qFormat/>
    <w:pPr>
      <w:keepNext/>
      <w:outlineLvl w:val="2"/>
    </w:pPr>
    <w:rPr>
      <w:noProof/>
      <w:sz w:val="24"/>
    </w:rPr>
  </w:style>
  <w:style w:type="paragraph" w:styleId="Heading4">
    <w:name w:val="heading 4"/>
    <w:basedOn w:val="Normal"/>
    <w:next w:val="Normal"/>
    <w:qFormat/>
    <w:pPr>
      <w:keepNext/>
      <w:jc w:val="center"/>
      <w:outlineLvl w:val="3"/>
    </w:pPr>
    <w:rPr>
      <w:sz w:val="28"/>
    </w:rPr>
  </w:style>
  <w:style w:type="paragraph" w:styleId="Heading5">
    <w:name w:val="heading 5"/>
    <w:basedOn w:val="Normal"/>
    <w:next w:val="Normal"/>
    <w:qFormat/>
    <w:pPr>
      <w:keepNext/>
      <w:tabs>
        <w:tab w:val="left" w:pos="491"/>
      </w:tabs>
      <w:ind w:left="491"/>
      <w:outlineLvl w:val="4"/>
    </w:pPr>
    <w:rPr>
      <w:sz w:val="24"/>
    </w:rPr>
  </w:style>
  <w:style w:type="paragraph" w:styleId="Heading6">
    <w:name w:val="heading 6"/>
    <w:basedOn w:val="Normal"/>
    <w:next w:val="Normal"/>
    <w:qFormat/>
    <w:pPr>
      <w:keepNext/>
      <w:jc w:val="center"/>
      <w:outlineLvl w:val="5"/>
    </w:pPr>
    <w:rPr>
      <w:b/>
      <w:bCs/>
      <w:noProof/>
      <w:sz w:val="24"/>
    </w:rPr>
  </w:style>
  <w:style w:type="paragraph" w:styleId="Heading7">
    <w:name w:val="heading 7"/>
    <w:basedOn w:val="Normal"/>
    <w:next w:val="Normal"/>
    <w:qFormat/>
    <w:pPr>
      <w:keepNext/>
      <w:ind w:left="2880"/>
      <w:outlineLvl w:val="6"/>
    </w:pPr>
    <w:rPr>
      <w:sz w:val="28"/>
    </w:rPr>
  </w:style>
  <w:style w:type="paragraph" w:styleId="Heading8">
    <w:name w:val="heading 8"/>
    <w:basedOn w:val="Normal"/>
    <w:next w:val="Normal"/>
    <w:qFormat/>
    <w:pPr>
      <w:keepNext/>
      <w:jc w:val="center"/>
      <w:outlineLvl w:val="7"/>
    </w:pPr>
    <w:rPr>
      <w:sz w:val="24"/>
    </w:rPr>
  </w:style>
  <w:style w:type="paragraph" w:styleId="Heading9">
    <w:name w:val="heading 9"/>
    <w:basedOn w:val="Normal"/>
    <w:next w:val="Normal"/>
    <w:qFormat/>
    <w:pPr>
      <w:keepNext/>
      <w:tabs>
        <w:tab w:val="left" w:pos="1872"/>
      </w:tabs>
      <w:outlineLvl w:val="8"/>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lockText">
    <w:name w:val="Block Text"/>
    <w:basedOn w:val="Normal"/>
    <w:pPr>
      <w:tabs>
        <w:tab w:val="left" w:pos="4860"/>
        <w:tab w:val="left" w:pos="6570"/>
        <w:tab w:val="left" w:pos="7650"/>
      </w:tabs>
      <w:ind w:left="720" w:right="-450"/>
    </w:pPr>
    <w:rPr>
      <w:sz w:val="24"/>
    </w:rPr>
  </w:style>
  <w:style w:type="character" w:styleId="PageNumber">
    <w:name w:val="page number"/>
    <w:basedOn w:val="DefaultParagraphFont"/>
  </w:style>
  <w:style w:type="paragraph" w:styleId="BodyTextIndent">
    <w:name w:val="Body Text Indent"/>
    <w:basedOn w:val="Normal"/>
    <w:pPr>
      <w:ind w:left="720"/>
    </w:pPr>
    <w:rPr>
      <w:sz w:val="24"/>
    </w:rPr>
  </w:style>
  <w:style w:type="paragraph" w:styleId="BodyText">
    <w:name w:val="Body Text"/>
    <w:basedOn w:val="Normal"/>
    <w:pPr>
      <w:jc w:val="center"/>
    </w:pPr>
    <w:rPr>
      <w:rFonts w:ascii="Comic Sans MS" w:hAnsi="Comic Sans MS"/>
      <w:sz w:val="16"/>
    </w:rPr>
  </w:style>
  <w:style w:type="paragraph" w:styleId="BalloonText">
    <w:name w:val="Balloon Text"/>
    <w:basedOn w:val="Normal"/>
    <w:semiHidden/>
    <w:rsid w:val="00EC3F2E"/>
    <w:rPr>
      <w:rFonts w:ascii="Tahoma" w:hAnsi="Tahoma" w:cs="Tahoma"/>
      <w:sz w:val="16"/>
      <w:szCs w:val="16"/>
    </w:rPr>
  </w:style>
  <w:style w:type="table" w:styleId="TableGrid">
    <w:name w:val="Table Grid"/>
    <w:basedOn w:val="TableNormal"/>
    <w:uiPriority w:val="39"/>
    <w:rsid w:val="00843A6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E06E9"/>
    <w:pPr>
      <w:ind w:left="720"/>
    </w:pPr>
  </w:style>
  <w:style w:type="character" w:customStyle="1" w:styleId="FooterChar">
    <w:name w:val="Footer Char"/>
    <w:basedOn w:val="DefaultParagraphFont"/>
    <w:link w:val="Footer"/>
    <w:uiPriority w:val="99"/>
    <w:rsid w:val="0037119E"/>
  </w:style>
  <w:style w:type="character" w:customStyle="1" w:styleId="HeaderChar">
    <w:name w:val="Header Char"/>
    <w:basedOn w:val="DefaultParagraphFont"/>
    <w:link w:val="Header"/>
    <w:rsid w:val="00ED2AA8"/>
  </w:style>
  <w:style w:type="character" w:styleId="Hyperlink">
    <w:name w:val="Hyperlink"/>
    <w:basedOn w:val="DefaultParagraphFont"/>
    <w:rsid w:val="00694EB3"/>
    <w:rPr>
      <w:color w:val="0563C1" w:themeColor="hyperlink"/>
      <w:u w:val="single"/>
    </w:rPr>
  </w:style>
  <w:style w:type="character" w:customStyle="1" w:styleId="UnresolvedMention1">
    <w:name w:val="Unresolved Mention1"/>
    <w:basedOn w:val="DefaultParagraphFont"/>
    <w:uiPriority w:val="99"/>
    <w:semiHidden/>
    <w:unhideWhenUsed/>
    <w:rsid w:val="00694EB3"/>
    <w:rPr>
      <w:color w:val="605E5C"/>
      <w:shd w:val="clear" w:color="auto" w:fill="E1DFDD"/>
    </w:rPr>
  </w:style>
  <w:style w:type="character" w:customStyle="1" w:styleId="UnresolvedMention2">
    <w:name w:val="Unresolved Mention2"/>
    <w:basedOn w:val="DefaultParagraphFont"/>
    <w:uiPriority w:val="99"/>
    <w:semiHidden/>
    <w:unhideWhenUsed/>
    <w:rsid w:val="0032558D"/>
    <w:rPr>
      <w:color w:val="605E5C"/>
      <w:shd w:val="clear" w:color="auto" w:fill="E1DFDD"/>
    </w:rPr>
  </w:style>
  <w:style w:type="character" w:styleId="FollowedHyperlink">
    <w:name w:val="FollowedHyperlink"/>
    <w:basedOn w:val="DefaultParagraphFont"/>
    <w:rsid w:val="0032558D"/>
    <w:rPr>
      <w:color w:val="954F72" w:themeColor="followedHyperlink"/>
      <w:u w:val="single"/>
    </w:rPr>
  </w:style>
  <w:style w:type="character" w:styleId="CommentReference">
    <w:name w:val="annotation reference"/>
    <w:basedOn w:val="DefaultParagraphFont"/>
    <w:rsid w:val="00C74FE3"/>
    <w:rPr>
      <w:sz w:val="16"/>
      <w:szCs w:val="16"/>
    </w:rPr>
  </w:style>
  <w:style w:type="paragraph" w:styleId="CommentText">
    <w:name w:val="annotation text"/>
    <w:basedOn w:val="Normal"/>
    <w:link w:val="CommentTextChar"/>
    <w:rsid w:val="00C74FE3"/>
  </w:style>
  <w:style w:type="character" w:customStyle="1" w:styleId="CommentTextChar">
    <w:name w:val="Comment Text Char"/>
    <w:basedOn w:val="DefaultParagraphFont"/>
    <w:link w:val="CommentText"/>
    <w:rsid w:val="00C74FE3"/>
  </w:style>
  <w:style w:type="paragraph" w:styleId="CommentSubject">
    <w:name w:val="annotation subject"/>
    <w:basedOn w:val="CommentText"/>
    <w:next w:val="CommentText"/>
    <w:link w:val="CommentSubjectChar"/>
    <w:semiHidden/>
    <w:unhideWhenUsed/>
    <w:rsid w:val="00C74FE3"/>
    <w:rPr>
      <w:b/>
      <w:bCs/>
    </w:rPr>
  </w:style>
  <w:style w:type="character" w:customStyle="1" w:styleId="CommentSubjectChar">
    <w:name w:val="Comment Subject Char"/>
    <w:basedOn w:val="CommentTextChar"/>
    <w:link w:val="CommentSubject"/>
    <w:semiHidden/>
    <w:rsid w:val="00C74FE3"/>
    <w:rPr>
      <w:b/>
      <w:bCs/>
    </w:rPr>
  </w:style>
  <w:style w:type="paragraph" w:styleId="Revision">
    <w:name w:val="Revision"/>
    <w:hidden/>
    <w:uiPriority w:val="99"/>
    <w:semiHidden/>
    <w:rsid w:val="0097644D"/>
  </w:style>
  <w:style w:type="character" w:styleId="UnresolvedMention">
    <w:name w:val="Unresolved Mention"/>
    <w:basedOn w:val="DefaultParagraphFont"/>
    <w:uiPriority w:val="99"/>
    <w:semiHidden/>
    <w:unhideWhenUsed/>
    <w:rsid w:val="00C76A48"/>
    <w:rPr>
      <w:color w:val="605E5C"/>
      <w:shd w:val="clear" w:color="auto" w:fill="E1DFDD"/>
    </w:rPr>
  </w:style>
  <w:style w:type="numbering" w:customStyle="1" w:styleId="CurrentList1">
    <w:name w:val="Current List1"/>
    <w:uiPriority w:val="99"/>
    <w:rsid w:val="00AF7DA6"/>
    <w:pPr>
      <w:numPr>
        <w:numId w:val="32"/>
      </w:numPr>
    </w:pPr>
  </w:style>
  <w:style w:type="numbering" w:customStyle="1" w:styleId="CurrentList2">
    <w:name w:val="Current List2"/>
    <w:uiPriority w:val="99"/>
    <w:rsid w:val="00034F1F"/>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4598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file:///\\imsmetals.com\imscompany\Support\IQProcesses\IQ%20Process%20Documents\Forms\DC001%20Document%20Change%20Request.doc" TargetMode="External"/><Relationship Id="rId13" Type="http://schemas.openxmlformats.org/officeDocument/2006/relationships/hyperlink" Target="file:///I:\Support\IQProcesses\IQ%20Process%20Documents" TargetMode="External"/><Relationship Id="rId18" Type="http://schemas.openxmlformats.org/officeDocument/2006/relationships/hyperlink" Target="file:///I:\Support\IQProcesses\IQ%20Process%20Documents\Forms\CA001%20Computer%20Access%20Request.pdf"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file:///I:\Support\IQProcesses\IQ%20Process%20Documents\Master%20List%20of%20Documents.xlsx" TargetMode="External"/><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I:\Support\IQProcesses\IQ%20Process%20Document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1/relationships/commentsExtended" Target="commentsExtended.xml"/><Relationship Id="rId23" Type="http://schemas.microsoft.com/office/2011/relationships/people" Target="people.xml"/><Relationship Id="rId10" Type="http://schemas.openxmlformats.org/officeDocument/2006/relationships/hyperlink" Target="file:///\\imsmetals.com\imscompany\Support\IQProcesses\IQ%20Process%20Documents\Forms\DC003%20Document%20Revision%20Record.xls" TargetMode="External"/><Relationship Id="rId19" Type="http://schemas.openxmlformats.org/officeDocument/2006/relationships/hyperlink" Target="file:///I:\Support\IQProcesses\IQ%20Process%20Documents\Quality%20Records%20Matrix%20(QRM).xlsx" TargetMode="External"/><Relationship Id="rId4" Type="http://schemas.openxmlformats.org/officeDocument/2006/relationships/settings" Target="settings.xml"/><Relationship Id="rId9" Type="http://schemas.openxmlformats.org/officeDocument/2006/relationships/hyperlink" Target="file:///\\imsmetals.com\imscompany\Support\IQProcesses\IQ%20Process%20Documents\Forms\DR001%20Document%20Release%20Checklist.doc" TargetMode="External"/><Relationship Id="rId14" Type="http://schemas.openxmlformats.org/officeDocument/2006/relationships/comments" Target="comments.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B9C9F4B0-ACF4-4370-8736-3D07D1DBC3AB@lan"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953795-3F88-4C18-A32E-AA263C89E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1747</Words>
  <Characters>9836</Characters>
  <Application>Microsoft Office Word</Application>
  <DocSecurity>0</DocSecurity>
  <Lines>265</Lines>
  <Paragraphs>193</Paragraphs>
  <ScaleCrop>false</ScaleCrop>
  <HeadingPairs>
    <vt:vector size="2" baseType="variant">
      <vt:variant>
        <vt:lpstr>Title</vt:lpstr>
      </vt:variant>
      <vt:variant>
        <vt:i4>1</vt:i4>
      </vt:variant>
    </vt:vector>
  </HeadingPairs>
  <TitlesOfParts>
    <vt:vector size="1" baseType="lpstr">
      <vt:lpstr>5</vt:lpstr>
    </vt:vector>
  </TitlesOfParts>
  <Company>IMS</Company>
  <LinksUpToDate>false</LinksUpToDate>
  <CharactersWithSpaces>11390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dc:title>
  <dc:subject/>
  <dc:creator>julie</dc:creator>
  <cp:keywords/>
  <cp:lastModifiedBy>Brian Olea</cp:lastModifiedBy>
  <cp:revision>3</cp:revision>
  <cp:lastPrinted>2022-04-12T23:34:00Z</cp:lastPrinted>
  <dcterms:created xsi:type="dcterms:W3CDTF">2022-05-20T18:51:00Z</dcterms:created>
  <dcterms:modified xsi:type="dcterms:W3CDTF">2022-07-22T16:12:00Z</dcterms:modified>
</cp:coreProperties>
</file>