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C7CF" w14:textId="21D1DA9D" w:rsidR="00045746" w:rsidRPr="005567D6" w:rsidRDefault="00045746" w:rsidP="008E4BFB">
      <w:pPr>
        <w:pStyle w:val="Heading1"/>
        <w:tabs>
          <w:tab w:val="clear" w:pos="3600"/>
          <w:tab w:val="clear" w:pos="5760"/>
          <w:tab w:val="clear" w:pos="7200"/>
        </w:tabs>
        <w:spacing w:after="120"/>
        <w:ind w:left="0"/>
        <w:rPr>
          <w:b/>
          <w:bCs/>
          <w:sz w:val="26"/>
          <w:szCs w:val="26"/>
        </w:rPr>
      </w:pPr>
      <w:r w:rsidRPr="005567D6">
        <w:rPr>
          <w:b/>
          <w:bCs/>
          <w:sz w:val="26"/>
          <w:szCs w:val="26"/>
        </w:rPr>
        <w:t xml:space="preserve">Purpose </w:t>
      </w:r>
      <w:r w:rsidR="00A155C2" w:rsidRPr="005567D6">
        <w:rPr>
          <w:b/>
          <w:bCs/>
          <w:sz w:val="26"/>
          <w:szCs w:val="26"/>
        </w:rPr>
        <w:t>and</w:t>
      </w:r>
      <w:r w:rsidRPr="005567D6">
        <w:rPr>
          <w:b/>
          <w:bCs/>
          <w:sz w:val="26"/>
          <w:szCs w:val="26"/>
        </w:rPr>
        <w:t xml:space="preserve"> Scope</w:t>
      </w:r>
    </w:p>
    <w:p w14:paraId="02B72E6C" w14:textId="55BD0C87" w:rsidR="00CB2FC1" w:rsidRPr="008E4BFB" w:rsidRDefault="00CB2FC1" w:rsidP="008E4BFB">
      <w:pPr>
        <w:widowControl w:val="0"/>
        <w:autoSpaceDE w:val="0"/>
        <w:autoSpaceDN w:val="0"/>
        <w:ind w:right="151"/>
        <w:rPr>
          <w:sz w:val="25"/>
          <w:szCs w:val="25"/>
        </w:rPr>
      </w:pPr>
      <w:r w:rsidRPr="008E4BFB">
        <w:rPr>
          <w:sz w:val="25"/>
          <w:szCs w:val="25"/>
        </w:rPr>
        <w:t xml:space="preserve">This </w:t>
      </w:r>
      <w:r w:rsidR="005B0906" w:rsidRPr="008E4BFB">
        <w:rPr>
          <w:sz w:val="25"/>
          <w:szCs w:val="25"/>
        </w:rPr>
        <w:t xml:space="preserve">process </w:t>
      </w:r>
      <w:r w:rsidRPr="008E4BFB">
        <w:rPr>
          <w:sz w:val="25"/>
          <w:szCs w:val="25"/>
        </w:rPr>
        <w:t xml:space="preserve">identifies the </w:t>
      </w:r>
      <w:r w:rsidR="00032FE7" w:rsidRPr="008E4BFB">
        <w:rPr>
          <w:sz w:val="25"/>
          <w:szCs w:val="25"/>
        </w:rPr>
        <w:t>requirements of</w:t>
      </w:r>
      <w:r w:rsidRPr="008E4BFB">
        <w:rPr>
          <w:sz w:val="25"/>
          <w:szCs w:val="25"/>
        </w:rPr>
        <w:t xml:space="preserve"> In-</w:t>
      </w:r>
      <w:r w:rsidR="00EC5039">
        <w:rPr>
          <w:sz w:val="25"/>
          <w:szCs w:val="25"/>
        </w:rPr>
        <w:t>P</w:t>
      </w:r>
      <w:r w:rsidRPr="008E4BFB">
        <w:rPr>
          <w:sz w:val="25"/>
          <w:szCs w:val="25"/>
        </w:rPr>
        <w:t xml:space="preserve">rocess </w:t>
      </w:r>
      <w:r w:rsidR="00EC5039">
        <w:rPr>
          <w:sz w:val="25"/>
          <w:szCs w:val="25"/>
        </w:rPr>
        <w:t>I</w:t>
      </w:r>
      <w:r w:rsidRPr="008E4BFB">
        <w:rPr>
          <w:sz w:val="25"/>
          <w:szCs w:val="25"/>
        </w:rPr>
        <w:t>nspections for cut material.</w:t>
      </w:r>
    </w:p>
    <w:p w14:paraId="7A02C882" w14:textId="77777777" w:rsidR="00CB2FC1" w:rsidRPr="002C0E6D" w:rsidRDefault="00CB2FC1" w:rsidP="008E4BFB">
      <w:pPr>
        <w:spacing w:line="360" w:lineRule="auto"/>
        <w:rPr>
          <w:sz w:val="25"/>
          <w:szCs w:val="25"/>
        </w:rPr>
      </w:pPr>
    </w:p>
    <w:p w14:paraId="3E19BBCD" w14:textId="77777777" w:rsidR="00A958F8" w:rsidRPr="005567D6" w:rsidRDefault="00A958F8" w:rsidP="008E4BFB">
      <w:pPr>
        <w:pStyle w:val="Heading1"/>
        <w:tabs>
          <w:tab w:val="clear" w:pos="3600"/>
          <w:tab w:val="clear" w:pos="5760"/>
          <w:tab w:val="clear" w:pos="7200"/>
        </w:tabs>
        <w:spacing w:after="120"/>
        <w:ind w:left="0"/>
        <w:rPr>
          <w:b/>
          <w:bCs/>
          <w:sz w:val="26"/>
          <w:szCs w:val="26"/>
        </w:rPr>
      </w:pPr>
      <w:r w:rsidRPr="005567D6">
        <w:rPr>
          <w:b/>
          <w:bCs/>
          <w:sz w:val="26"/>
          <w:szCs w:val="26"/>
        </w:rPr>
        <w:t>Terminology</w:t>
      </w:r>
    </w:p>
    <w:tbl>
      <w:tblPr>
        <w:tblStyle w:val="TableGrid"/>
        <w:tblW w:w="10110" w:type="dxa"/>
        <w:jc w:val="center"/>
        <w:tblLook w:val="04A0" w:firstRow="1" w:lastRow="0" w:firstColumn="1" w:lastColumn="0" w:noHBand="0" w:noVBand="1"/>
      </w:tblPr>
      <w:tblGrid>
        <w:gridCol w:w="2190"/>
        <w:gridCol w:w="7920"/>
      </w:tblGrid>
      <w:tr w:rsidR="00A958F8" w:rsidRPr="002C0E6D" w14:paraId="5164A26A" w14:textId="77777777" w:rsidTr="009477D4">
        <w:trPr>
          <w:cantSplit/>
          <w:jc w:val="center"/>
        </w:trPr>
        <w:tc>
          <w:tcPr>
            <w:tcW w:w="2190" w:type="dxa"/>
          </w:tcPr>
          <w:p w14:paraId="6B241423" w14:textId="5537ABF4" w:rsidR="00A958F8" w:rsidRPr="002C0E6D" w:rsidRDefault="00126F95" w:rsidP="009477D4">
            <w:pPr>
              <w:pStyle w:val="ListParagraph"/>
              <w:spacing w:after="40"/>
              <w:ind w:left="0"/>
              <w:rPr>
                <w:rFonts w:ascii="Times New Roman" w:hAnsi="Times New Roman"/>
                <w:sz w:val="25"/>
                <w:szCs w:val="25"/>
              </w:rPr>
            </w:pPr>
            <w:r w:rsidRPr="002C0E6D">
              <w:rPr>
                <w:rFonts w:ascii="Times New Roman" w:hAnsi="Times New Roman"/>
                <w:sz w:val="25"/>
                <w:szCs w:val="25"/>
              </w:rPr>
              <w:t xml:space="preserve">Inventory Disposition Form </w:t>
            </w:r>
            <w:r>
              <w:rPr>
                <w:rFonts w:ascii="Times New Roman" w:hAnsi="Times New Roman"/>
                <w:sz w:val="25"/>
                <w:szCs w:val="25"/>
              </w:rPr>
              <w:t>(</w:t>
            </w:r>
            <w:r w:rsidR="003C53D0" w:rsidRPr="002C0E6D">
              <w:rPr>
                <w:rFonts w:ascii="Times New Roman" w:hAnsi="Times New Roman"/>
                <w:sz w:val="25"/>
                <w:szCs w:val="25"/>
              </w:rPr>
              <w:t>ID0</w:t>
            </w:r>
            <w:r>
              <w:rPr>
                <w:rFonts w:ascii="Times New Roman" w:hAnsi="Times New Roman"/>
                <w:sz w:val="25"/>
                <w:szCs w:val="25"/>
              </w:rPr>
              <w:t>0</w:t>
            </w:r>
            <w:r w:rsidR="003C53D0" w:rsidRPr="002C0E6D">
              <w:rPr>
                <w:rFonts w:ascii="Times New Roman" w:hAnsi="Times New Roman"/>
                <w:sz w:val="25"/>
                <w:szCs w:val="25"/>
              </w:rPr>
              <w:t>1</w:t>
            </w:r>
            <w:r>
              <w:rPr>
                <w:rFonts w:ascii="Times New Roman" w:hAnsi="Times New Roman"/>
                <w:sz w:val="25"/>
                <w:szCs w:val="25"/>
              </w:rPr>
              <w:t>)</w:t>
            </w:r>
          </w:p>
        </w:tc>
        <w:tc>
          <w:tcPr>
            <w:tcW w:w="7920" w:type="dxa"/>
          </w:tcPr>
          <w:p w14:paraId="622570C8" w14:textId="79FD9E09" w:rsidR="00A958F8" w:rsidRPr="002C0E6D" w:rsidRDefault="00CD2DA9" w:rsidP="009477D4">
            <w:pPr>
              <w:pStyle w:val="ListParagraph"/>
              <w:spacing w:after="40"/>
              <w:ind w:left="0"/>
              <w:rPr>
                <w:rFonts w:ascii="Times New Roman" w:hAnsi="Times New Roman"/>
                <w:sz w:val="25"/>
                <w:szCs w:val="25"/>
              </w:rPr>
            </w:pPr>
            <w:r>
              <w:rPr>
                <w:rFonts w:ascii="Times New Roman" w:hAnsi="Times New Roman"/>
                <w:sz w:val="25"/>
                <w:szCs w:val="25"/>
              </w:rPr>
              <w:t xml:space="preserve">The </w:t>
            </w:r>
            <w:r w:rsidR="003C53D0" w:rsidRPr="002C0E6D">
              <w:rPr>
                <w:rFonts w:ascii="Times New Roman" w:hAnsi="Times New Roman"/>
                <w:sz w:val="25"/>
                <w:szCs w:val="25"/>
              </w:rPr>
              <w:t xml:space="preserve">Inventory Disposition Form </w:t>
            </w:r>
            <w:r>
              <w:rPr>
                <w:rFonts w:ascii="Times New Roman" w:hAnsi="Times New Roman"/>
                <w:sz w:val="25"/>
                <w:szCs w:val="25"/>
              </w:rPr>
              <w:t>is u</w:t>
            </w:r>
            <w:r w:rsidR="003C53D0" w:rsidRPr="002C0E6D">
              <w:rPr>
                <w:rFonts w:ascii="Times New Roman" w:hAnsi="Times New Roman"/>
                <w:color w:val="000000"/>
                <w:sz w:val="25"/>
                <w:szCs w:val="25"/>
              </w:rPr>
              <w:t xml:space="preserve">sed to adjust inventory out of prime stock </w:t>
            </w:r>
            <w:r w:rsidR="00032FE7" w:rsidRPr="002C0E6D">
              <w:rPr>
                <w:rFonts w:ascii="Times New Roman" w:hAnsi="Times New Roman"/>
                <w:color w:val="000000"/>
                <w:sz w:val="25"/>
                <w:szCs w:val="25"/>
              </w:rPr>
              <w:t>to</w:t>
            </w:r>
            <w:r w:rsidR="003C53D0" w:rsidRPr="002C0E6D">
              <w:rPr>
                <w:rFonts w:ascii="Times New Roman" w:hAnsi="Times New Roman"/>
                <w:color w:val="000000"/>
                <w:sz w:val="25"/>
                <w:szCs w:val="25"/>
              </w:rPr>
              <w:t xml:space="preserve"> rems, scrap</w:t>
            </w:r>
            <w:r w:rsidR="00032FE7">
              <w:rPr>
                <w:rFonts w:ascii="Times New Roman" w:hAnsi="Times New Roman"/>
                <w:color w:val="000000"/>
                <w:sz w:val="25"/>
                <w:szCs w:val="25"/>
              </w:rPr>
              <w:t>,</w:t>
            </w:r>
            <w:r w:rsidR="003C53D0" w:rsidRPr="002C0E6D">
              <w:rPr>
                <w:rFonts w:ascii="Times New Roman" w:hAnsi="Times New Roman"/>
                <w:color w:val="000000"/>
                <w:sz w:val="25"/>
                <w:szCs w:val="25"/>
              </w:rPr>
              <w:t xml:space="preserve"> etc.</w:t>
            </w:r>
          </w:p>
        </w:tc>
      </w:tr>
      <w:tr w:rsidR="00CB2FC1" w:rsidRPr="002C0E6D" w14:paraId="72C17675" w14:textId="77777777" w:rsidTr="009477D4">
        <w:trPr>
          <w:cantSplit/>
          <w:jc w:val="center"/>
        </w:trPr>
        <w:tc>
          <w:tcPr>
            <w:tcW w:w="2190" w:type="dxa"/>
          </w:tcPr>
          <w:p w14:paraId="1CB79CB8" w14:textId="63B37620" w:rsidR="00CB2FC1" w:rsidRPr="002C0E6D" w:rsidRDefault="001B6F1B" w:rsidP="009477D4">
            <w:pPr>
              <w:pStyle w:val="ListParagraph"/>
              <w:spacing w:after="40"/>
              <w:ind w:left="0"/>
              <w:rPr>
                <w:rFonts w:ascii="Times New Roman" w:hAnsi="Times New Roman"/>
                <w:sz w:val="25"/>
                <w:szCs w:val="25"/>
              </w:rPr>
            </w:pPr>
            <w:r>
              <w:rPr>
                <w:rFonts w:ascii="Times New Roman" w:hAnsi="Times New Roman"/>
                <w:sz w:val="25"/>
                <w:szCs w:val="25"/>
              </w:rPr>
              <w:t>D</w:t>
            </w:r>
            <w:r w:rsidR="00CB2FC1" w:rsidRPr="002C0E6D">
              <w:rPr>
                <w:rFonts w:ascii="Times New Roman" w:hAnsi="Times New Roman"/>
                <w:sz w:val="25"/>
                <w:szCs w:val="25"/>
              </w:rPr>
              <w:t>imensionally</w:t>
            </w:r>
          </w:p>
        </w:tc>
        <w:tc>
          <w:tcPr>
            <w:tcW w:w="7920" w:type="dxa"/>
          </w:tcPr>
          <w:p w14:paraId="4B03FB03" w14:textId="27C46070" w:rsidR="00CB2FC1" w:rsidRPr="002C0E6D" w:rsidRDefault="00CB2FC1" w:rsidP="009477D4">
            <w:pPr>
              <w:pStyle w:val="ListParagraph"/>
              <w:spacing w:after="40"/>
              <w:ind w:left="0"/>
              <w:rPr>
                <w:rFonts w:ascii="Times New Roman" w:hAnsi="Times New Roman"/>
                <w:sz w:val="25"/>
                <w:szCs w:val="25"/>
              </w:rPr>
            </w:pPr>
            <w:r w:rsidRPr="002C0E6D">
              <w:rPr>
                <w:rFonts w:ascii="Times New Roman" w:hAnsi="Times New Roman"/>
                <w:sz w:val="25"/>
                <w:szCs w:val="25"/>
              </w:rPr>
              <w:t>Measurement of width, length</w:t>
            </w:r>
            <w:r w:rsidR="00032FE7">
              <w:rPr>
                <w:rFonts w:ascii="Times New Roman" w:hAnsi="Times New Roman"/>
                <w:sz w:val="25"/>
                <w:szCs w:val="25"/>
              </w:rPr>
              <w:t>,</w:t>
            </w:r>
            <w:r w:rsidRPr="002C0E6D">
              <w:rPr>
                <w:rFonts w:ascii="Times New Roman" w:hAnsi="Times New Roman"/>
                <w:sz w:val="25"/>
                <w:szCs w:val="25"/>
              </w:rPr>
              <w:t xml:space="preserve"> and /or height per customer specifications</w:t>
            </w:r>
            <w:r w:rsidR="0075475E">
              <w:rPr>
                <w:rFonts w:ascii="Times New Roman" w:hAnsi="Times New Roman"/>
                <w:sz w:val="25"/>
                <w:szCs w:val="25"/>
              </w:rPr>
              <w:t>.</w:t>
            </w:r>
          </w:p>
        </w:tc>
      </w:tr>
    </w:tbl>
    <w:p w14:paraId="35A86672" w14:textId="77777777" w:rsidR="009B50C0" w:rsidRDefault="009B50C0" w:rsidP="008E4BFB">
      <w:pPr>
        <w:spacing w:line="360" w:lineRule="auto"/>
        <w:rPr>
          <w:b/>
          <w:bCs/>
          <w:sz w:val="26"/>
          <w:szCs w:val="26"/>
        </w:rPr>
      </w:pPr>
    </w:p>
    <w:p w14:paraId="4FCEE223" w14:textId="3A5A4F7E" w:rsidR="00A958F8" w:rsidRPr="009B50C0" w:rsidRDefault="009B50C0" w:rsidP="008E4BFB">
      <w:pPr>
        <w:pStyle w:val="Heading1"/>
        <w:tabs>
          <w:tab w:val="clear" w:pos="3600"/>
          <w:tab w:val="clear" w:pos="5760"/>
          <w:tab w:val="clear" w:pos="7200"/>
        </w:tabs>
        <w:spacing w:after="120"/>
        <w:ind w:left="0"/>
        <w:rPr>
          <w:b/>
          <w:bCs/>
          <w:sz w:val="26"/>
          <w:szCs w:val="26"/>
        </w:rPr>
      </w:pPr>
      <w:r w:rsidRPr="005567D6">
        <w:rPr>
          <w:b/>
          <w:bCs/>
          <w:sz w:val="26"/>
          <w:szCs w:val="26"/>
        </w:rPr>
        <w:t>Process Responsibilities</w:t>
      </w:r>
    </w:p>
    <w:tbl>
      <w:tblPr>
        <w:tblStyle w:val="TableGrid"/>
        <w:tblW w:w="10110" w:type="dxa"/>
        <w:jc w:val="center"/>
        <w:tblCellMar>
          <w:bottom w:w="29" w:type="dxa"/>
        </w:tblCellMar>
        <w:tblLook w:val="04A0" w:firstRow="1" w:lastRow="0" w:firstColumn="1" w:lastColumn="0" w:noHBand="0" w:noVBand="1"/>
      </w:tblPr>
      <w:tblGrid>
        <w:gridCol w:w="2190"/>
        <w:gridCol w:w="7920"/>
      </w:tblGrid>
      <w:tr w:rsidR="0082373D" w:rsidRPr="002C0E6D" w14:paraId="6F95C2BD" w14:textId="77777777" w:rsidTr="007B7AE7">
        <w:trPr>
          <w:cantSplit/>
          <w:jc w:val="center"/>
        </w:trPr>
        <w:tc>
          <w:tcPr>
            <w:tcW w:w="2190" w:type="dxa"/>
          </w:tcPr>
          <w:p w14:paraId="0E9ABA24" w14:textId="77777777" w:rsidR="00BE2538" w:rsidRDefault="00CB2FC1" w:rsidP="00934EE6">
            <w:pPr>
              <w:pStyle w:val="ListParagraph"/>
              <w:spacing w:after="40"/>
              <w:ind w:left="0"/>
              <w:rPr>
                <w:rFonts w:ascii="Times New Roman" w:hAnsi="Times New Roman"/>
                <w:sz w:val="25"/>
                <w:szCs w:val="25"/>
              </w:rPr>
            </w:pPr>
            <w:r w:rsidRPr="002C0E6D">
              <w:rPr>
                <w:rFonts w:ascii="Times New Roman" w:hAnsi="Times New Roman"/>
                <w:sz w:val="25"/>
                <w:szCs w:val="25"/>
              </w:rPr>
              <w:t>Warehouse</w:t>
            </w:r>
          </w:p>
          <w:p w14:paraId="6EEB2C18" w14:textId="12F65154" w:rsidR="0082373D" w:rsidRPr="002C0E6D" w:rsidRDefault="00CB2FC1" w:rsidP="00934EE6">
            <w:pPr>
              <w:pStyle w:val="ListParagraph"/>
              <w:spacing w:after="40"/>
              <w:ind w:left="0"/>
              <w:rPr>
                <w:rFonts w:ascii="Times New Roman" w:hAnsi="Times New Roman"/>
                <w:sz w:val="25"/>
                <w:szCs w:val="25"/>
              </w:rPr>
            </w:pPr>
            <w:r w:rsidRPr="002C0E6D">
              <w:rPr>
                <w:rFonts w:ascii="Times New Roman" w:hAnsi="Times New Roman"/>
                <w:sz w:val="25"/>
                <w:szCs w:val="25"/>
              </w:rPr>
              <w:t>Machine Saw Operators</w:t>
            </w:r>
          </w:p>
        </w:tc>
        <w:tc>
          <w:tcPr>
            <w:tcW w:w="7920" w:type="dxa"/>
          </w:tcPr>
          <w:p w14:paraId="0DDE7680" w14:textId="2B678140" w:rsidR="003C53D0" w:rsidRPr="002C0E6D" w:rsidRDefault="003C53D0" w:rsidP="00934EE6">
            <w:pPr>
              <w:pStyle w:val="ListParagraph"/>
              <w:numPr>
                <w:ilvl w:val="0"/>
                <w:numId w:val="12"/>
              </w:numPr>
              <w:spacing w:after="40"/>
              <w:ind w:left="245" w:hanging="245"/>
              <w:rPr>
                <w:rFonts w:ascii="Times New Roman" w:hAnsi="Times New Roman"/>
                <w:sz w:val="25"/>
                <w:szCs w:val="25"/>
              </w:rPr>
            </w:pPr>
            <w:r w:rsidRPr="002C0E6D">
              <w:rPr>
                <w:rFonts w:ascii="Times New Roman" w:hAnsi="Times New Roman"/>
                <w:sz w:val="25"/>
                <w:szCs w:val="25"/>
              </w:rPr>
              <w:t xml:space="preserve">Reviews </w:t>
            </w:r>
            <w:r w:rsidR="003D34E5">
              <w:rPr>
                <w:rFonts w:ascii="Times New Roman" w:hAnsi="Times New Roman"/>
                <w:sz w:val="25"/>
                <w:szCs w:val="25"/>
              </w:rPr>
              <w:t>W</w:t>
            </w:r>
            <w:r w:rsidRPr="002C0E6D">
              <w:rPr>
                <w:rFonts w:ascii="Times New Roman" w:hAnsi="Times New Roman"/>
                <w:sz w:val="25"/>
                <w:szCs w:val="25"/>
              </w:rPr>
              <w:t xml:space="preserve">ork </w:t>
            </w:r>
            <w:r w:rsidR="003D34E5">
              <w:rPr>
                <w:rFonts w:ascii="Times New Roman" w:hAnsi="Times New Roman"/>
                <w:sz w:val="25"/>
                <w:szCs w:val="25"/>
              </w:rPr>
              <w:t>O</w:t>
            </w:r>
            <w:r w:rsidRPr="002C0E6D">
              <w:rPr>
                <w:rFonts w:ascii="Times New Roman" w:hAnsi="Times New Roman"/>
                <w:sz w:val="25"/>
                <w:szCs w:val="25"/>
              </w:rPr>
              <w:t xml:space="preserve">rders and processes material according to </w:t>
            </w:r>
            <w:r w:rsidR="00CD2DA9">
              <w:rPr>
                <w:rFonts w:ascii="Times New Roman" w:hAnsi="Times New Roman"/>
                <w:sz w:val="25"/>
                <w:szCs w:val="25"/>
              </w:rPr>
              <w:t xml:space="preserve">the </w:t>
            </w:r>
            <w:r w:rsidRPr="002C0E6D">
              <w:rPr>
                <w:rFonts w:ascii="Times New Roman" w:hAnsi="Times New Roman"/>
                <w:sz w:val="25"/>
                <w:szCs w:val="25"/>
              </w:rPr>
              <w:t>customer specifications.</w:t>
            </w:r>
          </w:p>
          <w:p w14:paraId="45D4DE32" w14:textId="716BDA83" w:rsidR="00AD513E" w:rsidRDefault="003C53D0" w:rsidP="00934EE6">
            <w:pPr>
              <w:pStyle w:val="ListParagraph"/>
              <w:numPr>
                <w:ilvl w:val="0"/>
                <w:numId w:val="12"/>
              </w:numPr>
              <w:spacing w:after="40"/>
              <w:ind w:left="245" w:hanging="245"/>
              <w:rPr>
                <w:rFonts w:ascii="Times New Roman" w:hAnsi="Times New Roman"/>
                <w:sz w:val="25"/>
                <w:szCs w:val="25"/>
              </w:rPr>
            </w:pPr>
            <w:r w:rsidRPr="002C0E6D">
              <w:rPr>
                <w:rFonts w:ascii="Times New Roman" w:hAnsi="Times New Roman"/>
                <w:sz w:val="25"/>
                <w:szCs w:val="25"/>
              </w:rPr>
              <w:t>Pull</w:t>
            </w:r>
            <w:r w:rsidR="00032FE7">
              <w:rPr>
                <w:rFonts w:ascii="Times New Roman" w:hAnsi="Times New Roman"/>
                <w:sz w:val="25"/>
                <w:szCs w:val="25"/>
              </w:rPr>
              <w:t>s</w:t>
            </w:r>
            <w:r w:rsidRPr="002C0E6D">
              <w:rPr>
                <w:rFonts w:ascii="Times New Roman" w:hAnsi="Times New Roman"/>
                <w:sz w:val="25"/>
                <w:szCs w:val="25"/>
              </w:rPr>
              <w:t xml:space="preserve"> appropriate material or </w:t>
            </w:r>
            <w:r w:rsidR="00032FE7">
              <w:rPr>
                <w:rFonts w:ascii="Times New Roman" w:hAnsi="Times New Roman"/>
                <w:sz w:val="25"/>
                <w:szCs w:val="25"/>
              </w:rPr>
              <w:t>verifies</w:t>
            </w:r>
            <w:r w:rsidRPr="002C0E6D">
              <w:rPr>
                <w:rFonts w:ascii="Times New Roman" w:hAnsi="Times New Roman"/>
                <w:sz w:val="25"/>
                <w:szCs w:val="25"/>
              </w:rPr>
              <w:t xml:space="preserve"> </w:t>
            </w:r>
            <w:r w:rsidR="00BE2538">
              <w:rPr>
                <w:rFonts w:ascii="Times New Roman" w:hAnsi="Times New Roman"/>
                <w:sz w:val="25"/>
                <w:szCs w:val="25"/>
              </w:rPr>
              <w:t xml:space="preserve">the </w:t>
            </w:r>
            <w:r w:rsidRPr="002C0E6D">
              <w:rPr>
                <w:rFonts w:ascii="Times New Roman" w:hAnsi="Times New Roman"/>
                <w:sz w:val="25"/>
                <w:szCs w:val="25"/>
              </w:rPr>
              <w:t xml:space="preserve">material pulled by others matches </w:t>
            </w:r>
            <w:r w:rsidR="00CD2DA9">
              <w:rPr>
                <w:rFonts w:ascii="Times New Roman" w:hAnsi="Times New Roman"/>
                <w:sz w:val="25"/>
                <w:szCs w:val="25"/>
              </w:rPr>
              <w:t xml:space="preserve">the </w:t>
            </w:r>
            <w:r w:rsidRPr="002C0E6D">
              <w:rPr>
                <w:rFonts w:ascii="Times New Roman" w:hAnsi="Times New Roman"/>
                <w:sz w:val="25"/>
                <w:szCs w:val="25"/>
              </w:rPr>
              <w:t>order requirements</w:t>
            </w:r>
            <w:r w:rsidR="00CD2DA9">
              <w:rPr>
                <w:rFonts w:ascii="Times New Roman" w:hAnsi="Times New Roman"/>
                <w:sz w:val="25"/>
                <w:szCs w:val="25"/>
              </w:rPr>
              <w:t xml:space="preserve">. </w:t>
            </w:r>
            <w:del w:id="0" w:author="Brian Olea" w:date="2024-03-15T13:14:00Z">
              <w:r w:rsidR="00CD2DA9" w:rsidDel="00726874">
                <w:rPr>
                  <w:rFonts w:ascii="Times New Roman" w:hAnsi="Times New Roman"/>
                  <w:sz w:val="25"/>
                  <w:szCs w:val="25"/>
                </w:rPr>
                <w:delText xml:space="preserve">Confirms </w:delText>
              </w:r>
            </w:del>
            <w:ins w:id="1" w:author="Brian Olea" w:date="2024-03-15T13:14:00Z">
              <w:r w:rsidR="00726874">
                <w:rPr>
                  <w:rFonts w:ascii="Times New Roman" w:hAnsi="Times New Roman"/>
                  <w:sz w:val="25"/>
                  <w:szCs w:val="25"/>
                </w:rPr>
                <w:t>Confirm</w:t>
              </w:r>
              <w:r w:rsidR="00726874">
                <w:rPr>
                  <w:rFonts w:ascii="Times New Roman" w:hAnsi="Times New Roman"/>
                  <w:sz w:val="25"/>
                  <w:szCs w:val="25"/>
                </w:rPr>
                <w:t xml:space="preserve"> </w:t>
              </w:r>
            </w:ins>
            <w:r w:rsidRPr="002C0E6D">
              <w:rPr>
                <w:rFonts w:ascii="Times New Roman" w:hAnsi="Times New Roman"/>
                <w:sz w:val="25"/>
                <w:szCs w:val="25"/>
              </w:rPr>
              <w:t xml:space="preserve">grade, alloy, size, </w:t>
            </w:r>
            <w:r w:rsidR="00032FE7" w:rsidRPr="002C0E6D">
              <w:rPr>
                <w:rFonts w:ascii="Times New Roman" w:hAnsi="Times New Roman"/>
                <w:sz w:val="25"/>
                <w:szCs w:val="25"/>
              </w:rPr>
              <w:t>quantity,</w:t>
            </w:r>
            <w:r w:rsidRPr="002C0E6D">
              <w:rPr>
                <w:rFonts w:ascii="Times New Roman" w:hAnsi="Times New Roman"/>
                <w:sz w:val="25"/>
                <w:szCs w:val="25"/>
              </w:rPr>
              <w:t xml:space="preserve"> and </w:t>
            </w:r>
            <w:r w:rsidR="00DA0364">
              <w:rPr>
                <w:rFonts w:ascii="Times New Roman" w:hAnsi="Times New Roman"/>
                <w:sz w:val="25"/>
                <w:szCs w:val="25"/>
              </w:rPr>
              <w:t>H</w:t>
            </w:r>
            <w:r w:rsidR="00CD2DA9">
              <w:rPr>
                <w:rFonts w:ascii="Times New Roman" w:hAnsi="Times New Roman"/>
                <w:sz w:val="25"/>
                <w:szCs w:val="25"/>
              </w:rPr>
              <w:t>eat/</w:t>
            </w:r>
            <w:r w:rsidR="00DA0364">
              <w:rPr>
                <w:rFonts w:ascii="Times New Roman" w:hAnsi="Times New Roman"/>
                <w:sz w:val="25"/>
                <w:szCs w:val="25"/>
              </w:rPr>
              <w:t>L</w:t>
            </w:r>
            <w:r w:rsidR="00CD2DA9">
              <w:rPr>
                <w:rFonts w:ascii="Times New Roman" w:hAnsi="Times New Roman"/>
                <w:sz w:val="25"/>
                <w:szCs w:val="25"/>
              </w:rPr>
              <w:t xml:space="preserve">ot </w:t>
            </w:r>
            <w:r w:rsidRPr="002C0E6D">
              <w:rPr>
                <w:rFonts w:ascii="Times New Roman" w:hAnsi="Times New Roman"/>
                <w:sz w:val="25"/>
                <w:szCs w:val="25"/>
              </w:rPr>
              <w:t>stencil (if available)</w:t>
            </w:r>
            <w:r w:rsidR="00CD2DA9" w:rsidRPr="002C0E6D">
              <w:rPr>
                <w:rFonts w:ascii="Times New Roman" w:hAnsi="Times New Roman"/>
                <w:sz w:val="25"/>
                <w:szCs w:val="25"/>
              </w:rPr>
              <w:t>.</w:t>
            </w:r>
            <w:r w:rsidR="00CD2DA9">
              <w:rPr>
                <w:rFonts w:ascii="Times New Roman" w:hAnsi="Times New Roman"/>
                <w:sz w:val="25"/>
                <w:szCs w:val="25"/>
              </w:rPr>
              <w:t xml:space="preserve"> </w:t>
            </w:r>
          </w:p>
          <w:p w14:paraId="2DFB0BD0" w14:textId="0F74E9D8" w:rsidR="00D47477" w:rsidRPr="00D47477" w:rsidRDefault="00D47477" w:rsidP="00D47477">
            <w:pPr>
              <w:pStyle w:val="ListParagraph"/>
              <w:numPr>
                <w:ilvl w:val="0"/>
                <w:numId w:val="12"/>
              </w:numPr>
              <w:spacing w:after="40"/>
              <w:ind w:left="245" w:hanging="245"/>
              <w:rPr>
                <w:sz w:val="25"/>
                <w:szCs w:val="25"/>
              </w:rPr>
            </w:pPr>
            <w:r w:rsidRPr="00D47477">
              <w:rPr>
                <w:sz w:val="25"/>
                <w:szCs w:val="25"/>
              </w:rPr>
              <w:t xml:space="preserve">Confirms material pack/heat documented on Work Order is available in the Business System </w:t>
            </w:r>
            <w:del w:id="2" w:author="Brian Olea" w:date="2024-03-15T13:14:00Z">
              <w:r w:rsidRPr="00D47477" w:rsidDel="00726874">
                <w:rPr>
                  <w:sz w:val="25"/>
                  <w:szCs w:val="25"/>
                </w:rPr>
                <w:delText>prior to</w:delText>
              </w:r>
            </w:del>
            <w:ins w:id="3" w:author="Brian Olea" w:date="2024-03-15T13:14:00Z">
              <w:r w:rsidR="00726874">
                <w:rPr>
                  <w:sz w:val="25"/>
                  <w:szCs w:val="25"/>
                </w:rPr>
                <w:t>before</w:t>
              </w:r>
            </w:ins>
            <w:r w:rsidRPr="00D47477">
              <w:rPr>
                <w:sz w:val="25"/>
                <w:szCs w:val="25"/>
              </w:rPr>
              <w:t xml:space="preserve"> cutting.</w:t>
            </w:r>
          </w:p>
          <w:p w14:paraId="343CA848" w14:textId="7694E197" w:rsidR="003C53D0" w:rsidRPr="002C0E6D" w:rsidRDefault="003C53D0" w:rsidP="00934EE6">
            <w:pPr>
              <w:pStyle w:val="ListParagraph"/>
              <w:numPr>
                <w:ilvl w:val="0"/>
                <w:numId w:val="12"/>
              </w:numPr>
              <w:spacing w:after="40"/>
              <w:ind w:left="245" w:hanging="245"/>
              <w:rPr>
                <w:rFonts w:ascii="Times New Roman" w:hAnsi="Times New Roman"/>
                <w:sz w:val="25"/>
                <w:szCs w:val="25"/>
              </w:rPr>
            </w:pPr>
            <w:r w:rsidRPr="002C0E6D">
              <w:rPr>
                <w:rFonts w:ascii="Times New Roman" w:hAnsi="Times New Roman"/>
                <w:sz w:val="25"/>
                <w:szCs w:val="25"/>
              </w:rPr>
              <w:t xml:space="preserve">Periodically inspect </w:t>
            </w:r>
            <w:r w:rsidR="00CD2DA9">
              <w:rPr>
                <w:rFonts w:ascii="Times New Roman" w:hAnsi="Times New Roman"/>
                <w:sz w:val="25"/>
                <w:szCs w:val="25"/>
              </w:rPr>
              <w:t xml:space="preserve">processed </w:t>
            </w:r>
            <w:r w:rsidRPr="002C0E6D">
              <w:rPr>
                <w:rFonts w:ascii="Times New Roman" w:hAnsi="Times New Roman"/>
                <w:sz w:val="25"/>
                <w:szCs w:val="25"/>
              </w:rPr>
              <w:t>cuts</w:t>
            </w:r>
            <w:r w:rsidR="00CD2DA9">
              <w:rPr>
                <w:rFonts w:ascii="Times New Roman" w:hAnsi="Times New Roman"/>
                <w:sz w:val="25"/>
                <w:szCs w:val="25"/>
              </w:rPr>
              <w:t>,</w:t>
            </w:r>
            <w:r w:rsidRPr="002C0E6D">
              <w:rPr>
                <w:rFonts w:ascii="Times New Roman" w:hAnsi="Times New Roman"/>
                <w:sz w:val="25"/>
                <w:szCs w:val="25"/>
              </w:rPr>
              <w:t xml:space="preserve"> to </w:t>
            </w:r>
            <w:r w:rsidR="00032FE7">
              <w:rPr>
                <w:rFonts w:ascii="Times New Roman" w:hAnsi="Times New Roman"/>
                <w:sz w:val="25"/>
                <w:szCs w:val="25"/>
              </w:rPr>
              <w:t>ensure</w:t>
            </w:r>
            <w:r w:rsidR="00032FE7" w:rsidRPr="002C0E6D">
              <w:rPr>
                <w:rFonts w:ascii="Times New Roman" w:hAnsi="Times New Roman"/>
                <w:sz w:val="25"/>
                <w:szCs w:val="25"/>
              </w:rPr>
              <w:t xml:space="preserve"> </w:t>
            </w:r>
            <w:r w:rsidRPr="002C0E6D">
              <w:rPr>
                <w:rFonts w:ascii="Times New Roman" w:hAnsi="Times New Roman"/>
                <w:sz w:val="25"/>
                <w:szCs w:val="25"/>
              </w:rPr>
              <w:t>they are within tolerance.</w:t>
            </w:r>
          </w:p>
          <w:p w14:paraId="1808AA93" w14:textId="402028C4" w:rsidR="003C53D0" w:rsidRPr="002C0E6D" w:rsidRDefault="003C53D0" w:rsidP="00934EE6">
            <w:pPr>
              <w:pStyle w:val="ListParagraph"/>
              <w:numPr>
                <w:ilvl w:val="1"/>
                <w:numId w:val="16"/>
              </w:numPr>
              <w:spacing w:after="40"/>
              <w:ind w:left="576" w:hanging="144"/>
              <w:rPr>
                <w:rFonts w:ascii="Times New Roman" w:hAnsi="Times New Roman"/>
                <w:sz w:val="25"/>
                <w:szCs w:val="25"/>
              </w:rPr>
            </w:pPr>
            <w:r w:rsidRPr="002C0E6D">
              <w:rPr>
                <w:rFonts w:ascii="Times New Roman" w:hAnsi="Times New Roman"/>
                <w:sz w:val="25"/>
                <w:szCs w:val="25"/>
              </w:rPr>
              <w:t xml:space="preserve">Records any nonconforming material on </w:t>
            </w:r>
            <w:ins w:id="4" w:author="Brian Olea" w:date="2024-03-15T13:14:00Z">
              <w:r w:rsidR="00726874">
                <w:rPr>
                  <w:rFonts w:ascii="Times New Roman" w:hAnsi="Times New Roman"/>
                  <w:sz w:val="25"/>
                  <w:szCs w:val="25"/>
                </w:rPr>
                <w:t xml:space="preserve">the </w:t>
              </w:r>
            </w:ins>
            <w:hyperlink r:id="rId8" w:history="1">
              <w:r w:rsidR="00074E1B" w:rsidRPr="00F17479">
                <w:rPr>
                  <w:rStyle w:val="Hyperlink"/>
                  <w:rFonts w:ascii="Times New Roman" w:hAnsi="Times New Roman"/>
                  <w:sz w:val="25"/>
                  <w:szCs w:val="25"/>
                </w:rPr>
                <w:t>Inventory Disposition Form (ID001)</w:t>
              </w:r>
            </w:hyperlink>
            <w:r w:rsidR="00032FE7" w:rsidRPr="002C0E6D">
              <w:rPr>
                <w:rFonts w:ascii="Times New Roman" w:hAnsi="Times New Roman"/>
                <w:sz w:val="25"/>
                <w:szCs w:val="25"/>
              </w:rPr>
              <w:t>.</w:t>
            </w:r>
          </w:p>
          <w:p w14:paraId="4F078C14" w14:textId="5844B692" w:rsidR="003C53D0" w:rsidRPr="002C0E6D" w:rsidRDefault="00CD2DA9" w:rsidP="007B7AE7">
            <w:pPr>
              <w:pStyle w:val="ListParagraph"/>
              <w:numPr>
                <w:ilvl w:val="0"/>
                <w:numId w:val="12"/>
              </w:numPr>
              <w:spacing w:after="40"/>
              <w:ind w:left="245" w:hanging="245"/>
              <w:rPr>
                <w:rFonts w:ascii="Times New Roman" w:hAnsi="Times New Roman"/>
                <w:sz w:val="25"/>
                <w:szCs w:val="25"/>
              </w:rPr>
            </w:pPr>
            <w:r w:rsidRPr="002C0E6D">
              <w:rPr>
                <w:rFonts w:ascii="Times New Roman" w:hAnsi="Times New Roman"/>
                <w:sz w:val="25"/>
                <w:szCs w:val="25"/>
              </w:rPr>
              <w:t>Verifi</w:t>
            </w:r>
            <w:r>
              <w:rPr>
                <w:rFonts w:ascii="Times New Roman" w:hAnsi="Times New Roman"/>
                <w:sz w:val="25"/>
                <w:szCs w:val="25"/>
              </w:rPr>
              <w:t xml:space="preserve">es the </w:t>
            </w:r>
            <w:r w:rsidR="003C53D0" w:rsidRPr="002C0E6D">
              <w:rPr>
                <w:rFonts w:ascii="Times New Roman" w:hAnsi="Times New Roman"/>
                <w:sz w:val="25"/>
                <w:szCs w:val="25"/>
              </w:rPr>
              <w:t>total quantity cut</w:t>
            </w:r>
            <w:r w:rsidR="00AD513E">
              <w:rPr>
                <w:rFonts w:ascii="Times New Roman" w:hAnsi="Times New Roman"/>
                <w:sz w:val="25"/>
                <w:szCs w:val="25"/>
              </w:rPr>
              <w:t xml:space="preserve">, </w:t>
            </w:r>
            <w:r w:rsidR="00457DEE">
              <w:rPr>
                <w:rFonts w:ascii="Times New Roman" w:hAnsi="Times New Roman"/>
                <w:sz w:val="25"/>
                <w:szCs w:val="25"/>
              </w:rPr>
              <w:t>completes,</w:t>
            </w:r>
            <w:r w:rsidR="00AD513E">
              <w:rPr>
                <w:rFonts w:ascii="Times New Roman" w:hAnsi="Times New Roman"/>
                <w:sz w:val="25"/>
                <w:szCs w:val="25"/>
              </w:rPr>
              <w:t xml:space="preserve"> </w:t>
            </w:r>
            <w:r w:rsidR="003C53D0" w:rsidRPr="002C0E6D">
              <w:rPr>
                <w:rFonts w:ascii="Times New Roman" w:hAnsi="Times New Roman"/>
                <w:sz w:val="25"/>
                <w:szCs w:val="25"/>
              </w:rPr>
              <w:t>and sign</w:t>
            </w:r>
            <w:r>
              <w:rPr>
                <w:rFonts w:ascii="Times New Roman" w:hAnsi="Times New Roman"/>
                <w:sz w:val="25"/>
                <w:szCs w:val="25"/>
              </w:rPr>
              <w:t>s</w:t>
            </w:r>
            <w:r w:rsidR="003C53D0" w:rsidRPr="002C0E6D">
              <w:rPr>
                <w:rFonts w:ascii="Times New Roman" w:hAnsi="Times New Roman"/>
                <w:sz w:val="25"/>
                <w:szCs w:val="25"/>
              </w:rPr>
              <w:t xml:space="preserve"> the Work Order as </w:t>
            </w:r>
            <w:r>
              <w:rPr>
                <w:rFonts w:ascii="Times New Roman" w:hAnsi="Times New Roman"/>
                <w:sz w:val="25"/>
                <w:szCs w:val="25"/>
              </w:rPr>
              <w:t xml:space="preserve">the </w:t>
            </w:r>
            <w:r w:rsidR="003C53D0" w:rsidRPr="002C0E6D">
              <w:rPr>
                <w:rFonts w:ascii="Times New Roman" w:hAnsi="Times New Roman"/>
                <w:sz w:val="25"/>
                <w:szCs w:val="25"/>
              </w:rPr>
              <w:t>Operator.</w:t>
            </w:r>
          </w:p>
        </w:tc>
      </w:tr>
    </w:tbl>
    <w:p w14:paraId="3F5F493D" w14:textId="77777777" w:rsidR="00FB77A0" w:rsidRPr="002C0E6D" w:rsidRDefault="00FB77A0" w:rsidP="008E4BFB">
      <w:pPr>
        <w:spacing w:line="360" w:lineRule="auto"/>
        <w:rPr>
          <w:sz w:val="25"/>
          <w:szCs w:val="25"/>
        </w:rPr>
      </w:pPr>
    </w:p>
    <w:p w14:paraId="65360067" w14:textId="77777777" w:rsidR="00045746" w:rsidRPr="005567D6" w:rsidRDefault="00045746" w:rsidP="008E4BFB">
      <w:pPr>
        <w:pStyle w:val="Heading1"/>
        <w:tabs>
          <w:tab w:val="clear" w:pos="3600"/>
          <w:tab w:val="clear" w:pos="5760"/>
          <w:tab w:val="clear" w:pos="7200"/>
        </w:tabs>
        <w:spacing w:after="120"/>
        <w:ind w:left="0"/>
        <w:rPr>
          <w:b/>
          <w:bCs/>
          <w:sz w:val="26"/>
          <w:szCs w:val="26"/>
        </w:rPr>
      </w:pPr>
      <w:r w:rsidRPr="005567D6">
        <w:rPr>
          <w:b/>
          <w:bCs/>
          <w:sz w:val="26"/>
          <w:szCs w:val="26"/>
        </w:rPr>
        <w:t>Procedure Statements</w:t>
      </w:r>
    </w:p>
    <w:p w14:paraId="2147E078" w14:textId="6968FE2E" w:rsidR="003C53D0" w:rsidRPr="002C0E6D" w:rsidRDefault="003C53D0" w:rsidP="00C001B6">
      <w:pPr>
        <w:pStyle w:val="Default"/>
        <w:numPr>
          <w:ilvl w:val="0"/>
          <w:numId w:val="14"/>
        </w:numPr>
        <w:spacing w:after="60"/>
        <w:rPr>
          <w:sz w:val="25"/>
          <w:szCs w:val="25"/>
        </w:rPr>
      </w:pPr>
      <w:r w:rsidRPr="002C0E6D">
        <w:rPr>
          <w:sz w:val="25"/>
          <w:szCs w:val="25"/>
        </w:rPr>
        <w:t xml:space="preserve">The Machine/Saw Operator verifies the alloy, grade, </w:t>
      </w:r>
      <w:r w:rsidR="00032FE7" w:rsidRPr="002C0E6D">
        <w:rPr>
          <w:sz w:val="25"/>
          <w:szCs w:val="25"/>
        </w:rPr>
        <w:t>dimension,</w:t>
      </w:r>
      <w:r w:rsidRPr="002C0E6D">
        <w:rPr>
          <w:sz w:val="25"/>
          <w:szCs w:val="25"/>
        </w:rPr>
        <w:t xml:space="preserve"> and condition of material against </w:t>
      </w:r>
      <w:r w:rsidR="00032FE7">
        <w:rPr>
          <w:sz w:val="25"/>
          <w:szCs w:val="25"/>
        </w:rPr>
        <w:t xml:space="preserve">the </w:t>
      </w:r>
      <w:r w:rsidRPr="002C0E6D">
        <w:rPr>
          <w:sz w:val="25"/>
          <w:szCs w:val="25"/>
        </w:rPr>
        <w:t xml:space="preserve">Work Order </w:t>
      </w:r>
      <w:r w:rsidR="00CD2933">
        <w:rPr>
          <w:sz w:val="25"/>
          <w:szCs w:val="25"/>
        </w:rPr>
        <w:t xml:space="preserve">specifications </w:t>
      </w:r>
      <w:r w:rsidRPr="002C0E6D">
        <w:rPr>
          <w:sz w:val="25"/>
          <w:szCs w:val="25"/>
        </w:rPr>
        <w:t xml:space="preserve">and records </w:t>
      </w:r>
      <w:r w:rsidR="00032FE7">
        <w:rPr>
          <w:sz w:val="25"/>
          <w:szCs w:val="25"/>
        </w:rPr>
        <w:t xml:space="preserve">the </w:t>
      </w:r>
      <w:r w:rsidRPr="002C0E6D">
        <w:rPr>
          <w:sz w:val="25"/>
          <w:szCs w:val="25"/>
        </w:rPr>
        <w:t>Pack number, Lot/Heat Number</w:t>
      </w:r>
      <w:r w:rsidR="00032FE7">
        <w:rPr>
          <w:sz w:val="25"/>
          <w:szCs w:val="25"/>
        </w:rPr>
        <w:t>,</w:t>
      </w:r>
      <w:r w:rsidRPr="002C0E6D">
        <w:rPr>
          <w:sz w:val="25"/>
          <w:szCs w:val="25"/>
        </w:rPr>
        <w:t xml:space="preserve"> and verifies number of pieces on </w:t>
      </w:r>
      <w:r w:rsidR="00032FE7">
        <w:rPr>
          <w:sz w:val="25"/>
          <w:szCs w:val="25"/>
        </w:rPr>
        <w:t xml:space="preserve">the </w:t>
      </w:r>
      <w:r w:rsidRPr="002C0E6D">
        <w:rPr>
          <w:sz w:val="25"/>
          <w:szCs w:val="25"/>
        </w:rPr>
        <w:t xml:space="preserve">Work Order. </w:t>
      </w:r>
    </w:p>
    <w:p w14:paraId="5939A674" w14:textId="6EEB3734" w:rsidR="003C53D0" w:rsidRDefault="00032FE7" w:rsidP="00C001B6">
      <w:pPr>
        <w:pStyle w:val="Default"/>
        <w:numPr>
          <w:ilvl w:val="0"/>
          <w:numId w:val="14"/>
        </w:numPr>
        <w:spacing w:after="60"/>
        <w:rPr>
          <w:sz w:val="25"/>
          <w:szCs w:val="25"/>
        </w:rPr>
      </w:pPr>
      <w:r>
        <w:rPr>
          <w:sz w:val="25"/>
          <w:szCs w:val="25"/>
        </w:rPr>
        <w:t xml:space="preserve">When required, the </w:t>
      </w:r>
      <w:r w:rsidR="003C53D0" w:rsidRPr="002C0E6D">
        <w:rPr>
          <w:sz w:val="25"/>
          <w:szCs w:val="25"/>
        </w:rPr>
        <w:t xml:space="preserve">Operator will dimensionally inspect </w:t>
      </w:r>
      <w:r>
        <w:rPr>
          <w:sz w:val="25"/>
          <w:szCs w:val="25"/>
        </w:rPr>
        <w:t xml:space="preserve">the </w:t>
      </w:r>
      <w:r w:rsidR="003C53D0" w:rsidRPr="002C0E6D">
        <w:rPr>
          <w:sz w:val="25"/>
          <w:szCs w:val="25"/>
        </w:rPr>
        <w:t xml:space="preserve">first, middle, and last </w:t>
      </w:r>
      <w:r w:rsidR="00CD2933">
        <w:rPr>
          <w:sz w:val="25"/>
          <w:szCs w:val="25"/>
        </w:rPr>
        <w:t>cut pieces</w:t>
      </w:r>
      <w:r w:rsidR="003C53D0" w:rsidRPr="002C0E6D">
        <w:rPr>
          <w:sz w:val="25"/>
          <w:szCs w:val="25"/>
        </w:rPr>
        <w:t>. When bundle cutting,</w:t>
      </w:r>
      <w:r>
        <w:rPr>
          <w:sz w:val="25"/>
          <w:szCs w:val="25"/>
        </w:rPr>
        <w:t xml:space="preserve"> </w:t>
      </w:r>
      <w:r w:rsidR="00CD2933">
        <w:rPr>
          <w:sz w:val="25"/>
          <w:szCs w:val="25"/>
        </w:rPr>
        <w:t xml:space="preserve">will </w:t>
      </w:r>
      <w:r w:rsidR="003C53D0" w:rsidRPr="002C0E6D">
        <w:rPr>
          <w:sz w:val="25"/>
          <w:szCs w:val="25"/>
        </w:rPr>
        <w:t xml:space="preserve">randomly measure pieces from </w:t>
      </w:r>
      <w:r>
        <w:rPr>
          <w:sz w:val="25"/>
          <w:szCs w:val="25"/>
        </w:rPr>
        <w:t xml:space="preserve">the </w:t>
      </w:r>
      <w:r w:rsidR="003C53D0" w:rsidRPr="002C0E6D">
        <w:rPr>
          <w:sz w:val="25"/>
          <w:szCs w:val="25"/>
        </w:rPr>
        <w:t>top, middle</w:t>
      </w:r>
      <w:r>
        <w:rPr>
          <w:sz w:val="25"/>
          <w:szCs w:val="25"/>
        </w:rPr>
        <w:t>,</w:t>
      </w:r>
      <w:r w:rsidR="003C53D0" w:rsidRPr="002C0E6D">
        <w:rPr>
          <w:sz w:val="25"/>
          <w:szCs w:val="25"/>
        </w:rPr>
        <w:t xml:space="preserve"> and bottom of </w:t>
      </w:r>
      <w:r>
        <w:rPr>
          <w:sz w:val="25"/>
          <w:szCs w:val="25"/>
        </w:rPr>
        <w:t xml:space="preserve">the </w:t>
      </w:r>
      <w:r w:rsidR="00CD2933">
        <w:rPr>
          <w:sz w:val="25"/>
          <w:szCs w:val="25"/>
        </w:rPr>
        <w:t xml:space="preserve">bundle </w:t>
      </w:r>
      <w:r w:rsidR="003C53D0" w:rsidRPr="002C0E6D">
        <w:rPr>
          <w:sz w:val="25"/>
          <w:szCs w:val="25"/>
        </w:rPr>
        <w:t xml:space="preserve">cut. </w:t>
      </w:r>
    </w:p>
    <w:p w14:paraId="4503A657" w14:textId="208DC0AD" w:rsidR="002107EB" w:rsidRPr="002107EB" w:rsidRDefault="002107EB" w:rsidP="002107EB">
      <w:pPr>
        <w:pStyle w:val="Default"/>
        <w:numPr>
          <w:ilvl w:val="0"/>
          <w:numId w:val="14"/>
        </w:numPr>
        <w:spacing w:after="60"/>
        <w:rPr>
          <w:sz w:val="25"/>
          <w:szCs w:val="25"/>
        </w:rPr>
      </w:pPr>
      <w:r w:rsidRPr="002107EB">
        <w:rPr>
          <w:sz w:val="25"/>
          <w:szCs w:val="25"/>
        </w:rPr>
        <w:t>When checking that parts meet requirements use the operator notes area to record any notes.</w:t>
      </w:r>
    </w:p>
    <w:p w14:paraId="54A39428" w14:textId="694A7162" w:rsidR="002107EB" w:rsidRDefault="002107EB" w:rsidP="002107EB">
      <w:pPr>
        <w:pStyle w:val="Default"/>
        <w:numPr>
          <w:ilvl w:val="0"/>
          <w:numId w:val="14"/>
        </w:numPr>
        <w:spacing w:after="60"/>
        <w:rPr>
          <w:sz w:val="25"/>
          <w:szCs w:val="25"/>
        </w:rPr>
      </w:pPr>
      <w:r>
        <w:rPr>
          <w:sz w:val="25"/>
          <w:szCs w:val="25"/>
        </w:rPr>
        <w:t>O</w:t>
      </w:r>
      <w:r w:rsidRPr="002107EB">
        <w:rPr>
          <w:sz w:val="25"/>
          <w:szCs w:val="25"/>
        </w:rPr>
        <w:t>perator certification is sufficient to show requirements compliance.</w:t>
      </w:r>
    </w:p>
    <w:p w14:paraId="1F530B5E" w14:textId="7F49FE09" w:rsidR="002107EB" w:rsidRPr="002107EB" w:rsidRDefault="002107EB" w:rsidP="002107EB">
      <w:pPr>
        <w:pStyle w:val="Default"/>
        <w:numPr>
          <w:ilvl w:val="0"/>
          <w:numId w:val="14"/>
        </w:numPr>
        <w:spacing w:after="60"/>
        <w:rPr>
          <w:sz w:val="25"/>
          <w:szCs w:val="25"/>
        </w:rPr>
      </w:pPr>
      <w:r w:rsidRPr="002107EB">
        <w:rPr>
          <w:sz w:val="25"/>
          <w:szCs w:val="25"/>
        </w:rPr>
        <w:t>Statistically monitor compliance by categorizing and monitoring Credit Notes or complaints.</w:t>
      </w:r>
    </w:p>
    <w:p w14:paraId="4D996905" w14:textId="77777777" w:rsidR="00CD2933" w:rsidRDefault="00CD2933" w:rsidP="00F81437">
      <w:pPr>
        <w:pStyle w:val="Default"/>
        <w:spacing w:after="40"/>
        <w:rPr>
          <w:b/>
          <w:bCs/>
          <w:sz w:val="25"/>
          <w:szCs w:val="25"/>
        </w:rPr>
      </w:pPr>
    </w:p>
    <w:p w14:paraId="701D7198" w14:textId="77777777" w:rsidR="00141C22" w:rsidRDefault="00141C22" w:rsidP="00F81437">
      <w:pPr>
        <w:pStyle w:val="Default"/>
        <w:spacing w:after="40"/>
        <w:rPr>
          <w:b/>
          <w:bCs/>
          <w:sz w:val="25"/>
          <w:szCs w:val="25"/>
        </w:rPr>
      </w:pPr>
    </w:p>
    <w:p w14:paraId="205BD1BC" w14:textId="77777777" w:rsidR="00141C22" w:rsidRDefault="00141C22" w:rsidP="00F81437">
      <w:pPr>
        <w:pStyle w:val="Default"/>
        <w:spacing w:after="40"/>
        <w:rPr>
          <w:b/>
          <w:bCs/>
          <w:sz w:val="25"/>
          <w:szCs w:val="25"/>
        </w:rPr>
      </w:pPr>
    </w:p>
    <w:p w14:paraId="38C7F008" w14:textId="77777777" w:rsidR="00141C22" w:rsidRDefault="00141C22" w:rsidP="00F81437">
      <w:pPr>
        <w:pStyle w:val="Default"/>
        <w:spacing w:after="40"/>
        <w:rPr>
          <w:b/>
          <w:bCs/>
          <w:sz w:val="25"/>
          <w:szCs w:val="25"/>
        </w:rPr>
      </w:pPr>
    </w:p>
    <w:p w14:paraId="2258A390" w14:textId="77777777" w:rsidR="00141C22" w:rsidRDefault="00141C22" w:rsidP="00F81437">
      <w:pPr>
        <w:pStyle w:val="Default"/>
        <w:spacing w:after="40"/>
        <w:rPr>
          <w:b/>
          <w:bCs/>
          <w:sz w:val="25"/>
          <w:szCs w:val="25"/>
        </w:rPr>
      </w:pPr>
    </w:p>
    <w:p w14:paraId="51886104" w14:textId="3F75B975" w:rsidR="002D6C7F" w:rsidRPr="00077313" w:rsidRDefault="002D6C7F" w:rsidP="00F81437">
      <w:pPr>
        <w:pStyle w:val="Default"/>
        <w:spacing w:after="40"/>
        <w:rPr>
          <w:b/>
          <w:bCs/>
          <w:sz w:val="25"/>
          <w:szCs w:val="25"/>
        </w:rPr>
      </w:pPr>
      <w:r w:rsidRPr="00077313">
        <w:rPr>
          <w:b/>
          <w:bCs/>
          <w:sz w:val="25"/>
          <w:szCs w:val="25"/>
        </w:rPr>
        <w:lastRenderedPageBreak/>
        <w:t>Quality Expectations</w:t>
      </w:r>
    </w:p>
    <w:p w14:paraId="77FEB349" w14:textId="72AA4B09" w:rsidR="002D6C7F" w:rsidRDefault="002D6C7F" w:rsidP="00C001B6">
      <w:pPr>
        <w:pStyle w:val="Header"/>
        <w:numPr>
          <w:ilvl w:val="0"/>
          <w:numId w:val="15"/>
        </w:numPr>
        <w:rPr>
          <w:sz w:val="25"/>
          <w:szCs w:val="25"/>
        </w:rPr>
      </w:pPr>
      <w:r>
        <w:rPr>
          <w:sz w:val="25"/>
          <w:szCs w:val="25"/>
        </w:rPr>
        <w:t>Associates shall not knowingly provide poor quality material to a customer</w:t>
      </w:r>
      <w:r w:rsidR="00457DEE">
        <w:rPr>
          <w:sz w:val="25"/>
          <w:szCs w:val="25"/>
        </w:rPr>
        <w:t xml:space="preserve">. </w:t>
      </w:r>
    </w:p>
    <w:p w14:paraId="0130F9C0" w14:textId="77777777" w:rsidR="002D6C7F" w:rsidRDefault="002D6C7F" w:rsidP="00C001B6">
      <w:pPr>
        <w:pStyle w:val="Header"/>
        <w:numPr>
          <w:ilvl w:val="0"/>
          <w:numId w:val="15"/>
        </w:numPr>
        <w:rPr>
          <w:sz w:val="25"/>
          <w:szCs w:val="25"/>
        </w:rPr>
      </w:pPr>
      <w:r>
        <w:rPr>
          <w:sz w:val="25"/>
          <w:szCs w:val="25"/>
        </w:rPr>
        <w:tab/>
      </w:r>
      <w:bookmarkStart w:id="5" w:name="_Hlk140844458"/>
      <w:r>
        <w:rPr>
          <w:sz w:val="25"/>
          <w:szCs w:val="25"/>
        </w:rPr>
        <w:t>Associates will be diligent in their attention to detail and not fulfill any order with blemished, gouged, scratched, rusted, bent, or damaged material and will consult Supervisors/Managers to confirm.</w:t>
      </w:r>
      <w:bookmarkEnd w:id="5"/>
    </w:p>
    <w:p w14:paraId="4EE9E289" w14:textId="77777777" w:rsidR="002D6C7F" w:rsidRDefault="002D6C7F" w:rsidP="00C001B6">
      <w:pPr>
        <w:pStyle w:val="Header"/>
        <w:numPr>
          <w:ilvl w:val="0"/>
          <w:numId w:val="15"/>
        </w:numPr>
        <w:rPr>
          <w:sz w:val="25"/>
          <w:szCs w:val="25"/>
        </w:rPr>
      </w:pPr>
      <w:r w:rsidRPr="000D7111">
        <w:rPr>
          <w:sz w:val="25"/>
          <w:szCs w:val="25"/>
        </w:rPr>
        <w:t>Items that may be acceptable per specification, but do not meet the visual expectations of the inspector will be held until a customer concession is obtained.</w:t>
      </w:r>
    </w:p>
    <w:p w14:paraId="7DA48CEA" w14:textId="77777777" w:rsidR="002D6C7F" w:rsidRDefault="002D6C7F" w:rsidP="00C001B6">
      <w:pPr>
        <w:pStyle w:val="Header"/>
        <w:numPr>
          <w:ilvl w:val="0"/>
          <w:numId w:val="15"/>
        </w:numPr>
        <w:rPr>
          <w:sz w:val="25"/>
          <w:szCs w:val="25"/>
        </w:rPr>
      </w:pPr>
      <w:r>
        <w:rPr>
          <w:sz w:val="25"/>
          <w:szCs w:val="25"/>
        </w:rPr>
        <w:tab/>
        <w:t>IMS will always strive to only fulfill customer orders with prime quality, mill finish material through appropriate and protective handling.</w:t>
      </w:r>
    </w:p>
    <w:p w14:paraId="2CBEEEEF" w14:textId="77777777" w:rsidR="002D6C7F" w:rsidRDefault="002D6C7F" w:rsidP="00C001B6">
      <w:pPr>
        <w:pStyle w:val="Header"/>
        <w:numPr>
          <w:ilvl w:val="0"/>
          <w:numId w:val="15"/>
        </w:numPr>
        <w:rPr>
          <w:sz w:val="25"/>
          <w:szCs w:val="25"/>
        </w:rPr>
      </w:pPr>
      <w:r>
        <w:rPr>
          <w:sz w:val="25"/>
          <w:szCs w:val="25"/>
        </w:rPr>
        <w:tab/>
        <w:t>Material that is cut to size will incur some minor processing evidence in appearance which is common and accepted in the industry.</w:t>
      </w:r>
    </w:p>
    <w:p w14:paraId="33E11F77" w14:textId="77777777" w:rsidR="002D6C7F" w:rsidRDefault="002D6C7F" w:rsidP="00C001B6">
      <w:pPr>
        <w:pStyle w:val="Header"/>
        <w:numPr>
          <w:ilvl w:val="0"/>
          <w:numId w:val="15"/>
        </w:numPr>
        <w:rPr>
          <w:sz w:val="25"/>
          <w:szCs w:val="25"/>
        </w:rPr>
      </w:pPr>
      <w:r>
        <w:rPr>
          <w:sz w:val="25"/>
          <w:szCs w:val="25"/>
        </w:rPr>
        <w:t>As a Quality certified distributor, and to ensure prime quality of our stock, we make every attempt to ‘handle’ items as little as possible in order to give our customers as close to a Mill-direct experience possible.</w:t>
      </w:r>
    </w:p>
    <w:p w14:paraId="5E80ED7F" w14:textId="024CD47E" w:rsidR="002D6C7F" w:rsidRDefault="002D6C7F" w:rsidP="00C001B6">
      <w:pPr>
        <w:pStyle w:val="Header"/>
        <w:numPr>
          <w:ilvl w:val="0"/>
          <w:numId w:val="15"/>
        </w:numPr>
        <w:rPr>
          <w:sz w:val="25"/>
          <w:szCs w:val="25"/>
        </w:rPr>
      </w:pPr>
      <w:r>
        <w:rPr>
          <w:sz w:val="25"/>
          <w:szCs w:val="25"/>
        </w:rPr>
        <w:t>Associates will maintain accuracy of traceability on product by verifying correct Pack</w:t>
      </w:r>
      <w:r w:rsidR="00D47477">
        <w:rPr>
          <w:sz w:val="25"/>
          <w:szCs w:val="25"/>
        </w:rPr>
        <w:t>, Heat</w:t>
      </w:r>
      <w:r>
        <w:rPr>
          <w:sz w:val="25"/>
          <w:szCs w:val="25"/>
        </w:rPr>
        <w:t xml:space="preserve"> and Mill Test Report records.</w:t>
      </w:r>
    </w:p>
    <w:p w14:paraId="3F4FCCCB" w14:textId="77777777" w:rsidR="002D6C7F" w:rsidRDefault="002D6C7F" w:rsidP="008E4BFB">
      <w:pPr>
        <w:pStyle w:val="Header"/>
        <w:spacing w:line="360" w:lineRule="auto"/>
        <w:ind w:left="720"/>
        <w:rPr>
          <w:sz w:val="25"/>
          <w:szCs w:val="25"/>
        </w:rPr>
      </w:pPr>
    </w:p>
    <w:p w14:paraId="44FC4A6D" w14:textId="60CC0D6C" w:rsidR="00A80C99" w:rsidRPr="005567D6" w:rsidRDefault="00A80C99" w:rsidP="008E4BFB">
      <w:pPr>
        <w:pStyle w:val="Heading1"/>
        <w:tabs>
          <w:tab w:val="clear" w:pos="3600"/>
          <w:tab w:val="clear" w:pos="5760"/>
          <w:tab w:val="clear" w:pos="7200"/>
        </w:tabs>
        <w:spacing w:after="120"/>
        <w:ind w:left="0"/>
        <w:rPr>
          <w:b/>
          <w:bCs/>
          <w:sz w:val="26"/>
          <w:szCs w:val="26"/>
        </w:rPr>
      </w:pPr>
      <w:r w:rsidRPr="005567D6">
        <w:rPr>
          <w:b/>
          <w:bCs/>
          <w:sz w:val="26"/>
          <w:szCs w:val="26"/>
        </w:rPr>
        <w:t xml:space="preserve">Risks </w:t>
      </w:r>
      <w:r w:rsidR="00F95A33" w:rsidRPr="005567D6">
        <w:rPr>
          <w:b/>
          <w:bCs/>
          <w:sz w:val="26"/>
          <w:szCs w:val="26"/>
        </w:rPr>
        <w:t>and</w:t>
      </w:r>
      <w:r w:rsidRPr="005567D6">
        <w:rPr>
          <w:b/>
          <w:bCs/>
          <w:sz w:val="26"/>
          <w:szCs w:val="26"/>
        </w:rPr>
        <w:t xml:space="preserve"> Mitigations</w:t>
      </w:r>
    </w:p>
    <w:tbl>
      <w:tblPr>
        <w:tblStyle w:val="TableGrid"/>
        <w:tblW w:w="10108" w:type="dxa"/>
        <w:jc w:val="center"/>
        <w:tblCellMar>
          <w:bottom w:w="29" w:type="dxa"/>
        </w:tblCellMar>
        <w:tblLook w:val="04A0" w:firstRow="1" w:lastRow="0" w:firstColumn="1" w:lastColumn="0" w:noHBand="0" w:noVBand="1"/>
      </w:tblPr>
      <w:tblGrid>
        <w:gridCol w:w="5054"/>
        <w:gridCol w:w="5054"/>
      </w:tblGrid>
      <w:tr w:rsidR="007F20A0" w:rsidRPr="00077313" w14:paraId="31502807" w14:textId="77777777" w:rsidTr="009B50C0">
        <w:trPr>
          <w:cantSplit/>
          <w:trHeight w:val="360"/>
          <w:tblHeader/>
          <w:jc w:val="center"/>
        </w:trPr>
        <w:tc>
          <w:tcPr>
            <w:tcW w:w="5054" w:type="dxa"/>
            <w:vAlign w:val="center"/>
          </w:tcPr>
          <w:p w14:paraId="1DC007B3" w14:textId="77777777" w:rsidR="007F20A0" w:rsidRPr="00077313" w:rsidRDefault="007F20A0" w:rsidP="008E4BFB">
            <w:pPr>
              <w:pStyle w:val="Header"/>
              <w:tabs>
                <w:tab w:val="clear" w:pos="4320"/>
                <w:tab w:val="clear" w:pos="8640"/>
              </w:tabs>
              <w:jc w:val="center"/>
              <w:rPr>
                <w:rFonts w:ascii="Times New Roman" w:hAnsi="Times New Roman"/>
                <w:sz w:val="25"/>
                <w:szCs w:val="25"/>
              </w:rPr>
            </w:pPr>
            <w:r w:rsidRPr="00077313">
              <w:rPr>
                <w:rFonts w:ascii="Times New Roman" w:hAnsi="Times New Roman"/>
                <w:sz w:val="25"/>
                <w:szCs w:val="25"/>
              </w:rPr>
              <w:t>Risks</w:t>
            </w:r>
          </w:p>
        </w:tc>
        <w:tc>
          <w:tcPr>
            <w:tcW w:w="5054" w:type="dxa"/>
            <w:vAlign w:val="center"/>
          </w:tcPr>
          <w:p w14:paraId="6AF4182B" w14:textId="77777777" w:rsidR="007F20A0" w:rsidRPr="00077313" w:rsidRDefault="007F20A0" w:rsidP="008E4BFB">
            <w:pPr>
              <w:pStyle w:val="Header"/>
              <w:tabs>
                <w:tab w:val="clear" w:pos="4320"/>
                <w:tab w:val="clear" w:pos="8640"/>
              </w:tabs>
              <w:jc w:val="center"/>
              <w:rPr>
                <w:rFonts w:ascii="Times New Roman" w:hAnsi="Times New Roman"/>
                <w:sz w:val="25"/>
                <w:szCs w:val="25"/>
              </w:rPr>
            </w:pPr>
            <w:r w:rsidRPr="00077313">
              <w:rPr>
                <w:rFonts w:ascii="Times New Roman" w:hAnsi="Times New Roman"/>
                <w:sz w:val="25"/>
                <w:szCs w:val="25"/>
              </w:rPr>
              <w:t>Mitigations</w:t>
            </w:r>
          </w:p>
        </w:tc>
      </w:tr>
      <w:tr w:rsidR="007F20A0" w:rsidRPr="00077313" w14:paraId="73B8380C" w14:textId="77777777" w:rsidTr="00077313">
        <w:trPr>
          <w:cantSplit/>
          <w:jc w:val="center"/>
        </w:trPr>
        <w:tc>
          <w:tcPr>
            <w:tcW w:w="5054" w:type="dxa"/>
          </w:tcPr>
          <w:p w14:paraId="6B1C5880" w14:textId="17BD60A9" w:rsidR="007F20A0" w:rsidRPr="00077313" w:rsidRDefault="003C53D0" w:rsidP="00077313">
            <w:pPr>
              <w:pStyle w:val="Default"/>
              <w:spacing w:after="40"/>
              <w:rPr>
                <w:rFonts w:ascii="Times New Roman" w:hAnsi="Times New Roman"/>
                <w:sz w:val="25"/>
                <w:szCs w:val="25"/>
              </w:rPr>
            </w:pPr>
            <w:r w:rsidRPr="00077313">
              <w:rPr>
                <w:rFonts w:ascii="Times New Roman" w:hAnsi="Times New Roman"/>
                <w:sz w:val="25"/>
                <w:szCs w:val="25"/>
              </w:rPr>
              <w:t xml:space="preserve">Verification of changes to customer orders </w:t>
            </w:r>
            <w:r w:rsidR="00032FE7" w:rsidRPr="00077313">
              <w:rPr>
                <w:rFonts w:ascii="Times New Roman" w:hAnsi="Times New Roman"/>
                <w:sz w:val="25"/>
                <w:szCs w:val="25"/>
              </w:rPr>
              <w:t>e.g.,</w:t>
            </w:r>
            <w:r w:rsidRPr="00077313">
              <w:rPr>
                <w:rFonts w:ascii="Times New Roman" w:hAnsi="Times New Roman"/>
                <w:sz w:val="25"/>
                <w:szCs w:val="25"/>
              </w:rPr>
              <w:t xml:space="preserve"> change notices, amendments, etc. </w:t>
            </w:r>
          </w:p>
        </w:tc>
        <w:tc>
          <w:tcPr>
            <w:tcW w:w="5054" w:type="dxa"/>
          </w:tcPr>
          <w:p w14:paraId="6972C9E5" w14:textId="23DE06F3" w:rsidR="00E81DD3" w:rsidRPr="00077313" w:rsidRDefault="003C53D0" w:rsidP="00077313">
            <w:pPr>
              <w:pStyle w:val="Default"/>
              <w:spacing w:after="40"/>
              <w:rPr>
                <w:rFonts w:ascii="Times New Roman" w:hAnsi="Times New Roman"/>
                <w:sz w:val="25"/>
                <w:szCs w:val="25"/>
              </w:rPr>
            </w:pPr>
            <w:r w:rsidRPr="00077313">
              <w:rPr>
                <w:rFonts w:ascii="Times New Roman" w:hAnsi="Times New Roman"/>
                <w:sz w:val="25"/>
                <w:szCs w:val="25"/>
              </w:rPr>
              <w:t xml:space="preserve">Inspection and verification using the correct specs, acceptance criteria, and equipment. </w:t>
            </w:r>
          </w:p>
        </w:tc>
      </w:tr>
      <w:tr w:rsidR="007F20A0" w:rsidRPr="00077313" w14:paraId="2D8A0B79" w14:textId="77777777" w:rsidTr="00077313">
        <w:trPr>
          <w:cantSplit/>
          <w:jc w:val="center"/>
        </w:trPr>
        <w:tc>
          <w:tcPr>
            <w:tcW w:w="5054" w:type="dxa"/>
          </w:tcPr>
          <w:p w14:paraId="4488CC10" w14:textId="77777777" w:rsidR="003C53D0" w:rsidRPr="00077313" w:rsidRDefault="003C53D0" w:rsidP="00077313">
            <w:pPr>
              <w:pStyle w:val="Default"/>
              <w:spacing w:after="40"/>
              <w:rPr>
                <w:rFonts w:ascii="Times New Roman" w:hAnsi="Times New Roman"/>
                <w:sz w:val="25"/>
                <w:szCs w:val="25"/>
              </w:rPr>
            </w:pPr>
            <w:r w:rsidRPr="00077313">
              <w:rPr>
                <w:rFonts w:ascii="Times New Roman" w:hAnsi="Times New Roman"/>
                <w:sz w:val="25"/>
                <w:szCs w:val="25"/>
              </w:rPr>
              <w:t xml:space="preserve">Using an out-of-tolerance tool or instrument. </w:t>
            </w:r>
          </w:p>
          <w:p w14:paraId="7D4B06BD" w14:textId="17806152" w:rsidR="007F20A0" w:rsidRPr="00077313" w:rsidRDefault="007F20A0" w:rsidP="00077313">
            <w:pPr>
              <w:pStyle w:val="Header"/>
              <w:tabs>
                <w:tab w:val="clear" w:pos="4320"/>
                <w:tab w:val="clear" w:pos="8640"/>
              </w:tabs>
              <w:spacing w:after="40"/>
              <w:rPr>
                <w:rFonts w:ascii="Times New Roman" w:hAnsi="Times New Roman"/>
                <w:sz w:val="25"/>
                <w:szCs w:val="25"/>
              </w:rPr>
            </w:pPr>
          </w:p>
        </w:tc>
        <w:tc>
          <w:tcPr>
            <w:tcW w:w="5054" w:type="dxa"/>
          </w:tcPr>
          <w:p w14:paraId="55CCD166" w14:textId="5731F8B4" w:rsidR="00E81DD3" w:rsidRPr="00077313" w:rsidRDefault="003C53D0" w:rsidP="00077313">
            <w:pPr>
              <w:pStyle w:val="Default"/>
              <w:spacing w:after="40"/>
              <w:rPr>
                <w:rFonts w:ascii="Times New Roman" w:hAnsi="Times New Roman"/>
                <w:sz w:val="25"/>
                <w:szCs w:val="25"/>
              </w:rPr>
            </w:pPr>
            <w:r w:rsidRPr="00077313">
              <w:rPr>
                <w:rFonts w:ascii="Times New Roman" w:hAnsi="Times New Roman"/>
                <w:sz w:val="25"/>
                <w:szCs w:val="25"/>
              </w:rPr>
              <w:t xml:space="preserve">Establishment of criteria for acceptance of products (measurement, monitoring, inspection, verification, and validation). </w:t>
            </w:r>
          </w:p>
        </w:tc>
      </w:tr>
      <w:tr w:rsidR="00756703" w:rsidRPr="00077313" w14:paraId="3A7EC8F6" w14:textId="77777777" w:rsidTr="00077313">
        <w:trPr>
          <w:cantSplit/>
          <w:jc w:val="center"/>
        </w:trPr>
        <w:tc>
          <w:tcPr>
            <w:tcW w:w="5054" w:type="dxa"/>
          </w:tcPr>
          <w:p w14:paraId="6B76810B" w14:textId="77777777" w:rsidR="003C53D0" w:rsidRPr="00077313" w:rsidRDefault="003C53D0" w:rsidP="00077313">
            <w:pPr>
              <w:pStyle w:val="Default"/>
              <w:spacing w:after="40"/>
              <w:rPr>
                <w:rFonts w:ascii="Times New Roman" w:hAnsi="Times New Roman"/>
                <w:sz w:val="25"/>
                <w:szCs w:val="25"/>
              </w:rPr>
            </w:pPr>
            <w:r w:rsidRPr="00077313">
              <w:rPr>
                <w:rFonts w:ascii="Times New Roman" w:hAnsi="Times New Roman"/>
                <w:sz w:val="25"/>
                <w:szCs w:val="25"/>
              </w:rPr>
              <w:t xml:space="preserve">Spurious readings on equipment (imprecision). </w:t>
            </w:r>
          </w:p>
          <w:p w14:paraId="23E6FD7F" w14:textId="42479E34" w:rsidR="00756703" w:rsidRPr="00077313" w:rsidRDefault="00756703" w:rsidP="00077313">
            <w:pPr>
              <w:pStyle w:val="Header"/>
              <w:tabs>
                <w:tab w:val="clear" w:pos="4320"/>
                <w:tab w:val="clear" w:pos="8640"/>
              </w:tabs>
              <w:spacing w:after="40"/>
              <w:rPr>
                <w:rFonts w:ascii="Times New Roman" w:hAnsi="Times New Roman"/>
                <w:sz w:val="25"/>
                <w:szCs w:val="25"/>
              </w:rPr>
            </w:pPr>
          </w:p>
        </w:tc>
        <w:tc>
          <w:tcPr>
            <w:tcW w:w="5054" w:type="dxa"/>
          </w:tcPr>
          <w:p w14:paraId="2972F71C" w14:textId="1A332982" w:rsidR="00E81DD3" w:rsidRPr="00077313" w:rsidRDefault="00A173A1" w:rsidP="00077313">
            <w:pPr>
              <w:pStyle w:val="Header"/>
              <w:tabs>
                <w:tab w:val="clear" w:pos="4320"/>
                <w:tab w:val="clear" w:pos="8640"/>
              </w:tabs>
              <w:spacing w:after="40"/>
              <w:rPr>
                <w:rFonts w:ascii="Times New Roman" w:hAnsi="Times New Roman"/>
                <w:sz w:val="25"/>
                <w:szCs w:val="25"/>
              </w:rPr>
            </w:pPr>
            <w:r w:rsidRPr="00077313">
              <w:rPr>
                <w:rFonts w:ascii="Times New Roman" w:hAnsi="Times New Roman"/>
                <w:sz w:val="25"/>
                <w:szCs w:val="25"/>
              </w:rPr>
              <w:t xml:space="preserve">A well-maintained Preventative Maintenance program, accompanied by knowledgeable staff Mechanics. </w:t>
            </w:r>
          </w:p>
        </w:tc>
      </w:tr>
    </w:tbl>
    <w:p w14:paraId="6CC86C98" w14:textId="30A672AB" w:rsidR="00311162" w:rsidRPr="002C0E6D" w:rsidRDefault="00032FE7" w:rsidP="008E4BFB">
      <w:pPr>
        <w:tabs>
          <w:tab w:val="left" w:pos="8340"/>
        </w:tabs>
        <w:spacing w:line="360" w:lineRule="auto"/>
        <w:rPr>
          <w:sz w:val="25"/>
          <w:szCs w:val="25"/>
        </w:rPr>
      </w:pPr>
      <w:r>
        <w:rPr>
          <w:sz w:val="25"/>
          <w:szCs w:val="25"/>
        </w:rPr>
        <w:tab/>
      </w:r>
    </w:p>
    <w:p w14:paraId="5FFAEA8B" w14:textId="77777777" w:rsidR="0062663A" w:rsidRPr="005567D6" w:rsidRDefault="00A155C2" w:rsidP="008E4BFB">
      <w:pPr>
        <w:pStyle w:val="Heading1"/>
        <w:tabs>
          <w:tab w:val="clear" w:pos="3600"/>
          <w:tab w:val="clear" w:pos="5760"/>
          <w:tab w:val="clear" w:pos="7200"/>
        </w:tabs>
        <w:spacing w:after="120"/>
        <w:ind w:left="0"/>
        <w:rPr>
          <w:b/>
          <w:bCs/>
          <w:sz w:val="26"/>
          <w:szCs w:val="26"/>
        </w:rPr>
      </w:pPr>
      <w:r w:rsidRPr="005567D6">
        <w:rPr>
          <w:b/>
          <w:bCs/>
          <w:sz w:val="26"/>
          <w:szCs w:val="26"/>
        </w:rPr>
        <w:t xml:space="preserve">Reference and </w:t>
      </w:r>
      <w:r w:rsidR="00045746" w:rsidRPr="005567D6">
        <w:rPr>
          <w:b/>
          <w:bCs/>
          <w:sz w:val="26"/>
          <w:szCs w:val="26"/>
        </w:rPr>
        <w:t xml:space="preserve">Applicable </w:t>
      </w:r>
      <w:r w:rsidR="00FA62C0" w:rsidRPr="005567D6">
        <w:rPr>
          <w:b/>
          <w:bCs/>
          <w:sz w:val="26"/>
          <w:szCs w:val="26"/>
        </w:rPr>
        <w:t>Documents</w:t>
      </w:r>
    </w:p>
    <w:p w14:paraId="7EB72D6A" w14:textId="52188529" w:rsidR="00BB0719" w:rsidRPr="002C0E6D" w:rsidRDefault="003F37B0" w:rsidP="008E4BFB">
      <w:pPr>
        <w:rPr>
          <w:color w:val="000000" w:themeColor="text1"/>
          <w:sz w:val="25"/>
          <w:szCs w:val="25"/>
        </w:rPr>
      </w:pPr>
      <w:r w:rsidRPr="002C0E6D">
        <w:rPr>
          <w:color w:val="000000" w:themeColor="text1"/>
          <w:sz w:val="25"/>
          <w:szCs w:val="25"/>
        </w:rPr>
        <w:t>Organizational Quality Processes Manual (QSM-9000)</w:t>
      </w:r>
    </w:p>
    <w:p w14:paraId="43EE6B11" w14:textId="6ED04412" w:rsidR="00FE1251" w:rsidRPr="00DA55F2" w:rsidRDefault="00CB2FC1" w:rsidP="008E4BFB">
      <w:pPr>
        <w:rPr>
          <w:color w:val="000000" w:themeColor="text1"/>
          <w:sz w:val="25"/>
          <w:szCs w:val="25"/>
        </w:rPr>
      </w:pPr>
      <w:r w:rsidRPr="00DA55F2">
        <w:rPr>
          <w:color w:val="000000" w:themeColor="text1"/>
          <w:sz w:val="25"/>
          <w:szCs w:val="25"/>
        </w:rPr>
        <w:t>Product Identification</w:t>
      </w:r>
      <w:r w:rsidR="00B11A03">
        <w:rPr>
          <w:color w:val="000000" w:themeColor="text1"/>
          <w:sz w:val="25"/>
          <w:szCs w:val="25"/>
        </w:rPr>
        <w:t xml:space="preserve"> (</w:t>
      </w:r>
      <w:r w:rsidR="00B11A03" w:rsidRPr="00DA55F2">
        <w:rPr>
          <w:color w:val="000000" w:themeColor="text1"/>
          <w:sz w:val="25"/>
          <w:szCs w:val="25"/>
        </w:rPr>
        <w:t>QSP 8.1</w:t>
      </w:r>
      <w:r w:rsidR="00B11A03">
        <w:rPr>
          <w:color w:val="000000" w:themeColor="text1"/>
          <w:sz w:val="25"/>
          <w:szCs w:val="25"/>
        </w:rPr>
        <w:t>)</w:t>
      </w:r>
    </w:p>
    <w:p w14:paraId="5C164FE8" w14:textId="43643FCF" w:rsidR="003C53D0" w:rsidRPr="00DA55F2" w:rsidRDefault="003C53D0" w:rsidP="008E4BFB">
      <w:pPr>
        <w:rPr>
          <w:color w:val="000000" w:themeColor="text1"/>
          <w:sz w:val="25"/>
          <w:szCs w:val="25"/>
        </w:rPr>
      </w:pPr>
      <w:r w:rsidRPr="00DA55F2">
        <w:rPr>
          <w:color w:val="000000" w:themeColor="text1"/>
          <w:sz w:val="25"/>
          <w:szCs w:val="25"/>
        </w:rPr>
        <w:t xml:space="preserve">Inventory Disposition Form </w:t>
      </w:r>
      <w:r w:rsidR="00B11A03">
        <w:rPr>
          <w:color w:val="000000" w:themeColor="text1"/>
          <w:sz w:val="25"/>
          <w:szCs w:val="25"/>
        </w:rPr>
        <w:t>(</w:t>
      </w:r>
      <w:r w:rsidRPr="00DA55F2">
        <w:rPr>
          <w:color w:val="000000" w:themeColor="text1"/>
          <w:sz w:val="25"/>
          <w:szCs w:val="25"/>
        </w:rPr>
        <w:t>ID001</w:t>
      </w:r>
      <w:r w:rsidR="00B11A03">
        <w:rPr>
          <w:color w:val="000000" w:themeColor="text1"/>
          <w:sz w:val="25"/>
          <w:szCs w:val="25"/>
        </w:rPr>
        <w:t>)</w:t>
      </w:r>
    </w:p>
    <w:p w14:paraId="38AE7502" w14:textId="77777777" w:rsidR="00CB2FC1" w:rsidRPr="002C0E6D" w:rsidRDefault="00CB2FC1" w:rsidP="008E4BFB">
      <w:pPr>
        <w:spacing w:line="360" w:lineRule="auto"/>
        <w:rPr>
          <w:sz w:val="25"/>
          <w:szCs w:val="25"/>
        </w:rPr>
      </w:pPr>
    </w:p>
    <w:p w14:paraId="2C8E314F" w14:textId="1DA94F09" w:rsidR="00E76D11" w:rsidRPr="005567D6" w:rsidRDefault="0094311E" w:rsidP="008E4BFB">
      <w:pPr>
        <w:pStyle w:val="Heading1"/>
        <w:tabs>
          <w:tab w:val="clear" w:pos="3600"/>
          <w:tab w:val="clear" w:pos="5760"/>
          <w:tab w:val="clear" w:pos="7200"/>
        </w:tabs>
        <w:spacing w:after="120"/>
        <w:ind w:left="0"/>
        <w:rPr>
          <w:b/>
          <w:bCs/>
          <w:sz w:val="26"/>
          <w:szCs w:val="26"/>
        </w:rPr>
      </w:pPr>
      <w:r w:rsidRPr="005567D6">
        <w:rPr>
          <w:b/>
          <w:bCs/>
          <w:sz w:val="26"/>
          <w:szCs w:val="26"/>
        </w:rPr>
        <w:t>Personnel to be Trained</w:t>
      </w:r>
      <w:r w:rsidR="00457DEE">
        <w:rPr>
          <w:b/>
          <w:bCs/>
          <w:sz w:val="26"/>
          <w:szCs w:val="26"/>
        </w:rPr>
        <w:t>*</w:t>
      </w:r>
    </w:p>
    <w:p w14:paraId="4992BEAA" w14:textId="77777777" w:rsidR="00457DEE" w:rsidRPr="002C0E6D" w:rsidRDefault="00457DEE" w:rsidP="00457DEE">
      <w:pPr>
        <w:pStyle w:val="Header"/>
        <w:tabs>
          <w:tab w:val="clear" w:pos="4320"/>
          <w:tab w:val="clear" w:pos="8640"/>
        </w:tabs>
        <w:rPr>
          <w:sz w:val="25"/>
          <w:szCs w:val="25"/>
        </w:rPr>
      </w:pPr>
      <w:r w:rsidRPr="002E7460">
        <w:rPr>
          <w:sz w:val="25"/>
          <w:szCs w:val="25"/>
        </w:rPr>
        <w:t>Warehouse &amp; Store Operations Staff</w:t>
      </w:r>
    </w:p>
    <w:p w14:paraId="09352AA3" w14:textId="5EF2521B" w:rsidR="00CB2FC1" w:rsidRDefault="009C66B8" w:rsidP="002E7460">
      <w:pPr>
        <w:pStyle w:val="Header"/>
        <w:tabs>
          <w:tab w:val="clear" w:pos="4320"/>
          <w:tab w:val="clear" w:pos="8640"/>
        </w:tabs>
        <w:rPr>
          <w:sz w:val="25"/>
          <w:szCs w:val="25"/>
        </w:rPr>
      </w:pPr>
      <w:r w:rsidRPr="009C66B8">
        <w:rPr>
          <w:sz w:val="25"/>
          <w:szCs w:val="25"/>
        </w:rPr>
        <w:t>Sales</w:t>
      </w:r>
      <w:r w:rsidR="002E7460">
        <w:rPr>
          <w:sz w:val="25"/>
          <w:szCs w:val="25"/>
        </w:rPr>
        <w:t>*</w:t>
      </w:r>
    </w:p>
    <w:p w14:paraId="28FDD45D" w14:textId="1144C95A" w:rsidR="009C66B8" w:rsidRDefault="009C66B8" w:rsidP="002E7460">
      <w:pPr>
        <w:pStyle w:val="Header"/>
        <w:tabs>
          <w:tab w:val="clear" w:pos="4320"/>
          <w:tab w:val="clear" w:pos="8640"/>
        </w:tabs>
        <w:rPr>
          <w:sz w:val="25"/>
          <w:szCs w:val="25"/>
        </w:rPr>
      </w:pPr>
      <w:r w:rsidRPr="009C66B8">
        <w:rPr>
          <w:sz w:val="25"/>
          <w:szCs w:val="25"/>
        </w:rPr>
        <w:t>Branch &amp; Store Management</w:t>
      </w:r>
      <w:r w:rsidR="002E7460">
        <w:rPr>
          <w:sz w:val="25"/>
          <w:szCs w:val="25"/>
        </w:rPr>
        <w:t>*</w:t>
      </w:r>
    </w:p>
    <w:p w14:paraId="6A21770B" w14:textId="77777777" w:rsidR="00CB2FC1" w:rsidRDefault="00CB2FC1" w:rsidP="008E4BFB">
      <w:pPr>
        <w:pStyle w:val="Header"/>
        <w:tabs>
          <w:tab w:val="clear" w:pos="4320"/>
          <w:tab w:val="clear" w:pos="8640"/>
        </w:tabs>
        <w:spacing w:line="360" w:lineRule="auto"/>
        <w:rPr>
          <w:sz w:val="25"/>
          <w:szCs w:val="25"/>
        </w:rPr>
      </w:pPr>
    </w:p>
    <w:p w14:paraId="42EA8A20" w14:textId="7509D184" w:rsidR="00457DEE" w:rsidRPr="00FE1ECC" w:rsidRDefault="00457DEE" w:rsidP="00457DEE">
      <w:pPr>
        <w:pStyle w:val="BodyText"/>
        <w:widowControl w:val="0"/>
        <w:autoSpaceDE w:val="0"/>
        <w:autoSpaceDN w:val="0"/>
        <w:jc w:val="left"/>
        <w:rPr>
          <w:rFonts w:ascii="Times New Roman" w:hAnsi="Times New Roman"/>
          <w:i/>
          <w:iCs/>
          <w:sz w:val="23"/>
          <w:szCs w:val="23"/>
        </w:rPr>
      </w:pPr>
      <w:r w:rsidRPr="00FE1ECC">
        <w:rPr>
          <w:rFonts w:ascii="Times New Roman" w:hAnsi="Times New Roman"/>
          <w:i/>
          <w:iCs/>
          <w:sz w:val="23"/>
          <w:szCs w:val="23"/>
        </w:rPr>
        <w:t>*Personnel that are determined to be impacted by this process shall require training in its effective implementation.</w:t>
      </w:r>
    </w:p>
    <w:p w14:paraId="2D2D6E3B" w14:textId="77777777" w:rsidR="00457DEE" w:rsidRPr="002C0E6D" w:rsidRDefault="00457DEE" w:rsidP="008E4BFB">
      <w:pPr>
        <w:pStyle w:val="Header"/>
        <w:tabs>
          <w:tab w:val="clear" w:pos="4320"/>
          <w:tab w:val="clear" w:pos="8640"/>
        </w:tabs>
        <w:spacing w:line="360" w:lineRule="auto"/>
        <w:rPr>
          <w:sz w:val="25"/>
          <w:szCs w:val="25"/>
        </w:rPr>
      </w:pPr>
    </w:p>
    <w:p w14:paraId="09C54F5B" w14:textId="77777777" w:rsidR="00346115" w:rsidRPr="005567D6" w:rsidRDefault="00A155C2" w:rsidP="008E4BFB">
      <w:pPr>
        <w:pStyle w:val="Heading1"/>
        <w:tabs>
          <w:tab w:val="clear" w:pos="3600"/>
          <w:tab w:val="clear" w:pos="5760"/>
          <w:tab w:val="clear" w:pos="7200"/>
        </w:tabs>
        <w:spacing w:after="120"/>
        <w:ind w:left="0"/>
        <w:rPr>
          <w:b/>
          <w:bCs/>
          <w:sz w:val="26"/>
          <w:szCs w:val="26"/>
        </w:rPr>
      </w:pPr>
      <w:r w:rsidRPr="005567D6">
        <w:rPr>
          <w:b/>
          <w:bCs/>
          <w:sz w:val="26"/>
          <w:szCs w:val="26"/>
        </w:rPr>
        <w:t>Revisions Table</w:t>
      </w:r>
    </w:p>
    <w:tbl>
      <w:tblPr>
        <w:tblStyle w:val="TableGrid"/>
        <w:tblW w:w="10109" w:type="dxa"/>
        <w:jc w:val="center"/>
        <w:tblLook w:val="04A0" w:firstRow="1" w:lastRow="0" w:firstColumn="1" w:lastColumn="0" w:noHBand="0" w:noVBand="1"/>
      </w:tblPr>
      <w:tblGrid>
        <w:gridCol w:w="1339"/>
        <w:gridCol w:w="6610"/>
        <w:gridCol w:w="2160"/>
      </w:tblGrid>
      <w:tr w:rsidR="006D5BCD" w:rsidRPr="002C0E6D" w14:paraId="71D04BD3" w14:textId="77777777" w:rsidTr="00FE1ECC">
        <w:trPr>
          <w:trHeight w:val="360"/>
          <w:tblHeader/>
          <w:jc w:val="center"/>
        </w:trPr>
        <w:tc>
          <w:tcPr>
            <w:tcW w:w="1339" w:type="dxa"/>
            <w:vAlign w:val="center"/>
          </w:tcPr>
          <w:p w14:paraId="718200EA" w14:textId="77777777" w:rsidR="006D5BCD" w:rsidRPr="002C0E6D" w:rsidRDefault="006D5BCD" w:rsidP="008E4BFB">
            <w:pPr>
              <w:pStyle w:val="Header"/>
              <w:tabs>
                <w:tab w:val="clear" w:pos="4320"/>
                <w:tab w:val="clear" w:pos="8640"/>
              </w:tabs>
              <w:jc w:val="center"/>
              <w:rPr>
                <w:rFonts w:ascii="Times New Roman" w:hAnsi="Times New Roman"/>
                <w:sz w:val="25"/>
                <w:szCs w:val="25"/>
              </w:rPr>
            </w:pPr>
            <w:r w:rsidRPr="002C0E6D">
              <w:rPr>
                <w:rFonts w:ascii="Times New Roman" w:hAnsi="Times New Roman"/>
                <w:sz w:val="25"/>
                <w:szCs w:val="25"/>
              </w:rPr>
              <w:t>Date</w:t>
            </w:r>
          </w:p>
        </w:tc>
        <w:tc>
          <w:tcPr>
            <w:tcW w:w="6610" w:type="dxa"/>
            <w:vAlign w:val="center"/>
          </w:tcPr>
          <w:p w14:paraId="236A0D51" w14:textId="77777777" w:rsidR="006D5BCD" w:rsidRPr="002C0E6D" w:rsidRDefault="006D5BCD" w:rsidP="008E4BFB">
            <w:pPr>
              <w:pStyle w:val="Header"/>
              <w:tabs>
                <w:tab w:val="clear" w:pos="4320"/>
                <w:tab w:val="clear" w:pos="8640"/>
              </w:tabs>
              <w:jc w:val="center"/>
              <w:rPr>
                <w:rFonts w:ascii="Times New Roman" w:hAnsi="Times New Roman"/>
                <w:sz w:val="25"/>
                <w:szCs w:val="25"/>
              </w:rPr>
            </w:pPr>
            <w:r w:rsidRPr="002C0E6D">
              <w:rPr>
                <w:rFonts w:ascii="Times New Roman" w:hAnsi="Times New Roman"/>
                <w:sz w:val="25"/>
                <w:szCs w:val="25"/>
              </w:rPr>
              <w:t>Description of Change</w:t>
            </w:r>
          </w:p>
        </w:tc>
        <w:tc>
          <w:tcPr>
            <w:tcW w:w="2160" w:type="dxa"/>
            <w:vAlign w:val="center"/>
          </w:tcPr>
          <w:p w14:paraId="368D9D17" w14:textId="77777777" w:rsidR="006D5BCD" w:rsidRPr="002C0E6D" w:rsidRDefault="006D5BCD" w:rsidP="008E4BFB">
            <w:pPr>
              <w:pStyle w:val="Header"/>
              <w:tabs>
                <w:tab w:val="clear" w:pos="4320"/>
                <w:tab w:val="clear" w:pos="8640"/>
              </w:tabs>
              <w:jc w:val="center"/>
              <w:rPr>
                <w:rFonts w:ascii="Times New Roman" w:hAnsi="Times New Roman"/>
                <w:sz w:val="25"/>
                <w:szCs w:val="25"/>
              </w:rPr>
            </w:pPr>
            <w:r w:rsidRPr="002C0E6D">
              <w:rPr>
                <w:rFonts w:ascii="Times New Roman" w:hAnsi="Times New Roman"/>
                <w:sz w:val="25"/>
                <w:szCs w:val="25"/>
              </w:rPr>
              <w:t>Approved by</w:t>
            </w:r>
          </w:p>
        </w:tc>
      </w:tr>
      <w:tr w:rsidR="006D5BCD" w:rsidRPr="002C0E6D" w14:paraId="37162BD8" w14:textId="77777777" w:rsidTr="007B7AE7">
        <w:trPr>
          <w:jc w:val="center"/>
        </w:trPr>
        <w:tc>
          <w:tcPr>
            <w:tcW w:w="1339" w:type="dxa"/>
          </w:tcPr>
          <w:p w14:paraId="5EF9E100" w14:textId="7829E163" w:rsidR="006D5BCD" w:rsidRPr="002C0E6D" w:rsidRDefault="00D00E0E" w:rsidP="00FE1ECC">
            <w:pPr>
              <w:pStyle w:val="Header"/>
              <w:tabs>
                <w:tab w:val="clear" w:pos="4320"/>
                <w:tab w:val="clear" w:pos="8640"/>
              </w:tabs>
              <w:spacing w:after="40"/>
              <w:jc w:val="center"/>
              <w:rPr>
                <w:rFonts w:ascii="Times New Roman" w:hAnsi="Times New Roman"/>
                <w:sz w:val="25"/>
                <w:szCs w:val="25"/>
              </w:rPr>
            </w:pPr>
            <w:r w:rsidRPr="002C0E6D">
              <w:rPr>
                <w:rFonts w:ascii="Times New Roman" w:hAnsi="Times New Roman"/>
                <w:sz w:val="25"/>
                <w:szCs w:val="25"/>
              </w:rPr>
              <w:t>TBD</w:t>
            </w:r>
          </w:p>
        </w:tc>
        <w:tc>
          <w:tcPr>
            <w:tcW w:w="6610" w:type="dxa"/>
          </w:tcPr>
          <w:p w14:paraId="45C3AC1A" w14:textId="15CBEC85" w:rsidR="006D5BCD" w:rsidRPr="002C0E6D" w:rsidRDefault="006D5BCD" w:rsidP="00FE1ECC">
            <w:pPr>
              <w:pStyle w:val="Header"/>
              <w:tabs>
                <w:tab w:val="clear" w:pos="4320"/>
                <w:tab w:val="clear" w:pos="8640"/>
              </w:tabs>
              <w:spacing w:after="40"/>
              <w:rPr>
                <w:rFonts w:ascii="Times New Roman" w:hAnsi="Times New Roman"/>
                <w:sz w:val="25"/>
                <w:szCs w:val="25"/>
              </w:rPr>
            </w:pPr>
            <w:r w:rsidRPr="002C0E6D">
              <w:rPr>
                <w:rFonts w:ascii="Times New Roman" w:hAnsi="Times New Roman"/>
                <w:sz w:val="25"/>
                <w:szCs w:val="25"/>
              </w:rPr>
              <w:t>R</w:t>
            </w:r>
            <w:r w:rsidR="000C222E">
              <w:rPr>
                <w:rFonts w:ascii="Times New Roman" w:hAnsi="Times New Roman"/>
                <w:sz w:val="25"/>
                <w:szCs w:val="25"/>
              </w:rPr>
              <w:t>evised content to align with Aerospace standards,</w:t>
            </w:r>
            <w:r w:rsidR="00141C22">
              <w:rPr>
                <w:rFonts w:ascii="Times New Roman" w:hAnsi="Times New Roman"/>
                <w:sz w:val="25"/>
                <w:szCs w:val="25"/>
              </w:rPr>
              <w:t xml:space="preserve"> changed document title, </w:t>
            </w:r>
            <w:r w:rsidR="000C222E">
              <w:rPr>
                <w:rFonts w:ascii="Times New Roman" w:hAnsi="Times New Roman"/>
                <w:sz w:val="25"/>
                <w:szCs w:val="25"/>
              </w:rPr>
              <w:t>added terminology table, refined responsibilities</w:t>
            </w:r>
            <w:r w:rsidR="008071E8">
              <w:rPr>
                <w:rFonts w:ascii="Times New Roman" w:hAnsi="Times New Roman"/>
                <w:sz w:val="25"/>
                <w:szCs w:val="25"/>
              </w:rPr>
              <w:t>.</w:t>
            </w:r>
          </w:p>
        </w:tc>
        <w:tc>
          <w:tcPr>
            <w:tcW w:w="2160" w:type="dxa"/>
          </w:tcPr>
          <w:p w14:paraId="16DCFE58" w14:textId="01D51C45" w:rsidR="006D5BCD" w:rsidRPr="002C0E6D" w:rsidRDefault="009F2F13" w:rsidP="00FE1ECC">
            <w:pPr>
              <w:pStyle w:val="Header"/>
              <w:tabs>
                <w:tab w:val="clear" w:pos="4320"/>
                <w:tab w:val="clear" w:pos="8640"/>
              </w:tabs>
              <w:spacing w:after="40"/>
              <w:jc w:val="center"/>
              <w:rPr>
                <w:rFonts w:ascii="Times New Roman" w:hAnsi="Times New Roman"/>
                <w:sz w:val="25"/>
                <w:szCs w:val="25"/>
              </w:rPr>
            </w:pPr>
            <w:r w:rsidRPr="009F2F13">
              <w:rPr>
                <w:rFonts w:ascii="Times New Roman" w:hAnsi="Times New Roman"/>
                <w:sz w:val="25"/>
                <w:szCs w:val="25"/>
              </w:rPr>
              <w:t>Mike Signaigo</w:t>
            </w:r>
          </w:p>
        </w:tc>
      </w:tr>
    </w:tbl>
    <w:p w14:paraId="517BB978" w14:textId="77777777" w:rsidR="0094311E" w:rsidRPr="002C0E6D" w:rsidRDefault="0094311E" w:rsidP="00D22200">
      <w:pPr>
        <w:pStyle w:val="Header"/>
        <w:tabs>
          <w:tab w:val="clear" w:pos="4320"/>
          <w:tab w:val="clear" w:pos="8640"/>
        </w:tabs>
        <w:spacing w:after="140"/>
        <w:rPr>
          <w:sz w:val="25"/>
          <w:szCs w:val="25"/>
        </w:rPr>
      </w:pPr>
    </w:p>
    <w:sectPr w:rsidR="0094311E" w:rsidRPr="002C0E6D" w:rsidSect="00475323">
      <w:headerReference w:type="default" r:id="rId9"/>
      <w:footerReference w:type="default" r:id="rId10"/>
      <w:pgSz w:w="12240" w:h="15840" w:code="1"/>
      <w:pgMar w:top="2016" w:right="1152" w:bottom="720" w:left="1152"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88A9E" w14:textId="77777777" w:rsidR="00475323" w:rsidRDefault="00475323">
      <w:r>
        <w:separator/>
      </w:r>
    </w:p>
  </w:endnote>
  <w:endnote w:type="continuationSeparator" w:id="0">
    <w:p w14:paraId="05A15264" w14:textId="77777777" w:rsidR="00475323" w:rsidRDefault="00475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D0F6A" w14:textId="77777777" w:rsidR="0043799A" w:rsidRDefault="0043799A" w:rsidP="00DC34F2">
    <w:pPr>
      <w:pStyle w:val="Footer"/>
      <w:spacing w:line="60" w:lineRule="exact"/>
      <w:rPr>
        <w:sz w:val="22"/>
        <w:szCs w:val="22"/>
      </w:rPr>
    </w:pPr>
  </w:p>
  <w:p w14:paraId="01D50B03" w14:textId="188A35DC"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887790">
      <w:rPr>
        <w:noProof/>
        <w:sz w:val="22"/>
        <w:szCs w:val="22"/>
      </w:rPr>
      <w:t>4</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887790">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D00E0E">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E8214" w14:textId="77777777" w:rsidR="00475323" w:rsidRDefault="00475323">
      <w:r>
        <w:separator/>
      </w:r>
    </w:p>
  </w:footnote>
  <w:footnote w:type="continuationSeparator" w:id="0">
    <w:p w14:paraId="74E1B2C7" w14:textId="77777777" w:rsidR="00475323" w:rsidRDefault="00475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7C1E9" w14:textId="77777777" w:rsidR="005567D6" w:rsidRDefault="005567D6" w:rsidP="005567D6">
    <w:pPr>
      <w:pStyle w:val="Header"/>
      <w:rPr>
        <w:rFonts w:ascii="Arial" w:hAnsi="Arial" w:cs="Arial"/>
      </w:rPr>
    </w:pPr>
    <w:r>
      <w:rPr>
        <w:noProof/>
      </w:rPr>
      <w:drawing>
        <wp:anchor distT="0" distB="0" distL="114300" distR="114300" simplePos="0" relativeHeight="251661312" behindDoc="0" locked="0" layoutInCell="1" allowOverlap="1" wp14:anchorId="6076C2D6" wp14:editId="471D789D">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0A8F5F4" wp14:editId="7CF06016">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9"/>
        <w:szCs w:val="19"/>
      </w:rPr>
      <mc:AlternateContent>
        <mc:Choice Requires="wps">
          <w:drawing>
            <wp:anchor distT="0" distB="0" distL="114300" distR="114300" simplePos="0" relativeHeight="251659264" behindDoc="0" locked="0" layoutInCell="1" allowOverlap="1" wp14:anchorId="2CA33304" wp14:editId="0BE8E038">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CC01F0" w14:textId="1D91B092" w:rsidR="005567D6" w:rsidRPr="00141C22" w:rsidRDefault="00141C22">
                          <w:pPr>
                            <w:pStyle w:val="Header"/>
                            <w:spacing w:before="40"/>
                            <w:ind w:right="1005"/>
                            <w:jc w:val="right"/>
                            <w:rPr>
                              <w:b/>
                              <w:sz w:val="27"/>
                              <w:szCs w:val="27"/>
                              <w:rPrChange w:id="6" w:author="Edythe Seflin" w:date="2024-03-14T17:00:00Z">
                                <w:rPr>
                                  <w:b/>
                                  <w:sz w:val="16"/>
                                  <w:szCs w:val="16"/>
                                </w:rPr>
                              </w:rPrChange>
                            </w:rPr>
                            <w:pPrChange w:id="7" w:author="Edythe Seflin" w:date="2024-03-14T17:00:00Z">
                              <w:pPr>
                                <w:pStyle w:val="Header"/>
                                <w:spacing w:before="40"/>
                                <w:jc w:val="right"/>
                              </w:pPr>
                            </w:pPrChange>
                          </w:pPr>
                          <w:r w:rsidRPr="00141C22">
                            <w:rPr>
                              <w:b/>
                              <w:sz w:val="27"/>
                              <w:szCs w:val="27"/>
                              <w:rPrChange w:id="8" w:author="Edythe Seflin" w:date="2024-03-14T17:00:00Z">
                                <w:rPr>
                                  <w:b/>
                                  <w:sz w:val="30"/>
                                  <w:szCs w:val="30"/>
                                </w:rPr>
                              </w:rPrChange>
                            </w:rPr>
                            <w:t>Work Order Verification</w:t>
                          </w:r>
                        </w:p>
                        <w:p w14:paraId="3C734B2D" w14:textId="19F0BA71" w:rsidR="005567D6" w:rsidRPr="00D86070" w:rsidRDefault="005567D6" w:rsidP="005567D6">
                          <w:pPr>
                            <w:pStyle w:val="Header"/>
                            <w:spacing w:before="40"/>
                            <w:jc w:val="right"/>
                            <w:rPr>
                              <w:b/>
                              <w:sz w:val="25"/>
                              <w:szCs w:val="25"/>
                            </w:rPr>
                          </w:pPr>
                          <w:r w:rsidRPr="007F72C4">
                            <w:rPr>
                              <w:b/>
                              <w:sz w:val="27"/>
                              <w:szCs w:val="27"/>
                            </w:rPr>
                            <w:t xml:space="preserve">QSP </w:t>
                          </w:r>
                          <w:r w:rsidRPr="005567D6">
                            <w:rPr>
                              <w:b/>
                              <w:sz w:val="27"/>
                              <w:szCs w:val="27"/>
                            </w:rPr>
                            <w:t>10.2</w:t>
                          </w:r>
                          <w:r>
                            <w:rPr>
                              <w:b/>
                              <w:sz w:val="27"/>
                              <w:szCs w:val="27"/>
                            </w:rPr>
                            <w:t xml:space="preserve">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33304" id="Rectangle 4" o:spid="_x0000_s1026" style="position:absolute;margin-left:-59.9pt;margin-top:-22.85pt;width:619.2pt;height:6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5BCC01F0" w14:textId="1D91B092" w:rsidR="005567D6" w:rsidRPr="00141C22" w:rsidRDefault="00141C22" w:rsidP="00141C22">
                    <w:pPr>
                      <w:pStyle w:val="Header"/>
                      <w:spacing w:before="40"/>
                      <w:ind w:right="1005"/>
                      <w:jc w:val="right"/>
                      <w:rPr>
                        <w:b/>
                        <w:sz w:val="27"/>
                        <w:szCs w:val="27"/>
                        <w:rPrChange w:id="4" w:author="Edythe Seflin" w:date="2024-03-14T17:00:00Z">
                          <w:rPr>
                            <w:b/>
                            <w:sz w:val="16"/>
                            <w:szCs w:val="16"/>
                          </w:rPr>
                        </w:rPrChange>
                      </w:rPr>
                      <w:pPrChange w:id="5" w:author="Edythe Seflin" w:date="2024-03-14T17:00:00Z">
                        <w:pPr>
                          <w:pStyle w:val="Header"/>
                          <w:spacing w:before="40"/>
                          <w:jc w:val="right"/>
                        </w:pPr>
                      </w:pPrChange>
                    </w:pPr>
                    <w:r w:rsidRPr="00141C22">
                      <w:rPr>
                        <w:b/>
                        <w:sz w:val="27"/>
                        <w:szCs w:val="27"/>
                        <w:rPrChange w:id="6" w:author="Edythe Seflin" w:date="2024-03-14T17:00:00Z">
                          <w:rPr>
                            <w:b/>
                            <w:sz w:val="30"/>
                            <w:szCs w:val="30"/>
                          </w:rPr>
                        </w:rPrChange>
                      </w:rPr>
                      <w:t>Work Order Verification</w:t>
                    </w:r>
                  </w:p>
                  <w:p w14:paraId="3C734B2D" w14:textId="19F0BA71" w:rsidR="005567D6" w:rsidRPr="00D86070" w:rsidRDefault="005567D6" w:rsidP="005567D6">
                    <w:pPr>
                      <w:pStyle w:val="Header"/>
                      <w:spacing w:before="40"/>
                      <w:jc w:val="right"/>
                      <w:rPr>
                        <w:b/>
                        <w:sz w:val="25"/>
                        <w:szCs w:val="25"/>
                      </w:rPr>
                    </w:pPr>
                    <w:r w:rsidRPr="007F72C4">
                      <w:rPr>
                        <w:b/>
                        <w:sz w:val="27"/>
                        <w:szCs w:val="27"/>
                      </w:rPr>
                      <w:t xml:space="preserve">QSP </w:t>
                    </w:r>
                    <w:r w:rsidRPr="005567D6">
                      <w:rPr>
                        <w:b/>
                        <w:sz w:val="27"/>
                        <w:szCs w:val="27"/>
                      </w:rPr>
                      <w:t>10.2</w:t>
                    </w:r>
                    <w:r>
                      <w:rPr>
                        <w:b/>
                        <w:sz w:val="27"/>
                        <w:szCs w:val="27"/>
                      </w:rPr>
                      <w:t xml:space="preserve"> </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v:textbox>
              <w10:wrap anchorx="margin"/>
            </v:rect>
          </w:pict>
        </mc:Fallback>
      </mc:AlternateContent>
    </w:r>
    <w:r w:rsidRPr="00477FBE">
      <w:rPr>
        <w:rFonts w:ascii="Arial" w:hAnsi="Arial" w:cs="Arial"/>
        <w:noProof/>
      </w:rPr>
      <w:t xml:space="preserve"> </w:t>
    </w:r>
  </w:p>
  <w:p w14:paraId="6D06B14A" w14:textId="542AEA04" w:rsidR="0029736A" w:rsidRPr="005567D6" w:rsidRDefault="0029736A" w:rsidP="00556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157"/>
    <w:multiLevelType w:val="hybridMultilevel"/>
    <w:tmpl w:val="22E04850"/>
    <w:lvl w:ilvl="0" w:tplc="FFFFFFFF">
      <w:start w:val="1"/>
      <w:numFmt w:val="bullet"/>
      <w:lvlText w:val=""/>
      <w:lvlJc w:val="left"/>
      <w:pPr>
        <w:ind w:left="720" w:hanging="360"/>
      </w:pPr>
      <w:rPr>
        <w:rFonts w:ascii="Symbol" w:hAnsi="Symbol" w:hint="default"/>
      </w:rPr>
    </w:lvl>
    <w:lvl w:ilvl="1" w:tplc="23A848A2">
      <w:start w:val="1"/>
      <w:numFmt w:val="bullet"/>
      <w:lvlText w:val="⁃"/>
      <w:lvlJc w:val="righ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72B17"/>
    <w:multiLevelType w:val="hybridMultilevel"/>
    <w:tmpl w:val="757A2F8A"/>
    <w:lvl w:ilvl="0" w:tplc="04090001">
      <w:start w:val="1"/>
      <w:numFmt w:val="bullet"/>
      <w:lvlText w:val=""/>
      <w:lvlJc w:val="left"/>
      <w:pPr>
        <w:ind w:left="720" w:hanging="360"/>
      </w:pPr>
      <w:rPr>
        <w:rFonts w:ascii="Symbol" w:hAnsi="Symbol" w:hint="default"/>
        <w:sz w:val="25"/>
        <w:szCs w:val="25"/>
      </w:rPr>
    </w:lvl>
    <w:lvl w:ilvl="1" w:tplc="3EFC9A02">
      <w:start w:val="1"/>
      <w:numFmt w:val="bullet"/>
      <w:lvlText w:val="o"/>
      <w:lvlJc w:val="left"/>
      <w:pPr>
        <w:ind w:left="1440" w:hanging="360"/>
      </w:pPr>
      <w:rPr>
        <w:rFonts w:ascii="Courier New" w:hAnsi="Courier New" w:cs="Courier New" w:hint="default"/>
        <w:b w:val="0"/>
        <w:bCs w:val="0"/>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13089F"/>
    <w:multiLevelType w:val="hybridMultilevel"/>
    <w:tmpl w:val="6DEEB07E"/>
    <w:lvl w:ilvl="0" w:tplc="512800DC">
      <w:start w:val="1"/>
      <w:numFmt w:val="upperLetter"/>
      <w:lvlText w:val="%1."/>
      <w:lvlJc w:val="left"/>
      <w:pPr>
        <w:ind w:left="360" w:hanging="360"/>
      </w:pPr>
      <w:rPr>
        <w:rFonts w:hint="default"/>
        <w:b w:val="0"/>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F2E27"/>
    <w:multiLevelType w:val="hybridMultilevel"/>
    <w:tmpl w:val="AA78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B6752"/>
    <w:multiLevelType w:val="hybridMultilevel"/>
    <w:tmpl w:val="274AB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14282A"/>
    <w:multiLevelType w:val="hybridMultilevel"/>
    <w:tmpl w:val="F0AC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191011"/>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154C6C"/>
    <w:multiLevelType w:val="hybridMultilevel"/>
    <w:tmpl w:val="6972DBA6"/>
    <w:lvl w:ilvl="0" w:tplc="AF18D222">
      <w:start w:val="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E07DF4"/>
    <w:multiLevelType w:val="hybridMultilevel"/>
    <w:tmpl w:val="8F0AD866"/>
    <w:lvl w:ilvl="0" w:tplc="E6F4C2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87354">
    <w:abstractNumId w:val="13"/>
  </w:num>
  <w:num w:numId="2" w16cid:durableId="2011250270">
    <w:abstractNumId w:val="4"/>
  </w:num>
  <w:num w:numId="3" w16cid:durableId="1193693390">
    <w:abstractNumId w:val="1"/>
  </w:num>
  <w:num w:numId="4" w16cid:durableId="1636326227">
    <w:abstractNumId w:val="9"/>
  </w:num>
  <w:num w:numId="5" w16cid:durableId="74212681">
    <w:abstractNumId w:val="5"/>
  </w:num>
  <w:num w:numId="6" w16cid:durableId="2107386590">
    <w:abstractNumId w:val="10"/>
  </w:num>
  <w:num w:numId="7" w16cid:durableId="1465082481">
    <w:abstractNumId w:val="12"/>
  </w:num>
  <w:num w:numId="8" w16cid:durableId="796875593">
    <w:abstractNumId w:val="8"/>
  </w:num>
  <w:num w:numId="9" w16cid:durableId="1928420448">
    <w:abstractNumId w:val="11"/>
  </w:num>
  <w:num w:numId="10" w16cid:durableId="872770196">
    <w:abstractNumId w:val="15"/>
  </w:num>
  <w:num w:numId="11" w16cid:durableId="1337683056">
    <w:abstractNumId w:val="14"/>
  </w:num>
  <w:num w:numId="12" w16cid:durableId="580287467">
    <w:abstractNumId w:val="6"/>
  </w:num>
  <w:num w:numId="13" w16cid:durableId="460265287">
    <w:abstractNumId w:val="7"/>
  </w:num>
  <w:num w:numId="14" w16cid:durableId="2078045831">
    <w:abstractNumId w:val="3"/>
  </w:num>
  <w:num w:numId="15" w16cid:durableId="1641031555">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7715636">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Olea">
    <w15:presenceInfo w15:providerId="AD" w15:userId="S::brian.olea@burrana.aero::d8d39cc3-6fee-4f10-8d13-fd583ce79e81"/>
  </w15:person>
  <w15:person w15:author="Edythe Seflin">
    <w15:presenceInfo w15:providerId="AD" w15:userId="S::eseflin@IMSMETALS.com::2866c911-7818-488a-82e9-78b7a72cdd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1E4"/>
    <w:rsid w:val="00010793"/>
    <w:rsid w:val="0001162E"/>
    <w:rsid w:val="000138F3"/>
    <w:rsid w:val="00013DFE"/>
    <w:rsid w:val="00016D35"/>
    <w:rsid w:val="00017280"/>
    <w:rsid w:val="00022C8D"/>
    <w:rsid w:val="00024562"/>
    <w:rsid w:val="000271F4"/>
    <w:rsid w:val="000311A2"/>
    <w:rsid w:val="00031ED9"/>
    <w:rsid w:val="00032FE7"/>
    <w:rsid w:val="0003314C"/>
    <w:rsid w:val="00033F16"/>
    <w:rsid w:val="000345A1"/>
    <w:rsid w:val="000347EF"/>
    <w:rsid w:val="00036CB6"/>
    <w:rsid w:val="00040E12"/>
    <w:rsid w:val="00043AA3"/>
    <w:rsid w:val="0004480D"/>
    <w:rsid w:val="00045746"/>
    <w:rsid w:val="00050A06"/>
    <w:rsid w:val="00051304"/>
    <w:rsid w:val="000534D5"/>
    <w:rsid w:val="00053CDE"/>
    <w:rsid w:val="0005482C"/>
    <w:rsid w:val="00055252"/>
    <w:rsid w:val="000558A9"/>
    <w:rsid w:val="00056D59"/>
    <w:rsid w:val="000576C8"/>
    <w:rsid w:val="00057FEB"/>
    <w:rsid w:val="000610DA"/>
    <w:rsid w:val="00061286"/>
    <w:rsid w:val="000613C3"/>
    <w:rsid w:val="00061400"/>
    <w:rsid w:val="000620C8"/>
    <w:rsid w:val="000630D5"/>
    <w:rsid w:val="00063179"/>
    <w:rsid w:val="0006347B"/>
    <w:rsid w:val="00065399"/>
    <w:rsid w:val="00065BA1"/>
    <w:rsid w:val="0006630D"/>
    <w:rsid w:val="00066A01"/>
    <w:rsid w:val="000701AA"/>
    <w:rsid w:val="00070340"/>
    <w:rsid w:val="00070F7F"/>
    <w:rsid w:val="00071FA0"/>
    <w:rsid w:val="000720E2"/>
    <w:rsid w:val="00074159"/>
    <w:rsid w:val="00074853"/>
    <w:rsid w:val="000749E3"/>
    <w:rsid w:val="00074E1B"/>
    <w:rsid w:val="0007609F"/>
    <w:rsid w:val="00077313"/>
    <w:rsid w:val="0008031B"/>
    <w:rsid w:val="00081353"/>
    <w:rsid w:val="000823D6"/>
    <w:rsid w:val="00082B06"/>
    <w:rsid w:val="00083433"/>
    <w:rsid w:val="0008471C"/>
    <w:rsid w:val="00085197"/>
    <w:rsid w:val="00085A1B"/>
    <w:rsid w:val="00086DEA"/>
    <w:rsid w:val="000905DC"/>
    <w:rsid w:val="0009145B"/>
    <w:rsid w:val="0009184C"/>
    <w:rsid w:val="00091A1D"/>
    <w:rsid w:val="00093BDE"/>
    <w:rsid w:val="000943DA"/>
    <w:rsid w:val="00096DD0"/>
    <w:rsid w:val="00097990"/>
    <w:rsid w:val="000A1E7B"/>
    <w:rsid w:val="000A1FB3"/>
    <w:rsid w:val="000A1FF9"/>
    <w:rsid w:val="000A57DC"/>
    <w:rsid w:val="000A5813"/>
    <w:rsid w:val="000B012A"/>
    <w:rsid w:val="000B10E9"/>
    <w:rsid w:val="000B113F"/>
    <w:rsid w:val="000B2DC7"/>
    <w:rsid w:val="000B446A"/>
    <w:rsid w:val="000B524C"/>
    <w:rsid w:val="000B55F1"/>
    <w:rsid w:val="000B5949"/>
    <w:rsid w:val="000B68E5"/>
    <w:rsid w:val="000B7ABC"/>
    <w:rsid w:val="000B7CBD"/>
    <w:rsid w:val="000C033B"/>
    <w:rsid w:val="000C0AE1"/>
    <w:rsid w:val="000C0CD8"/>
    <w:rsid w:val="000C1CD9"/>
    <w:rsid w:val="000C222E"/>
    <w:rsid w:val="000C37E2"/>
    <w:rsid w:val="000C3A43"/>
    <w:rsid w:val="000C3CA4"/>
    <w:rsid w:val="000C4479"/>
    <w:rsid w:val="000C5023"/>
    <w:rsid w:val="000C7D34"/>
    <w:rsid w:val="000D0235"/>
    <w:rsid w:val="000D0496"/>
    <w:rsid w:val="000D0646"/>
    <w:rsid w:val="000D155D"/>
    <w:rsid w:val="000D1835"/>
    <w:rsid w:val="000D25B5"/>
    <w:rsid w:val="000D276B"/>
    <w:rsid w:val="000D3349"/>
    <w:rsid w:val="000D4DA5"/>
    <w:rsid w:val="000E0548"/>
    <w:rsid w:val="000E1753"/>
    <w:rsid w:val="000E17BD"/>
    <w:rsid w:val="000E1EB4"/>
    <w:rsid w:val="000E239B"/>
    <w:rsid w:val="000E2977"/>
    <w:rsid w:val="000E7265"/>
    <w:rsid w:val="000F030A"/>
    <w:rsid w:val="000F2AF5"/>
    <w:rsid w:val="000F50E9"/>
    <w:rsid w:val="000F7910"/>
    <w:rsid w:val="0010080A"/>
    <w:rsid w:val="0010224F"/>
    <w:rsid w:val="0010689C"/>
    <w:rsid w:val="0010702E"/>
    <w:rsid w:val="00107E19"/>
    <w:rsid w:val="00111EB7"/>
    <w:rsid w:val="001161DE"/>
    <w:rsid w:val="001169FD"/>
    <w:rsid w:val="00116ED3"/>
    <w:rsid w:val="00117A6A"/>
    <w:rsid w:val="0012009D"/>
    <w:rsid w:val="0012216C"/>
    <w:rsid w:val="001221A2"/>
    <w:rsid w:val="00124754"/>
    <w:rsid w:val="001248B2"/>
    <w:rsid w:val="00126249"/>
    <w:rsid w:val="00126814"/>
    <w:rsid w:val="00126F81"/>
    <w:rsid w:val="00126F95"/>
    <w:rsid w:val="00127C29"/>
    <w:rsid w:val="001324B8"/>
    <w:rsid w:val="001414A0"/>
    <w:rsid w:val="001416AE"/>
    <w:rsid w:val="00141C22"/>
    <w:rsid w:val="00142ADA"/>
    <w:rsid w:val="00142DC5"/>
    <w:rsid w:val="00145F48"/>
    <w:rsid w:val="001462D4"/>
    <w:rsid w:val="00146BE0"/>
    <w:rsid w:val="00147E43"/>
    <w:rsid w:val="00150BA5"/>
    <w:rsid w:val="0015200B"/>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21D5"/>
    <w:rsid w:val="0017233C"/>
    <w:rsid w:val="0017397B"/>
    <w:rsid w:val="00174782"/>
    <w:rsid w:val="00174C7F"/>
    <w:rsid w:val="0017653E"/>
    <w:rsid w:val="00177F1A"/>
    <w:rsid w:val="00180E8C"/>
    <w:rsid w:val="001833AB"/>
    <w:rsid w:val="0018422B"/>
    <w:rsid w:val="001855A1"/>
    <w:rsid w:val="0018681A"/>
    <w:rsid w:val="00193586"/>
    <w:rsid w:val="00194068"/>
    <w:rsid w:val="00194A02"/>
    <w:rsid w:val="0019502C"/>
    <w:rsid w:val="001954AD"/>
    <w:rsid w:val="0019798B"/>
    <w:rsid w:val="001A0067"/>
    <w:rsid w:val="001A04D2"/>
    <w:rsid w:val="001A14C8"/>
    <w:rsid w:val="001A3B10"/>
    <w:rsid w:val="001A4CF7"/>
    <w:rsid w:val="001A5273"/>
    <w:rsid w:val="001A56C5"/>
    <w:rsid w:val="001A74BB"/>
    <w:rsid w:val="001B0FCB"/>
    <w:rsid w:val="001B107F"/>
    <w:rsid w:val="001B1D4A"/>
    <w:rsid w:val="001B2685"/>
    <w:rsid w:val="001B4B49"/>
    <w:rsid w:val="001B51E7"/>
    <w:rsid w:val="001B6F1B"/>
    <w:rsid w:val="001C03A8"/>
    <w:rsid w:val="001C1732"/>
    <w:rsid w:val="001C2026"/>
    <w:rsid w:val="001C21B2"/>
    <w:rsid w:val="001C2D65"/>
    <w:rsid w:val="001C2E55"/>
    <w:rsid w:val="001C2ECB"/>
    <w:rsid w:val="001C3532"/>
    <w:rsid w:val="001C63ED"/>
    <w:rsid w:val="001C6562"/>
    <w:rsid w:val="001C67A3"/>
    <w:rsid w:val="001D01B4"/>
    <w:rsid w:val="001D0528"/>
    <w:rsid w:val="001D0903"/>
    <w:rsid w:val="001D0D4D"/>
    <w:rsid w:val="001D1CCE"/>
    <w:rsid w:val="001D4010"/>
    <w:rsid w:val="001D6638"/>
    <w:rsid w:val="001D6C03"/>
    <w:rsid w:val="001D7564"/>
    <w:rsid w:val="001E4E99"/>
    <w:rsid w:val="001E535B"/>
    <w:rsid w:val="001F0EEF"/>
    <w:rsid w:val="001F113E"/>
    <w:rsid w:val="001F1418"/>
    <w:rsid w:val="001F5655"/>
    <w:rsid w:val="001F5BD0"/>
    <w:rsid w:val="001F659D"/>
    <w:rsid w:val="001F670E"/>
    <w:rsid w:val="001F6B53"/>
    <w:rsid w:val="001F6B7D"/>
    <w:rsid w:val="001F7E5B"/>
    <w:rsid w:val="00200ACC"/>
    <w:rsid w:val="0020371D"/>
    <w:rsid w:val="002044E3"/>
    <w:rsid w:val="00206D36"/>
    <w:rsid w:val="002107EB"/>
    <w:rsid w:val="0021084A"/>
    <w:rsid w:val="00210D25"/>
    <w:rsid w:val="00212026"/>
    <w:rsid w:val="0021320B"/>
    <w:rsid w:val="00213512"/>
    <w:rsid w:val="002151EC"/>
    <w:rsid w:val="002158D2"/>
    <w:rsid w:val="00215CDC"/>
    <w:rsid w:val="002237A7"/>
    <w:rsid w:val="002241EA"/>
    <w:rsid w:val="00224CBE"/>
    <w:rsid w:val="00226DF2"/>
    <w:rsid w:val="00226F21"/>
    <w:rsid w:val="00227871"/>
    <w:rsid w:val="00227D33"/>
    <w:rsid w:val="00231178"/>
    <w:rsid w:val="002311D1"/>
    <w:rsid w:val="002330B5"/>
    <w:rsid w:val="002338E1"/>
    <w:rsid w:val="00234D60"/>
    <w:rsid w:val="00235048"/>
    <w:rsid w:val="0023567C"/>
    <w:rsid w:val="002356ED"/>
    <w:rsid w:val="00235A56"/>
    <w:rsid w:val="00237190"/>
    <w:rsid w:val="00237691"/>
    <w:rsid w:val="00241601"/>
    <w:rsid w:val="00241E99"/>
    <w:rsid w:val="00242B3B"/>
    <w:rsid w:val="00242FED"/>
    <w:rsid w:val="00244873"/>
    <w:rsid w:val="00246197"/>
    <w:rsid w:val="0025028F"/>
    <w:rsid w:val="0025413C"/>
    <w:rsid w:val="00254F27"/>
    <w:rsid w:val="00256218"/>
    <w:rsid w:val="0026087D"/>
    <w:rsid w:val="002618B5"/>
    <w:rsid w:val="00263755"/>
    <w:rsid w:val="00263ACA"/>
    <w:rsid w:val="002658AA"/>
    <w:rsid w:val="00266C88"/>
    <w:rsid w:val="00271A22"/>
    <w:rsid w:val="00271C8B"/>
    <w:rsid w:val="00272F3E"/>
    <w:rsid w:val="002765C1"/>
    <w:rsid w:val="00277CA9"/>
    <w:rsid w:val="00280116"/>
    <w:rsid w:val="00281545"/>
    <w:rsid w:val="002826BD"/>
    <w:rsid w:val="00284AE9"/>
    <w:rsid w:val="00285AB8"/>
    <w:rsid w:val="0028670A"/>
    <w:rsid w:val="00286913"/>
    <w:rsid w:val="00286FFD"/>
    <w:rsid w:val="00287524"/>
    <w:rsid w:val="0029518B"/>
    <w:rsid w:val="002971DD"/>
    <w:rsid w:val="0029736A"/>
    <w:rsid w:val="00297919"/>
    <w:rsid w:val="002A0E70"/>
    <w:rsid w:val="002A1119"/>
    <w:rsid w:val="002A2314"/>
    <w:rsid w:val="002A4D76"/>
    <w:rsid w:val="002B1100"/>
    <w:rsid w:val="002B25AA"/>
    <w:rsid w:val="002B5F47"/>
    <w:rsid w:val="002B6906"/>
    <w:rsid w:val="002C07E8"/>
    <w:rsid w:val="002C0E6D"/>
    <w:rsid w:val="002C1A7D"/>
    <w:rsid w:val="002C475C"/>
    <w:rsid w:val="002C4780"/>
    <w:rsid w:val="002C5350"/>
    <w:rsid w:val="002C564A"/>
    <w:rsid w:val="002D0719"/>
    <w:rsid w:val="002D1843"/>
    <w:rsid w:val="002D190E"/>
    <w:rsid w:val="002D1BC7"/>
    <w:rsid w:val="002D21E3"/>
    <w:rsid w:val="002D4159"/>
    <w:rsid w:val="002D444D"/>
    <w:rsid w:val="002D4B31"/>
    <w:rsid w:val="002D4B53"/>
    <w:rsid w:val="002D58F6"/>
    <w:rsid w:val="002D6C7F"/>
    <w:rsid w:val="002D6D87"/>
    <w:rsid w:val="002D76CC"/>
    <w:rsid w:val="002E51E9"/>
    <w:rsid w:val="002E536D"/>
    <w:rsid w:val="002E5811"/>
    <w:rsid w:val="002E5E0A"/>
    <w:rsid w:val="002E7014"/>
    <w:rsid w:val="002E7460"/>
    <w:rsid w:val="002F1A83"/>
    <w:rsid w:val="002F260C"/>
    <w:rsid w:val="002F444B"/>
    <w:rsid w:val="003027A9"/>
    <w:rsid w:val="00304DC5"/>
    <w:rsid w:val="0030623B"/>
    <w:rsid w:val="00306BD3"/>
    <w:rsid w:val="0031047A"/>
    <w:rsid w:val="00311162"/>
    <w:rsid w:val="003115FF"/>
    <w:rsid w:val="003125D6"/>
    <w:rsid w:val="003127E5"/>
    <w:rsid w:val="0031281C"/>
    <w:rsid w:val="00313117"/>
    <w:rsid w:val="00313126"/>
    <w:rsid w:val="0031380C"/>
    <w:rsid w:val="00314CC0"/>
    <w:rsid w:val="00316AF6"/>
    <w:rsid w:val="0032016B"/>
    <w:rsid w:val="003206BE"/>
    <w:rsid w:val="00321169"/>
    <w:rsid w:val="0032298B"/>
    <w:rsid w:val="0032558D"/>
    <w:rsid w:val="00325DB6"/>
    <w:rsid w:val="003266F7"/>
    <w:rsid w:val="0033245C"/>
    <w:rsid w:val="003325F9"/>
    <w:rsid w:val="00333318"/>
    <w:rsid w:val="00333C55"/>
    <w:rsid w:val="00337983"/>
    <w:rsid w:val="00337CAE"/>
    <w:rsid w:val="00337E05"/>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F58"/>
    <w:rsid w:val="0037119E"/>
    <w:rsid w:val="00371F38"/>
    <w:rsid w:val="003725C3"/>
    <w:rsid w:val="00373E05"/>
    <w:rsid w:val="0037437D"/>
    <w:rsid w:val="00376B1B"/>
    <w:rsid w:val="00377539"/>
    <w:rsid w:val="0037754A"/>
    <w:rsid w:val="00377EED"/>
    <w:rsid w:val="00381884"/>
    <w:rsid w:val="00382062"/>
    <w:rsid w:val="003826E9"/>
    <w:rsid w:val="00383567"/>
    <w:rsid w:val="003836E9"/>
    <w:rsid w:val="00385C7D"/>
    <w:rsid w:val="0038663F"/>
    <w:rsid w:val="00387101"/>
    <w:rsid w:val="00390CE9"/>
    <w:rsid w:val="0039107A"/>
    <w:rsid w:val="003931C2"/>
    <w:rsid w:val="00393BB1"/>
    <w:rsid w:val="00396174"/>
    <w:rsid w:val="00396712"/>
    <w:rsid w:val="00397801"/>
    <w:rsid w:val="00397FEB"/>
    <w:rsid w:val="003A0CE8"/>
    <w:rsid w:val="003A348B"/>
    <w:rsid w:val="003A4873"/>
    <w:rsid w:val="003A4D39"/>
    <w:rsid w:val="003A4EAA"/>
    <w:rsid w:val="003A515B"/>
    <w:rsid w:val="003A55F3"/>
    <w:rsid w:val="003A6171"/>
    <w:rsid w:val="003A76B0"/>
    <w:rsid w:val="003B2592"/>
    <w:rsid w:val="003B338A"/>
    <w:rsid w:val="003B374F"/>
    <w:rsid w:val="003B4812"/>
    <w:rsid w:val="003B53F1"/>
    <w:rsid w:val="003B73B2"/>
    <w:rsid w:val="003C3293"/>
    <w:rsid w:val="003C3904"/>
    <w:rsid w:val="003C47D6"/>
    <w:rsid w:val="003C4C81"/>
    <w:rsid w:val="003C5098"/>
    <w:rsid w:val="003C53D0"/>
    <w:rsid w:val="003C5CF8"/>
    <w:rsid w:val="003C716A"/>
    <w:rsid w:val="003D12D9"/>
    <w:rsid w:val="003D13F5"/>
    <w:rsid w:val="003D2074"/>
    <w:rsid w:val="003D2558"/>
    <w:rsid w:val="003D34E5"/>
    <w:rsid w:val="003D4BFF"/>
    <w:rsid w:val="003D524C"/>
    <w:rsid w:val="003D6CA3"/>
    <w:rsid w:val="003D7C14"/>
    <w:rsid w:val="003D7DAD"/>
    <w:rsid w:val="003E15D9"/>
    <w:rsid w:val="003E1E6B"/>
    <w:rsid w:val="003E2FD2"/>
    <w:rsid w:val="003E3113"/>
    <w:rsid w:val="003E39F1"/>
    <w:rsid w:val="003E5134"/>
    <w:rsid w:val="003E610A"/>
    <w:rsid w:val="003E628D"/>
    <w:rsid w:val="003E6B69"/>
    <w:rsid w:val="003E74D8"/>
    <w:rsid w:val="003F1886"/>
    <w:rsid w:val="003F202B"/>
    <w:rsid w:val="003F37B0"/>
    <w:rsid w:val="003F3A30"/>
    <w:rsid w:val="003F3DC8"/>
    <w:rsid w:val="003F69AF"/>
    <w:rsid w:val="003F7233"/>
    <w:rsid w:val="00401494"/>
    <w:rsid w:val="00401E64"/>
    <w:rsid w:val="00402127"/>
    <w:rsid w:val="00404BC0"/>
    <w:rsid w:val="00404E4C"/>
    <w:rsid w:val="00406694"/>
    <w:rsid w:val="00406B5D"/>
    <w:rsid w:val="004074EB"/>
    <w:rsid w:val="00407534"/>
    <w:rsid w:val="00410B49"/>
    <w:rsid w:val="0041136D"/>
    <w:rsid w:val="0041354A"/>
    <w:rsid w:val="004145F0"/>
    <w:rsid w:val="0041509E"/>
    <w:rsid w:val="00415249"/>
    <w:rsid w:val="0041694A"/>
    <w:rsid w:val="00417CFA"/>
    <w:rsid w:val="00417FD3"/>
    <w:rsid w:val="0042087C"/>
    <w:rsid w:val="00422FAF"/>
    <w:rsid w:val="004244F0"/>
    <w:rsid w:val="004246A1"/>
    <w:rsid w:val="00424BA1"/>
    <w:rsid w:val="00424FA0"/>
    <w:rsid w:val="00425EFD"/>
    <w:rsid w:val="00426297"/>
    <w:rsid w:val="00427D58"/>
    <w:rsid w:val="004307A0"/>
    <w:rsid w:val="00430E64"/>
    <w:rsid w:val="00430F13"/>
    <w:rsid w:val="004311B9"/>
    <w:rsid w:val="00432212"/>
    <w:rsid w:val="00433B32"/>
    <w:rsid w:val="00434E7B"/>
    <w:rsid w:val="0043556F"/>
    <w:rsid w:val="0043799A"/>
    <w:rsid w:val="004416A3"/>
    <w:rsid w:val="00441E46"/>
    <w:rsid w:val="00443406"/>
    <w:rsid w:val="00443A14"/>
    <w:rsid w:val="00447F86"/>
    <w:rsid w:val="0045051F"/>
    <w:rsid w:val="00450E95"/>
    <w:rsid w:val="00453375"/>
    <w:rsid w:val="00453C6E"/>
    <w:rsid w:val="004541A5"/>
    <w:rsid w:val="00454CC7"/>
    <w:rsid w:val="00455322"/>
    <w:rsid w:val="004557FE"/>
    <w:rsid w:val="0045644F"/>
    <w:rsid w:val="0045686D"/>
    <w:rsid w:val="00457DEE"/>
    <w:rsid w:val="00460CE8"/>
    <w:rsid w:val="00461601"/>
    <w:rsid w:val="00461EAE"/>
    <w:rsid w:val="00463531"/>
    <w:rsid w:val="004637AA"/>
    <w:rsid w:val="00463EB8"/>
    <w:rsid w:val="00463FA6"/>
    <w:rsid w:val="00465357"/>
    <w:rsid w:val="004669C3"/>
    <w:rsid w:val="00467D23"/>
    <w:rsid w:val="00470168"/>
    <w:rsid w:val="00470F21"/>
    <w:rsid w:val="00472F7F"/>
    <w:rsid w:val="00474B40"/>
    <w:rsid w:val="00475323"/>
    <w:rsid w:val="004765CD"/>
    <w:rsid w:val="00477FBE"/>
    <w:rsid w:val="00480040"/>
    <w:rsid w:val="0048179A"/>
    <w:rsid w:val="00481A56"/>
    <w:rsid w:val="004842E5"/>
    <w:rsid w:val="00484374"/>
    <w:rsid w:val="00486455"/>
    <w:rsid w:val="00486621"/>
    <w:rsid w:val="00487625"/>
    <w:rsid w:val="00487AF6"/>
    <w:rsid w:val="004900F3"/>
    <w:rsid w:val="00490715"/>
    <w:rsid w:val="0049296E"/>
    <w:rsid w:val="004935E0"/>
    <w:rsid w:val="004951E9"/>
    <w:rsid w:val="004A07B0"/>
    <w:rsid w:val="004A0A5C"/>
    <w:rsid w:val="004A199E"/>
    <w:rsid w:val="004A342D"/>
    <w:rsid w:val="004A5138"/>
    <w:rsid w:val="004A5160"/>
    <w:rsid w:val="004A5FB4"/>
    <w:rsid w:val="004A6569"/>
    <w:rsid w:val="004A70F0"/>
    <w:rsid w:val="004B12BC"/>
    <w:rsid w:val="004B1F02"/>
    <w:rsid w:val="004B2DE9"/>
    <w:rsid w:val="004B3329"/>
    <w:rsid w:val="004B38BE"/>
    <w:rsid w:val="004B38FF"/>
    <w:rsid w:val="004B40AA"/>
    <w:rsid w:val="004B4A35"/>
    <w:rsid w:val="004B7558"/>
    <w:rsid w:val="004B7F3F"/>
    <w:rsid w:val="004C0786"/>
    <w:rsid w:val="004C68A1"/>
    <w:rsid w:val="004C6F15"/>
    <w:rsid w:val="004C7B6F"/>
    <w:rsid w:val="004D00FD"/>
    <w:rsid w:val="004D1597"/>
    <w:rsid w:val="004D1FD2"/>
    <w:rsid w:val="004D6A1D"/>
    <w:rsid w:val="004D7F3E"/>
    <w:rsid w:val="004E0EBF"/>
    <w:rsid w:val="004E2E54"/>
    <w:rsid w:val="004E390F"/>
    <w:rsid w:val="004E5211"/>
    <w:rsid w:val="004E7960"/>
    <w:rsid w:val="004F3F1B"/>
    <w:rsid w:val="004F560E"/>
    <w:rsid w:val="004F6264"/>
    <w:rsid w:val="004F681B"/>
    <w:rsid w:val="004F6ABD"/>
    <w:rsid w:val="004F7D37"/>
    <w:rsid w:val="00501B4F"/>
    <w:rsid w:val="00501EF6"/>
    <w:rsid w:val="00504728"/>
    <w:rsid w:val="00505638"/>
    <w:rsid w:val="00505DF3"/>
    <w:rsid w:val="005104D9"/>
    <w:rsid w:val="00510618"/>
    <w:rsid w:val="00510857"/>
    <w:rsid w:val="00511D57"/>
    <w:rsid w:val="005123EE"/>
    <w:rsid w:val="0051526F"/>
    <w:rsid w:val="00516C36"/>
    <w:rsid w:val="005205E0"/>
    <w:rsid w:val="00521B1B"/>
    <w:rsid w:val="00522239"/>
    <w:rsid w:val="00523403"/>
    <w:rsid w:val="00523CD7"/>
    <w:rsid w:val="00524BF6"/>
    <w:rsid w:val="00524FE1"/>
    <w:rsid w:val="005252F7"/>
    <w:rsid w:val="00525ACC"/>
    <w:rsid w:val="005263D4"/>
    <w:rsid w:val="005265D3"/>
    <w:rsid w:val="0053052A"/>
    <w:rsid w:val="005305B2"/>
    <w:rsid w:val="00530D01"/>
    <w:rsid w:val="0053118B"/>
    <w:rsid w:val="005318AB"/>
    <w:rsid w:val="00534497"/>
    <w:rsid w:val="0053450F"/>
    <w:rsid w:val="005347EF"/>
    <w:rsid w:val="00535D02"/>
    <w:rsid w:val="00535E0A"/>
    <w:rsid w:val="00536CD7"/>
    <w:rsid w:val="005402E0"/>
    <w:rsid w:val="00540326"/>
    <w:rsid w:val="00541686"/>
    <w:rsid w:val="0054291B"/>
    <w:rsid w:val="00542A97"/>
    <w:rsid w:val="00542A98"/>
    <w:rsid w:val="005446D3"/>
    <w:rsid w:val="005461AD"/>
    <w:rsid w:val="0054712D"/>
    <w:rsid w:val="00550F9D"/>
    <w:rsid w:val="005512B0"/>
    <w:rsid w:val="00553215"/>
    <w:rsid w:val="00553FC3"/>
    <w:rsid w:val="00555101"/>
    <w:rsid w:val="005567A7"/>
    <w:rsid w:val="005567D6"/>
    <w:rsid w:val="00562E47"/>
    <w:rsid w:val="005670B4"/>
    <w:rsid w:val="00570EF3"/>
    <w:rsid w:val="005719CD"/>
    <w:rsid w:val="0057229C"/>
    <w:rsid w:val="0057335F"/>
    <w:rsid w:val="005737EA"/>
    <w:rsid w:val="00573EC4"/>
    <w:rsid w:val="00574325"/>
    <w:rsid w:val="0057439A"/>
    <w:rsid w:val="00576206"/>
    <w:rsid w:val="00584A00"/>
    <w:rsid w:val="00585B58"/>
    <w:rsid w:val="00586E93"/>
    <w:rsid w:val="0058782B"/>
    <w:rsid w:val="00590024"/>
    <w:rsid w:val="0059127B"/>
    <w:rsid w:val="00591973"/>
    <w:rsid w:val="00592046"/>
    <w:rsid w:val="005920BC"/>
    <w:rsid w:val="005935AF"/>
    <w:rsid w:val="00595267"/>
    <w:rsid w:val="005958EF"/>
    <w:rsid w:val="005962B4"/>
    <w:rsid w:val="005971BF"/>
    <w:rsid w:val="005979F7"/>
    <w:rsid w:val="005A0619"/>
    <w:rsid w:val="005A2D91"/>
    <w:rsid w:val="005A3770"/>
    <w:rsid w:val="005A3BE2"/>
    <w:rsid w:val="005A4C83"/>
    <w:rsid w:val="005A75E8"/>
    <w:rsid w:val="005A7A47"/>
    <w:rsid w:val="005B0906"/>
    <w:rsid w:val="005B2C34"/>
    <w:rsid w:val="005B2CFB"/>
    <w:rsid w:val="005B46CF"/>
    <w:rsid w:val="005B4ABE"/>
    <w:rsid w:val="005B4E8A"/>
    <w:rsid w:val="005B588B"/>
    <w:rsid w:val="005C111F"/>
    <w:rsid w:val="005C17EE"/>
    <w:rsid w:val="005C4A65"/>
    <w:rsid w:val="005C5925"/>
    <w:rsid w:val="005C77AF"/>
    <w:rsid w:val="005C7A70"/>
    <w:rsid w:val="005D43FE"/>
    <w:rsid w:val="005D46F7"/>
    <w:rsid w:val="005D624F"/>
    <w:rsid w:val="005D6B7A"/>
    <w:rsid w:val="005D7A3F"/>
    <w:rsid w:val="005E05B7"/>
    <w:rsid w:val="005E208E"/>
    <w:rsid w:val="005E39D3"/>
    <w:rsid w:val="005E4D39"/>
    <w:rsid w:val="005E7CFC"/>
    <w:rsid w:val="005F144C"/>
    <w:rsid w:val="005F1634"/>
    <w:rsid w:val="005F21CF"/>
    <w:rsid w:val="005F3059"/>
    <w:rsid w:val="005F38ED"/>
    <w:rsid w:val="005F5BCD"/>
    <w:rsid w:val="005F5FE5"/>
    <w:rsid w:val="005F72FA"/>
    <w:rsid w:val="005F7569"/>
    <w:rsid w:val="005F7A95"/>
    <w:rsid w:val="006049C6"/>
    <w:rsid w:val="006063F6"/>
    <w:rsid w:val="00606AEF"/>
    <w:rsid w:val="00607FF0"/>
    <w:rsid w:val="006101CF"/>
    <w:rsid w:val="00613C1D"/>
    <w:rsid w:val="00613DF5"/>
    <w:rsid w:val="00615573"/>
    <w:rsid w:val="00615DBE"/>
    <w:rsid w:val="00616098"/>
    <w:rsid w:val="00617BB6"/>
    <w:rsid w:val="00622848"/>
    <w:rsid w:val="006256E9"/>
    <w:rsid w:val="0062663A"/>
    <w:rsid w:val="00626D05"/>
    <w:rsid w:val="00627E21"/>
    <w:rsid w:val="00631152"/>
    <w:rsid w:val="00631ED6"/>
    <w:rsid w:val="006325E7"/>
    <w:rsid w:val="00632EFB"/>
    <w:rsid w:val="0063340C"/>
    <w:rsid w:val="00633481"/>
    <w:rsid w:val="006340BF"/>
    <w:rsid w:val="0063647D"/>
    <w:rsid w:val="00637172"/>
    <w:rsid w:val="0064020D"/>
    <w:rsid w:val="00640757"/>
    <w:rsid w:val="00641403"/>
    <w:rsid w:val="006427A7"/>
    <w:rsid w:val="00643E13"/>
    <w:rsid w:val="006460ED"/>
    <w:rsid w:val="00646C33"/>
    <w:rsid w:val="00647E60"/>
    <w:rsid w:val="00652CBC"/>
    <w:rsid w:val="00653ADE"/>
    <w:rsid w:val="00653E8A"/>
    <w:rsid w:val="0065455A"/>
    <w:rsid w:val="00655271"/>
    <w:rsid w:val="00655662"/>
    <w:rsid w:val="006559AD"/>
    <w:rsid w:val="00657DF6"/>
    <w:rsid w:val="00663847"/>
    <w:rsid w:val="00664F2E"/>
    <w:rsid w:val="0066529C"/>
    <w:rsid w:val="0066547F"/>
    <w:rsid w:val="0066609E"/>
    <w:rsid w:val="00667022"/>
    <w:rsid w:val="0066706B"/>
    <w:rsid w:val="006729D9"/>
    <w:rsid w:val="0067406D"/>
    <w:rsid w:val="006751A1"/>
    <w:rsid w:val="006774FE"/>
    <w:rsid w:val="00677666"/>
    <w:rsid w:val="00681B78"/>
    <w:rsid w:val="0068246E"/>
    <w:rsid w:val="0068262B"/>
    <w:rsid w:val="00686D80"/>
    <w:rsid w:val="00687091"/>
    <w:rsid w:val="00687C17"/>
    <w:rsid w:val="00687F79"/>
    <w:rsid w:val="00693805"/>
    <w:rsid w:val="00694EB3"/>
    <w:rsid w:val="006A016F"/>
    <w:rsid w:val="006A2525"/>
    <w:rsid w:val="006A32FA"/>
    <w:rsid w:val="006A3FDA"/>
    <w:rsid w:val="006A400E"/>
    <w:rsid w:val="006B0D90"/>
    <w:rsid w:val="006B2279"/>
    <w:rsid w:val="006B3124"/>
    <w:rsid w:val="006B35F8"/>
    <w:rsid w:val="006B6FC1"/>
    <w:rsid w:val="006B7439"/>
    <w:rsid w:val="006C2735"/>
    <w:rsid w:val="006C30E9"/>
    <w:rsid w:val="006C5B53"/>
    <w:rsid w:val="006C6506"/>
    <w:rsid w:val="006D00B6"/>
    <w:rsid w:val="006D2A8E"/>
    <w:rsid w:val="006D3541"/>
    <w:rsid w:val="006D373C"/>
    <w:rsid w:val="006D50A4"/>
    <w:rsid w:val="006D5523"/>
    <w:rsid w:val="006D56CF"/>
    <w:rsid w:val="006D5BCD"/>
    <w:rsid w:val="006D5C72"/>
    <w:rsid w:val="006D6B7E"/>
    <w:rsid w:val="006D75A1"/>
    <w:rsid w:val="006D7723"/>
    <w:rsid w:val="006E034C"/>
    <w:rsid w:val="006E06E9"/>
    <w:rsid w:val="006E0EE2"/>
    <w:rsid w:val="006E2320"/>
    <w:rsid w:val="006E3F3B"/>
    <w:rsid w:val="006E5BE7"/>
    <w:rsid w:val="006E717F"/>
    <w:rsid w:val="006E71ED"/>
    <w:rsid w:val="006E79FC"/>
    <w:rsid w:val="006F0185"/>
    <w:rsid w:val="006F1923"/>
    <w:rsid w:val="006F47C0"/>
    <w:rsid w:val="006F5287"/>
    <w:rsid w:val="006F64C1"/>
    <w:rsid w:val="006F71F4"/>
    <w:rsid w:val="00703D39"/>
    <w:rsid w:val="00707284"/>
    <w:rsid w:val="00707E75"/>
    <w:rsid w:val="007127F2"/>
    <w:rsid w:val="00712CAB"/>
    <w:rsid w:val="00713D26"/>
    <w:rsid w:val="00716A9C"/>
    <w:rsid w:val="007205E0"/>
    <w:rsid w:val="00721856"/>
    <w:rsid w:val="00721A42"/>
    <w:rsid w:val="00725D1D"/>
    <w:rsid w:val="00725DB3"/>
    <w:rsid w:val="00726181"/>
    <w:rsid w:val="00726874"/>
    <w:rsid w:val="00727CDB"/>
    <w:rsid w:val="00732880"/>
    <w:rsid w:val="00733875"/>
    <w:rsid w:val="007342D5"/>
    <w:rsid w:val="00736641"/>
    <w:rsid w:val="00736ECA"/>
    <w:rsid w:val="00737851"/>
    <w:rsid w:val="00740404"/>
    <w:rsid w:val="0074117B"/>
    <w:rsid w:val="00742347"/>
    <w:rsid w:val="00742B2E"/>
    <w:rsid w:val="00742DB4"/>
    <w:rsid w:val="007454AA"/>
    <w:rsid w:val="00746EB7"/>
    <w:rsid w:val="0075475E"/>
    <w:rsid w:val="00754E7B"/>
    <w:rsid w:val="007559D0"/>
    <w:rsid w:val="00755C86"/>
    <w:rsid w:val="00756703"/>
    <w:rsid w:val="00757D1A"/>
    <w:rsid w:val="0076004A"/>
    <w:rsid w:val="00762B7E"/>
    <w:rsid w:val="007664A8"/>
    <w:rsid w:val="007668B9"/>
    <w:rsid w:val="007669C0"/>
    <w:rsid w:val="00766E5E"/>
    <w:rsid w:val="00767AF1"/>
    <w:rsid w:val="0077064B"/>
    <w:rsid w:val="00771593"/>
    <w:rsid w:val="00773464"/>
    <w:rsid w:val="007737DA"/>
    <w:rsid w:val="00774493"/>
    <w:rsid w:val="00775817"/>
    <w:rsid w:val="0078004B"/>
    <w:rsid w:val="00780CA8"/>
    <w:rsid w:val="00781049"/>
    <w:rsid w:val="007837D3"/>
    <w:rsid w:val="00787515"/>
    <w:rsid w:val="00791475"/>
    <w:rsid w:val="0079227A"/>
    <w:rsid w:val="00793876"/>
    <w:rsid w:val="00794B6E"/>
    <w:rsid w:val="00795108"/>
    <w:rsid w:val="007A0BEA"/>
    <w:rsid w:val="007A422A"/>
    <w:rsid w:val="007A62A9"/>
    <w:rsid w:val="007B1E3E"/>
    <w:rsid w:val="007B2AD0"/>
    <w:rsid w:val="007B333D"/>
    <w:rsid w:val="007B4DF8"/>
    <w:rsid w:val="007B7AE7"/>
    <w:rsid w:val="007C200B"/>
    <w:rsid w:val="007C49BA"/>
    <w:rsid w:val="007C5759"/>
    <w:rsid w:val="007C59E7"/>
    <w:rsid w:val="007C5BC3"/>
    <w:rsid w:val="007C60EC"/>
    <w:rsid w:val="007C7E06"/>
    <w:rsid w:val="007D266B"/>
    <w:rsid w:val="007D38BA"/>
    <w:rsid w:val="007D3B4E"/>
    <w:rsid w:val="007D3E21"/>
    <w:rsid w:val="007D42D2"/>
    <w:rsid w:val="007D5254"/>
    <w:rsid w:val="007D5937"/>
    <w:rsid w:val="007D5FDF"/>
    <w:rsid w:val="007D64C7"/>
    <w:rsid w:val="007D7399"/>
    <w:rsid w:val="007D7A44"/>
    <w:rsid w:val="007D7C34"/>
    <w:rsid w:val="007E1048"/>
    <w:rsid w:val="007E1459"/>
    <w:rsid w:val="007E29D7"/>
    <w:rsid w:val="007E3829"/>
    <w:rsid w:val="007E3B70"/>
    <w:rsid w:val="007E3E2E"/>
    <w:rsid w:val="007E3FD3"/>
    <w:rsid w:val="007E6441"/>
    <w:rsid w:val="007F20A0"/>
    <w:rsid w:val="007F2572"/>
    <w:rsid w:val="007F2BB9"/>
    <w:rsid w:val="007F2E7C"/>
    <w:rsid w:val="007F327F"/>
    <w:rsid w:val="007F34CF"/>
    <w:rsid w:val="007F3C00"/>
    <w:rsid w:val="007F4151"/>
    <w:rsid w:val="007F72C4"/>
    <w:rsid w:val="007F778F"/>
    <w:rsid w:val="007F7978"/>
    <w:rsid w:val="007F7C7E"/>
    <w:rsid w:val="00800CFF"/>
    <w:rsid w:val="0080104E"/>
    <w:rsid w:val="00802D7A"/>
    <w:rsid w:val="00803A53"/>
    <w:rsid w:val="00804386"/>
    <w:rsid w:val="00806C03"/>
    <w:rsid w:val="00806E1B"/>
    <w:rsid w:val="008071E8"/>
    <w:rsid w:val="00807705"/>
    <w:rsid w:val="00807E88"/>
    <w:rsid w:val="00807F2C"/>
    <w:rsid w:val="00810BC3"/>
    <w:rsid w:val="008112CC"/>
    <w:rsid w:val="00811DD4"/>
    <w:rsid w:val="0081477D"/>
    <w:rsid w:val="008159D7"/>
    <w:rsid w:val="00820F18"/>
    <w:rsid w:val="008210C0"/>
    <w:rsid w:val="00822BE0"/>
    <w:rsid w:val="00822CE6"/>
    <w:rsid w:val="00823236"/>
    <w:rsid w:val="0082373D"/>
    <w:rsid w:val="00823C97"/>
    <w:rsid w:val="008243B3"/>
    <w:rsid w:val="008247B8"/>
    <w:rsid w:val="00827C51"/>
    <w:rsid w:val="00827EDA"/>
    <w:rsid w:val="008309F7"/>
    <w:rsid w:val="00831DBB"/>
    <w:rsid w:val="008320B9"/>
    <w:rsid w:val="00834619"/>
    <w:rsid w:val="00841107"/>
    <w:rsid w:val="00841A18"/>
    <w:rsid w:val="00843A69"/>
    <w:rsid w:val="008445BC"/>
    <w:rsid w:val="00845406"/>
    <w:rsid w:val="00847F98"/>
    <w:rsid w:val="00850A6E"/>
    <w:rsid w:val="00851078"/>
    <w:rsid w:val="00852CAF"/>
    <w:rsid w:val="00853F2C"/>
    <w:rsid w:val="008559E5"/>
    <w:rsid w:val="008566F1"/>
    <w:rsid w:val="00856C65"/>
    <w:rsid w:val="008620E5"/>
    <w:rsid w:val="008627A5"/>
    <w:rsid w:val="00863CC5"/>
    <w:rsid w:val="008640E1"/>
    <w:rsid w:val="0086581F"/>
    <w:rsid w:val="00865B89"/>
    <w:rsid w:val="00865C2E"/>
    <w:rsid w:val="0086644D"/>
    <w:rsid w:val="00866821"/>
    <w:rsid w:val="00866981"/>
    <w:rsid w:val="008672AB"/>
    <w:rsid w:val="008676DB"/>
    <w:rsid w:val="00871A4F"/>
    <w:rsid w:val="008742E4"/>
    <w:rsid w:val="008744AA"/>
    <w:rsid w:val="008759B8"/>
    <w:rsid w:val="00880074"/>
    <w:rsid w:val="00880466"/>
    <w:rsid w:val="00880711"/>
    <w:rsid w:val="00880CAC"/>
    <w:rsid w:val="00885D37"/>
    <w:rsid w:val="00885ECE"/>
    <w:rsid w:val="00886F22"/>
    <w:rsid w:val="00887790"/>
    <w:rsid w:val="00891B3D"/>
    <w:rsid w:val="00892B6E"/>
    <w:rsid w:val="0089549D"/>
    <w:rsid w:val="0089609A"/>
    <w:rsid w:val="0089644F"/>
    <w:rsid w:val="00897BDB"/>
    <w:rsid w:val="008A125C"/>
    <w:rsid w:val="008A1862"/>
    <w:rsid w:val="008A3719"/>
    <w:rsid w:val="008A4EAF"/>
    <w:rsid w:val="008A647E"/>
    <w:rsid w:val="008A680F"/>
    <w:rsid w:val="008A73F3"/>
    <w:rsid w:val="008A7BFF"/>
    <w:rsid w:val="008B2A60"/>
    <w:rsid w:val="008B33C8"/>
    <w:rsid w:val="008B3690"/>
    <w:rsid w:val="008B3E4D"/>
    <w:rsid w:val="008B4C12"/>
    <w:rsid w:val="008B544A"/>
    <w:rsid w:val="008B57D4"/>
    <w:rsid w:val="008B667A"/>
    <w:rsid w:val="008B771E"/>
    <w:rsid w:val="008B787C"/>
    <w:rsid w:val="008B795C"/>
    <w:rsid w:val="008C034B"/>
    <w:rsid w:val="008C0ABB"/>
    <w:rsid w:val="008C2876"/>
    <w:rsid w:val="008C3304"/>
    <w:rsid w:val="008C3352"/>
    <w:rsid w:val="008C3CB0"/>
    <w:rsid w:val="008C417E"/>
    <w:rsid w:val="008C44E7"/>
    <w:rsid w:val="008C50A3"/>
    <w:rsid w:val="008C66AB"/>
    <w:rsid w:val="008C70FE"/>
    <w:rsid w:val="008C73DE"/>
    <w:rsid w:val="008D07AF"/>
    <w:rsid w:val="008D477F"/>
    <w:rsid w:val="008D4831"/>
    <w:rsid w:val="008D5200"/>
    <w:rsid w:val="008E02AA"/>
    <w:rsid w:val="008E2A37"/>
    <w:rsid w:val="008E4BFB"/>
    <w:rsid w:val="008E6FBB"/>
    <w:rsid w:val="008F180E"/>
    <w:rsid w:val="008F18E3"/>
    <w:rsid w:val="008F27DC"/>
    <w:rsid w:val="008F2B3C"/>
    <w:rsid w:val="008F3D0C"/>
    <w:rsid w:val="008F57B3"/>
    <w:rsid w:val="008F6948"/>
    <w:rsid w:val="008F776A"/>
    <w:rsid w:val="00901CF5"/>
    <w:rsid w:val="00903D48"/>
    <w:rsid w:val="00904B2A"/>
    <w:rsid w:val="009052CF"/>
    <w:rsid w:val="00906429"/>
    <w:rsid w:val="00906AC1"/>
    <w:rsid w:val="00906AF9"/>
    <w:rsid w:val="00906AFD"/>
    <w:rsid w:val="009071E9"/>
    <w:rsid w:val="00907223"/>
    <w:rsid w:val="009074FC"/>
    <w:rsid w:val="00907C98"/>
    <w:rsid w:val="009100E3"/>
    <w:rsid w:val="00911490"/>
    <w:rsid w:val="00911617"/>
    <w:rsid w:val="00911A7B"/>
    <w:rsid w:val="00911B2F"/>
    <w:rsid w:val="00911F3B"/>
    <w:rsid w:val="009125F4"/>
    <w:rsid w:val="0091342F"/>
    <w:rsid w:val="00913D8F"/>
    <w:rsid w:val="00914516"/>
    <w:rsid w:val="00914BCE"/>
    <w:rsid w:val="00915A09"/>
    <w:rsid w:val="00920943"/>
    <w:rsid w:val="0092207B"/>
    <w:rsid w:val="009221C6"/>
    <w:rsid w:val="00925083"/>
    <w:rsid w:val="009253E9"/>
    <w:rsid w:val="009278F1"/>
    <w:rsid w:val="0093045A"/>
    <w:rsid w:val="00930B04"/>
    <w:rsid w:val="00933136"/>
    <w:rsid w:val="009342C8"/>
    <w:rsid w:val="00934EE6"/>
    <w:rsid w:val="00941BE6"/>
    <w:rsid w:val="0094311E"/>
    <w:rsid w:val="00943CD1"/>
    <w:rsid w:val="00944A1F"/>
    <w:rsid w:val="00946873"/>
    <w:rsid w:val="009477D4"/>
    <w:rsid w:val="00947D4E"/>
    <w:rsid w:val="0095233B"/>
    <w:rsid w:val="009527F3"/>
    <w:rsid w:val="00952ADB"/>
    <w:rsid w:val="00955AA6"/>
    <w:rsid w:val="00955DC5"/>
    <w:rsid w:val="0096159A"/>
    <w:rsid w:val="0096214B"/>
    <w:rsid w:val="00963517"/>
    <w:rsid w:val="00965A5F"/>
    <w:rsid w:val="00965BA3"/>
    <w:rsid w:val="00965CAB"/>
    <w:rsid w:val="009676A5"/>
    <w:rsid w:val="00970689"/>
    <w:rsid w:val="009729E1"/>
    <w:rsid w:val="00972AED"/>
    <w:rsid w:val="00973DB0"/>
    <w:rsid w:val="00973E2E"/>
    <w:rsid w:val="00974DD9"/>
    <w:rsid w:val="00975B69"/>
    <w:rsid w:val="009762D8"/>
    <w:rsid w:val="0097644D"/>
    <w:rsid w:val="0097670A"/>
    <w:rsid w:val="00976CF7"/>
    <w:rsid w:val="009819AA"/>
    <w:rsid w:val="0098295A"/>
    <w:rsid w:val="00982BA4"/>
    <w:rsid w:val="0098391A"/>
    <w:rsid w:val="00983960"/>
    <w:rsid w:val="00983D52"/>
    <w:rsid w:val="009842C9"/>
    <w:rsid w:val="00984F55"/>
    <w:rsid w:val="00986CA0"/>
    <w:rsid w:val="009875AD"/>
    <w:rsid w:val="009878FD"/>
    <w:rsid w:val="0099022F"/>
    <w:rsid w:val="009932D4"/>
    <w:rsid w:val="00993526"/>
    <w:rsid w:val="00993B3E"/>
    <w:rsid w:val="0099548A"/>
    <w:rsid w:val="00995C54"/>
    <w:rsid w:val="009967C5"/>
    <w:rsid w:val="00996821"/>
    <w:rsid w:val="0099697F"/>
    <w:rsid w:val="009A01D5"/>
    <w:rsid w:val="009A036D"/>
    <w:rsid w:val="009A0824"/>
    <w:rsid w:val="009A0C0C"/>
    <w:rsid w:val="009A12D5"/>
    <w:rsid w:val="009A4AFB"/>
    <w:rsid w:val="009A62BC"/>
    <w:rsid w:val="009A678E"/>
    <w:rsid w:val="009A6CEA"/>
    <w:rsid w:val="009A6D4B"/>
    <w:rsid w:val="009B1EAF"/>
    <w:rsid w:val="009B4191"/>
    <w:rsid w:val="009B449D"/>
    <w:rsid w:val="009B4A2D"/>
    <w:rsid w:val="009B50C0"/>
    <w:rsid w:val="009B7523"/>
    <w:rsid w:val="009C1A27"/>
    <w:rsid w:val="009C52E6"/>
    <w:rsid w:val="009C5C0F"/>
    <w:rsid w:val="009C66B8"/>
    <w:rsid w:val="009C7E46"/>
    <w:rsid w:val="009D2095"/>
    <w:rsid w:val="009D28CD"/>
    <w:rsid w:val="009D4C42"/>
    <w:rsid w:val="009D5C4B"/>
    <w:rsid w:val="009E06E6"/>
    <w:rsid w:val="009E0C01"/>
    <w:rsid w:val="009E1462"/>
    <w:rsid w:val="009E34F9"/>
    <w:rsid w:val="009E3694"/>
    <w:rsid w:val="009E4B95"/>
    <w:rsid w:val="009E5517"/>
    <w:rsid w:val="009E5595"/>
    <w:rsid w:val="009E5F33"/>
    <w:rsid w:val="009E64D7"/>
    <w:rsid w:val="009E7018"/>
    <w:rsid w:val="009F0436"/>
    <w:rsid w:val="009F1617"/>
    <w:rsid w:val="009F1E84"/>
    <w:rsid w:val="009F2699"/>
    <w:rsid w:val="009F2BC3"/>
    <w:rsid w:val="009F2F13"/>
    <w:rsid w:val="009F4113"/>
    <w:rsid w:val="009F459A"/>
    <w:rsid w:val="009F473E"/>
    <w:rsid w:val="009F5C83"/>
    <w:rsid w:val="00A0093C"/>
    <w:rsid w:val="00A00C97"/>
    <w:rsid w:val="00A00D33"/>
    <w:rsid w:val="00A015E6"/>
    <w:rsid w:val="00A015F5"/>
    <w:rsid w:val="00A0179F"/>
    <w:rsid w:val="00A01EA2"/>
    <w:rsid w:val="00A02293"/>
    <w:rsid w:val="00A05AC9"/>
    <w:rsid w:val="00A109F4"/>
    <w:rsid w:val="00A11D9E"/>
    <w:rsid w:val="00A125A5"/>
    <w:rsid w:val="00A13686"/>
    <w:rsid w:val="00A14608"/>
    <w:rsid w:val="00A15398"/>
    <w:rsid w:val="00A153A1"/>
    <w:rsid w:val="00A155C2"/>
    <w:rsid w:val="00A173A1"/>
    <w:rsid w:val="00A17442"/>
    <w:rsid w:val="00A174B0"/>
    <w:rsid w:val="00A17802"/>
    <w:rsid w:val="00A22146"/>
    <w:rsid w:val="00A22661"/>
    <w:rsid w:val="00A24AD7"/>
    <w:rsid w:val="00A25958"/>
    <w:rsid w:val="00A35599"/>
    <w:rsid w:val="00A36718"/>
    <w:rsid w:val="00A41EC4"/>
    <w:rsid w:val="00A423B4"/>
    <w:rsid w:val="00A42FFE"/>
    <w:rsid w:val="00A44503"/>
    <w:rsid w:val="00A52340"/>
    <w:rsid w:val="00A55F3F"/>
    <w:rsid w:val="00A561F6"/>
    <w:rsid w:val="00A565C5"/>
    <w:rsid w:val="00A56BA7"/>
    <w:rsid w:val="00A60954"/>
    <w:rsid w:val="00A60E53"/>
    <w:rsid w:val="00A60EA3"/>
    <w:rsid w:val="00A61474"/>
    <w:rsid w:val="00A62700"/>
    <w:rsid w:val="00A629F0"/>
    <w:rsid w:val="00A634CD"/>
    <w:rsid w:val="00A636D7"/>
    <w:rsid w:val="00A644E2"/>
    <w:rsid w:val="00A6453F"/>
    <w:rsid w:val="00A65A67"/>
    <w:rsid w:val="00A663A4"/>
    <w:rsid w:val="00A66D72"/>
    <w:rsid w:val="00A72742"/>
    <w:rsid w:val="00A72F14"/>
    <w:rsid w:val="00A733E8"/>
    <w:rsid w:val="00A73510"/>
    <w:rsid w:val="00A73764"/>
    <w:rsid w:val="00A73E76"/>
    <w:rsid w:val="00A75AE0"/>
    <w:rsid w:val="00A75F0E"/>
    <w:rsid w:val="00A8000E"/>
    <w:rsid w:val="00A805BC"/>
    <w:rsid w:val="00A80C99"/>
    <w:rsid w:val="00A81E2F"/>
    <w:rsid w:val="00A84378"/>
    <w:rsid w:val="00A85926"/>
    <w:rsid w:val="00A91520"/>
    <w:rsid w:val="00A92B8A"/>
    <w:rsid w:val="00A9371B"/>
    <w:rsid w:val="00A93EEB"/>
    <w:rsid w:val="00A93F64"/>
    <w:rsid w:val="00A946F4"/>
    <w:rsid w:val="00A9507B"/>
    <w:rsid w:val="00A958F8"/>
    <w:rsid w:val="00A968DB"/>
    <w:rsid w:val="00A96B83"/>
    <w:rsid w:val="00A976B1"/>
    <w:rsid w:val="00AA148C"/>
    <w:rsid w:val="00AA26F4"/>
    <w:rsid w:val="00AA3966"/>
    <w:rsid w:val="00AA547E"/>
    <w:rsid w:val="00AA5B4B"/>
    <w:rsid w:val="00AB298D"/>
    <w:rsid w:val="00AB4754"/>
    <w:rsid w:val="00AB49AF"/>
    <w:rsid w:val="00AB4D79"/>
    <w:rsid w:val="00AB5A5A"/>
    <w:rsid w:val="00AB5D77"/>
    <w:rsid w:val="00AC00BD"/>
    <w:rsid w:val="00AC1289"/>
    <w:rsid w:val="00AC3410"/>
    <w:rsid w:val="00AC3857"/>
    <w:rsid w:val="00AC5358"/>
    <w:rsid w:val="00AC577C"/>
    <w:rsid w:val="00AC6E4C"/>
    <w:rsid w:val="00AC6E61"/>
    <w:rsid w:val="00AD07CF"/>
    <w:rsid w:val="00AD1B18"/>
    <w:rsid w:val="00AD22EB"/>
    <w:rsid w:val="00AD306A"/>
    <w:rsid w:val="00AD513E"/>
    <w:rsid w:val="00AD6185"/>
    <w:rsid w:val="00AD664E"/>
    <w:rsid w:val="00AD748F"/>
    <w:rsid w:val="00AE020D"/>
    <w:rsid w:val="00AE27D2"/>
    <w:rsid w:val="00AE5F4A"/>
    <w:rsid w:val="00AE62FC"/>
    <w:rsid w:val="00AE67ED"/>
    <w:rsid w:val="00AE6F27"/>
    <w:rsid w:val="00AE7CBB"/>
    <w:rsid w:val="00AF1882"/>
    <w:rsid w:val="00AF2B9B"/>
    <w:rsid w:val="00AF3676"/>
    <w:rsid w:val="00AF3FA9"/>
    <w:rsid w:val="00AF4E3A"/>
    <w:rsid w:val="00AF6559"/>
    <w:rsid w:val="00AF7F20"/>
    <w:rsid w:val="00B020AC"/>
    <w:rsid w:val="00B06118"/>
    <w:rsid w:val="00B068A2"/>
    <w:rsid w:val="00B06B43"/>
    <w:rsid w:val="00B10C28"/>
    <w:rsid w:val="00B11626"/>
    <w:rsid w:val="00B11A03"/>
    <w:rsid w:val="00B11C35"/>
    <w:rsid w:val="00B12490"/>
    <w:rsid w:val="00B12971"/>
    <w:rsid w:val="00B13D6B"/>
    <w:rsid w:val="00B13E20"/>
    <w:rsid w:val="00B14273"/>
    <w:rsid w:val="00B14460"/>
    <w:rsid w:val="00B14622"/>
    <w:rsid w:val="00B1474D"/>
    <w:rsid w:val="00B155D4"/>
    <w:rsid w:val="00B15605"/>
    <w:rsid w:val="00B15D0D"/>
    <w:rsid w:val="00B16026"/>
    <w:rsid w:val="00B16E62"/>
    <w:rsid w:val="00B16ED0"/>
    <w:rsid w:val="00B17D4D"/>
    <w:rsid w:val="00B17E20"/>
    <w:rsid w:val="00B17F21"/>
    <w:rsid w:val="00B228A3"/>
    <w:rsid w:val="00B22EB6"/>
    <w:rsid w:val="00B23234"/>
    <w:rsid w:val="00B23481"/>
    <w:rsid w:val="00B23848"/>
    <w:rsid w:val="00B23D89"/>
    <w:rsid w:val="00B27405"/>
    <w:rsid w:val="00B27E5D"/>
    <w:rsid w:val="00B32239"/>
    <w:rsid w:val="00B3356C"/>
    <w:rsid w:val="00B341B6"/>
    <w:rsid w:val="00B360F9"/>
    <w:rsid w:val="00B368F2"/>
    <w:rsid w:val="00B3760E"/>
    <w:rsid w:val="00B37EC2"/>
    <w:rsid w:val="00B40330"/>
    <w:rsid w:val="00B41588"/>
    <w:rsid w:val="00B44C3F"/>
    <w:rsid w:val="00B46040"/>
    <w:rsid w:val="00B479AA"/>
    <w:rsid w:val="00B5092D"/>
    <w:rsid w:val="00B51E95"/>
    <w:rsid w:val="00B53A16"/>
    <w:rsid w:val="00B54298"/>
    <w:rsid w:val="00B54AB0"/>
    <w:rsid w:val="00B54C24"/>
    <w:rsid w:val="00B5655A"/>
    <w:rsid w:val="00B568CF"/>
    <w:rsid w:val="00B57F18"/>
    <w:rsid w:val="00B60392"/>
    <w:rsid w:val="00B6178C"/>
    <w:rsid w:val="00B6223D"/>
    <w:rsid w:val="00B66EB3"/>
    <w:rsid w:val="00B70974"/>
    <w:rsid w:val="00B7112A"/>
    <w:rsid w:val="00B723BD"/>
    <w:rsid w:val="00B741C9"/>
    <w:rsid w:val="00B75AA0"/>
    <w:rsid w:val="00B80416"/>
    <w:rsid w:val="00B829B0"/>
    <w:rsid w:val="00B82C08"/>
    <w:rsid w:val="00B84FBA"/>
    <w:rsid w:val="00B86515"/>
    <w:rsid w:val="00B92116"/>
    <w:rsid w:val="00B94F5B"/>
    <w:rsid w:val="00B96D10"/>
    <w:rsid w:val="00BA071F"/>
    <w:rsid w:val="00BA1049"/>
    <w:rsid w:val="00BA1AA8"/>
    <w:rsid w:val="00BA2285"/>
    <w:rsid w:val="00BA246C"/>
    <w:rsid w:val="00BA4CDC"/>
    <w:rsid w:val="00BA6310"/>
    <w:rsid w:val="00BA66A9"/>
    <w:rsid w:val="00BA6A26"/>
    <w:rsid w:val="00BB0719"/>
    <w:rsid w:val="00BB0829"/>
    <w:rsid w:val="00BB2A28"/>
    <w:rsid w:val="00BB3302"/>
    <w:rsid w:val="00BB4841"/>
    <w:rsid w:val="00BB5625"/>
    <w:rsid w:val="00BB5D5C"/>
    <w:rsid w:val="00BB604D"/>
    <w:rsid w:val="00BB63E5"/>
    <w:rsid w:val="00BB69A5"/>
    <w:rsid w:val="00BB69BE"/>
    <w:rsid w:val="00BB7020"/>
    <w:rsid w:val="00BB7EC8"/>
    <w:rsid w:val="00BC2A38"/>
    <w:rsid w:val="00BC31A8"/>
    <w:rsid w:val="00BC65DA"/>
    <w:rsid w:val="00BD1383"/>
    <w:rsid w:val="00BD29B4"/>
    <w:rsid w:val="00BD762E"/>
    <w:rsid w:val="00BE0DEB"/>
    <w:rsid w:val="00BE119F"/>
    <w:rsid w:val="00BE20FC"/>
    <w:rsid w:val="00BE2538"/>
    <w:rsid w:val="00BE4BAF"/>
    <w:rsid w:val="00BE7C0B"/>
    <w:rsid w:val="00BF0008"/>
    <w:rsid w:val="00BF1B36"/>
    <w:rsid w:val="00BF2933"/>
    <w:rsid w:val="00BF4A7A"/>
    <w:rsid w:val="00BF5F0D"/>
    <w:rsid w:val="00BF6128"/>
    <w:rsid w:val="00C001B6"/>
    <w:rsid w:val="00C015D2"/>
    <w:rsid w:val="00C025CB"/>
    <w:rsid w:val="00C036C7"/>
    <w:rsid w:val="00C04383"/>
    <w:rsid w:val="00C05629"/>
    <w:rsid w:val="00C06446"/>
    <w:rsid w:val="00C0703B"/>
    <w:rsid w:val="00C14947"/>
    <w:rsid w:val="00C16A52"/>
    <w:rsid w:val="00C1701B"/>
    <w:rsid w:val="00C20423"/>
    <w:rsid w:val="00C2148D"/>
    <w:rsid w:val="00C21BC1"/>
    <w:rsid w:val="00C21E7B"/>
    <w:rsid w:val="00C21F9D"/>
    <w:rsid w:val="00C23981"/>
    <w:rsid w:val="00C24C21"/>
    <w:rsid w:val="00C254F9"/>
    <w:rsid w:val="00C273FA"/>
    <w:rsid w:val="00C3032E"/>
    <w:rsid w:val="00C305F7"/>
    <w:rsid w:val="00C3060F"/>
    <w:rsid w:val="00C30DAF"/>
    <w:rsid w:val="00C319D1"/>
    <w:rsid w:val="00C31F85"/>
    <w:rsid w:val="00C33CAB"/>
    <w:rsid w:val="00C37795"/>
    <w:rsid w:val="00C40D6C"/>
    <w:rsid w:val="00C419B0"/>
    <w:rsid w:val="00C41F43"/>
    <w:rsid w:val="00C42C60"/>
    <w:rsid w:val="00C42DF1"/>
    <w:rsid w:val="00C449C0"/>
    <w:rsid w:val="00C44FFB"/>
    <w:rsid w:val="00C45D2B"/>
    <w:rsid w:val="00C471FE"/>
    <w:rsid w:val="00C47A33"/>
    <w:rsid w:val="00C52FD2"/>
    <w:rsid w:val="00C5348B"/>
    <w:rsid w:val="00C5532E"/>
    <w:rsid w:val="00C55FA7"/>
    <w:rsid w:val="00C569C9"/>
    <w:rsid w:val="00C56ED4"/>
    <w:rsid w:val="00C56F0F"/>
    <w:rsid w:val="00C57D29"/>
    <w:rsid w:val="00C60394"/>
    <w:rsid w:val="00C60F33"/>
    <w:rsid w:val="00C62F45"/>
    <w:rsid w:val="00C631E5"/>
    <w:rsid w:val="00C634F4"/>
    <w:rsid w:val="00C63A2E"/>
    <w:rsid w:val="00C63AA2"/>
    <w:rsid w:val="00C65684"/>
    <w:rsid w:val="00C65EA2"/>
    <w:rsid w:val="00C67157"/>
    <w:rsid w:val="00C71D9A"/>
    <w:rsid w:val="00C72F0F"/>
    <w:rsid w:val="00C73AB4"/>
    <w:rsid w:val="00C73DAF"/>
    <w:rsid w:val="00C74FE3"/>
    <w:rsid w:val="00C76A48"/>
    <w:rsid w:val="00C76CED"/>
    <w:rsid w:val="00C81757"/>
    <w:rsid w:val="00C841EA"/>
    <w:rsid w:val="00C84EB9"/>
    <w:rsid w:val="00C872FB"/>
    <w:rsid w:val="00C9096E"/>
    <w:rsid w:val="00C90D91"/>
    <w:rsid w:val="00C91C28"/>
    <w:rsid w:val="00C93074"/>
    <w:rsid w:val="00C938A5"/>
    <w:rsid w:val="00C93EC5"/>
    <w:rsid w:val="00C94631"/>
    <w:rsid w:val="00C95E22"/>
    <w:rsid w:val="00C96706"/>
    <w:rsid w:val="00C96CD4"/>
    <w:rsid w:val="00C97583"/>
    <w:rsid w:val="00CA0ED4"/>
    <w:rsid w:val="00CA3879"/>
    <w:rsid w:val="00CA68D3"/>
    <w:rsid w:val="00CA6FD7"/>
    <w:rsid w:val="00CB01C3"/>
    <w:rsid w:val="00CB0B2B"/>
    <w:rsid w:val="00CB1FE5"/>
    <w:rsid w:val="00CB258E"/>
    <w:rsid w:val="00CB2AE3"/>
    <w:rsid w:val="00CB2FC1"/>
    <w:rsid w:val="00CB3BDE"/>
    <w:rsid w:val="00CB53C4"/>
    <w:rsid w:val="00CB55DF"/>
    <w:rsid w:val="00CC0B38"/>
    <w:rsid w:val="00CC14F5"/>
    <w:rsid w:val="00CC1770"/>
    <w:rsid w:val="00CC356D"/>
    <w:rsid w:val="00CC3780"/>
    <w:rsid w:val="00CC5832"/>
    <w:rsid w:val="00CC7698"/>
    <w:rsid w:val="00CD09EA"/>
    <w:rsid w:val="00CD0B7E"/>
    <w:rsid w:val="00CD2157"/>
    <w:rsid w:val="00CD2425"/>
    <w:rsid w:val="00CD25F7"/>
    <w:rsid w:val="00CD2933"/>
    <w:rsid w:val="00CD2DA9"/>
    <w:rsid w:val="00CD721A"/>
    <w:rsid w:val="00CD765E"/>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0E0E"/>
    <w:rsid w:val="00D02730"/>
    <w:rsid w:val="00D05DC8"/>
    <w:rsid w:val="00D06781"/>
    <w:rsid w:val="00D0770E"/>
    <w:rsid w:val="00D10441"/>
    <w:rsid w:val="00D1049F"/>
    <w:rsid w:val="00D10C58"/>
    <w:rsid w:val="00D1128F"/>
    <w:rsid w:val="00D12418"/>
    <w:rsid w:val="00D12721"/>
    <w:rsid w:val="00D15C9E"/>
    <w:rsid w:val="00D16D61"/>
    <w:rsid w:val="00D174A0"/>
    <w:rsid w:val="00D176EA"/>
    <w:rsid w:val="00D17C5C"/>
    <w:rsid w:val="00D21776"/>
    <w:rsid w:val="00D22200"/>
    <w:rsid w:val="00D22A7B"/>
    <w:rsid w:val="00D22FCA"/>
    <w:rsid w:val="00D23EB2"/>
    <w:rsid w:val="00D24639"/>
    <w:rsid w:val="00D256FD"/>
    <w:rsid w:val="00D27911"/>
    <w:rsid w:val="00D309E6"/>
    <w:rsid w:val="00D31C3C"/>
    <w:rsid w:val="00D33249"/>
    <w:rsid w:val="00D33FE8"/>
    <w:rsid w:val="00D344B0"/>
    <w:rsid w:val="00D404C6"/>
    <w:rsid w:val="00D41A6C"/>
    <w:rsid w:val="00D43C2D"/>
    <w:rsid w:val="00D44896"/>
    <w:rsid w:val="00D46167"/>
    <w:rsid w:val="00D464B9"/>
    <w:rsid w:val="00D4675C"/>
    <w:rsid w:val="00D46771"/>
    <w:rsid w:val="00D46F0E"/>
    <w:rsid w:val="00D47477"/>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3A34"/>
    <w:rsid w:val="00D64DE4"/>
    <w:rsid w:val="00D65044"/>
    <w:rsid w:val="00D66BEE"/>
    <w:rsid w:val="00D6796B"/>
    <w:rsid w:val="00D67B58"/>
    <w:rsid w:val="00D70526"/>
    <w:rsid w:val="00D706E4"/>
    <w:rsid w:val="00D71762"/>
    <w:rsid w:val="00D71D51"/>
    <w:rsid w:val="00D7478E"/>
    <w:rsid w:val="00D802FD"/>
    <w:rsid w:val="00D82619"/>
    <w:rsid w:val="00D84A30"/>
    <w:rsid w:val="00D86070"/>
    <w:rsid w:val="00D865BF"/>
    <w:rsid w:val="00D86F60"/>
    <w:rsid w:val="00D9055D"/>
    <w:rsid w:val="00D90F75"/>
    <w:rsid w:val="00D91417"/>
    <w:rsid w:val="00D915FE"/>
    <w:rsid w:val="00D91879"/>
    <w:rsid w:val="00D91A4C"/>
    <w:rsid w:val="00D92749"/>
    <w:rsid w:val="00D931E2"/>
    <w:rsid w:val="00D93519"/>
    <w:rsid w:val="00D94777"/>
    <w:rsid w:val="00D96683"/>
    <w:rsid w:val="00D97737"/>
    <w:rsid w:val="00DA0364"/>
    <w:rsid w:val="00DA37D0"/>
    <w:rsid w:val="00DA3F8E"/>
    <w:rsid w:val="00DA40F3"/>
    <w:rsid w:val="00DA493F"/>
    <w:rsid w:val="00DA55F2"/>
    <w:rsid w:val="00DA6FD2"/>
    <w:rsid w:val="00DB0F97"/>
    <w:rsid w:val="00DB1472"/>
    <w:rsid w:val="00DB374D"/>
    <w:rsid w:val="00DB3799"/>
    <w:rsid w:val="00DB3C86"/>
    <w:rsid w:val="00DB5B28"/>
    <w:rsid w:val="00DB5CAC"/>
    <w:rsid w:val="00DB784D"/>
    <w:rsid w:val="00DC1CE8"/>
    <w:rsid w:val="00DC1E0D"/>
    <w:rsid w:val="00DC1E0E"/>
    <w:rsid w:val="00DC34F2"/>
    <w:rsid w:val="00DC680B"/>
    <w:rsid w:val="00DD0983"/>
    <w:rsid w:val="00DD118F"/>
    <w:rsid w:val="00DD453F"/>
    <w:rsid w:val="00DD4680"/>
    <w:rsid w:val="00DD5342"/>
    <w:rsid w:val="00DD622A"/>
    <w:rsid w:val="00DD7F72"/>
    <w:rsid w:val="00DD7F9F"/>
    <w:rsid w:val="00DE4B5A"/>
    <w:rsid w:val="00DE531F"/>
    <w:rsid w:val="00DE672E"/>
    <w:rsid w:val="00DE6B21"/>
    <w:rsid w:val="00DE6FEC"/>
    <w:rsid w:val="00DF002C"/>
    <w:rsid w:val="00DF00BA"/>
    <w:rsid w:val="00DF25CA"/>
    <w:rsid w:val="00DF503F"/>
    <w:rsid w:val="00DF536B"/>
    <w:rsid w:val="00DF5784"/>
    <w:rsid w:val="00DF5B73"/>
    <w:rsid w:val="00DF74C0"/>
    <w:rsid w:val="00E00421"/>
    <w:rsid w:val="00E014D2"/>
    <w:rsid w:val="00E01BF2"/>
    <w:rsid w:val="00E020FA"/>
    <w:rsid w:val="00E02F74"/>
    <w:rsid w:val="00E040F2"/>
    <w:rsid w:val="00E04677"/>
    <w:rsid w:val="00E07148"/>
    <w:rsid w:val="00E0733A"/>
    <w:rsid w:val="00E10C22"/>
    <w:rsid w:val="00E10D51"/>
    <w:rsid w:val="00E119DE"/>
    <w:rsid w:val="00E12587"/>
    <w:rsid w:val="00E12B96"/>
    <w:rsid w:val="00E1319B"/>
    <w:rsid w:val="00E14169"/>
    <w:rsid w:val="00E142B7"/>
    <w:rsid w:val="00E15297"/>
    <w:rsid w:val="00E15872"/>
    <w:rsid w:val="00E15950"/>
    <w:rsid w:val="00E15C97"/>
    <w:rsid w:val="00E17C3A"/>
    <w:rsid w:val="00E202B0"/>
    <w:rsid w:val="00E21BCC"/>
    <w:rsid w:val="00E223AD"/>
    <w:rsid w:val="00E23BB0"/>
    <w:rsid w:val="00E23C57"/>
    <w:rsid w:val="00E24EAB"/>
    <w:rsid w:val="00E252BB"/>
    <w:rsid w:val="00E27581"/>
    <w:rsid w:val="00E278D9"/>
    <w:rsid w:val="00E27E1F"/>
    <w:rsid w:val="00E30F93"/>
    <w:rsid w:val="00E31793"/>
    <w:rsid w:val="00E327CA"/>
    <w:rsid w:val="00E32D41"/>
    <w:rsid w:val="00E3318F"/>
    <w:rsid w:val="00E34BC2"/>
    <w:rsid w:val="00E353EB"/>
    <w:rsid w:val="00E35C5F"/>
    <w:rsid w:val="00E363CF"/>
    <w:rsid w:val="00E41096"/>
    <w:rsid w:val="00E42EEA"/>
    <w:rsid w:val="00E4521F"/>
    <w:rsid w:val="00E458D2"/>
    <w:rsid w:val="00E46601"/>
    <w:rsid w:val="00E4764B"/>
    <w:rsid w:val="00E5041B"/>
    <w:rsid w:val="00E504BC"/>
    <w:rsid w:val="00E504E9"/>
    <w:rsid w:val="00E5233A"/>
    <w:rsid w:val="00E528DC"/>
    <w:rsid w:val="00E52B7D"/>
    <w:rsid w:val="00E54ADD"/>
    <w:rsid w:val="00E552F5"/>
    <w:rsid w:val="00E5539C"/>
    <w:rsid w:val="00E60548"/>
    <w:rsid w:val="00E619AE"/>
    <w:rsid w:val="00E64545"/>
    <w:rsid w:val="00E65087"/>
    <w:rsid w:val="00E6551A"/>
    <w:rsid w:val="00E65EDC"/>
    <w:rsid w:val="00E66145"/>
    <w:rsid w:val="00E70C46"/>
    <w:rsid w:val="00E714B2"/>
    <w:rsid w:val="00E726C7"/>
    <w:rsid w:val="00E7401B"/>
    <w:rsid w:val="00E742C8"/>
    <w:rsid w:val="00E74D9A"/>
    <w:rsid w:val="00E76C41"/>
    <w:rsid w:val="00E76D11"/>
    <w:rsid w:val="00E80258"/>
    <w:rsid w:val="00E80D4B"/>
    <w:rsid w:val="00E81DD3"/>
    <w:rsid w:val="00E8238B"/>
    <w:rsid w:val="00E83897"/>
    <w:rsid w:val="00E85A22"/>
    <w:rsid w:val="00E85A76"/>
    <w:rsid w:val="00E864B3"/>
    <w:rsid w:val="00E8738C"/>
    <w:rsid w:val="00E907F4"/>
    <w:rsid w:val="00E90BA2"/>
    <w:rsid w:val="00E90C34"/>
    <w:rsid w:val="00E91936"/>
    <w:rsid w:val="00E9216B"/>
    <w:rsid w:val="00E93C62"/>
    <w:rsid w:val="00E945C4"/>
    <w:rsid w:val="00E962E9"/>
    <w:rsid w:val="00EA24AD"/>
    <w:rsid w:val="00EA24EF"/>
    <w:rsid w:val="00EA4499"/>
    <w:rsid w:val="00EA558A"/>
    <w:rsid w:val="00EA73BA"/>
    <w:rsid w:val="00EB020B"/>
    <w:rsid w:val="00EB1E2F"/>
    <w:rsid w:val="00EB5395"/>
    <w:rsid w:val="00EB5ED8"/>
    <w:rsid w:val="00EB65D9"/>
    <w:rsid w:val="00EB73BD"/>
    <w:rsid w:val="00EB7FA9"/>
    <w:rsid w:val="00EC0086"/>
    <w:rsid w:val="00EC08A5"/>
    <w:rsid w:val="00EC2D44"/>
    <w:rsid w:val="00EC3F2E"/>
    <w:rsid w:val="00EC5039"/>
    <w:rsid w:val="00EC61F0"/>
    <w:rsid w:val="00EC629A"/>
    <w:rsid w:val="00ED2AA8"/>
    <w:rsid w:val="00ED2DBE"/>
    <w:rsid w:val="00ED357F"/>
    <w:rsid w:val="00ED383D"/>
    <w:rsid w:val="00ED5A34"/>
    <w:rsid w:val="00ED62A6"/>
    <w:rsid w:val="00ED683D"/>
    <w:rsid w:val="00ED6915"/>
    <w:rsid w:val="00ED783E"/>
    <w:rsid w:val="00EE0604"/>
    <w:rsid w:val="00EE26F3"/>
    <w:rsid w:val="00EE2AD9"/>
    <w:rsid w:val="00EE5007"/>
    <w:rsid w:val="00EF0365"/>
    <w:rsid w:val="00EF081F"/>
    <w:rsid w:val="00EF1F19"/>
    <w:rsid w:val="00EF304E"/>
    <w:rsid w:val="00EF31EE"/>
    <w:rsid w:val="00EF417E"/>
    <w:rsid w:val="00EF48C1"/>
    <w:rsid w:val="00EF55C7"/>
    <w:rsid w:val="00EF5E11"/>
    <w:rsid w:val="00EF6A17"/>
    <w:rsid w:val="00EF6CCF"/>
    <w:rsid w:val="00EF7AA0"/>
    <w:rsid w:val="00F009BD"/>
    <w:rsid w:val="00F0238B"/>
    <w:rsid w:val="00F03DC4"/>
    <w:rsid w:val="00F03F4A"/>
    <w:rsid w:val="00F05CD9"/>
    <w:rsid w:val="00F061C2"/>
    <w:rsid w:val="00F0643D"/>
    <w:rsid w:val="00F075A0"/>
    <w:rsid w:val="00F13077"/>
    <w:rsid w:val="00F13E87"/>
    <w:rsid w:val="00F143F9"/>
    <w:rsid w:val="00F1555A"/>
    <w:rsid w:val="00F15D39"/>
    <w:rsid w:val="00F17479"/>
    <w:rsid w:val="00F20B6C"/>
    <w:rsid w:val="00F21335"/>
    <w:rsid w:val="00F22A56"/>
    <w:rsid w:val="00F23CC6"/>
    <w:rsid w:val="00F23D05"/>
    <w:rsid w:val="00F240A3"/>
    <w:rsid w:val="00F26F75"/>
    <w:rsid w:val="00F27426"/>
    <w:rsid w:val="00F3097C"/>
    <w:rsid w:val="00F3126C"/>
    <w:rsid w:val="00F31D0A"/>
    <w:rsid w:val="00F33F61"/>
    <w:rsid w:val="00F34058"/>
    <w:rsid w:val="00F36260"/>
    <w:rsid w:val="00F36358"/>
    <w:rsid w:val="00F40C31"/>
    <w:rsid w:val="00F415C5"/>
    <w:rsid w:val="00F42A13"/>
    <w:rsid w:val="00F43A55"/>
    <w:rsid w:val="00F44DE5"/>
    <w:rsid w:val="00F47CBD"/>
    <w:rsid w:val="00F51E3A"/>
    <w:rsid w:val="00F52234"/>
    <w:rsid w:val="00F528AA"/>
    <w:rsid w:val="00F5316A"/>
    <w:rsid w:val="00F53F30"/>
    <w:rsid w:val="00F5478A"/>
    <w:rsid w:val="00F54FD2"/>
    <w:rsid w:val="00F551BD"/>
    <w:rsid w:val="00F55C93"/>
    <w:rsid w:val="00F57303"/>
    <w:rsid w:val="00F57FFA"/>
    <w:rsid w:val="00F60A56"/>
    <w:rsid w:val="00F629E8"/>
    <w:rsid w:val="00F62DAE"/>
    <w:rsid w:val="00F65474"/>
    <w:rsid w:val="00F660BE"/>
    <w:rsid w:val="00F7127C"/>
    <w:rsid w:val="00F725B4"/>
    <w:rsid w:val="00F7351A"/>
    <w:rsid w:val="00F73C43"/>
    <w:rsid w:val="00F75146"/>
    <w:rsid w:val="00F755AB"/>
    <w:rsid w:val="00F768F8"/>
    <w:rsid w:val="00F77A78"/>
    <w:rsid w:val="00F77EDA"/>
    <w:rsid w:val="00F80759"/>
    <w:rsid w:val="00F8125D"/>
    <w:rsid w:val="00F81437"/>
    <w:rsid w:val="00F81FB6"/>
    <w:rsid w:val="00F82388"/>
    <w:rsid w:val="00F827AF"/>
    <w:rsid w:val="00F832A0"/>
    <w:rsid w:val="00F83DE1"/>
    <w:rsid w:val="00F84B93"/>
    <w:rsid w:val="00F85BBE"/>
    <w:rsid w:val="00F86604"/>
    <w:rsid w:val="00F86983"/>
    <w:rsid w:val="00F87011"/>
    <w:rsid w:val="00F9073E"/>
    <w:rsid w:val="00F90DDA"/>
    <w:rsid w:val="00F91C52"/>
    <w:rsid w:val="00F92324"/>
    <w:rsid w:val="00F924C2"/>
    <w:rsid w:val="00F93189"/>
    <w:rsid w:val="00F94582"/>
    <w:rsid w:val="00F959DB"/>
    <w:rsid w:val="00F95A33"/>
    <w:rsid w:val="00F96797"/>
    <w:rsid w:val="00F96E24"/>
    <w:rsid w:val="00F975C3"/>
    <w:rsid w:val="00F97E84"/>
    <w:rsid w:val="00FA07B9"/>
    <w:rsid w:val="00FA0C2E"/>
    <w:rsid w:val="00FA1301"/>
    <w:rsid w:val="00FA2523"/>
    <w:rsid w:val="00FA373B"/>
    <w:rsid w:val="00FA39EE"/>
    <w:rsid w:val="00FA43B4"/>
    <w:rsid w:val="00FA56E2"/>
    <w:rsid w:val="00FA5A71"/>
    <w:rsid w:val="00FA61B0"/>
    <w:rsid w:val="00FA62C0"/>
    <w:rsid w:val="00FA6BCA"/>
    <w:rsid w:val="00FB0DF4"/>
    <w:rsid w:val="00FB1396"/>
    <w:rsid w:val="00FB14F9"/>
    <w:rsid w:val="00FB19E2"/>
    <w:rsid w:val="00FB3252"/>
    <w:rsid w:val="00FB3FD8"/>
    <w:rsid w:val="00FB4703"/>
    <w:rsid w:val="00FB4F2F"/>
    <w:rsid w:val="00FB5203"/>
    <w:rsid w:val="00FB6782"/>
    <w:rsid w:val="00FB6DDD"/>
    <w:rsid w:val="00FB77A0"/>
    <w:rsid w:val="00FC1B5A"/>
    <w:rsid w:val="00FC5C43"/>
    <w:rsid w:val="00FC6571"/>
    <w:rsid w:val="00FD233F"/>
    <w:rsid w:val="00FD297E"/>
    <w:rsid w:val="00FD2BB1"/>
    <w:rsid w:val="00FD3709"/>
    <w:rsid w:val="00FD4309"/>
    <w:rsid w:val="00FD718D"/>
    <w:rsid w:val="00FE0AAE"/>
    <w:rsid w:val="00FE1251"/>
    <w:rsid w:val="00FE1E3E"/>
    <w:rsid w:val="00FE1ECC"/>
    <w:rsid w:val="00FE2658"/>
    <w:rsid w:val="00FE580A"/>
    <w:rsid w:val="00FE7515"/>
    <w:rsid w:val="00FF080C"/>
    <w:rsid w:val="00FF26F9"/>
    <w:rsid w:val="00FF2E09"/>
    <w:rsid w:val="00FF3FB8"/>
    <w:rsid w:val="00FF4367"/>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25C863F2"/>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link w:val="BodyTextChar"/>
    <w:uiPriority w:val="1"/>
    <w:qFormat/>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character" w:styleId="UnresolvedMention">
    <w:name w:val="Unresolved Mention"/>
    <w:basedOn w:val="DefaultParagraphFont"/>
    <w:uiPriority w:val="99"/>
    <w:semiHidden/>
    <w:unhideWhenUsed/>
    <w:rsid w:val="001C2E55"/>
    <w:rPr>
      <w:color w:val="605E5C"/>
      <w:shd w:val="clear" w:color="auto" w:fill="E1DFDD"/>
    </w:rPr>
  </w:style>
  <w:style w:type="paragraph" w:customStyle="1" w:styleId="Default">
    <w:name w:val="Default"/>
    <w:rsid w:val="00CB2FC1"/>
    <w:pPr>
      <w:autoSpaceDE w:val="0"/>
      <w:autoSpaceDN w:val="0"/>
      <w:adjustRightInd w:val="0"/>
    </w:pPr>
    <w:rPr>
      <w:color w:val="000000"/>
      <w:sz w:val="24"/>
      <w:szCs w:val="24"/>
    </w:rPr>
  </w:style>
  <w:style w:type="character" w:customStyle="1" w:styleId="Heading1Char">
    <w:name w:val="Heading 1 Char"/>
    <w:basedOn w:val="DefaultParagraphFont"/>
    <w:link w:val="Heading1"/>
    <w:rsid w:val="002D6C7F"/>
    <w:rPr>
      <w:sz w:val="24"/>
    </w:rPr>
  </w:style>
  <w:style w:type="character" w:customStyle="1" w:styleId="BodyTextChar">
    <w:name w:val="Body Text Char"/>
    <w:basedOn w:val="DefaultParagraphFont"/>
    <w:link w:val="BodyText"/>
    <w:uiPriority w:val="1"/>
    <w:rsid w:val="00FE1ECC"/>
    <w:rPr>
      <w:rFonts w:ascii="Comic Sans MS" w:hAnsi="Comic Sans M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 w:id="188694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I:\Support\IQProcesses\IQ%20Process%20Documents\Forms\ID001%20Inventory%20Disposition%20Form.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E376-1340-40D3-9BB4-0FF8B61A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Pages>
  <Words>543</Words>
  <Characters>3337</Characters>
  <Application>Microsoft Office Word</Application>
  <DocSecurity>0</DocSecurity>
  <Lines>101</Lines>
  <Paragraphs>55</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Brian Olea</cp:lastModifiedBy>
  <cp:revision>264</cp:revision>
  <cp:lastPrinted>2023-12-12T23:17:00Z</cp:lastPrinted>
  <dcterms:created xsi:type="dcterms:W3CDTF">2023-12-12T19:26:00Z</dcterms:created>
  <dcterms:modified xsi:type="dcterms:W3CDTF">2024-03-15T19:15:00Z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56227d3200d312e9e2734e25d87625d061b620cdcba97a18a8225c39d9f92022</vt:lpwstr>
  </property>
</Properties>
</file>