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877B7" w14:textId="0A621F72" w:rsidR="00045746" w:rsidRPr="00C471FE" w:rsidRDefault="00045746" w:rsidP="00036CB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C471FE">
        <w:rPr>
          <w:b/>
          <w:bCs/>
          <w:sz w:val="26"/>
          <w:szCs w:val="26"/>
        </w:rPr>
        <w:t xml:space="preserve">Purpose </w:t>
      </w:r>
      <w:r w:rsidR="00A155C2" w:rsidRPr="00C471FE">
        <w:rPr>
          <w:b/>
          <w:bCs/>
          <w:sz w:val="26"/>
          <w:szCs w:val="26"/>
        </w:rPr>
        <w:t>and</w:t>
      </w:r>
      <w:r w:rsidRPr="00C471FE">
        <w:rPr>
          <w:b/>
          <w:bCs/>
          <w:sz w:val="26"/>
          <w:szCs w:val="26"/>
        </w:rPr>
        <w:t xml:space="preserve"> Scope</w:t>
      </w:r>
    </w:p>
    <w:p w14:paraId="35C69FA6" w14:textId="0443C0A2" w:rsidR="000B5DA0" w:rsidRDefault="000B5DA0" w:rsidP="000B5DA0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This procedure describes the scope for Product Storage, handling, and preservation within the warehouse</w:t>
      </w:r>
    </w:p>
    <w:p w14:paraId="3641AEDD" w14:textId="33745E3E" w:rsidR="000B5DA0" w:rsidRPr="000B5DA0" w:rsidRDefault="000B5DA0" w:rsidP="000B5DA0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Included in the scope of this procedure is the process for handling noncompliance</w:t>
      </w:r>
      <w:r w:rsidR="008E63B7">
        <w:rPr>
          <w:sz w:val="24"/>
        </w:rPr>
        <w:t>.</w:t>
      </w:r>
      <w:r>
        <w:rPr>
          <w:sz w:val="24"/>
        </w:rPr>
        <w:t xml:space="preserve"> </w:t>
      </w:r>
    </w:p>
    <w:p w14:paraId="18E2479C" w14:textId="3BE1D82E" w:rsidR="000B5DA0" w:rsidRDefault="000B5DA0" w:rsidP="000D5192">
      <w:pPr>
        <w:rPr>
          <w:sz w:val="24"/>
        </w:rPr>
      </w:pPr>
    </w:p>
    <w:p w14:paraId="66804D8F" w14:textId="77777777" w:rsidR="000B5DA0" w:rsidRDefault="000B5DA0" w:rsidP="000D5192">
      <w:pPr>
        <w:rPr>
          <w:sz w:val="24"/>
        </w:rPr>
      </w:pPr>
    </w:p>
    <w:p w14:paraId="22598965" w14:textId="33320453" w:rsidR="004C7B6F" w:rsidRPr="000B7ABC" w:rsidRDefault="00DF74C0" w:rsidP="000B7ABC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commentRangeStart w:id="0"/>
      <w:del w:id="1" w:author="Brian Olea" w:date="2022-07-21T10:25:00Z">
        <w:r w:rsidRPr="002D444D" w:rsidDel="002F414C">
          <w:rPr>
            <w:b/>
            <w:bCs/>
            <w:sz w:val="26"/>
            <w:szCs w:val="26"/>
          </w:rPr>
          <w:delText>Pro</w:delText>
        </w:r>
        <w:r w:rsidR="00943CD1" w:rsidRPr="002D444D" w:rsidDel="002F414C">
          <w:rPr>
            <w:b/>
            <w:bCs/>
            <w:sz w:val="26"/>
            <w:szCs w:val="26"/>
          </w:rPr>
          <w:delText>cess</w:delText>
        </w:r>
        <w:commentRangeEnd w:id="0"/>
        <w:r w:rsidR="000B5DA0" w:rsidDel="002F414C">
          <w:rPr>
            <w:rStyle w:val="CommentReference"/>
          </w:rPr>
          <w:commentReference w:id="0"/>
        </w:r>
      </w:del>
      <w:ins w:id="2" w:author="Brian Olea" w:date="2022-07-21T12:55:00Z">
        <w:r w:rsidR="008E63B7">
          <w:rPr>
            <w:b/>
            <w:bCs/>
            <w:sz w:val="26"/>
            <w:szCs w:val="26"/>
          </w:rPr>
          <w:t xml:space="preserve">Process </w:t>
        </w:r>
      </w:ins>
      <w:ins w:id="3" w:author="Brian Olea" w:date="2022-07-21T10:25:00Z">
        <w:r w:rsidR="002F414C">
          <w:rPr>
            <w:b/>
            <w:bCs/>
            <w:sz w:val="26"/>
            <w:szCs w:val="26"/>
          </w:rPr>
          <w:t>Responsibility</w:t>
        </w:r>
      </w:ins>
    </w:p>
    <w:tbl>
      <w:tblPr>
        <w:tblStyle w:val="TableGrid"/>
        <w:tblW w:w="101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4" w:author="Brian Olea" w:date="2022-07-21T10:25:00Z">
          <w:tblPr>
            <w:tblStyle w:val="TableGrid"/>
            <w:tblW w:w="10110" w:type="dxa"/>
            <w:jc w:val="center"/>
            <w:tblLook w:val="04A0" w:firstRow="1" w:lastRow="0" w:firstColumn="1" w:lastColumn="0" w:noHBand="0" w:noVBand="1"/>
          </w:tblPr>
        </w:tblPrChange>
      </w:tblPr>
      <w:tblGrid>
        <w:gridCol w:w="2190"/>
        <w:gridCol w:w="7920"/>
        <w:tblGridChange w:id="5">
          <w:tblGrid>
            <w:gridCol w:w="2190"/>
            <w:gridCol w:w="7920"/>
          </w:tblGrid>
        </w:tblGridChange>
      </w:tblGrid>
      <w:tr w:rsidR="0082373D" w:rsidRPr="009906B7" w14:paraId="2B35E13C" w14:textId="77777777" w:rsidTr="002F414C">
        <w:trPr>
          <w:jc w:val="center"/>
          <w:trPrChange w:id="6" w:author="Brian Olea" w:date="2022-07-21T10:25:00Z">
            <w:trPr>
              <w:jc w:val="center"/>
            </w:trPr>
          </w:trPrChange>
        </w:trPr>
        <w:tc>
          <w:tcPr>
            <w:tcW w:w="2190" w:type="dxa"/>
            <w:tcPrChange w:id="7" w:author="Brian Olea" w:date="2022-07-21T10:25:00Z">
              <w:tcPr>
                <w:tcW w:w="2190" w:type="dxa"/>
              </w:tcPr>
            </w:tcPrChange>
          </w:tcPr>
          <w:p w14:paraId="0FE57C56" w14:textId="44A3FFDF" w:rsidR="0082373D" w:rsidRPr="00316076" w:rsidRDefault="005C6806" w:rsidP="00316076">
            <w:pPr>
              <w:pStyle w:val="ListParagraph"/>
              <w:numPr>
                <w:ilvl w:val="0"/>
                <w:numId w:val="8"/>
              </w:numPr>
              <w:ind w:left="252" w:hanging="252"/>
              <w:rPr>
                <w:rFonts w:ascii="Times New Roman" w:hAnsi="Times New Roman"/>
                <w:sz w:val="25"/>
                <w:szCs w:val="25"/>
              </w:rPr>
            </w:pPr>
            <w:r w:rsidRPr="00F8410B">
              <w:rPr>
                <w:rFonts w:ascii="Times New Roman" w:hAnsi="Times New Roman"/>
                <w:color w:val="FF0000"/>
                <w:sz w:val="25"/>
                <w:szCs w:val="25"/>
              </w:rPr>
              <w:t>Stocker</w:t>
            </w:r>
            <w:r w:rsidR="00F8410B">
              <w:rPr>
                <w:rFonts w:ascii="Times New Roman" w:hAnsi="Times New Roman"/>
                <w:color w:val="FF0000"/>
                <w:sz w:val="25"/>
                <w:szCs w:val="25"/>
              </w:rPr>
              <w:t>s</w:t>
            </w:r>
          </w:p>
        </w:tc>
        <w:tc>
          <w:tcPr>
            <w:tcW w:w="7920" w:type="dxa"/>
            <w:tcPrChange w:id="8" w:author="Brian Olea" w:date="2022-07-21T10:25:00Z">
              <w:tcPr>
                <w:tcW w:w="7920" w:type="dxa"/>
              </w:tcPr>
            </w:tcPrChange>
          </w:tcPr>
          <w:p w14:paraId="43FC54AA" w14:textId="77777777" w:rsidR="0082373D" w:rsidRDefault="005C6806" w:rsidP="00950058">
            <w:pPr>
              <w:rPr>
                <w:rFonts w:ascii="Times New Roman" w:hAnsi="Times New Roman"/>
                <w:sz w:val="25"/>
                <w:szCs w:val="25"/>
              </w:rPr>
            </w:pPr>
            <w:r w:rsidRPr="005C6806">
              <w:rPr>
                <w:rFonts w:ascii="Times New Roman" w:hAnsi="Times New Roman"/>
                <w:sz w:val="25"/>
                <w:szCs w:val="25"/>
              </w:rPr>
              <w:t>Material is stocked in primary stocking locations or designated backup locations, maintaining Purchase Order/Pack traceability and proper segregation.</w:t>
            </w:r>
          </w:p>
          <w:p w14:paraId="71DFA124" w14:textId="198FFD7D" w:rsidR="00316076" w:rsidRPr="009906B7" w:rsidRDefault="00316076" w:rsidP="00316076">
            <w:pPr>
              <w:spacing w:line="80" w:lineRule="exact"/>
              <w:rPr>
                <w:sz w:val="25"/>
                <w:szCs w:val="25"/>
              </w:rPr>
            </w:pPr>
          </w:p>
        </w:tc>
      </w:tr>
      <w:tr w:rsidR="0082373D" w:rsidRPr="009906B7" w14:paraId="0DE4518A" w14:textId="77777777" w:rsidTr="002F414C">
        <w:trPr>
          <w:jc w:val="center"/>
          <w:trPrChange w:id="9" w:author="Brian Olea" w:date="2022-07-21T10:25:00Z">
            <w:trPr>
              <w:jc w:val="center"/>
            </w:trPr>
          </w:trPrChange>
        </w:trPr>
        <w:tc>
          <w:tcPr>
            <w:tcW w:w="2190" w:type="dxa"/>
            <w:tcPrChange w:id="10" w:author="Brian Olea" w:date="2022-07-21T10:25:00Z">
              <w:tcPr>
                <w:tcW w:w="2190" w:type="dxa"/>
              </w:tcPr>
            </w:tcPrChange>
          </w:tcPr>
          <w:p w14:paraId="7F615BCD" w14:textId="34FF56B2" w:rsidR="0082373D" w:rsidRDefault="00AD24C3" w:rsidP="000C033B">
            <w:pPr>
              <w:pStyle w:val="ListParagraph"/>
              <w:numPr>
                <w:ilvl w:val="0"/>
                <w:numId w:val="8"/>
              </w:numPr>
              <w:ind w:left="252" w:hanging="252"/>
              <w:rPr>
                <w:rFonts w:ascii="Times New Roman" w:hAnsi="Times New Roman"/>
                <w:sz w:val="25"/>
                <w:szCs w:val="25"/>
              </w:rPr>
            </w:pPr>
            <w:r w:rsidRPr="00AD24C3">
              <w:rPr>
                <w:rFonts w:ascii="Times New Roman" w:hAnsi="Times New Roman"/>
                <w:sz w:val="25"/>
                <w:szCs w:val="25"/>
              </w:rPr>
              <w:t>Warehouse personnel</w:t>
            </w:r>
          </w:p>
          <w:p w14:paraId="3AF6B2A6" w14:textId="4248D6B3" w:rsidR="00316076" w:rsidRPr="009906B7" w:rsidRDefault="00316076" w:rsidP="00316076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20" w:type="dxa"/>
            <w:tcPrChange w:id="11" w:author="Brian Olea" w:date="2022-07-21T10:25:00Z">
              <w:tcPr>
                <w:tcW w:w="7920" w:type="dxa"/>
              </w:tcPr>
            </w:tcPrChange>
          </w:tcPr>
          <w:p w14:paraId="4CD7CD1B" w14:textId="7DAD1FBE" w:rsidR="0082373D" w:rsidRPr="009906B7" w:rsidRDefault="00AD24C3" w:rsidP="00316076">
            <w:pPr>
              <w:rPr>
                <w:rFonts w:ascii="Times New Roman" w:hAnsi="Times New Roman"/>
                <w:sz w:val="25"/>
                <w:szCs w:val="25"/>
              </w:rPr>
            </w:pPr>
            <w:r w:rsidRPr="00AD24C3">
              <w:rPr>
                <w:rFonts w:ascii="Times New Roman" w:hAnsi="Times New Roman"/>
                <w:sz w:val="25"/>
                <w:szCs w:val="25"/>
              </w:rPr>
              <w:t xml:space="preserve">Stock problems are communicated using the </w:t>
            </w:r>
            <w:r w:rsidR="00000000">
              <w:fldChar w:fldCharType="begin"/>
            </w:r>
            <w:r w:rsidR="00000000">
              <w:instrText>HYPERLINK "file:///I:\\Support\\IQProcesses\\IQ%20Process%20Documents\\Forms\\ST003%20Stock%20Problem%20Form.pdf"</w:instrText>
            </w:r>
            <w:r w:rsidR="00000000">
              <w:fldChar w:fldCharType="separate"/>
            </w:r>
            <w:r w:rsidRPr="002B1CFB">
              <w:rPr>
                <w:rStyle w:val="Hyperlink"/>
                <w:rFonts w:ascii="Times New Roman" w:hAnsi="Times New Roman"/>
                <w:sz w:val="25"/>
                <w:szCs w:val="25"/>
              </w:rPr>
              <w:t>Stock Problem Form (ST003)</w:t>
            </w:r>
            <w:r w:rsidR="00000000">
              <w:rPr>
                <w:rStyle w:val="Hyperlink"/>
                <w:sz w:val="25"/>
                <w:szCs w:val="25"/>
              </w:rPr>
              <w:fldChar w:fldCharType="end"/>
            </w:r>
            <w:r w:rsidRPr="00AD24C3">
              <w:rPr>
                <w:rFonts w:ascii="Times New Roman" w:hAnsi="Times New Roman"/>
                <w:sz w:val="25"/>
                <w:szCs w:val="25"/>
              </w:rPr>
              <w:t>.</w:t>
            </w:r>
          </w:p>
        </w:tc>
      </w:tr>
      <w:tr w:rsidR="0082373D" w:rsidRPr="00140F08" w14:paraId="09A724A7" w14:textId="77777777" w:rsidTr="002F414C">
        <w:trPr>
          <w:jc w:val="center"/>
          <w:trPrChange w:id="12" w:author="Brian Olea" w:date="2022-07-21T10:25:00Z">
            <w:trPr>
              <w:jc w:val="center"/>
            </w:trPr>
          </w:trPrChange>
        </w:trPr>
        <w:tc>
          <w:tcPr>
            <w:tcW w:w="2190" w:type="dxa"/>
            <w:tcPrChange w:id="13" w:author="Brian Olea" w:date="2022-07-21T10:25:00Z">
              <w:tcPr>
                <w:tcW w:w="2190" w:type="dxa"/>
              </w:tcPr>
            </w:tcPrChange>
          </w:tcPr>
          <w:p w14:paraId="0B18CE9D" w14:textId="37DD6534" w:rsidR="0082373D" w:rsidRPr="00140F08" w:rsidRDefault="00AD24C3" w:rsidP="000C033B">
            <w:pPr>
              <w:pStyle w:val="ListParagraph"/>
              <w:numPr>
                <w:ilvl w:val="0"/>
                <w:numId w:val="8"/>
              </w:numPr>
              <w:ind w:left="252" w:hanging="252"/>
              <w:rPr>
                <w:rFonts w:ascii="Times New Roman" w:hAnsi="Times New Roman"/>
                <w:sz w:val="25"/>
                <w:szCs w:val="25"/>
              </w:rPr>
            </w:pPr>
            <w:r w:rsidRPr="00140F08">
              <w:rPr>
                <w:rFonts w:ascii="Times New Roman" w:hAnsi="Times New Roman"/>
                <w:sz w:val="25"/>
                <w:szCs w:val="25"/>
              </w:rPr>
              <w:t>Shift Supervisor or designee</w:t>
            </w:r>
          </w:p>
        </w:tc>
        <w:tc>
          <w:tcPr>
            <w:tcW w:w="7920" w:type="dxa"/>
            <w:tcPrChange w:id="14" w:author="Brian Olea" w:date="2022-07-21T10:25:00Z">
              <w:tcPr>
                <w:tcW w:w="7920" w:type="dxa"/>
              </w:tcPr>
            </w:tcPrChange>
          </w:tcPr>
          <w:p w14:paraId="33BB13E3" w14:textId="32F56805" w:rsidR="0082373D" w:rsidRPr="00140F08" w:rsidRDefault="00AD24C3" w:rsidP="00AD24C3">
            <w:pPr>
              <w:rPr>
                <w:rFonts w:ascii="Times New Roman" w:hAnsi="Times New Roman"/>
                <w:sz w:val="25"/>
                <w:szCs w:val="25"/>
              </w:rPr>
            </w:pPr>
            <w:r w:rsidRPr="00140F08">
              <w:rPr>
                <w:rFonts w:ascii="Times New Roman" w:hAnsi="Times New Roman"/>
                <w:sz w:val="25"/>
                <w:szCs w:val="25"/>
              </w:rPr>
              <w:t>Perform 30-day reconciliation of processed orders/open order report</w:t>
            </w:r>
            <w:r w:rsidR="00086886" w:rsidRPr="00140F08">
              <w:rPr>
                <w:rFonts w:ascii="Times New Roman" w:hAnsi="Times New Roman"/>
                <w:sz w:val="25"/>
                <w:szCs w:val="25"/>
              </w:rPr>
              <w:t>.</w:t>
            </w:r>
            <w:r w:rsidR="00AF1750" w:rsidRPr="00140F08">
              <w:rPr>
                <w:rFonts w:ascii="Times New Roman" w:hAnsi="Times New Roman"/>
                <w:sz w:val="25"/>
                <w:szCs w:val="25"/>
              </w:rPr>
              <w:t xml:space="preserve"> (</w:t>
            </w:r>
            <w:proofErr w:type="gramStart"/>
            <w:r w:rsidR="00AF1750" w:rsidRPr="00140F08">
              <w:rPr>
                <w:rFonts w:ascii="Times New Roman" w:hAnsi="Times New Roman"/>
                <w:sz w:val="25"/>
                <w:szCs w:val="25"/>
              </w:rPr>
              <w:t>suggestion</w:t>
            </w:r>
            <w:proofErr w:type="gramEnd"/>
            <w:r w:rsidR="00AF1750" w:rsidRPr="00140F08">
              <w:rPr>
                <w:rFonts w:ascii="Times New Roman" w:hAnsi="Times New Roman"/>
                <w:sz w:val="25"/>
                <w:szCs w:val="25"/>
              </w:rPr>
              <w:t xml:space="preserve"> is to require this to be completed within the first 7 calendar days of the month).</w:t>
            </w:r>
          </w:p>
          <w:p w14:paraId="0F3BF15D" w14:textId="224B0993" w:rsidR="00316076" w:rsidRPr="00140F08" w:rsidRDefault="00316076" w:rsidP="00316076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82373D" w:rsidRPr="00140F08" w14:paraId="34C103F2" w14:textId="77777777" w:rsidTr="002F414C">
        <w:trPr>
          <w:jc w:val="center"/>
          <w:trPrChange w:id="15" w:author="Brian Olea" w:date="2022-07-21T10:25:00Z">
            <w:trPr>
              <w:jc w:val="center"/>
            </w:trPr>
          </w:trPrChange>
        </w:trPr>
        <w:tc>
          <w:tcPr>
            <w:tcW w:w="2190" w:type="dxa"/>
            <w:tcPrChange w:id="16" w:author="Brian Olea" w:date="2022-07-21T10:25:00Z">
              <w:tcPr>
                <w:tcW w:w="2190" w:type="dxa"/>
              </w:tcPr>
            </w:tcPrChange>
          </w:tcPr>
          <w:p w14:paraId="64D7C919" w14:textId="77777777" w:rsidR="0082373D" w:rsidRPr="00140F08" w:rsidRDefault="00AF1750" w:rsidP="000C033B">
            <w:pPr>
              <w:pStyle w:val="ListParagraph"/>
              <w:numPr>
                <w:ilvl w:val="0"/>
                <w:numId w:val="8"/>
              </w:numPr>
              <w:ind w:left="252" w:hanging="252"/>
              <w:rPr>
                <w:rFonts w:ascii="Times New Roman" w:hAnsi="Times New Roman"/>
                <w:sz w:val="25"/>
                <w:szCs w:val="25"/>
              </w:rPr>
            </w:pPr>
            <w:r w:rsidRPr="00140F08">
              <w:rPr>
                <w:rFonts w:ascii="Times New Roman" w:hAnsi="Times New Roman"/>
                <w:sz w:val="25"/>
                <w:szCs w:val="25"/>
              </w:rPr>
              <w:t>Cycle Counter or designee</w:t>
            </w:r>
          </w:p>
          <w:p w14:paraId="6C35C00E" w14:textId="341A0252" w:rsidR="0066209C" w:rsidRPr="00140F08" w:rsidRDefault="0066209C" w:rsidP="0066209C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20" w:type="dxa"/>
            <w:tcPrChange w:id="17" w:author="Brian Olea" w:date="2022-07-21T10:25:00Z">
              <w:tcPr>
                <w:tcW w:w="7920" w:type="dxa"/>
              </w:tcPr>
            </w:tcPrChange>
          </w:tcPr>
          <w:p w14:paraId="1029F5A2" w14:textId="0D7D7CD4" w:rsidR="0082373D" w:rsidRPr="00140F08" w:rsidRDefault="00AF1750" w:rsidP="00AF1750">
            <w:pPr>
              <w:rPr>
                <w:rFonts w:ascii="Times New Roman" w:hAnsi="Times New Roman"/>
                <w:sz w:val="25"/>
                <w:szCs w:val="25"/>
              </w:rPr>
            </w:pPr>
            <w:r w:rsidRPr="00140F08">
              <w:rPr>
                <w:rFonts w:ascii="Times New Roman" w:hAnsi="Times New Roman"/>
                <w:sz w:val="25"/>
                <w:szCs w:val="25"/>
              </w:rPr>
              <w:t>Cycle Counting is performed on a scheduled basis.</w:t>
            </w:r>
          </w:p>
        </w:tc>
      </w:tr>
      <w:tr w:rsidR="0082373D" w:rsidRPr="009906B7" w14:paraId="45C109C9" w14:textId="77777777" w:rsidTr="002F414C">
        <w:trPr>
          <w:jc w:val="center"/>
          <w:trPrChange w:id="18" w:author="Brian Olea" w:date="2022-07-21T10:25:00Z">
            <w:trPr>
              <w:jc w:val="center"/>
            </w:trPr>
          </w:trPrChange>
        </w:trPr>
        <w:tc>
          <w:tcPr>
            <w:tcW w:w="2190" w:type="dxa"/>
            <w:tcPrChange w:id="19" w:author="Brian Olea" w:date="2022-07-21T10:25:00Z">
              <w:tcPr>
                <w:tcW w:w="2190" w:type="dxa"/>
              </w:tcPr>
            </w:tcPrChange>
          </w:tcPr>
          <w:p w14:paraId="6BC12850" w14:textId="0B6272FB" w:rsidR="0082373D" w:rsidRPr="00140F08" w:rsidRDefault="00AF1750" w:rsidP="000C033B">
            <w:pPr>
              <w:pStyle w:val="ListParagraph"/>
              <w:numPr>
                <w:ilvl w:val="0"/>
                <w:numId w:val="8"/>
              </w:numPr>
              <w:ind w:left="252" w:hanging="252"/>
              <w:rPr>
                <w:rFonts w:ascii="Times New Roman" w:hAnsi="Times New Roman"/>
                <w:sz w:val="25"/>
                <w:szCs w:val="25"/>
              </w:rPr>
            </w:pPr>
            <w:r w:rsidRPr="00140F08">
              <w:rPr>
                <w:rFonts w:ascii="Times New Roman" w:hAnsi="Times New Roman"/>
                <w:sz w:val="25"/>
                <w:szCs w:val="25"/>
              </w:rPr>
              <w:t>Purchasing or designee</w:t>
            </w:r>
          </w:p>
        </w:tc>
        <w:tc>
          <w:tcPr>
            <w:tcW w:w="7920" w:type="dxa"/>
            <w:tcPrChange w:id="20" w:author="Brian Olea" w:date="2022-07-21T10:25:00Z">
              <w:tcPr>
                <w:tcW w:w="7920" w:type="dxa"/>
              </w:tcPr>
            </w:tcPrChange>
          </w:tcPr>
          <w:p w14:paraId="6FBFADB4" w14:textId="77777777" w:rsidR="00B71B78" w:rsidRPr="00140F08" w:rsidRDefault="00AF1750" w:rsidP="00AF1750">
            <w:pPr>
              <w:rPr>
                <w:rFonts w:ascii="Times New Roman" w:hAnsi="Times New Roman"/>
                <w:sz w:val="25"/>
                <w:szCs w:val="25"/>
              </w:rPr>
            </w:pPr>
            <w:r w:rsidRPr="00140F08">
              <w:rPr>
                <w:rFonts w:ascii="Times New Roman" w:hAnsi="Times New Roman"/>
                <w:sz w:val="25"/>
                <w:szCs w:val="25"/>
              </w:rPr>
              <w:t xml:space="preserve">Reviews and </w:t>
            </w:r>
            <w:r w:rsidR="00D610A2" w:rsidRPr="00140F08">
              <w:rPr>
                <w:rFonts w:ascii="Times New Roman" w:hAnsi="Times New Roman"/>
                <w:sz w:val="25"/>
                <w:szCs w:val="25"/>
              </w:rPr>
              <w:t>c</w:t>
            </w:r>
            <w:r w:rsidRPr="00140F08">
              <w:rPr>
                <w:rFonts w:ascii="Times New Roman" w:hAnsi="Times New Roman"/>
                <w:sz w:val="25"/>
                <w:szCs w:val="25"/>
              </w:rPr>
              <w:t>ompletes Stock Count adjustments once verified and approved.</w:t>
            </w:r>
          </w:p>
          <w:p w14:paraId="6F3CC002" w14:textId="02B1881F" w:rsidR="0082373D" w:rsidRPr="00140F08" w:rsidRDefault="00AF1750" w:rsidP="00AF1750">
            <w:pPr>
              <w:rPr>
                <w:rFonts w:ascii="Times New Roman" w:hAnsi="Times New Roman"/>
                <w:sz w:val="25"/>
                <w:szCs w:val="25"/>
              </w:rPr>
            </w:pPr>
            <w:r w:rsidRPr="00140F08">
              <w:rPr>
                <w:rFonts w:ascii="Times New Roman" w:hAnsi="Times New Roman"/>
                <w:sz w:val="25"/>
                <w:szCs w:val="25"/>
              </w:rPr>
              <w:t xml:space="preserve">Make unscheduled Stock </w:t>
            </w:r>
            <w:r w:rsidR="00D610A2" w:rsidRPr="00140F08">
              <w:rPr>
                <w:rFonts w:ascii="Times New Roman" w:hAnsi="Times New Roman"/>
                <w:sz w:val="25"/>
                <w:szCs w:val="25"/>
              </w:rPr>
              <w:t>a</w:t>
            </w:r>
            <w:r w:rsidRPr="00140F08">
              <w:rPr>
                <w:rFonts w:ascii="Times New Roman" w:hAnsi="Times New Roman"/>
                <w:sz w:val="25"/>
                <w:szCs w:val="25"/>
              </w:rPr>
              <w:t>djustments as required.</w:t>
            </w:r>
          </w:p>
          <w:p w14:paraId="433A7615" w14:textId="707D818D" w:rsidR="00BB6C8D" w:rsidRDefault="00BB6C8D" w:rsidP="00BB6C8D">
            <w:pPr>
              <w:rPr>
                <w:rFonts w:ascii="Times New Roman" w:hAnsi="Times New Roman"/>
                <w:sz w:val="25"/>
                <w:szCs w:val="25"/>
              </w:rPr>
            </w:pPr>
            <w:r w:rsidRPr="00140F08">
              <w:rPr>
                <w:rFonts w:ascii="Times New Roman" w:hAnsi="Times New Roman"/>
                <w:sz w:val="25"/>
                <w:szCs w:val="25"/>
              </w:rPr>
              <w:t xml:space="preserve">Inventory adjustment requests may be submitted via email or using the </w:t>
            </w:r>
            <w:r w:rsidR="00000000">
              <w:fldChar w:fldCharType="begin"/>
            </w:r>
            <w:r w:rsidR="00000000">
              <w:instrText>HYPERLINK "file:///I:\\Support\\IQProcesses\\IQ%20Process%20Documents\\Forms\\IA001%20Inventory%20Adjustment%20Request.pdf"</w:instrText>
            </w:r>
            <w:r w:rsidR="00000000">
              <w:fldChar w:fldCharType="separate"/>
            </w:r>
            <w:r w:rsidRPr="00140F08">
              <w:rPr>
                <w:rStyle w:val="Hyperlink"/>
                <w:rFonts w:ascii="Times New Roman" w:hAnsi="Times New Roman"/>
                <w:sz w:val="25"/>
                <w:szCs w:val="25"/>
              </w:rPr>
              <w:t>Inventory Adjustment Request form (IA001)</w:t>
            </w:r>
            <w:r w:rsidR="00000000">
              <w:rPr>
                <w:rStyle w:val="Hyperlink"/>
                <w:sz w:val="25"/>
                <w:szCs w:val="25"/>
              </w:rPr>
              <w:fldChar w:fldCharType="end"/>
            </w:r>
            <w:r w:rsidRPr="00140F08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33CFCB8F" w14:textId="2EEDAE19" w:rsidR="00316076" w:rsidRPr="009906B7" w:rsidRDefault="00316076" w:rsidP="000F4AA3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14:paraId="215F89B8" w14:textId="51D70FF7" w:rsidR="0005482C" w:rsidRDefault="0005482C" w:rsidP="000D5192">
      <w:pPr>
        <w:rPr>
          <w:sz w:val="25"/>
          <w:szCs w:val="25"/>
        </w:rPr>
      </w:pPr>
    </w:p>
    <w:p w14:paraId="428C65ED" w14:textId="77777777" w:rsidR="00AF1750" w:rsidRDefault="00AF1750" w:rsidP="000D5192">
      <w:pPr>
        <w:rPr>
          <w:sz w:val="25"/>
          <w:szCs w:val="25"/>
        </w:rPr>
      </w:pPr>
    </w:p>
    <w:p w14:paraId="5AC013AC" w14:textId="0443AAFF" w:rsidR="00045746" w:rsidRPr="00C27C77" w:rsidRDefault="00045746" w:rsidP="00C27C77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Procedure Statements</w:t>
      </w:r>
    </w:p>
    <w:p w14:paraId="3F580E3B" w14:textId="06CF50F4" w:rsidR="007D7C34" w:rsidRDefault="00C27C77" w:rsidP="00632EFB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C27C77">
        <w:rPr>
          <w:sz w:val="25"/>
          <w:szCs w:val="25"/>
        </w:rPr>
        <w:t>Handling General Requirements</w:t>
      </w:r>
    </w:p>
    <w:p w14:paraId="3026D68F" w14:textId="3EB7DE94" w:rsidR="007D7C34" w:rsidRPr="007D7C34" w:rsidRDefault="00C27C77" w:rsidP="00B30A6E">
      <w:pPr>
        <w:pStyle w:val="Header"/>
        <w:tabs>
          <w:tab w:val="clear" w:pos="4320"/>
          <w:tab w:val="clear" w:pos="8640"/>
        </w:tabs>
        <w:ind w:left="360"/>
        <w:rPr>
          <w:sz w:val="25"/>
          <w:szCs w:val="25"/>
        </w:rPr>
      </w:pPr>
      <w:r w:rsidRPr="00C27C77">
        <w:rPr>
          <w:sz w:val="25"/>
          <w:szCs w:val="25"/>
        </w:rPr>
        <w:t xml:space="preserve">Proper Housekeeping guidelines </w:t>
      </w:r>
      <w:del w:id="21" w:author="Brian Olea" w:date="2022-07-21T10:26:00Z">
        <w:r w:rsidRPr="00C27C77" w:rsidDel="002F414C">
          <w:rPr>
            <w:sz w:val="25"/>
            <w:szCs w:val="25"/>
          </w:rPr>
          <w:delText>must be</w:delText>
        </w:r>
      </w:del>
      <w:ins w:id="22" w:author="Brian Olea" w:date="2022-07-21T10:26:00Z">
        <w:r w:rsidR="002F414C">
          <w:rPr>
            <w:sz w:val="25"/>
            <w:szCs w:val="25"/>
          </w:rPr>
          <w:t>are</w:t>
        </w:r>
      </w:ins>
      <w:r w:rsidRPr="00C27C77">
        <w:rPr>
          <w:sz w:val="25"/>
          <w:szCs w:val="25"/>
        </w:rPr>
        <w:t xml:space="preserve"> followed in all stocking, </w:t>
      </w:r>
      <w:proofErr w:type="gramStart"/>
      <w:r w:rsidRPr="00C27C77">
        <w:rPr>
          <w:sz w:val="25"/>
          <w:szCs w:val="25"/>
        </w:rPr>
        <w:t>processing</w:t>
      </w:r>
      <w:proofErr w:type="gramEnd"/>
      <w:r w:rsidRPr="00C27C77">
        <w:rPr>
          <w:sz w:val="25"/>
          <w:szCs w:val="25"/>
        </w:rPr>
        <w:t xml:space="preserve"> and staging locations</w:t>
      </w:r>
      <w:r>
        <w:rPr>
          <w:sz w:val="25"/>
          <w:szCs w:val="25"/>
        </w:rPr>
        <w:t>.</w:t>
      </w:r>
    </w:p>
    <w:p w14:paraId="5D01FFB8" w14:textId="2C6B9CF8" w:rsidR="007D7C34" w:rsidRDefault="00C27C77" w:rsidP="00B30A6E">
      <w:pPr>
        <w:pStyle w:val="Header"/>
        <w:tabs>
          <w:tab w:val="clear" w:pos="4320"/>
          <w:tab w:val="clear" w:pos="8640"/>
        </w:tabs>
        <w:ind w:left="360"/>
        <w:rPr>
          <w:ins w:id="23" w:author="Brian Olea" w:date="2022-07-21T10:26:00Z"/>
          <w:sz w:val="25"/>
          <w:szCs w:val="25"/>
        </w:rPr>
      </w:pPr>
      <w:r w:rsidRPr="00C27C77">
        <w:rPr>
          <w:sz w:val="25"/>
          <w:szCs w:val="25"/>
        </w:rPr>
        <w:t xml:space="preserve">Material </w:t>
      </w:r>
      <w:del w:id="24" w:author="Brian Olea" w:date="2022-07-21T10:26:00Z">
        <w:r w:rsidRPr="00C27C77" w:rsidDel="002F414C">
          <w:rPr>
            <w:sz w:val="25"/>
            <w:szCs w:val="25"/>
          </w:rPr>
          <w:delText>must be</w:delText>
        </w:r>
      </w:del>
      <w:ins w:id="25" w:author="Brian Olea" w:date="2022-07-21T10:26:00Z">
        <w:r w:rsidR="002F414C">
          <w:rPr>
            <w:sz w:val="25"/>
            <w:szCs w:val="25"/>
          </w:rPr>
          <w:t>is</w:t>
        </w:r>
      </w:ins>
      <w:r w:rsidRPr="00C27C77">
        <w:rPr>
          <w:sz w:val="25"/>
          <w:szCs w:val="25"/>
        </w:rPr>
        <w:t xml:space="preserve"> adequately separated to avoid damage by industrial lifting equipment</w:t>
      </w:r>
      <w:r>
        <w:rPr>
          <w:sz w:val="25"/>
          <w:szCs w:val="25"/>
        </w:rPr>
        <w:t>.</w:t>
      </w:r>
    </w:p>
    <w:p w14:paraId="3771A8BE" w14:textId="77777777" w:rsidR="002F414C" w:rsidRPr="007D7C34" w:rsidRDefault="002F414C" w:rsidP="00B30A6E">
      <w:pPr>
        <w:pStyle w:val="Header"/>
        <w:tabs>
          <w:tab w:val="clear" w:pos="4320"/>
          <w:tab w:val="clear" w:pos="8640"/>
        </w:tabs>
        <w:ind w:left="360"/>
        <w:rPr>
          <w:sz w:val="25"/>
          <w:szCs w:val="25"/>
        </w:rPr>
      </w:pPr>
    </w:p>
    <w:p w14:paraId="30BC1288" w14:textId="723DCC1E" w:rsidR="007D7C34" w:rsidRPr="007D7C34" w:rsidRDefault="00C27C77" w:rsidP="00B30A6E">
      <w:pPr>
        <w:pStyle w:val="Header"/>
        <w:tabs>
          <w:tab w:val="clear" w:pos="4320"/>
          <w:tab w:val="clear" w:pos="8640"/>
        </w:tabs>
        <w:ind w:left="360"/>
        <w:rPr>
          <w:sz w:val="25"/>
          <w:szCs w:val="25"/>
        </w:rPr>
      </w:pPr>
      <w:r w:rsidRPr="00C27C77">
        <w:rPr>
          <w:sz w:val="25"/>
          <w:szCs w:val="25"/>
        </w:rPr>
        <w:t>Lifting equipment, including cranes, side loaders and forklifts are posted with maximum load limits. These are not to be exceeded</w:t>
      </w:r>
      <w:r>
        <w:rPr>
          <w:sz w:val="25"/>
          <w:szCs w:val="25"/>
        </w:rPr>
        <w:t>.</w:t>
      </w:r>
    </w:p>
    <w:p w14:paraId="3A1FB955" w14:textId="2CB1282C" w:rsidR="007D7C34" w:rsidRPr="007D7C34" w:rsidRDefault="00C27C77" w:rsidP="00B30A6E">
      <w:pPr>
        <w:pStyle w:val="Header"/>
        <w:tabs>
          <w:tab w:val="clear" w:pos="4320"/>
          <w:tab w:val="clear" w:pos="8640"/>
        </w:tabs>
        <w:ind w:left="360"/>
        <w:rPr>
          <w:sz w:val="25"/>
          <w:szCs w:val="25"/>
        </w:rPr>
      </w:pPr>
      <w:r w:rsidRPr="00C27C77">
        <w:rPr>
          <w:sz w:val="25"/>
          <w:szCs w:val="25"/>
        </w:rPr>
        <w:t xml:space="preserve">The guidelines and methods that may be used for the handling of product are included in a publication, </w:t>
      </w:r>
      <w:hyperlink r:id="rId12" w:history="1">
        <w:r w:rsidR="009274A0" w:rsidRPr="009274A0">
          <w:rPr>
            <w:rStyle w:val="Hyperlink"/>
            <w:sz w:val="25"/>
            <w:szCs w:val="25"/>
          </w:rPr>
          <w:t>Guidelines for in-plant handling of aluminum plate, flat sheet and coil</w:t>
        </w:r>
        <w:r w:rsidR="00F45AFB" w:rsidRPr="009274A0">
          <w:rPr>
            <w:rStyle w:val="Hyperlink"/>
            <w:sz w:val="25"/>
            <w:szCs w:val="25"/>
          </w:rPr>
          <w:t xml:space="preserve"> (TR7)</w:t>
        </w:r>
      </w:hyperlink>
      <w:r w:rsidRPr="00C27C77">
        <w:rPr>
          <w:sz w:val="25"/>
          <w:szCs w:val="25"/>
        </w:rPr>
        <w:t>. This represents the best practices in this industry.  This document is also applicable to other products including Stainless, Steel, Brass and Copper</w:t>
      </w:r>
      <w:ins w:id="26" w:author="Brian Olea" w:date="2022-07-21T10:26:00Z">
        <w:r w:rsidR="002F414C">
          <w:rPr>
            <w:sz w:val="25"/>
            <w:szCs w:val="25"/>
          </w:rPr>
          <w:t xml:space="preserve"> and can be found at(X)</w:t>
        </w:r>
      </w:ins>
      <w:del w:id="27" w:author="Brian Olea" w:date="2022-07-21T10:26:00Z">
        <w:r w:rsidDel="002F414C">
          <w:rPr>
            <w:sz w:val="25"/>
            <w:szCs w:val="25"/>
          </w:rPr>
          <w:delText>.</w:delText>
        </w:r>
      </w:del>
    </w:p>
    <w:p w14:paraId="787DE51D" w14:textId="25B08E3C" w:rsidR="0023602E" w:rsidRPr="00C23521" w:rsidRDefault="00C27C77" w:rsidP="00B30A6E">
      <w:pPr>
        <w:pStyle w:val="Header"/>
        <w:tabs>
          <w:tab w:val="clear" w:pos="4320"/>
          <w:tab w:val="clear" w:pos="8640"/>
        </w:tabs>
        <w:spacing w:after="120"/>
        <w:ind w:left="360"/>
        <w:rPr>
          <w:sz w:val="25"/>
          <w:szCs w:val="25"/>
        </w:rPr>
      </w:pPr>
      <w:r w:rsidRPr="00C27C77">
        <w:rPr>
          <w:sz w:val="25"/>
          <w:szCs w:val="25"/>
        </w:rPr>
        <w:t xml:space="preserve">Rems generated that meet Cutting </w:t>
      </w:r>
      <w:r w:rsidR="00B41846">
        <w:rPr>
          <w:sz w:val="25"/>
          <w:szCs w:val="25"/>
        </w:rPr>
        <w:t>and</w:t>
      </w:r>
      <w:r w:rsidRPr="00C27C77">
        <w:rPr>
          <w:sz w:val="25"/>
          <w:szCs w:val="25"/>
        </w:rPr>
        <w:t xml:space="preserve"> Grossing Standards are stocked, maintaining traceability with Purchase Order/Pack number</w:t>
      </w:r>
      <w:r>
        <w:rPr>
          <w:sz w:val="25"/>
          <w:szCs w:val="25"/>
        </w:rPr>
        <w:t>.</w:t>
      </w:r>
    </w:p>
    <w:p w14:paraId="726EEA63" w14:textId="35F4DB3E" w:rsidR="0023602E" w:rsidRPr="00C23521" w:rsidRDefault="0023602E" w:rsidP="00C23521">
      <w:pPr>
        <w:pStyle w:val="Header"/>
        <w:numPr>
          <w:ilvl w:val="0"/>
          <w:numId w:val="2"/>
        </w:numPr>
        <w:tabs>
          <w:tab w:val="clear" w:pos="4320"/>
          <w:tab w:val="clear" w:pos="8640"/>
          <w:tab w:val="num" w:pos="1440"/>
        </w:tabs>
        <w:spacing w:after="60"/>
        <w:ind w:left="360"/>
        <w:rPr>
          <w:sz w:val="25"/>
          <w:szCs w:val="25"/>
        </w:rPr>
      </w:pPr>
      <w:r w:rsidRPr="00C23521">
        <w:rPr>
          <w:sz w:val="25"/>
          <w:szCs w:val="25"/>
        </w:rPr>
        <w:t>Storage</w:t>
      </w:r>
    </w:p>
    <w:p w14:paraId="2422BD58" w14:textId="44C6CAC0" w:rsidR="0023602E" w:rsidRPr="0023602E" w:rsidRDefault="0023602E" w:rsidP="00B30A6E">
      <w:pPr>
        <w:pStyle w:val="Header"/>
        <w:tabs>
          <w:tab w:val="clear" w:pos="4320"/>
          <w:tab w:val="clear" w:pos="8640"/>
        </w:tabs>
        <w:ind w:left="360"/>
        <w:rPr>
          <w:sz w:val="25"/>
          <w:szCs w:val="25"/>
        </w:rPr>
      </w:pPr>
      <w:r w:rsidRPr="0023602E">
        <w:rPr>
          <w:sz w:val="25"/>
          <w:szCs w:val="25"/>
        </w:rPr>
        <w:t xml:space="preserve">New </w:t>
      </w:r>
      <w:r w:rsidR="00FD0763">
        <w:rPr>
          <w:sz w:val="25"/>
          <w:szCs w:val="25"/>
        </w:rPr>
        <w:t>m</w:t>
      </w:r>
      <w:r w:rsidRPr="0023602E">
        <w:rPr>
          <w:sz w:val="25"/>
          <w:szCs w:val="25"/>
        </w:rPr>
        <w:t xml:space="preserve">aterial </w:t>
      </w:r>
      <w:del w:id="28" w:author="Brian Olea" w:date="2022-07-21T10:27:00Z">
        <w:r w:rsidRPr="0023602E" w:rsidDel="002F414C">
          <w:rPr>
            <w:sz w:val="25"/>
            <w:szCs w:val="25"/>
          </w:rPr>
          <w:delText>will not be</w:delText>
        </w:r>
      </w:del>
      <w:ins w:id="29" w:author="Brian Olea" w:date="2022-07-21T10:27:00Z">
        <w:r w:rsidR="002F414C">
          <w:rPr>
            <w:sz w:val="25"/>
            <w:szCs w:val="25"/>
          </w:rPr>
          <w:t>is</w:t>
        </w:r>
      </w:ins>
      <w:r w:rsidRPr="0023602E">
        <w:rPr>
          <w:sz w:val="25"/>
          <w:szCs w:val="25"/>
        </w:rPr>
        <w:t xml:space="preserve"> stocked with</w:t>
      </w:r>
      <w:del w:id="30" w:author="Brian Olea" w:date="2022-07-21T10:27:00Z">
        <w:r w:rsidRPr="0023602E" w:rsidDel="002F414C">
          <w:rPr>
            <w:sz w:val="25"/>
            <w:szCs w:val="25"/>
          </w:rPr>
          <w:delText>out</w:delText>
        </w:r>
      </w:del>
      <w:r w:rsidRPr="0023602E">
        <w:rPr>
          <w:sz w:val="25"/>
          <w:szCs w:val="25"/>
        </w:rPr>
        <w:t xml:space="preserve"> proper identification </w:t>
      </w:r>
      <w:del w:id="31" w:author="Brian Olea" w:date="2022-07-21T10:27:00Z">
        <w:r w:rsidRPr="0023602E" w:rsidDel="002F414C">
          <w:rPr>
            <w:sz w:val="25"/>
            <w:szCs w:val="25"/>
          </w:rPr>
          <w:delText xml:space="preserve">or </w:delText>
        </w:r>
      </w:del>
      <w:ins w:id="32" w:author="Brian Olea" w:date="2022-07-21T10:27:00Z">
        <w:r w:rsidR="002F414C">
          <w:rPr>
            <w:sz w:val="25"/>
            <w:szCs w:val="25"/>
          </w:rPr>
          <w:t>and</w:t>
        </w:r>
        <w:r w:rsidR="002F414C" w:rsidRPr="0023602E">
          <w:rPr>
            <w:sz w:val="25"/>
            <w:szCs w:val="25"/>
          </w:rPr>
          <w:t xml:space="preserve"> </w:t>
        </w:r>
      </w:ins>
      <w:r w:rsidRPr="0023602E">
        <w:rPr>
          <w:sz w:val="25"/>
          <w:szCs w:val="25"/>
        </w:rPr>
        <w:t xml:space="preserve">MTR’s </w:t>
      </w:r>
      <w:del w:id="33" w:author="Brian Olea" w:date="2022-07-21T10:27:00Z">
        <w:r w:rsidRPr="0023602E" w:rsidDel="002F414C">
          <w:rPr>
            <w:sz w:val="25"/>
            <w:szCs w:val="25"/>
          </w:rPr>
          <w:delText>and until</w:delText>
        </w:r>
      </w:del>
      <w:ins w:id="34" w:author="Brian Olea" w:date="2022-07-21T10:27:00Z">
        <w:r w:rsidR="002F414C">
          <w:rPr>
            <w:sz w:val="25"/>
            <w:szCs w:val="25"/>
          </w:rPr>
          <w:t>once</w:t>
        </w:r>
      </w:ins>
      <w:r w:rsidRPr="0023602E">
        <w:rPr>
          <w:sz w:val="25"/>
          <w:szCs w:val="25"/>
        </w:rPr>
        <w:t xml:space="preserve"> fully received in</w:t>
      </w:r>
      <w:ins w:id="35" w:author="Brian Olea" w:date="2022-07-21T10:27:00Z">
        <w:r w:rsidR="002F414C">
          <w:rPr>
            <w:sz w:val="25"/>
            <w:szCs w:val="25"/>
          </w:rPr>
          <w:t>to</w:t>
        </w:r>
      </w:ins>
      <w:r w:rsidRPr="0023602E">
        <w:rPr>
          <w:sz w:val="25"/>
          <w:szCs w:val="25"/>
        </w:rPr>
        <w:t xml:space="preserve"> the Business System.</w:t>
      </w:r>
    </w:p>
    <w:p w14:paraId="63C6A9AA" w14:textId="1018ED40" w:rsidR="0023602E" w:rsidRPr="0023602E" w:rsidRDefault="0023602E" w:rsidP="00B30A6E">
      <w:pPr>
        <w:pStyle w:val="Header"/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bookmarkStart w:id="36" w:name="_Hlk108623340"/>
      <w:r w:rsidRPr="0023602E">
        <w:rPr>
          <w:sz w:val="25"/>
          <w:szCs w:val="25"/>
        </w:rPr>
        <w:lastRenderedPageBreak/>
        <w:t xml:space="preserve">Customer returned material </w:t>
      </w:r>
      <w:del w:id="37" w:author="Brian Olea" w:date="2022-07-21T10:28:00Z">
        <w:r w:rsidRPr="0023602E" w:rsidDel="002F414C">
          <w:rPr>
            <w:sz w:val="25"/>
            <w:szCs w:val="25"/>
          </w:rPr>
          <w:delText xml:space="preserve">will not be stocked and </w:delText>
        </w:r>
      </w:del>
      <w:r w:rsidRPr="0023602E">
        <w:rPr>
          <w:sz w:val="25"/>
          <w:szCs w:val="25"/>
        </w:rPr>
        <w:t>must remain in Hold Area until dispositioned</w:t>
      </w:r>
      <w:ins w:id="38" w:author="Brian Olea" w:date="2022-07-21T10:28:00Z">
        <w:r w:rsidR="002F414C">
          <w:rPr>
            <w:sz w:val="25"/>
            <w:szCs w:val="25"/>
          </w:rPr>
          <w:t xml:space="preserve"> and then will be re-stocked per</w:t>
        </w:r>
        <w:commentRangeStart w:id="39"/>
        <w:r w:rsidR="002F414C">
          <w:rPr>
            <w:sz w:val="25"/>
            <w:szCs w:val="25"/>
          </w:rPr>
          <w:t xml:space="preserve"> (X)</w:t>
        </w:r>
      </w:ins>
      <w:del w:id="40" w:author="Brian Olea" w:date="2022-07-21T10:28:00Z">
        <w:r w:rsidRPr="0023602E" w:rsidDel="002F414C">
          <w:rPr>
            <w:sz w:val="25"/>
            <w:szCs w:val="25"/>
          </w:rPr>
          <w:delText>.</w:delText>
        </w:r>
      </w:del>
      <w:bookmarkEnd w:id="36"/>
      <w:commentRangeEnd w:id="39"/>
      <w:r w:rsidR="002F414C">
        <w:rPr>
          <w:rStyle w:val="CommentReference"/>
        </w:rPr>
        <w:commentReference w:id="39"/>
      </w:r>
    </w:p>
    <w:p w14:paraId="7C7C99F5" w14:textId="27A68D61" w:rsidR="0023602E" w:rsidRPr="0023602E" w:rsidRDefault="0023602E" w:rsidP="00B30A6E">
      <w:pPr>
        <w:pStyle w:val="Header"/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23602E">
        <w:rPr>
          <w:sz w:val="25"/>
          <w:szCs w:val="25"/>
        </w:rPr>
        <w:t xml:space="preserve">Any </w:t>
      </w:r>
      <w:r w:rsidR="00474B65">
        <w:rPr>
          <w:sz w:val="25"/>
          <w:szCs w:val="25"/>
        </w:rPr>
        <w:t>m</w:t>
      </w:r>
      <w:r w:rsidRPr="0023602E">
        <w:rPr>
          <w:sz w:val="25"/>
          <w:szCs w:val="25"/>
        </w:rPr>
        <w:t xml:space="preserve">aterial found not in the proper stock location </w:t>
      </w:r>
      <w:commentRangeStart w:id="41"/>
      <w:r w:rsidRPr="0023602E">
        <w:rPr>
          <w:sz w:val="25"/>
          <w:szCs w:val="25"/>
        </w:rPr>
        <w:t xml:space="preserve">should </w:t>
      </w:r>
      <w:commentRangeEnd w:id="41"/>
      <w:r w:rsidR="00544AAE">
        <w:rPr>
          <w:rStyle w:val="CommentReference"/>
        </w:rPr>
        <w:commentReference w:id="41"/>
      </w:r>
      <w:r w:rsidRPr="0023602E">
        <w:rPr>
          <w:sz w:val="25"/>
          <w:szCs w:val="25"/>
        </w:rPr>
        <w:t>be communicated via the Stock Problem Form (ST003).</w:t>
      </w:r>
    </w:p>
    <w:p w14:paraId="532B557F" w14:textId="3F58CB0A" w:rsidR="0023602E" w:rsidRPr="0023602E" w:rsidRDefault="0023602E" w:rsidP="00B30A6E">
      <w:pPr>
        <w:pStyle w:val="Header"/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23602E">
        <w:rPr>
          <w:sz w:val="25"/>
          <w:szCs w:val="25"/>
        </w:rPr>
        <w:t xml:space="preserve">Non-conforming material (damaged material, bent bars, etc.) found in stocking locations </w:t>
      </w:r>
      <w:del w:id="42" w:author="Brian Olea" w:date="2022-07-21T12:52:00Z">
        <w:r w:rsidRPr="0023602E" w:rsidDel="008E63B7">
          <w:rPr>
            <w:sz w:val="25"/>
            <w:szCs w:val="25"/>
          </w:rPr>
          <w:delText xml:space="preserve">must </w:delText>
        </w:r>
      </w:del>
      <w:ins w:id="43" w:author="Brian Olea" w:date="2022-07-21T12:52:00Z">
        <w:r w:rsidR="008E63B7">
          <w:rPr>
            <w:sz w:val="25"/>
            <w:szCs w:val="25"/>
          </w:rPr>
          <w:t>shall</w:t>
        </w:r>
        <w:r w:rsidR="008E63B7" w:rsidRPr="0023602E">
          <w:rPr>
            <w:sz w:val="25"/>
            <w:szCs w:val="25"/>
          </w:rPr>
          <w:t xml:space="preserve"> </w:t>
        </w:r>
      </w:ins>
      <w:r w:rsidRPr="0023602E">
        <w:rPr>
          <w:sz w:val="25"/>
          <w:szCs w:val="25"/>
        </w:rPr>
        <w:t xml:space="preserve">be removed and processed per QSP 13.1 </w:t>
      </w:r>
      <w:r w:rsidRPr="008E63B7">
        <w:rPr>
          <w:sz w:val="25"/>
          <w:szCs w:val="25"/>
          <w:highlight w:val="yellow"/>
          <w:rPrChange w:id="44" w:author="Brian Olea" w:date="2022-07-21T12:52:00Z">
            <w:rPr>
              <w:sz w:val="25"/>
              <w:szCs w:val="25"/>
            </w:rPr>
          </w:rPrChange>
        </w:rPr>
        <w:t>or</w:t>
      </w:r>
      <w:r w:rsidRPr="0023602E">
        <w:rPr>
          <w:sz w:val="25"/>
          <w:szCs w:val="25"/>
        </w:rPr>
        <w:t xml:space="preserve"> recorded on the </w:t>
      </w:r>
      <w:hyperlink r:id="rId13" w:history="1">
        <w:r w:rsidR="006B4426" w:rsidRPr="00180D9D">
          <w:rPr>
            <w:rStyle w:val="Hyperlink"/>
            <w:sz w:val="25"/>
            <w:szCs w:val="25"/>
          </w:rPr>
          <w:t>Inventory Disposition Form (ID001)</w:t>
        </w:r>
      </w:hyperlink>
      <w:r w:rsidRPr="0023602E">
        <w:rPr>
          <w:sz w:val="25"/>
          <w:szCs w:val="25"/>
        </w:rPr>
        <w:t>.</w:t>
      </w:r>
    </w:p>
    <w:p w14:paraId="407BCEF7" w14:textId="0146B1AF" w:rsidR="0023602E" w:rsidRPr="00140F08" w:rsidRDefault="0023602E" w:rsidP="00B30A6E">
      <w:pPr>
        <w:pStyle w:val="Header"/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commentRangeStart w:id="45"/>
      <w:r w:rsidRPr="0023602E">
        <w:rPr>
          <w:sz w:val="25"/>
          <w:szCs w:val="25"/>
        </w:rPr>
        <w:t xml:space="preserve">Material not identified </w:t>
      </w:r>
      <w:commentRangeEnd w:id="45"/>
      <w:r w:rsidR="008E63B7">
        <w:rPr>
          <w:rStyle w:val="CommentReference"/>
        </w:rPr>
        <w:commentReference w:id="45"/>
      </w:r>
      <w:r w:rsidRPr="0023602E">
        <w:rPr>
          <w:sz w:val="25"/>
          <w:szCs w:val="25"/>
        </w:rPr>
        <w:t xml:space="preserve">with a stocking tag on either the material, skid or storage pan must be </w:t>
      </w:r>
      <w:r w:rsidRPr="00140F08">
        <w:rPr>
          <w:sz w:val="25"/>
          <w:szCs w:val="25"/>
        </w:rPr>
        <w:t xml:space="preserve">researched, </w:t>
      </w:r>
      <w:r w:rsidR="00C55284" w:rsidRPr="00140F08">
        <w:rPr>
          <w:sz w:val="25"/>
          <w:szCs w:val="25"/>
        </w:rPr>
        <w:t>inspected,</w:t>
      </w:r>
      <w:r w:rsidRPr="00140F08">
        <w:rPr>
          <w:sz w:val="25"/>
          <w:szCs w:val="25"/>
        </w:rPr>
        <w:t xml:space="preserve"> and re-tagged per QSP 10.1, if possible. Otherwise, material must be recorded on the ID001 form.</w:t>
      </w:r>
    </w:p>
    <w:p w14:paraId="3C66BF96" w14:textId="151BB343" w:rsidR="00AE5254" w:rsidRPr="00140F08" w:rsidRDefault="00AE5254" w:rsidP="00013197">
      <w:pPr>
        <w:pStyle w:val="Header"/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140F08">
        <w:rPr>
          <w:sz w:val="25"/>
          <w:szCs w:val="25"/>
        </w:rPr>
        <w:t>Identifications are maintained per QSP 8.1.</w:t>
      </w:r>
    </w:p>
    <w:p w14:paraId="62B8BBAC" w14:textId="4FEB14EF" w:rsidR="00CC20D0" w:rsidRPr="00140F08" w:rsidRDefault="00CC20D0" w:rsidP="00013197">
      <w:pPr>
        <w:pStyle w:val="Header"/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140F08">
        <w:rPr>
          <w:sz w:val="25"/>
          <w:szCs w:val="25"/>
        </w:rPr>
        <w:t>Product with different heat numbers of the same item stored in the same location will be separated.</w:t>
      </w:r>
    </w:p>
    <w:p w14:paraId="7385C774" w14:textId="04AC2EEB" w:rsidR="00C23521" w:rsidRPr="00140F08" w:rsidRDefault="0023602E" w:rsidP="00013197">
      <w:pPr>
        <w:pStyle w:val="Header"/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140F08">
        <w:rPr>
          <w:sz w:val="25"/>
          <w:szCs w:val="25"/>
        </w:rPr>
        <w:t>Material Locations and Definitions</w:t>
      </w:r>
      <w:r w:rsidR="00013197" w:rsidRPr="00140F08">
        <w:rPr>
          <w:sz w:val="25"/>
          <w:szCs w:val="25"/>
        </w:rPr>
        <w:t xml:space="preserve"> – </w:t>
      </w:r>
      <w:r w:rsidR="00C23521" w:rsidRPr="00140F08">
        <w:rPr>
          <w:sz w:val="25"/>
          <w:szCs w:val="25"/>
        </w:rPr>
        <w:t xml:space="preserve">Material </w:t>
      </w:r>
      <w:r w:rsidR="00013197" w:rsidRPr="00140F08">
        <w:rPr>
          <w:sz w:val="25"/>
          <w:szCs w:val="25"/>
        </w:rPr>
        <w:t>l</w:t>
      </w:r>
      <w:r w:rsidR="00C23521" w:rsidRPr="00140F08">
        <w:rPr>
          <w:sz w:val="25"/>
          <w:szCs w:val="25"/>
        </w:rPr>
        <w:t>ocations are identified in the warehouse.</w:t>
      </w:r>
    </w:p>
    <w:p w14:paraId="1C7B63AC" w14:textId="3743B557" w:rsidR="0023602E" w:rsidRPr="0023602E" w:rsidRDefault="0023602E" w:rsidP="00B30A6E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spacing w:after="60"/>
        <w:ind w:left="720"/>
        <w:rPr>
          <w:sz w:val="25"/>
          <w:szCs w:val="25"/>
        </w:rPr>
      </w:pPr>
      <w:r w:rsidRPr="00140F08">
        <w:rPr>
          <w:sz w:val="25"/>
          <w:szCs w:val="25"/>
        </w:rPr>
        <w:t>Hold Area – Area in warehouse for material in transition from inspection to stocking,</w:t>
      </w:r>
      <w:r w:rsidRPr="0023602E">
        <w:rPr>
          <w:sz w:val="25"/>
          <w:szCs w:val="25"/>
        </w:rPr>
        <w:t xml:space="preserve"> non-conforming material, returned material, refused material, material of unknown origin, or orders on hold/futures. The Receiving </w:t>
      </w:r>
      <w:r w:rsidR="002642D3">
        <w:rPr>
          <w:sz w:val="25"/>
          <w:szCs w:val="25"/>
        </w:rPr>
        <w:t>h</w:t>
      </w:r>
      <w:r w:rsidRPr="0023602E">
        <w:rPr>
          <w:sz w:val="25"/>
          <w:szCs w:val="25"/>
        </w:rPr>
        <w:t xml:space="preserve">old </w:t>
      </w:r>
      <w:r w:rsidR="002642D3">
        <w:rPr>
          <w:sz w:val="25"/>
          <w:szCs w:val="25"/>
        </w:rPr>
        <w:t>a</w:t>
      </w:r>
      <w:r w:rsidRPr="0023602E">
        <w:rPr>
          <w:sz w:val="25"/>
          <w:szCs w:val="25"/>
        </w:rPr>
        <w:t>reas vary by branch location but must be clean, safe, designated and marked with ample room to accommodate warehouse equipment used for stocking, such as forklifts.</w:t>
      </w:r>
    </w:p>
    <w:p w14:paraId="44AB7AED" w14:textId="7258761B" w:rsidR="0023602E" w:rsidRPr="0023602E" w:rsidRDefault="0023602E" w:rsidP="00B30A6E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spacing w:after="60"/>
        <w:ind w:left="720"/>
        <w:rPr>
          <w:sz w:val="25"/>
          <w:szCs w:val="25"/>
        </w:rPr>
      </w:pPr>
      <w:r w:rsidRPr="0023602E">
        <w:rPr>
          <w:sz w:val="25"/>
          <w:szCs w:val="25"/>
        </w:rPr>
        <w:t xml:space="preserve">Stock – Stock materials </w:t>
      </w:r>
      <w:del w:id="46" w:author="Brian Olea" w:date="2022-07-21T12:54:00Z">
        <w:r w:rsidRPr="0023602E" w:rsidDel="008E63B7">
          <w:rPr>
            <w:sz w:val="25"/>
            <w:szCs w:val="25"/>
          </w:rPr>
          <w:delText>are located in</w:delText>
        </w:r>
      </w:del>
      <w:ins w:id="47" w:author="Brian Olea" w:date="2022-07-21T12:54:00Z">
        <w:r w:rsidR="008E63B7" w:rsidRPr="0023602E">
          <w:rPr>
            <w:sz w:val="25"/>
            <w:szCs w:val="25"/>
          </w:rPr>
          <w:t>are in</w:t>
        </w:r>
      </w:ins>
      <w:r w:rsidRPr="0023602E">
        <w:rPr>
          <w:sz w:val="25"/>
          <w:szCs w:val="25"/>
        </w:rPr>
        <w:t xml:space="preserve"> primary stocking locations, backup locations or a designated hold area only.</w:t>
      </w:r>
    </w:p>
    <w:p w14:paraId="33162F7E" w14:textId="08D67195" w:rsidR="0023602E" w:rsidRDefault="0023602E" w:rsidP="000D5192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spacing w:after="120"/>
        <w:ind w:left="720"/>
        <w:rPr>
          <w:sz w:val="25"/>
          <w:szCs w:val="25"/>
        </w:rPr>
      </w:pPr>
      <w:r w:rsidRPr="0023602E">
        <w:rPr>
          <w:sz w:val="25"/>
          <w:szCs w:val="25"/>
        </w:rPr>
        <w:t>Brokers – Material purchased for a specific order not requiring a permanent stocking location.</w:t>
      </w:r>
    </w:p>
    <w:p w14:paraId="1910B933" w14:textId="77777777" w:rsidR="00116255" w:rsidRDefault="00C23521" w:rsidP="00116255">
      <w:pPr>
        <w:pStyle w:val="Header"/>
        <w:numPr>
          <w:ilvl w:val="0"/>
          <w:numId w:val="2"/>
        </w:numPr>
        <w:tabs>
          <w:tab w:val="clear" w:pos="4320"/>
          <w:tab w:val="clear" w:pos="8640"/>
          <w:tab w:val="num" w:pos="1440"/>
        </w:tabs>
        <w:spacing w:after="60"/>
        <w:ind w:left="360"/>
        <w:rPr>
          <w:sz w:val="25"/>
          <w:szCs w:val="25"/>
        </w:rPr>
      </w:pPr>
      <w:r w:rsidRPr="0008413A">
        <w:rPr>
          <w:sz w:val="25"/>
          <w:szCs w:val="25"/>
        </w:rPr>
        <w:t>Preservation</w:t>
      </w:r>
    </w:p>
    <w:p w14:paraId="1B5446BE" w14:textId="3D36B6CB" w:rsidR="00C23521" w:rsidRDefault="00C23521" w:rsidP="000D5192">
      <w:pPr>
        <w:pStyle w:val="Header"/>
        <w:tabs>
          <w:tab w:val="clear" w:pos="4320"/>
          <w:tab w:val="clear" w:pos="8640"/>
        </w:tabs>
        <w:ind w:left="360"/>
        <w:rPr>
          <w:sz w:val="25"/>
          <w:szCs w:val="25"/>
        </w:rPr>
      </w:pPr>
      <w:r w:rsidRPr="0008413A">
        <w:rPr>
          <w:sz w:val="25"/>
          <w:szCs w:val="25"/>
        </w:rPr>
        <w:t xml:space="preserve">IMS </w:t>
      </w:r>
      <w:del w:id="48" w:author="Brian Olea" w:date="2022-07-21T12:54:00Z">
        <w:r w:rsidRPr="0008413A" w:rsidDel="008E63B7">
          <w:rPr>
            <w:sz w:val="25"/>
            <w:szCs w:val="25"/>
          </w:rPr>
          <w:delText>must be</w:delText>
        </w:r>
      </w:del>
      <w:ins w:id="49" w:author="Brian Olea" w:date="2022-07-21T12:54:00Z">
        <w:r w:rsidR="008E63B7">
          <w:rPr>
            <w:sz w:val="25"/>
            <w:szCs w:val="25"/>
          </w:rPr>
          <w:t>is</w:t>
        </w:r>
      </w:ins>
      <w:r w:rsidRPr="0008413A">
        <w:rPr>
          <w:sz w:val="25"/>
          <w:szCs w:val="25"/>
        </w:rPr>
        <w:t xml:space="preserve"> mindful of product expiration dates and will remove expired material from inventory. For example, Loctite is a consumable adhesive that has a limited shelf life. Items such as glues, adhesives, patina products and paint also apply</w:t>
      </w:r>
      <w:r>
        <w:rPr>
          <w:sz w:val="25"/>
          <w:szCs w:val="25"/>
        </w:rPr>
        <w:t>.</w:t>
      </w:r>
    </w:p>
    <w:p w14:paraId="4C3439CD" w14:textId="21309FF3" w:rsidR="007D5FDF" w:rsidRDefault="007D5FDF" w:rsidP="000D5192">
      <w:pPr>
        <w:rPr>
          <w:sz w:val="25"/>
          <w:szCs w:val="25"/>
        </w:rPr>
      </w:pPr>
    </w:p>
    <w:p w14:paraId="6174EADE" w14:textId="77777777" w:rsidR="00126249" w:rsidRDefault="00126249" w:rsidP="000D5192">
      <w:pPr>
        <w:rPr>
          <w:sz w:val="25"/>
          <w:szCs w:val="25"/>
        </w:rPr>
      </w:pPr>
    </w:p>
    <w:p w14:paraId="5AA00728" w14:textId="77777777" w:rsidR="00A80C99" w:rsidRPr="00A80C99" w:rsidRDefault="00A80C99" w:rsidP="0010080A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Risks</w:t>
      </w:r>
      <w:r>
        <w:rPr>
          <w:b/>
          <w:bCs/>
          <w:sz w:val="26"/>
          <w:szCs w:val="26"/>
        </w:rPr>
        <w:t xml:space="preserve"> </w:t>
      </w:r>
      <w:r w:rsidR="00F95A33">
        <w:rPr>
          <w:b/>
          <w:bCs/>
          <w:sz w:val="26"/>
          <w:szCs w:val="26"/>
        </w:rPr>
        <w:t>and</w:t>
      </w:r>
      <w:r>
        <w:rPr>
          <w:b/>
          <w:bCs/>
          <w:sz w:val="26"/>
          <w:szCs w:val="26"/>
        </w:rPr>
        <w:t xml:space="preserve"> </w:t>
      </w:r>
      <w:r w:rsidRPr="00A80C99">
        <w:rPr>
          <w:b/>
          <w:bCs/>
          <w:sz w:val="26"/>
          <w:szCs w:val="26"/>
        </w:rPr>
        <w:t>Mitigations</w:t>
      </w:r>
    </w:p>
    <w:tbl>
      <w:tblPr>
        <w:tblStyle w:val="TableGrid"/>
        <w:tblW w:w="9893" w:type="dxa"/>
        <w:tblLook w:val="04A0" w:firstRow="1" w:lastRow="0" w:firstColumn="1" w:lastColumn="0" w:noHBand="0" w:noVBand="1"/>
      </w:tblPr>
      <w:tblGrid>
        <w:gridCol w:w="4945"/>
        <w:gridCol w:w="4948"/>
      </w:tblGrid>
      <w:tr w:rsidR="007F20A0" w14:paraId="017D1848" w14:textId="77777777" w:rsidTr="00B71B78">
        <w:trPr>
          <w:cantSplit/>
          <w:trHeight w:val="432"/>
          <w:tblHeader/>
        </w:trPr>
        <w:tc>
          <w:tcPr>
            <w:tcW w:w="4945" w:type="dxa"/>
            <w:vAlign w:val="center"/>
          </w:tcPr>
          <w:p w14:paraId="483F80F7" w14:textId="77777777" w:rsidR="007F20A0" w:rsidRPr="0010080A" w:rsidRDefault="007F20A0" w:rsidP="002C475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10080A">
              <w:rPr>
                <w:rFonts w:ascii="Times New Roman" w:hAnsi="Times New Roman"/>
                <w:sz w:val="25"/>
                <w:szCs w:val="25"/>
              </w:rPr>
              <w:t>Risks</w:t>
            </w:r>
          </w:p>
        </w:tc>
        <w:tc>
          <w:tcPr>
            <w:tcW w:w="4948" w:type="dxa"/>
            <w:vAlign w:val="center"/>
          </w:tcPr>
          <w:p w14:paraId="4743721A" w14:textId="77777777" w:rsidR="007F20A0" w:rsidRPr="0010080A" w:rsidRDefault="007F20A0" w:rsidP="002C475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10080A">
              <w:rPr>
                <w:rFonts w:ascii="Times New Roman" w:hAnsi="Times New Roman"/>
                <w:sz w:val="25"/>
                <w:szCs w:val="25"/>
              </w:rPr>
              <w:t>Mitigations</w:t>
            </w:r>
          </w:p>
        </w:tc>
      </w:tr>
      <w:tr w:rsidR="007F20A0" w14:paraId="79D835BE" w14:textId="77777777" w:rsidTr="00B71B78">
        <w:trPr>
          <w:cantSplit/>
        </w:trPr>
        <w:tc>
          <w:tcPr>
            <w:tcW w:w="4945" w:type="dxa"/>
          </w:tcPr>
          <w:p w14:paraId="3719248D" w14:textId="7B4B06F4" w:rsidR="007F20A0" w:rsidRPr="00756703" w:rsidRDefault="00D80130" w:rsidP="00B3161D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Improper identification and storage locations</w:t>
            </w:r>
            <w:r>
              <w:rPr>
                <w:rFonts w:ascii="Times New Roman" w:hAnsi="Times New Roman"/>
                <w:sz w:val="25"/>
                <w:szCs w:val="25"/>
              </w:rPr>
              <w:t>.</w:t>
            </w:r>
          </w:p>
        </w:tc>
        <w:tc>
          <w:tcPr>
            <w:tcW w:w="4948" w:type="dxa"/>
          </w:tcPr>
          <w:p w14:paraId="5A9BF702" w14:textId="73776AFA" w:rsidR="007668B9" w:rsidRDefault="00D80130" w:rsidP="008C3304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Verification maintained through Receiving, Cycle Counting and Stock Problem Reconciliation</w:t>
            </w:r>
            <w:r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2C5FFF77" w14:textId="77777777" w:rsidR="00E81DD3" w:rsidRPr="00766E5E" w:rsidRDefault="00E81DD3" w:rsidP="00E64545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7F20A0" w14:paraId="54B96BDC" w14:textId="77777777" w:rsidTr="00B71B78">
        <w:trPr>
          <w:cantSplit/>
        </w:trPr>
        <w:tc>
          <w:tcPr>
            <w:tcW w:w="4945" w:type="dxa"/>
          </w:tcPr>
          <w:p w14:paraId="7692BF18" w14:textId="3C762EFC" w:rsidR="007F20A0" w:rsidRPr="00756703" w:rsidRDefault="00D80130" w:rsidP="00B3161D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Damage to stock</w:t>
            </w:r>
            <w:r>
              <w:rPr>
                <w:rFonts w:ascii="Times New Roman" w:hAnsi="Times New Roman"/>
                <w:sz w:val="25"/>
                <w:szCs w:val="25"/>
              </w:rPr>
              <w:t>.</w:t>
            </w:r>
          </w:p>
        </w:tc>
        <w:tc>
          <w:tcPr>
            <w:tcW w:w="4948" w:type="dxa"/>
          </w:tcPr>
          <w:p w14:paraId="76B9EC55" w14:textId="5E5E083D" w:rsidR="007668B9" w:rsidRDefault="00D80130" w:rsidP="008C3304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All material handlers are trained in proper handling methods and proper handling equipment is provided</w:t>
            </w:r>
            <w:r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55AC7961" w14:textId="77777777" w:rsidR="00E81DD3" w:rsidRPr="00766E5E" w:rsidRDefault="00E81DD3" w:rsidP="00E64545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756703" w14:paraId="20735C71" w14:textId="77777777" w:rsidTr="00B71B78">
        <w:trPr>
          <w:cantSplit/>
        </w:trPr>
        <w:tc>
          <w:tcPr>
            <w:tcW w:w="4945" w:type="dxa"/>
          </w:tcPr>
          <w:p w14:paraId="686BA6CB" w14:textId="0258DAD8" w:rsidR="00756703" w:rsidRPr="00756703" w:rsidRDefault="00D80130" w:rsidP="00B3161D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lastRenderedPageBreak/>
              <w:t xml:space="preserve">Storage and space limitations negating product quality, </w:t>
            </w:r>
            <w:r w:rsidR="002B1843" w:rsidRPr="00D80130">
              <w:rPr>
                <w:rFonts w:ascii="Times New Roman" w:hAnsi="Times New Roman"/>
                <w:sz w:val="25"/>
                <w:szCs w:val="25"/>
              </w:rPr>
              <w:t>access,</w:t>
            </w:r>
            <w:r w:rsidRPr="00D80130">
              <w:rPr>
                <w:rFonts w:ascii="Times New Roman" w:hAnsi="Times New Roman"/>
                <w:sz w:val="25"/>
                <w:szCs w:val="25"/>
              </w:rPr>
              <w:t xml:space="preserve"> and preservation</w:t>
            </w:r>
            <w:r>
              <w:rPr>
                <w:rFonts w:ascii="Times New Roman" w:hAnsi="Times New Roman"/>
                <w:sz w:val="25"/>
                <w:szCs w:val="25"/>
              </w:rPr>
              <w:t>.</w:t>
            </w:r>
          </w:p>
        </w:tc>
        <w:tc>
          <w:tcPr>
            <w:tcW w:w="4948" w:type="dxa"/>
          </w:tcPr>
          <w:p w14:paraId="48F75325" w14:textId="77777777" w:rsidR="00D80130" w:rsidRPr="00D80130" w:rsidRDefault="00D80130" w:rsidP="00D80130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Proper racking in facility storage areas.</w:t>
            </w:r>
          </w:p>
          <w:p w14:paraId="7A35E398" w14:textId="77777777" w:rsidR="00D80130" w:rsidRPr="00D80130" w:rsidRDefault="00D80130" w:rsidP="00D80130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Timely action on dormant or discontinued product.</w:t>
            </w:r>
          </w:p>
          <w:p w14:paraId="04EAABB7" w14:textId="6ADDFEA4" w:rsidR="007668B9" w:rsidRDefault="00D80130" w:rsidP="00D80130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Proper stock location management</w:t>
            </w:r>
            <w:r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39CA4986" w14:textId="77777777" w:rsidR="00E81DD3" w:rsidRPr="00766E5E" w:rsidRDefault="00E81DD3" w:rsidP="00E64545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311162" w14:paraId="43AD03A1" w14:textId="77777777" w:rsidTr="00B71B78">
        <w:trPr>
          <w:cantSplit/>
        </w:trPr>
        <w:tc>
          <w:tcPr>
            <w:tcW w:w="4945" w:type="dxa"/>
          </w:tcPr>
          <w:p w14:paraId="04AE2ED3" w14:textId="2758BCC3" w:rsidR="00311162" w:rsidRPr="00756703" w:rsidRDefault="00D80130" w:rsidP="00524724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Delayed Stock Adjustments causing Service Failures</w:t>
            </w:r>
            <w:r>
              <w:rPr>
                <w:rFonts w:ascii="Times New Roman" w:hAnsi="Times New Roman"/>
                <w:sz w:val="25"/>
                <w:szCs w:val="25"/>
              </w:rPr>
              <w:t>.</w:t>
            </w:r>
          </w:p>
        </w:tc>
        <w:tc>
          <w:tcPr>
            <w:tcW w:w="4948" w:type="dxa"/>
          </w:tcPr>
          <w:p w14:paraId="122E14D3" w14:textId="77777777" w:rsidR="00D80130" w:rsidRPr="00D80130" w:rsidRDefault="00D80130" w:rsidP="00D80130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Auditing of Cycle Count completion.</w:t>
            </w:r>
          </w:p>
          <w:p w14:paraId="29470AFA" w14:textId="31D2222B" w:rsidR="00311162" w:rsidRDefault="00D80130" w:rsidP="00D80130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Management oversight of completed Stock Counts/Stock Adjustments</w:t>
            </w:r>
            <w:r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257CE6BF" w14:textId="77777777" w:rsidR="00311162" w:rsidRPr="00766E5E" w:rsidRDefault="00311162" w:rsidP="00524724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311162" w14:paraId="34972957" w14:textId="77777777" w:rsidTr="00B71B78">
        <w:trPr>
          <w:cantSplit/>
        </w:trPr>
        <w:tc>
          <w:tcPr>
            <w:tcW w:w="4945" w:type="dxa"/>
          </w:tcPr>
          <w:p w14:paraId="5F7113F3" w14:textId="49016149" w:rsidR="00311162" w:rsidRPr="008C3304" w:rsidRDefault="00D80130" w:rsidP="00524724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Lack of understanding of high dollar product storage protection needs</w:t>
            </w:r>
            <w:r>
              <w:rPr>
                <w:rFonts w:ascii="Times New Roman" w:hAnsi="Times New Roman"/>
                <w:sz w:val="25"/>
                <w:szCs w:val="25"/>
              </w:rPr>
              <w:t>.</w:t>
            </w:r>
          </w:p>
        </w:tc>
        <w:tc>
          <w:tcPr>
            <w:tcW w:w="4948" w:type="dxa"/>
          </w:tcPr>
          <w:p w14:paraId="101730AA" w14:textId="33361CC1" w:rsidR="00311162" w:rsidRDefault="00D80130" w:rsidP="00524724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D80130">
              <w:rPr>
                <w:rFonts w:ascii="Times New Roman" w:hAnsi="Times New Roman"/>
                <w:sz w:val="25"/>
                <w:szCs w:val="25"/>
              </w:rPr>
              <w:t>Material handling training of product line needs</w:t>
            </w:r>
          </w:p>
          <w:p w14:paraId="64B2A600" w14:textId="77777777" w:rsidR="00311162" w:rsidRPr="007668B9" w:rsidRDefault="00311162" w:rsidP="00524724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14:paraId="65D60A91" w14:textId="77777777" w:rsidR="00311162" w:rsidRDefault="00311162" w:rsidP="00316076">
      <w:pPr>
        <w:rPr>
          <w:sz w:val="24"/>
        </w:rPr>
      </w:pPr>
    </w:p>
    <w:p w14:paraId="5F6059E1" w14:textId="77777777" w:rsidR="00142ADA" w:rsidRDefault="00142ADA" w:rsidP="00316076">
      <w:pPr>
        <w:rPr>
          <w:sz w:val="24"/>
        </w:rPr>
      </w:pPr>
    </w:p>
    <w:p w14:paraId="0E64FA96" w14:textId="77777777" w:rsidR="0062663A" w:rsidRPr="00242B3B" w:rsidRDefault="00A155C2" w:rsidP="00242B3B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 xml:space="preserve">Reference and </w:t>
      </w:r>
      <w:r w:rsidR="00045746" w:rsidRPr="00036CB6">
        <w:rPr>
          <w:b/>
          <w:bCs/>
          <w:sz w:val="26"/>
          <w:szCs w:val="26"/>
        </w:rPr>
        <w:t xml:space="preserve">Applicable </w:t>
      </w:r>
      <w:r w:rsidR="00FA62C0" w:rsidRPr="00FA62C0">
        <w:rPr>
          <w:b/>
          <w:bCs/>
          <w:sz w:val="26"/>
          <w:szCs w:val="26"/>
        </w:rPr>
        <w:t>Documents</w:t>
      </w:r>
    </w:p>
    <w:p w14:paraId="52EE0AE8" w14:textId="5827D302" w:rsidR="00885ECE" w:rsidRPr="00FE1E3E" w:rsidRDefault="00FD6FAC" w:rsidP="00B5092D">
      <w:pPr>
        <w:rPr>
          <w:color w:val="000000" w:themeColor="text1"/>
          <w:sz w:val="25"/>
          <w:szCs w:val="25"/>
        </w:rPr>
      </w:pPr>
      <w:r w:rsidRPr="00FD6FAC">
        <w:rPr>
          <w:color w:val="000000" w:themeColor="text1"/>
          <w:sz w:val="25"/>
          <w:szCs w:val="25"/>
        </w:rPr>
        <w:t>Quality Management System Manual</w:t>
      </w:r>
      <w:r w:rsidR="00C71D9A" w:rsidRPr="00FE1E3E">
        <w:rPr>
          <w:color w:val="000000" w:themeColor="text1"/>
          <w:sz w:val="25"/>
          <w:szCs w:val="25"/>
        </w:rPr>
        <w:t xml:space="preserve"> (QSM-9000)</w:t>
      </w:r>
    </w:p>
    <w:p w14:paraId="02C682A7" w14:textId="77777777" w:rsidR="00815111" w:rsidRPr="00815111" w:rsidRDefault="00815111" w:rsidP="00815111">
      <w:pPr>
        <w:rPr>
          <w:sz w:val="25"/>
          <w:szCs w:val="25"/>
        </w:rPr>
      </w:pPr>
      <w:r w:rsidRPr="00815111">
        <w:rPr>
          <w:sz w:val="25"/>
          <w:szCs w:val="25"/>
        </w:rPr>
        <w:t>Product Identification (QSP 8.1)</w:t>
      </w:r>
    </w:p>
    <w:p w14:paraId="148EDFC4" w14:textId="77777777" w:rsidR="00815111" w:rsidRPr="00815111" w:rsidRDefault="00815111" w:rsidP="00815111">
      <w:pPr>
        <w:rPr>
          <w:sz w:val="25"/>
          <w:szCs w:val="25"/>
        </w:rPr>
      </w:pPr>
      <w:r w:rsidRPr="00815111">
        <w:rPr>
          <w:sz w:val="25"/>
          <w:szCs w:val="25"/>
        </w:rPr>
        <w:t>Receiving Inspection (QSP 10.1)</w:t>
      </w:r>
    </w:p>
    <w:p w14:paraId="02BBF20A" w14:textId="482B244B" w:rsidR="00815111" w:rsidRDefault="00815111" w:rsidP="00815111">
      <w:pPr>
        <w:rPr>
          <w:sz w:val="25"/>
          <w:szCs w:val="25"/>
        </w:rPr>
      </w:pPr>
      <w:r w:rsidRPr="00815111">
        <w:rPr>
          <w:sz w:val="25"/>
          <w:szCs w:val="25"/>
        </w:rPr>
        <w:t>Control of Nonconforming Product (QSP 13.1)</w:t>
      </w:r>
    </w:p>
    <w:p w14:paraId="75307EA8" w14:textId="77777777" w:rsidR="00FD6FAC" w:rsidRPr="00FD6FAC" w:rsidRDefault="00FD6FAC" w:rsidP="00FD6FAC">
      <w:pPr>
        <w:rPr>
          <w:sz w:val="25"/>
          <w:szCs w:val="25"/>
        </w:rPr>
      </w:pPr>
      <w:r w:rsidRPr="00FD6FAC">
        <w:rPr>
          <w:sz w:val="25"/>
          <w:szCs w:val="25"/>
        </w:rPr>
        <w:t>Stock Problem Form (ST003)</w:t>
      </w:r>
    </w:p>
    <w:p w14:paraId="6077F328" w14:textId="76D58F46" w:rsidR="00FD6FAC" w:rsidRPr="00FD6FAC" w:rsidRDefault="00815111" w:rsidP="00FD6FAC">
      <w:pPr>
        <w:rPr>
          <w:sz w:val="25"/>
          <w:szCs w:val="25"/>
        </w:rPr>
      </w:pPr>
      <w:r w:rsidRPr="00815111">
        <w:rPr>
          <w:sz w:val="25"/>
          <w:szCs w:val="25"/>
        </w:rPr>
        <w:t>Inventory Disposition Form</w:t>
      </w:r>
      <w:r w:rsidR="00FD6FAC" w:rsidRPr="00FD6FAC">
        <w:rPr>
          <w:sz w:val="25"/>
          <w:szCs w:val="25"/>
        </w:rPr>
        <w:t xml:space="preserve"> (ID001)</w:t>
      </w:r>
    </w:p>
    <w:p w14:paraId="454F463C" w14:textId="45ECB6D2" w:rsidR="004557FE" w:rsidRDefault="00815111" w:rsidP="00FD6FAC">
      <w:pPr>
        <w:rPr>
          <w:sz w:val="25"/>
          <w:szCs w:val="25"/>
        </w:rPr>
      </w:pPr>
      <w:r w:rsidRPr="00815111">
        <w:rPr>
          <w:sz w:val="25"/>
          <w:szCs w:val="25"/>
        </w:rPr>
        <w:t>Inventory Adjustment Request</w:t>
      </w:r>
      <w:r w:rsidR="00FD6FAC" w:rsidRPr="00FD6FAC">
        <w:rPr>
          <w:sz w:val="25"/>
          <w:szCs w:val="25"/>
        </w:rPr>
        <w:t xml:space="preserve"> (IA001)</w:t>
      </w:r>
    </w:p>
    <w:p w14:paraId="68096B12" w14:textId="77777777" w:rsidR="00520114" w:rsidRPr="00520114" w:rsidRDefault="00520114" w:rsidP="00520114">
      <w:pPr>
        <w:rPr>
          <w:sz w:val="25"/>
          <w:szCs w:val="25"/>
        </w:rPr>
      </w:pPr>
      <w:r w:rsidRPr="00520114">
        <w:rPr>
          <w:sz w:val="25"/>
          <w:szCs w:val="25"/>
        </w:rPr>
        <w:t>Appendix 1 - IMS Cycle Count Schedule - Store (All Branches)</w:t>
      </w:r>
      <w:r w:rsidRPr="00520114">
        <w:rPr>
          <w:sz w:val="25"/>
          <w:szCs w:val="25"/>
        </w:rPr>
        <w:tab/>
      </w:r>
      <w:r w:rsidRPr="00520114">
        <w:rPr>
          <w:sz w:val="25"/>
          <w:szCs w:val="25"/>
        </w:rPr>
        <w:tab/>
      </w:r>
      <w:r w:rsidRPr="00520114">
        <w:rPr>
          <w:sz w:val="25"/>
          <w:szCs w:val="25"/>
        </w:rPr>
        <w:tab/>
      </w:r>
    </w:p>
    <w:p w14:paraId="4C5D6E26" w14:textId="77777777" w:rsidR="00520114" w:rsidRPr="00520114" w:rsidRDefault="00520114" w:rsidP="00520114">
      <w:pPr>
        <w:rPr>
          <w:sz w:val="25"/>
          <w:szCs w:val="25"/>
        </w:rPr>
      </w:pPr>
      <w:r w:rsidRPr="00520114">
        <w:rPr>
          <w:sz w:val="25"/>
          <w:szCs w:val="25"/>
        </w:rPr>
        <w:t>Appendix 2 - IMS Cycle Count Schedule - Warehouse (Irvine and Tucson Branches Only)</w:t>
      </w:r>
    </w:p>
    <w:p w14:paraId="37579520" w14:textId="77777777" w:rsidR="00520114" w:rsidRPr="00520114" w:rsidRDefault="00520114" w:rsidP="00520114">
      <w:pPr>
        <w:rPr>
          <w:sz w:val="25"/>
          <w:szCs w:val="25"/>
        </w:rPr>
      </w:pPr>
      <w:r w:rsidRPr="00520114">
        <w:rPr>
          <w:sz w:val="25"/>
          <w:szCs w:val="25"/>
        </w:rPr>
        <w:t>Appendix 3 - IMS Cycle Count Schedule - Warehouse (Sun Valley Branch Only)</w:t>
      </w:r>
    </w:p>
    <w:p w14:paraId="3600C6FD" w14:textId="77777777" w:rsidR="00520114" w:rsidRPr="00520114" w:rsidRDefault="00520114" w:rsidP="00520114">
      <w:pPr>
        <w:rPr>
          <w:sz w:val="25"/>
          <w:szCs w:val="25"/>
        </w:rPr>
      </w:pPr>
      <w:r w:rsidRPr="00520114">
        <w:rPr>
          <w:sz w:val="25"/>
          <w:szCs w:val="25"/>
        </w:rPr>
        <w:t>Appendix 4 - IMS Cycle Count Schedule - Warehouse (San Diego, Phoenix, Riverside and San</w:t>
      </w:r>
    </w:p>
    <w:p w14:paraId="56DEB3FF" w14:textId="77777777" w:rsidR="00520114" w:rsidRPr="00520114" w:rsidRDefault="00520114" w:rsidP="00520114">
      <w:pPr>
        <w:rPr>
          <w:sz w:val="25"/>
          <w:szCs w:val="25"/>
        </w:rPr>
      </w:pPr>
      <w:r w:rsidRPr="00520114">
        <w:rPr>
          <w:sz w:val="25"/>
          <w:szCs w:val="25"/>
        </w:rPr>
        <w:t xml:space="preserve">                      Jose Branches Only)</w:t>
      </w:r>
    </w:p>
    <w:p w14:paraId="252E7FCA" w14:textId="38AC208B" w:rsidR="00520114" w:rsidRDefault="00520114" w:rsidP="00520114">
      <w:pPr>
        <w:rPr>
          <w:sz w:val="25"/>
          <w:szCs w:val="25"/>
        </w:rPr>
      </w:pPr>
      <w:r w:rsidRPr="00520114">
        <w:rPr>
          <w:sz w:val="25"/>
          <w:szCs w:val="25"/>
        </w:rPr>
        <w:t>Appendix 5 - Company Policy for Managing REMs</w:t>
      </w:r>
    </w:p>
    <w:p w14:paraId="6A278E48" w14:textId="513816A9" w:rsidR="00FE1251" w:rsidRDefault="00FE1251" w:rsidP="00316076">
      <w:pPr>
        <w:rPr>
          <w:sz w:val="25"/>
          <w:szCs w:val="25"/>
        </w:rPr>
      </w:pPr>
    </w:p>
    <w:p w14:paraId="78AB2615" w14:textId="77777777" w:rsidR="00FE1251" w:rsidRPr="00F96E24" w:rsidRDefault="00FE1251" w:rsidP="00316076">
      <w:pPr>
        <w:rPr>
          <w:sz w:val="25"/>
          <w:szCs w:val="25"/>
        </w:rPr>
      </w:pPr>
    </w:p>
    <w:p w14:paraId="0D463AED" w14:textId="77777777" w:rsidR="00E76D11" w:rsidRPr="00F009BD" w:rsidRDefault="0062663A" w:rsidP="00F009BD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Personnel to be Trained</w:t>
      </w:r>
    </w:p>
    <w:p w14:paraId="2BDF00C3" w14:textId="77777777" w:rsidR="00FD6FAC" w:rsidRPr="00FD6FAC" w:rsidRDefault="00FD6FAC" w:rsidP="00FD6FAC">
      <w:pPr>
        <w:pStyle w:val="Header"/>
        <w:rPr>
          <w:sz w:val="25"/>
          <w:szCs w:val="25"/>
        </w:rPr>
      </w:pPr>
      <w:r w:rsidRPr="00FD6FAC">
        <w:rPr>
          <w:sz w:val="25"/>
          <w:szCs w:val="25"/>
        </w:rPr>
        <w:t>Warehouse Personnel</w:t>
      </w:r>
    </w:p>
    <w:p w14:paraId="252CFA54" w14:textId="77777777" w:rsidR="00FD6FAC" w:rsidRPr="00FD6FAC" w:rsidRDefault="00FD6FAC" w:rsidP="00FD6FAC">
      <w:pPr>
        <w:pStyle w:val="Header"/>
        <w:rPr>
          <w:sz w:val="25"/>
          <w:szCs w:val="25"/>
        </w:rPr>
      </w:pPr>
      <w:r w:rsidRPr="00FD6FAC">
        <w:rPr>
          <w:sz w:val="25"/>
          <w:szCs w:val="25"/>
        </w:rPr>
        <w:t>Purchasing Personnel</w:t>
      </w:r>
    </w:p>
    <w:p w14:paraId="5A4F4261" w14:textId="498C38EA" w:rsidR="00F009BD" w:rsidRPr="00B5092D" w:rsidRDefault="00FD6FAC" w:rsidP="00FD6FAC">
      <w:pPr>
        <w:pStyle w:val="Header"/>
        <w:tabs>
          <w:tab w:val="clear" w:pos="4320"/>
          <w:tab w:val="clear" w:pos="8640"/>
        </w:tabs>
        <w:rPr>
          <w:sz w:val="25"/>
          <w:szCs w:val="25"/>
        </w:rPr>
      </w:pPr>
      <w:r w:rsidRPr="00FD6FAC">
        <w:rPr>
          <w:sz w:val="25"/>
          <w:szCs w:val="25"/>
        </w:rPr>
        <w:t>Store Personnel</w:t>
      </w:r>
    </w:p>
    <w:p w14:paraId="2DB26A7E" w14:textId="77777777" w:rsidR="008A4EAF" w:rsidRDefault="008A4EAF" w:rsidP="00316076">
      <w:pPr>
        <w:rPr>
          <w:sz w:val="24"/>
        </w:rPr>
      </w:pPr>
    </w:p>
    <w:p w14:paraId="30AC22CA" w14:textId="77777777" w:rsidR="00E12B96" w:rsidRDefault="00E12B96" w:rsidP="00316076">
      <w:pPr>
        <w:rPr>
          <w:sz w:val="24"/>
        </w:rPr>
      </w:pPr>
    </w:p>
    <w:p w14:paraId="56BF7001" w14:textId="77777777" w:rsidR="00346115" w:rsidRPr="006774FE" w:rsidRDefault="00A155C2" w:rsidP="0010080A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Revisions Table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075"/>
        <w:gridCol w:w="6660"/>
        <w:gridCol w:w="2160"/>
      </w:tblGrid>
      <w:tr w:rsidR="00346115" w14:paraId="68C4BAD8" w14:textId="77777777" w:rsidTr="00725D1D">
        <w:trPr>
          <w:trHeight w:val="432"/>
          <w:tblHeader/>
        </w:trPr>
        <w:tc>
          <w:tcPr>
            <w:tcW w:w="1075" w:type="dxa"/>
            <w:vAlign w:val="center"/>
          </w:tcPr>
          <w:p w14:paraId="0938C14A" w14:textId="77777777" w:rsidR="00346115" w:rsidRPr="007C7E06" w:rsidRDefault="00346115" w:rsidP="007A0BE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7C7E06">
              <w:rPr>
                <w:rFonts w:ascii="Times New Roman" w:hAnsi="Times New Roman"/>
                <w:sz w:val="25"/>
                <w:szCs w:val="25"/>
              </w:rPr>
              <w:t>Date</w:t>
            </w:r>
          </w:p>
        </w:tc>
        <w:tc>
          <w:tcPr>
            <w:tcW w:w="6660" w:type="dxa"/>
            <w:vAlign w:val="center"/>
          </w:tcPr>
          <w:p w14:paraId="615BEF13" w14:textId="77777777" w:rsidR="00346115" w:rsidRPr="007C7E06" w:rsidRDefault="00346115" w:rsidP="007A0BE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7C7E06">
              <w:rPr>
                <w:rFonts w:ascii="Times New Roman" w:hAnsi="Times New Roman"/>
                <w:sz w:val="25"/>
                <w:szCs w:val="25"/>
              </w:rPr>
              <w:t>Description of Change</w:t>
            </w:r>
          </w:p>
        </w:tc>
        <w:tc>
          <w:tcPr>
            <w:tcW w:w="2160" w:type="dxa"/>
            <w:vAlign w:val="center"/>
          </w:tcPr>
          <w:p w14:paraId="1EEF98C7" w14:textId="77777777" w:rsidR="00346115" w:rsidRPr="007C7E06" w:rsidRDefault="00346115" w:rsidP="007A0BE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7C7E06">
              <w:rPr>
                <w:rFonts w:ascii="Times New Roman" w:hAnsi="Times New Roman"/>
                <w:sz w:val="25"/>
                <w:szCs w:val="25"/>
              </w:rPr>
              <w:t>Approved by</w:t>
            </w:r>
          </w:p>
        </w:tc>
      </w:tr>
      <w:tr w:rsidR="00346115" w:rsidRPr="00E5041B" w14:paraId="2C0C81C5" w14:textId="77777777" w:rsidTr="006D50A4">
        <w:tc>
          <w:tcPr>
            <w:tcW w:w="1075" w:type="dxa"/>
          </w:tcPr>
          <w:p w14:paraId="5E40E548" w14:textId="6D91A083" w:rsidR="00346115" w:rsidRPr="00E10D51" w:rsidRDefault="00FD6FAC" w:rsidP="0050472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>
              <w:rPr>
                <w:rFonts w:ascii="Times New Roman" w:hAnsi="Times New Roman"/>
                <w:sz w:val="25"/>
                <w:szCs w:val="25"/>
              </w:rPr>
              <w:t>TBD</w:t>
            </w:r>
          </w:p>
        </w:tc>
        <w:tc>
          <w:tcPr>
            <w:tcW w:w="6660" w:type="dxa"/>
          </w:tcPr>
          <w:p w14:paraId="7AA8DBCF" w14:textId="0B690CE0" w:rsidR="00346115" w:rsidRPr="007C7E06" w:rsidRDefault="00FD6FAC" w:rsidP="00F91C52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>
              <w:rPr>
                <w:rFonts w:ascii="Times New Roman" w:hAnsi="Times New Roman"/>
                <w:sz w:val="25"/>
                <w:szCs w:val="25"/>
              </w:rPr>
              <w:t>TBD</w:t>
            </w:r>
            <w:r w:rsidR="00952ADB" w:rsidRPr="00952ADB">
              <w:rPr>
                <w:rFonts w:ascii="Times New Roman" w:hAnsi="Times New Roman"/>
                <w:sz w:val="25"/>
                <w:szCs w:val="25"/>
              </w:rPr>
              <w:t>.</w:t>
            </w:r>
          </w:p>
        </w:tc>
        <w:tc>
          <w:tcPr>
            <w:tcW w:w="2160" w:type="dxa"/>
          </w:tcPr>
          <w:p w14:paraId="416A5585" w14:textId="77777777" w:rsidR="00FD6FAC" w:rsidRPr="00FD6FAC" w:rsidRDefault="00FD6FAC" w:rsidP="00FD6FAC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FD6FAC">
              <w:rPr>
                <w:rFonts w:ascii="Times New Roman" w:hAnsi="Times New Roman"/>
                <w:sz w:val="25"/>
                <w:szCs w:val="25"/>
              </w:rPr>
              <w:t>Melissa DaSilva</w:t>
            </w:r>
          </w:p>
          <w:p w14:paraId="61ECB036" w14:textId="275FA27D" w:rsidR="00242FED" w:rsidRPr="00952ADB" w:rsidRDefault="00FD6FAC" w:rsidP="00FD6FAC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D6FAC">
              <w:rPr>
                <w:rFonts w:ascii="Times New Roman" w:hAnsi="Times New Roman"/>
                <w:sz w:val="25"/>
                <w:szCs w:val="25"/>
              </w:rPr>
              <w:t>Penny Brown</w:t>
            </w:r>
          </w:p>
          <w:p w14:paraId="5030FEE7" w14:textId="77777777" w:rsidR="002F260C" w:rsidRPr="00952ADB" w:rsidRDefault="002F260C" w:rsidP="00242FED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  <w:p w14:paraId="02AFC45B" w14:textId="77777777" w:rsidR="002356ED" w:rsidRPr="00952ADB" w:rsidRDefault="002356ED" w:rsidP="002356ED">
            <w:pPr>
              <w:pStyle w:val="Header"/>
              <w:tabs>
                <w:tab w:val="clear" w:pos="4320"/>
                <w:tab w:val="clear" w:pos="8640"/>
              </w:tabs>
              <w:spacing w:line="40" w:lineRule="exact"/>
              <w:jc w:val="center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14:paraId="76DB2A92" w14:textId="67D9D2CD" w:rsidR="00F061C2" w:rsidRPr="00952ADB" w:rsidRDefault="00F061C2" w:rsidP="001B2685">
      <w:pPr>
        <w:pStyle w:val="Header"/>
        <w:tabs>
          <w:tab w:val="clear" w:pos="4320"/>
          <w:tab w:val="clear" w:pos="8640"/>
        </w:tabs>
        <w:rPr>
          <w:sz w:val="24"/>
        </w:rPr>
      </w:pPr>
    </w:p>
    <w:sectPr w:rsidR="00F061C2" w:rsidRPr="00952ADB" w:rsidSect="00FA2523">
      <w:headerReference w:type="default" r:id="rId14"/>
      <w:footerReference w:type="default" r:id="rId15"/>
      <w:pgSz w:w="12240" w:h="15840" w:code="1"/>
      <w:pgMar w:top="2016" w:right="1152" w:bottom="720" w:left="1152" w:header="720" w:footer="432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rian Olea" w:date="2022-07-21T10:18:00Z" w:initials="BO">
    <w:p w14:paraId="142FBBBF" w14:textId="77777777" w:rsidR="000B5DA0" w:rsidRDefault="000B5DA0" w:rsidP="00AA4875">
      <w:pPr>
        <w:pStyle w:val="CommentText"/>
      </w:pPr>
      <w:r>
        <w:rPr>
          <w:rStyle w:val="CommentReference"/>
        </w:rPr>
        <w:annotationRef/>
      </w:r>
      <w:r>
        <w:t>What is the purpose of this table?</w:t>
      </w:r>
    </w:p>
  </w:comment>
  <w:comment w:id="39" w:author="Brian Olea" w:date="2022-07-21T10:28:00Z" w:initials="BO">
    <w:p w14:paraId="2115545E" w14:textId="77777777" w:rsidR="002F414C" w:rsidRDefault="002F414C" w:rsidP="001319D4">
      <w:pPr>
        <w:pStyle w:val="CommentText"/>
      </w:pPr>
      <w:r>
        <w:rPr>
          <w:rStyle w:val="CommentReference"/>
        </w:rPr>
        <w:annotationRef/>
      </w:r>
      <w:r>
        <w:t>Identify the work instruction</w:t>
      </w:r>
    </w:p>
  </w:comment>
  <w:comment w:id="41" w:author="Brian Olea" w:date="2022-07-21T10:29:00Z" w:initials="BO">
    <w:p w14:paraId="4954370C" w14:textId="77777777" w:rsidR="00544AAE" w:rsidRDefault="00544AAE" w:rsidP="008428CC">
      <w:pPr>
        <w:pStyle w:val="CommentText"/>
      </w:pPr>
      <w:r>
        <w:rPr>
          <w:rStyle w:val="CommentReference"/>
        </w:rPr>
        <w:annotationRef/>
      </w:r>
      <w:r>
        <w:t>Should is not to be used, if this is not the process, what is?</w:t>
      </w:r>
    </w:p>
  </w:comment>
  <w:comment w:id="45" w:author="Brian Olea" w:date="2022-07-21T12:53:00Z" w:initials="BO">
    <w:p w14:paraId="33807D2D" w14:textId="77777777" w:rsidR="008E63B7" w:rsidRDefault="008E63B7" w:rsidP="001D4B8E">
      <w:pPr>
        <w:pStyle w:val="CommentText"/>
      </w:pPr>
      <w:r>
        <w:rPr>
          <w:rStyle w:val="CommentReference"/>
        </w:rPr>
        <w:annotationRef/>
      </w:r>
      <w:r>
        <w:t>Make sure we are segregating it during the process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2FBBBF" w15:done="0"/>
  <w15:commentEx w15:paraId="2115545E" w15:done="0"/>
  <w15:commentEx w15:paraId="4954370C" w15:done="0"/>
  <w15:commentEx w15:paraId="33807D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83A68C" w16cex:dateUtc="2022-07-21T16:18:00Z"/>
  <w16cex:commentExtensible w16cex:durableId="2683A8DE" w16cex:dateUtc="2022-07-21T16:28:00Z"/>
  <w16cex:commentExtensible w16cex:durableId="2683A91A" w16cex:dateUtc="2022-07-21T16:29:00Z"/>
  <w16cex:commentExtensible w16cex:durableId="2683CAD0" w16cex:dateUtc="2022-07-21T18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2FBBBF" w16cid:durableId="2683A68C"/>
  <w16cid:commentId w16cid:paraId="2115545E" w16cid:durableId="2683A8DE"/>
  <w16cid:commentId w16cid:paraId="4954370C" w16cid:durableId="2683A91A"/>
  <w16cid:commentId w16cid:paraId="33807D2D" w16cid:durableId="2683CA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0F146" w14:textId="77777777" w:rsidR="008D29B6" w:rsidRDefault="008D29B6">
      <w:r>
        <w:separator/>
      </w:r>
    </w:p>
  </w:endnote>
  <w:endnote w:type="continuationSeparator" w:id="0">
    <w:p w14:paraId="40E672F7" w14:textId="77777777" w:rsidR="008D29B6" w:rsidRDefault="008D2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21803" w14:textId="77777777" w:rsidR="0043799A" w:rsidRDefault="0043799A" w:rsidP="00DC34F2">
    <w:pPr>
      <w:pStyle w:val="Footer"/>
      <w:spacing w:line="60" w:lineRule="exact"/>
      <w:rPr>
        <w:sz w:val="22"/>
        <w:szCs w:val="22"/>
      </w:rPr>
    </w:pPr>
  </w:p>
  <w:p w14:paraId="6700310F" w14:textId="79C657B9" w:rsidR="0037119E" w:rsidRDefault="0043799A">
    <w:pPr>
      <w:pStyle w:val="Footer"/>
    </w:pPr>
    <w:r w:rsidRPr="003D122A">
      <w:rPr>
        <w:sz w:val="22"/>
        <w:szCs w:val="22"/>
      </w:rPr>
      <w:t xml:space="preserve">Page </w:t>
    </w:r>
    <w:r w:rsidRPr="003D122A">
      <w:rPr>
        <w:sz w:val="22"/>
        <w:szCs w:val="22"/>
      </w:rPr>
      <w:fldChar w:fldCharType="begin"/>
    </w:r>
    <w:r w:rsidRPr="003D122A">
      <w:rPr>
        <w:sz w:val="22"/>
        <w:szCs w:val="22"/>
      </w:rPr>
      <w:instrText xml:space="preserve"> PAGE  \* Arabic  \* MERGEFORMAT </w:instrText>
    </w:r>
    <w:r w:rsidRPr="003D122A">
      <w:rPr>
        <w:sz w:val="22"/>
        <w:szCs w:val="22"/>
      </w:rPr>
      <w:fldChar w:fldCharType="separate"/>
    </w:r>
    <w:r w:rsidR="00FF4E7A">
      <w:rPr>
        <w:noProof/>
        <w:sz w:val="22"/>
        <w:szCs w:val="22"/>
      </w:rPr>
      <w:t>1</w:t>
    </w:r>
    <w:r w:rsidRPr="003D122A">
      <w:rPr>
        <w:sz w:val="22"/>
        <w:szCs w:val="22"/>
      </w:rPr>
      <w:fldChar w:fldCharType="end"/>
    </w:r>
    <w:r w:rsidRPr="003D122A">
      <w:rPr>
        <w:sz w:val="22"/>
        <w:szCs w:val="22"/>
      </w:rPr>
      <w:t xml:space="preserve"> of </w:t>
    </w:r>
    <w:r w:rsidRPr="003D122A">
      <w:rPr>
        <w:sz w:val="22"/>
        <w:szCs w:val="22"/>
      </w:rPr>
      <w:fldChar w:fldCharType="begin"/>
    </w:r>
    <w:r w:rsidRPr="003D122A">
      <w:rPr>
        <w:sz w:val="22"/>
        <w:szCs w:val="22"/>
      </w:rPr>
      <w:instrText xml:space="preserve"> NUMPAGES  \* Arabic  \* MERGEFORMAT </w:instrText>
    </w:r>
    <w:r w:rsidRPr="003D122A">
      <w:rPr>
        <w:sz w:val="22"/>
        <w:szCs w:val="22"/>
      </w:rPr>
      <w:fldChar w:fldCharType="separate"/>
    </w:r>
    <w:r w:rsidR="00FF4E7A">
      <w:rPr>
        <w:noProof/>
        <w:sz w:val="22"/>
        <w:szCs w:val="22"/>
      </w:rPr>
      <w:t>6</w:t>
    </w:r>
    <w:r w:rsidRPr="003D122A">
      <w:rPr>
        <w:sz w:val="22"/>
        <w:szCs w:val="22"/>
      </w:rPr>
      <w:fldChar w:fldCharType="end"/>
    </w:r>
    <w:r w:rsidRPr="003D122A">
      <w:rPr>
        <w:sz w:val="22"/>
        <w:szCs w:val="22"/>
      </w:rPr>
      <w:ptab w:relativeTo="margin" w:alignment="center" w:leader="none"/>
    </w:r>
    <w:r w:rsidRPr="000D276B">
      <w:rPr>
        <w:color w:val="FF0000"/>
        <w:sz w:val="22"/>
        <w:szCs w:val="22"/>
      </w:rPr>
      <w:t>Printouts are Uncontrolled</w:t>
    </w:r>
    <w:r w:rsidRPr="003D122A">
      <w:rPr>
        <w:sz w:val="22"/>
        <w:szCs w:val="22"/>
      </w:rPr>
      <w:ptab w:relativeTo="margin" w:alignment="right" w:leader="none"/>
    </w:r>
    <w:r w:rsidRPr="003D122A">
      <w:rPr>
        <w:sz w:val="22"/>
        <w:szCs w:val="22"/>
      </w:rPr>
      <w:t xml:space="preserve">Rev </w:t>
    </w:r>
    <w:r w:rsidR="00E575BD">
      <w:rPr>
        <w:sz w:val="22"/>
        <w:szCs w:val="22"/>
      </w:rPr>
      <w:t>TBD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5EBB1" w14:textId="77777777" w:rsidR="008D29B6" w:rsidRDefault="008D29B6">
      <w:r>
        <w:separator/>
      </w:r>
    </w:p>
  </w:footnote>
  <w:footnote w:type="continuationSeparator" w:id="0">
    <w:p w14:paraId="39E79EFB" w14:textId="77777777" w:rsidR="008D29B6" w:rsidRDefault="008D2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2363B" w14:textId="28B2F78E" w:rsidR="0029736A" w:rsidRDefault="0051526F">
    <w:pPr>
      <w:pStyle w:val="Header"/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63872" behindDoc="0" locked="0" layoutInCell="1" allowOverlap="1" wp14:anchorId="571C09B7" wp14:editId="2230F3FC">
          <wp:simplePos x="0" y="0"/>
          <wp:positionH relativeFrom="page">
            <wp:posOffset>1755775</wp:posOffset>
          </wp:positionH>
          <wp:positionV relativeFrom="page">
            <wp:posOffset>400354</wp:posOffset>
          </wp:positionV>
          <wp:extent cx="1569845" cy="356616"/>
          <wp:effectExtent l="0" t="0" r="0" b="5715"/>
          <wp:wrapNone/>
          <wp:docPr id="3" name="Picture 3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459" b="28933"/>
                  <a:stretch/>
                </pic:blipFill>
                <pic:spPr bwMode="auto">
                  <a:xfrm>
                    <a:off x="0" y="0"/>
                    <a:ext cx="1569845" cy="3566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0074">
      <w:rPr>
        <w:noProof/>
      </w:rPr>
      <w:drawing>
        <wp:anchor distT="0" distB="0" distL="114300" distR="114300" simplePos="0" relativeHeight="251662848" behindDoc="1" locked="0" layoutInCell="1" allowOverlap="1" wp14:anchorId="259B295F" wp14:editId="5F97F75D">
          <wp:simplePos x="0" y="0"/>
          <wp:positionH relativeFrom="column">
            <wp:posOffset>-138761</wp:posOffset>
          </wp:positionH>
          <wp:positionV relativeFrom="paragraph">
            <wp:posOffset>-433705</wp:posOffset>
          </wp:positionV>
          <wp:extent cx="1092200" cy="1097280"/>
          <wp:effectExtent l="0" t="0" r="0" b="7620"/>
          <wp:wrapTight wrapText="bothSides">
            <wp:wrapPolygon edited="0">
              <wp:start x="9042" y="0"/>
              <wp:lineTo x="6405" y="375"/>
              <wp:lineTo x="377" y="4500"/>
              <wp:lineTo x="0" y="8625"/>
              <wp:lineTo x="0" y="14250"/>
              <wp:lineTo x="2260" y="18000"/>
              <wp:lineTo x="2260" y="18750"/>
              <wp:lineTo x="7158" y="21375"/>
              <wp:lineTo x="8288" y="21375"/>
              <wp:lineTo x="12809" y="21375"/>
              <wp:lineTo x="13940" y="21375"/>
              <wp:lineTo x="19214" y="18375"/>
              <wp:lineTo x="19214" y="18000"/>
              <wp:lineTo x="21098" y="13875"/>
              <wp:lineTo x="21098" y="8625"/>
              <wp:lineTo x="20721" y="4500"/>
              <wp:lineTo x="15070" y="375"/>
              <wp:lineTo x="12056" y="0"/>
              <wp:lineTo x="9042" y="0"/>
            </wp:wrapPolygon>
          </wp:wrapTight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1097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2523">
      <w:rPr>
        <w:rFonts w:ascii="Arial" w:hAnsi="Arial" w:cs="Arial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70B3D3D" wp14:editId="11B95AF7">
              <wp:simplePos x="0" y="0"/>
              <wp:positionH relativeFrom="margin">
                <wp:posOffset>-760426</wp:posOffset>
              </wp:positionH>
              <wp:positionV relativeFrom="paragraph">
                <wp:posOffset>-290195</wp:posOffset>
              </wp:positionV>
              <wp:extent cx="7863840" cy="822960"/>
              <wp:effectExtent l="0" t="0" r="381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3840" cy="822960"/>
                      </a:xfrm>
                      <a:prstGeom prst="rect">
                        <a:avLst/>
                      </a:prstGeom>
                      <a:solidFill>
                        <a:srgbClr val="18397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686E2A4" w14:textId="3E75842B" w:rsidR="0076004A" w:rsidRPr="00D94777" w:rsidRDefault="00270C05" w:rsidP="0076004A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270C05">
                            <w:rPr>
                              <w:b/>
                              <w:sz w:val="30"/>
                              <w:szCs w:val="30"/>
                            </w:rPr>
                            <w:t>Product, Storage and Preservation</w:t>
                          </w:r>
                          <w:r w:rsidR="003E15D9">
                            <w:rPr>
                              <w:b/>
                              <w:sz w:val="30"/>
                              <w:szCs w:val="30"/>
                            </w:rPr>
                            <w:t xml:space="preserve"> 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353F20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7F3C00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    </w:t>
                          </w:r>
                          <w:proofErr w:type="gramStart"/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</w:t>
                          </w:r>
                          <w:r w:rsidR="0076004A"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  <w:proofErr w:type="gramEnd"/>
                        </w:p>
                        <w:p w14:paraId="4FB16506" w14:textId="69450652" w:rsidR="00A60E53" w:rsidRPr="00D86070" w:rsidRDefault="00D41A6C" w:rsidP="0076004A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25"/>
                              <w:szCs w:val="25"/>
                            </w:rPr>
                          </w:pP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 xml:space="preserve">QSP </w:t>
                          </w:r>
                          <w:r w:rsidR="007F7978" w:rsidRPr="007F72C4">
                            <w:rPr>
                              <w:b/>
                              <w:sz w:val="27"/>
                              <w:szCs w:val="27"/>
                            </w:rPr>
                            <w:t>1</w:t>
                          </w:r>
                          <w:r w:rsidR="00F00678">
                            <w:rPr>
                              <w:b/>
                              <w:sz w:val="27"/>
                              <w:szCs w:val="27"/>
                            </w:rPr>
                            <w:t>5</w:t>
                          </w: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>.</w:t>
                          </w:r>
                          <w:r w:rsidR="007F7978" w:rsidRPr="007F72C4">
                            <w:rPr>
                              <w:b/>
                              <w:sz w:val="27"/>
                              <w:szCs w:val="27"/>
                            </w:rPr>
                            <w:t>1</w:t>
                          </w:r>
                          <w:r w:rsidR="003E15D9">
                            <w:rPr>
                              <w:b/>
                              <w:sz w:val="27"/>
                              <w:szCs w:val="27"/>
                            </w:rPr>
                            <w:t xml:space="preserve"> </w:t>
                          </w:r>
                          <w:r w:rsidR="007D3B4E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353F20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7F3C00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    </w:t>
                          </w:r>
                          <w:proofErr w:type="gramStart"/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</w:t>
                          </w:r>
                          <w:r w:rsidR="0076004A"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  <w:proofErr w:type="gramEnd"/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    </w:t>
                          </w:r>
                          <w:r w:rsidR="0076004A" w:rsidRPr="00D86070">
                            <w:rPr>
                              <w:b/>
                              <w:sz w:val="25"/>
                              <w:szCs w:val="25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0B3D3D" id="Rectangle 4" o:spid="_x0000_s1026" style="position:absolute;margin-left:-59.9pt;margin-top:-22.85pt;width:619.2pt;height:64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" fillcolor="#183975" stroked="f" strokeweight="1pt">
              <v:textbox>
                <w:txbxContent>
                  <w:p w14:paraId="1686E2A4" w14:textId="3E75842B" w:rsidR="0076004A" w:rsidRPr="00D94777" w:rsidRDefault="00270C05" w:rsidP="0076004A">
                    <w:pPr>
                      <w:pStyle w:val="Header"/>
                      <w:spacing w:before="4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270C05">
                      <w:rPr>
                        <w:b/>
                        <w:sz w:val="30"/>
                        <w:szCs w:val="30"/>
                      </w:rPr>
                      <w:t>Product, Storage and Preservation</w:t>
                    </w:r>
                    <w:r w:rsidR="003E15D9">
                      <w:rPr>
                        <w:b/>
                        <w:sz w:val="30"/>
                        <w:szCs w:val="30"/>
                      </w:rPr>
                      <w:t xml:space="preserve"> 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353F20" w:rsidRPr="00D94777">
                      <w:rPr>
                        <w:b/>
                        <w:sz w:val="16"/>
                        <w:szCs w:val="16"/>
                      </w:rPr>
                      <w:t xml:space="preserve"> 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</w:t>
                    </w:r>
                    <w:r w:rsidR="007F3C00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    </w:t>
                    </w:r>
                    <w:proofErr w:type="gramStart"/>
                    <w:r w:rsidR="00880074">
                      <w:rPr>
                        <w:b/>
                        <w:sz w:val="16"/>
                        <w:szCs w:val="16"/>
                      </w:rPr>
                      <w:t xml:space="preserve">   </w:t>
                    </w:r>
                    <w:r w:rsidR="0076004A"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  <w:proofErr w:type="gramEnd"/>
                  </w:p>
                  <w:p w14:paraId="4FB16506" w14:textId="69450652" w:rsidR="00A60E53" w:rsidRPr="00D86070" w:rsidRDefault="00D41A6C" w:rsidP="0076004A">
                    <w:pPr>
                      <w:pStyle w:val="Header"/>
                      <w:spacing w:before="40"/>
                      <w:jc w:val="right"/>
                      <w:rPr>
                        <w:b/>
                        <w:sz w:val="25"/>
                        <w:szCs w:val="25"/>
                      </w:rPr>
                    </w:pPr>
                    <w:r w:rsidRPr="007F72C4">
                      <w:rPr>
                        <w:b/>
                        <w:sz w:val="27"/>
                        <w:szCs w:val="27"/>
                      </w:rPr>
                      <w:t xml:space="preserve">QSP </w:t>
                    </w:r>
                    <w:r w:rsidR="007F7978" w:rsidRPr="007F72C4">
                      <w:rPr>
                        <w:b/>
                        <w:sz w:val="27"/>
                        <w:szCs w:val="27"/>
                      </w:rPr>
                      <w:t>1</w:t>
                    </w:r>
                    <w:r w:rsidR="00F00678">
                      <w:rPr>
                        <w:b/>
                        <w:sz w:val="27"/>
                        <w:szCs w:val="27"/>
                      </w:rPr>
                      <w:t>5</w:t>
                    </w:r>
                    <w:r w:rsidRPr="007F72C4">
                      <w:rPr>
                        <w:b/>
                        <w:sz w:val="27"/>
                        <w:szCs w:val="27"/>
                      </w:rPr>
                      <w:t>.</w:t>
                    </w:r>
                    <w:r w:rsidR="007F7978" w:rsidRPr="007F72C4">
                      <w:rPr>
                        <w:b/>
                        <w:sz w:val="27"/>
                        <w:szCs w:val="27"/>
                      </w:rPr>
                      <w:t>1</w:t>
                    </w:r>
                    <w:r w:rsidR="003E15D9">
                      <w:rPr>
                        <w:b/>
                        <w:sz w:val="27"/>
                        <w:szCs w:val="27"/>
                      </w:rPr>
                      <w:t xml:space="preserve"> </w:t>
                    </w:r>
                    <w:r w:rsidR="007D3B4E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353F20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</w:t>
                    </w:r>
                    <w:r w:rsidR="007F3C00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    </w:t>
                    </w:r>
                    <w:proofErr w:type="gramStart"/>
                    <w:r w:rsidR="00880074">
                      <w:rPr>
                        <w:b/>
                        <w:sz w:val="16"/>
                        <w:szCs w:val="16"/>
                      </w:rPr>
                      <w:t xml:space="preserve">   </w:t>
                    </w:r>
                    <w:r w:rsidR="0076004A"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  <w:proofErr w:type="gramEnd"/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     </w:t>
                    </w:r>
                    <w:r w:rsidR="0076004A" w:rsidRPr="00D86070">
                      <w:rPr>
                        <w:b/>
                        <w:sz w:val="25"/>
                        <w:szCs w:val="25"/>
                      </w:rPr>
                      <w:t xml:space="preserve">     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7C49BA" w:rsidRPr="00477FBE">
      <w:rPr>
        <w:rFonts w:ascii="Arial" w:hAnsi="Arial" w:cs="Arial"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0AB6"/>
    <w:multiLevelType w:val="hybridMultilevel"/>
    <w:tmpl w:val="90AE0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60DC6"/>
    <w:multiLevelType w:val="hybridMultilevel"/>
    <w:tmpl w:val="184675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7736A"/>
    <w:multiLevelType w:val="hybridMultilevel"/>
    <w:tmpl w:val="09102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126F1"/>
    <w:multiLevelType w:val="hybridMultilevel"/>
    <w:tmpl w:val="8F226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4282A"/>
    <w:multiLevelType w:val="hybridMultilevel"/>
    <w:tmpl w:val="2AB8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75E33"/>
    <w:multiLevelType w:val="hybridMultilevel"/>
    <w:tmpl w:val="4CBA14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43B00"/>
    <w:multiLevelType w:val="hybridMultilevel"/>
    <w:tmpl w:val="A802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191011"/>
    <w:multiLevelType w:val="hybridMultilevel"/>
    <w:tmpl w:val="2AB85A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0C5250"/>
    <w:multiLevelType w:val="hybridMultilevel"/>
    <w:tmpl w:val="F5C4E6A4"/>
    <w:lvl w:ilvl="0" w:tplc="B2726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5"/>
        <w:szCs w:val="2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93D9A"/>
    <w:multiLevelType w:val="hybridMultilevel"/>
    <w:tmpl w:val="5D2618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5"/>
        <w:szCs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2286F"/>
    <w:multiLevelType w:val="hybridMultilevel"/>
    <w:tmpl w:val="D7BCC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905012">
    <w:abstractNumId w:val="9"/>
  </w:num>
  <w:num w:numId="2" w16cid:durableId="149054849">
    <w:abstractNumId w:val="1"/>
  </w:num>
  <w:num w:numId="3" w16cid:durableId="116267200">
    <w:abstractNumId w:val="0"/>
  </w:num>
  <w:num w:numId="4" w16cid:durableId="1840389899">
    <w:abstractNumId w:val="5"/>
  </w:num>
  <w:num w:numId="5" w16cid:durableId="1856533395">
    <w:abstractNumId w:val="3"/>
  </w:num>
  <w:num w:numId="6" w16cid:durableId="553853020">
    <w:abstractNumId w:val="6"/>
  </w:num>
  <w:num w:numId="7" w16cid:durableId="974990239">
    <w:abstractNumId w:val="8"/>
  </w:num>
  <w:num w:numId="8" w16cid:durableId="1693414341">
    <w:abstractNumId w:val="4"/>
  </w:num>
  <w:num w:numId="9" w16cid:durableId="1151361553">
    <w:abstractNumId w:val="7"/>
  </w:num>
  <w:num w:numId="10" w16cid:durableId="822938855">
    <w:abstractNumId w:val="2"/>
  </w:num>
  <w:num w:numId="11" w16cid:durableId="1277717730">
    <w:abstractNumId w:val="10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rian Olea">
    <w15:presenceInfo w15:providerId="Windows Live" w15:userId="20f58619816ab8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s-MX" w:vendorID="64" w:dllVersion="6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navy" strokecolor="#333">
      <v:fill color="navy" on="f"/>
      <v:stroke color="#333"/>
      <o:colormru v:ext="edit" colors="#c09,#f3c,#963,#fcf,#f9f,#f93,#fc0,#ffb9f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6E9"/>
    <w:rsid w:val="00000B13"/>
    <w:rsid w:val="000015BD"/>
    <w:rsid w:val="000035A1"/>
    <w:rsid w:val="00003853"/>
    <w:rsid w:val="000056F0"/>
    <w:rsid w:val="00005C83"/>
    <w:rsid w:val="00005E69"/>
    <w:rsid w:val="00005E81"/>
    <w:rsid w:val="00006433"/>
    <w:rsid w:val="00006691"/>
    <w:rsid w:val="00007BEF"/>
    <w:rsid w:val="00010793"/>
    <w:rsid w:val="0001162E"/>
    <w:rsid w:val="00013197"/>
    <w:rsid w:val="000138F3"/>
    <w:rsid w:val="00013DFE"/>
    <w:rsid w:val="00016D35"/>
    <w:rsid w:val="00017280"/>
    <w:rsid w:val="00022C8D"/>
    <w:rsid w:val="00024562"/>
    <w:rsid w:val="000271F4"/>
    <w:rsid w:val="000311A2"/>
    <w:rsid w:val="00031ED9"/>
    <w:rsid w:val="0003314C"/>
    <w:rsid w:val="00033F16"/>
    <w:rsid w:val="000347EF"/>
    <w:rsid w:val="00036CB6"/>
    <w:rsid w:val="00040E12"/>
    <w:rsid w:val="00043AA3"/>
    <w:rsid w:val="00045746"/>
    <w:rsid w:val="00050A06"/>
    <w:rsid w:val="00051304"/>
    <w:rsid w:val="00053CDE"/>
    <w:rsid w:val="0005482C"/>
    <w:rsid w:val="00055252"/>
    <w:rsid w:val="000558A9"/>
    <w:rsid w:val="00056D59"/>
    <w:rsid w:val="000576C8"/>
    <w:rsid w:val="00057FEB"/>
    <w:rsid w:val="000610DA"/>
    <w:rsid w:val="00061286"/>
    <w:rsid w:val="000613C3"/>
    <w:rsid w:val="00061400"/>
    <w:rsid w:val="000627EA"/>
    <w:rsid w:val="000630D5"/>
    <w:rsid w:val="00063179"/>
    <w:rsid w:val="0006347B"/>
    <w:rsid w:val="00065399"/>
    <w:rsid w:val="00065BA1"/>
    <w:rsid w:val="0006630D"/>
    <w:rsid w:val="00066A01"/>
    <w:rsid w:val="000701AA"/>
    <w:rsid w:val="00070F7F"/>
    <w:rsid w:val="00071FA0"/>
    <w:rsid w:val="000720E2"/>
    <w:rsid w:val="00074159"/>
    <w:rsid w:val="0007416F"/>
    <w:rsid w:val="00074853"/>
    <w:rsid w:val="000749E3"/>
    <w:rsid w:val="0007609F"/>
    <w:rsid w:val="0008031B"/>
    <w:rsid w:val="00081353"/>
    <w:rsid w:val="000823D6"/>
    <w:rsid w:val="00083433"/>
    <w:rsid w:val="0008413A"/>
    <w:rsid w:val="0008471C"/>
    <w:rsid w:val="00085197"/>
    <w:rsid w:val="00085A1B"/>
    <w:rsid w:val="00086886"/>
    <w:rsid w:val="00086DEA"/>
    <w:rsid w:val="000905DC"/>
    <w:rsid w:val="0009145B"/>
    <w:rsid w:val="0009184C"/>
    <w:rsid w:val="00091A1D"/>
    <w:rsid w:val="00093BDE"/>
    <w:rsid w:val="000943DA"/>
    <w:rsid w:val="00096DD0"/>
    <w:rsid w:val="00097990"/>
    <w:rsid w:val="000A1E7B"/>
    <w:rsid w:val="000A1FB3"/>
    <w:rsid w:val="000A1FF9"/>
    <w:rsid w:val="000A57DC"/>
    <w:rsid w:val="000A5813"/>
    <w:rsid w:val="000B012A"/>
    <w:rsid w:val="000B10E9"/>
    <w:rsid w:val="000B113F"/>
    <w:rsid w:val="000B2DC7"/>
    <w:rsid w:val="000B446A"/>
    <w:rsid w:val="000B524C"/>
    <w:rsid w:val="000B55F1"/>
    <w:rsid w:val="000B5949"/>
    <w:rsid w:val="000B5DA0"/>
    <w:rsid w:val="000B68E5"/>
    <w:rsid w:val="000B7ABC"/>
    <w:rsid w:val="000B7CBD"/>
    <w:rsid w:val="000C033B"/>
    <w:rsid w:val="000C0AE1"/>
    <w:rsid w:val="000C1CD9"/>
    <w:rsid w:val="000C3A43"/>
    <w:rsid w:val="000C3CA4"/>
    <w:rsid w:val="000C4479"/>
    <w:rsid w:val="000C5023"/>
    <w:rsid w:val="000C7D34"/>
    <w:rsid w:val="000D0235"/>
    <w:rsid w:val="000D0496"/>
    <w:rsid w:val="000D0646"/>
    <w:rsid w:val="000D155D"/>
    <w:rsid w:val="000D1835"/>
    <w:rsid w:val="000D25B5"/>
    <w:rsid w:val="000D276B"/>
    <w:rsid w:val="000D3349"/>
    <w:rsid w:val="000D4DA5"/>
    <w:rsid w:val="000D5192"/>
    <w:rsid w:val="000E0548"/>
    <w:rsid w:val="000E1753"/>
    <w:rsid w:val="000E17BD"/>
    <w:rsid w:val="000E1EB4"/>
    <w:rsid w:val="000E239B"/>
    <w:rsid w:val="000E2977"/>
    <w:rsid w:val="000F030A"/>
    <w:rsid w:val="000F2AF5"/>
    <w:rsid w:val="000F4AA3"/>
    <w:rsid w:val="000F7910"/>
    <w:rsid w:val="0010080A"/>
    <w:rsid w:val="0010224F"/>
    <w:rsid w:val="0010689C"/>
    <w:rsid w:val="00106ED4"/>
    <w:rsid w:val="0010702E"/>
    <w:rsid w:val="00111EB7"/>
    <w:rsid w:val="001161DE"/>
    <w:rsid w:val="00116255"/>
    <w:rsid w:val="001169FD"/>
    <w:rsid w:val="00116ED3"/>
    <w:rsid w:val="00117A6A"/>
    <w:rsid w:val="0012009D"/>
    <w:rsid w:val="0012216C"/>
    <w:rsid w:val="001221A2"/>
    <w:rsid w:val="00124754"/>
    <w:rsid w:val="001248B2"/>
    <w:rsid w:val="00126249"/>
    <w:rsid w:val="00126814"/>
    <w:rsid w:val="00126F81"/>
    <w:rsid w:val="00127C29"/>
    <w:rsid w:val="001324B8"/>
    <w:rsid w:val="00135990"/>
    <w:rsid w:val="00140F08"/>
    <w:rsid w:val="001414A0"/>
    <w:rsid w:val="001416AE"/>
    <w:rsid w:val="00142ADA"/>
    <w:rsid w:val="00142DC5"/>
    <w:rsid w:val="00145F48"/>
    <w:rsid w:val="001462D4"/>
    <w:rsid w:val="00146BE0"/>
    <w:rsid w:val="00147E43"/>
    <w:rsid w:val="00150BA5"/>
    <w:rsid w:val="0015200B"/>
    <w:rsid w:val="00154E01"/>
    <w:rsid w:val="00155558"/>
    <w:rsid w:val="00156DC7"/>
    <w:rsid w:val="0015758C"/>
    <w:rsid w:val="00160936"/>
    <w:rsid w:val="00160C22"/>
    <w:rsid w:val="001614BE"/>
    <w:rsid w:val="00161806"/>
    <w:rsid w:val="001624AB"/>
    <w:rsid w:val="00163447"/>
    <w:rsid w:val="00164ECA"/>
    <w:rsid w:val="001653D3"/>
    <w:rsid w:val="00165DC5"/>
    <w:rsid w:val="00167CEF"/>
    <w:rsid w:val="00170546"/>
    <w:rsid w:val="00171110"/>
    <w:rsid w:val="001721D5"/>
    <w:rsid w:val="0017233C"/>
    <w:rsid w:val="0017397B"/>
    <w:rsid w:val="00174782"/>
    <w:rsid w:val="00174C7F"/>
    <w:rsid w:val="0017653E"/>
    <w:rsid w:val="00177F1A"/>
    <w:rsid w:val="0018035E"/>
    <w:rsid w:val="00180D9D"/>
    <w:rsid w:val="00180E8C"/>
    <w:rsid w:val="001833AB"/>
    <w:rsid w:val="0018422B"/>
    <w:rsid w:val="001855A1"/>
    <w:rsid w:val="0018681A"/>
    <w:rsid w:val="00193586"/>
    <w:rsid w:val="00194A02"/>
    <w:rsid w:val="0019502C"/>
    <w:rsid w:val="001954AD"/>
    <w:rsid w:val="0019798B"/>
    <w:rsid w:val="001A0067"/>
    <w:rsid w:val="001A04D2"/>
    <w:rsid w:val="001A14C8"/>
    <w:rsid w:val="001A3B10"/>
    <w:rsid w:val="001A4CF7"/>
    <w:rsid w:val="001A5273"/>
    <w:rsid w:val="001A56C5"/>
    <w:rsid w:val="001A74BB"/>
    <w:rsid w:val="001B0FCB"/>
    <w:rsid w:val="001B107F"/>
    <w:rsid w:val="001B1D4A"/>
    <w:rsid w:val="001B2685"/>
    <w:rsid w:val="001B4B49"/>
    <w:rsid w:val="001B51E7"/>
    <w:rsid w:val="001C03A8"/>
    <w:rsid w:val="001C1732"/>
    <w:rsid w:val="001C2026"/>
    <w:rsid w:val="001C21B2"/>
    <w:rsid w:val="001C2D65"/>
    <w:rsid w:val="001C2ECB"/>
    <w:rsid w:val="001C3532"/>
    <w:rsid w:val="001C3ABE"/>
    <w:rsid w:val="001C63ED"/>
    <w:rsid w:val="001C6562"/>
    <w:rsid w:val="001C67A3"/>
    <w:rsid w:val="001D01B4"/>
    <w:rsid w:val="001D0528"/>
    <w:rsid w:val="001D0903"/>
    <w:rsid w:val="001D0D4D"/>
    <w:rsid w:val="001D1CCE"/>
    <w:rsid w:val="001D4010"/>
    <w:rsid w:val="001D6638"/>
    <w:rsid w:val="001D6C03"/>
    <w:rsid w:val="001D7564"/>
    <w:rsid w:val="001E4E99"/>
    <w:rsid w:val="001F0EEF"/>
    <w:rsid w:val="001F113E"/>
    <w:rsid w:val="001F1418"/>
    <w:rsid w:val="001F4DC2"/>
    <w:rsid w:val="001F5BD0"/>
    <w:rsid w:val="001F659D"/>
    <w:rsid w:val="001F670E"/>
    <w:rsid w:val="001F6B53"/>
    <w:rsid w:val="001F6B7D"/>
    <w:rsid w:val="00200ACC"/>
    <w:rsid w:val="0020371D"/>
    <w:rsid w:val="002044E3"/>
    <w:rsid w:val="0021084A"/>
    <w:rsid w:val="00210D25"/>
    <w:rsid w:val="00212026"/>
    <w:rsid w:val="0021320B"/>
    <w:rsid w:val="00213512"/>
    <w:rsid w:val="002151EC"/>
    <w:rsid w:val="002158D2"/>
    <w:rsid w:val="00215CDC"/>
    <w:rsid w:val="002237A7"/>
    <w:rsid w:val="002241EA"/>
    <w:rsid w:val="00224CBE"/>
    <w:rsid w:val="00227871"/>
    <w:rsid w:val="00227D33"/>
    <w:rsid w:val="00231178"/>
    <w:rsid w:val="002311D1"/>
    <w:rsid w:val="002330B5"/>
    <w:rsid w:val="002338E1"/>
    <w:rsid w:val="00235048"/>
    <w:rsid w:val="0023567C"/>
    <w:rsid w:val="002356ED"/>
    <w:rsid w:val="00235A56"/>
    <w:rsid w:val="0023602E"/>
    <w:rsid w:val="00237190"/>
    <w:rsid w:val="00237691"/>
    <w:rsid w:val="00241601"/>
    <w:rsid w:val="00241E99"/>
    <w:rsid w:val="00242B3B"/>
    <w:rsid w:val="00242FED"/>
    <w:rsid w:val="00244873"/>
    <w:rsid w:val="00246197"/>
    <w:rsid w:val="0025028F"/>
    <w:rsid w:val="0025413C"/>
    <w:rsid w:val="00254F27"/>
    <w:rsid w:val="00256218"/>
    <w:rsid w:val="0026087D"/>
    <w:rsid w:val="002618B5"/>
    <w:rsid w:val="00263755"/>
    <w:rsid w:val="002642D3"/>
    <w:rsid w:val="002658AA"/>
    <w:rsid w:val="00266C88"/>
    <w:rsid w:val="00270C05"/>
    <w:rsid w:val="00271A22"/>
    <w:rsid w:val="00271C8B"/>
    <w:rsid w:val="00272F3E"/>
    <w:rsid w:val="00277CA9"/>
    <w:rsid w:val="00280116"/>
    <w:rsid w:val="00281545"/>
    <w:rsid w:val="002826BD"/>
    <w:rsid w:val="00284AE9"/>
    <w:rsid w:val="00285AB8"/>
    <w:rsid w:val="00286913"/>
    <w:rsid w:val="00286FFD"/>
    <w:rsid w:val="00287524"/>
    <w:rsid w:val="0029518B"/>
    <w:rsid w:val="002971DD"/>
    <w:rsid w:val="0029736A"/>
    <w:rsid w:val="00297919"/>
    <w:rsid w:val="002A0E70"/>
    <w:rsid w:val="002A1119"/>
    <w:rsid w:val="002A2314"/>
    <w:rsid w:val="002A4D76"/>
    <w:rsid w:val="002B1100"/>
    <w:rsid w:val="002B1843"/>
    <w:rsid w:val="002B1CFB"/>
    <w:rsid w:val="002B25AA"/>
    <w:rsid w:val="002B5F47"/>
    <w:rsid w:val="002B6906"/>
    <w:rsid w:val="002C07E8"/>
    <w:rsid w:val="002C1A7D"/>
    <w:rsid w:val="002C475C"/>
    <w:rsid w:val="002C4780"/>
    <w:rsid w:val="002C5350"/>
    <w:rsid w:val="002C564A"/>
    <w:rsid w:val="002C7675"/>
    <w:rsid w:val="002D0719"/>
    <w:rsid w:val="002D1843"/>
    <w:rsid w:val="002D190E"/>
    <w:rsid w:val="002D1BC7"/>
    <w:rsid w:val="002D21E3"/>
    <w:rsid w:val="002D4159"/>
    <w:rsid w:val="002D444D"/>
    <w:rsid w:val="002D4B31"/>
    <w:rsid w:val="002D4B53"/>
    <w:rsid w:val="002D58F6"/>
    <w:rsid w:val="002D6D87"/>
    <w:rsid w:val="002D76CC"/>
    <w:rsid w:val="002E51E9"/>
    <w:rsid w:val="002E536D"/>
    <w:rsid w:val="002E5811"/>
    <w:rsid w:val="002E5E0A"/>
    <w:rsid w:val="002E7014"/>
    <w:rsid w:val="002F1A83"/>
    <w:rsid w:val="002F1F02"/>
    <w:rsid w:val="002F260C"/>
    <w:rsid w:val="002F414C"/>
    <w:rsid w:val="00304DC5"/>
    <w:rsid w:val="0030623B"/>
    <w:rsid w:val="00306BD3"/>
    <w:rsid w:val="003078E7"/>
    <w:rsid w:val="0031047A"/>
    <w:rsid w:val="00311162"/>
    <w:rsid w:val="003115FF"/>
    <w:rsid w:val="003125D6"/>
    <w:rsid w:val="003127E5"/>
    <w:rsid w:val="0031281C"/>
    <w:rsid w:val="00313117"/>
    <w:rsid w:val="00313126"/>
    <w:rsid w:val="0031380C"/>
    <w:rsid w:val="00314CC0"/>
    <w:rsid w:val="00316076"/>
    <w:rsid w:val="00316AF6"/>
    <w:rsid w:val="0032016B"/>
    <w:rsid w:val="003206BE"/>
    <w:rsid w:val="00321169"/>
    <w:rsid w:val="0032298B"/>
    <w:rsid w:val="0032558D"/>
    <w:rsid w:val="003266F7"/>
    <w:rsid w:val="0033245C"/>
    <w:rsid w:val="003325F9"/>
    <w:rsid w:val="00333318"/>
    <w:rsid w:val="00337983"/>
    <w:rsid w:val="00337CAE"/>
    <w:rsid w:val="00344B8D"/>
    <w:rsid w:val="0034519B"/>
    <w:rsid w:val="00345DE2"/>
    <w:rsid w:val="00346115"/>
    <w:rsid w:val="00347694"/>
    <w:rsid w:val="00347DCE"/>
    <w:rsid w:val="0035004D"/>
    <w:rsid w:val="0035218C"/>
    <w:rsid w:val="0035390D"/>
    <w:rsid w:val="00353F20"/>
    <w:rsid w:val="00354430"/>
    <w:rsid w:val="003559DD"/>
    <w:rsid w:val="00355FCE"/>
    <w:rsid w:val="003642EE"/>
    <w:rsid w:val="00364B12"/>
    <w:rsid w:val="00364F58"/>
    <w:rsid w:val="0037119E"/>
    <w:rsid w:val="00371F38"/>
    <w:rsid w:val="003725C3"/>
    <w:rsid w:val="00373E05"/>
    <w:rsid w:val="0037437D"/>
    <w:rsid w:val="00376B1B"/>
    <w:rsid w:val="00377539"/>
    <w:rsid w:val="0037754A"/>
    <w:rsid w:val="00377EED"/>
    <w:rsid w:val="00381884"/>
    <w:rsid w:val="00382062"/>
    <w:rsid w:val="003826E9"/>
    <w:rsid w:val="00383567"/>
    <w:rsid w:val="003836E9"/>
    <w:rsid w:val="00385C7D"/>
    <w:rsid w:val="00390CE9"/>
    <w:rsid w:val="0039107A"/>
    <w:rsid w:val="00393BB1"/>
    <w:rsid w:val="00396174"/>
    <w:rsid w:val="00396712"/>
    <w:rsid w:val="00397801"/>
    <w:rsid w:val="00397FEB"/>
    <w:rsid w:val="003A0CE8"/>
    <w:rsid w:val="003A348B"/>
    <w:rsid w:val="003A4873"/>
    <w:rsid w:val="003A4EAA"/>
    <w:rsid w:val="003A515B"/>
    <w:rsid w:val="003A55F3"/>
    <w:rsid w:val="003A6171"/>
    <w:rsid w:val="003A76B0"/>
    <w:rsid w:val="003B05F8"/>
    <w:rsid w:val="003B2592"/>
    <w:rsid w:val="003B338A"/>
    <w:rsid w:val="003B374F"/>
    <w:rsid w:val="003B4812"/>
    <w:rsid w:val="003B53F1"/>
    <w:rsid w:val="003B73B2"/>
    <w:rsid w:val="003C3293"/>
    <w:rsid w:val="003C3904"/>
    <w:rsid w:val="003C47D6"/>
    <w:rsid w:val="003C4C81"/>
    <w:rsid w:val="003C5098"/>
    <w:rsid w:val="003C5CF8"/>
    <w:rsid w:val="003C716A"/>
    <w:rsid w:val="003D12D9"/>
    <w:rsid w:val="003D13F5"/>
    <w:rsid w:val="003D2074"/>
    <w:rsid w:val="003D2558"/>
    <w:rsid w:val="003D4BFF"/>
    <w:rsid w:val="003D524C"/>
    <w:rsid w:val="003D6CA3"/>
    <w:rsid w:val="003D7DAD"/>
    <w:rsid w:val="003E15D9"/>
    <w:rsid w:val="003E1E6B"/>
    <w:rsid w:val="003E2FD2"/>
    <w:rsid w:val="003E3113"/>
    <w:rsid w:val="003E39F1"/>
    <w:rsid w:val="003E5134"/>
    <w:rsid w:val="003E610A"/>
    <w:rsid w:val="003E628D"/>
    <w:rsid w:val="003E6B69"/>
    <w:rsid w:val="003E74D8"/>
    <w:rsid w:val="003F202B"/>
    <w:rsid w:val="003F3A30"/>
    <w:rsid w:val="003F3DC8"/>
    <w:rsid w:val="003F69AF"/>
    <w:rsid w:val="00401E64"/>
    <w:rsid w:val="00402127"/>
    <w:rsid w:val="00404BC0"/>
    <w:rsid w:val="00404E4C"/>
    <w:rsid w:val="00406694"/>
    <w:rsid w:val="00406B5D"/>
    <w:rsid w:val="004074EB"/>
    <w:rsid w:val="00407534"/>
    <w:rsid w:val="00410B49"/>
    <w:rsid w:val="0041136D"/>
    <w:rsid w:val="0041354A"/>
    <w:rsid w:val="004145F0"/>
    <w:rsid w:val="0041509E"/>
    <w:rsid w:val="0041694A"/>
    <w:rsid w:val="00417CFA"/>
    <w:rsid w:val="00417FD3"/>
    <w:rsid w:val="0042087C"/>
    <w:rsid w:val="00422FAF"/>
    <w:rsid w:val="004244F0"/>
    <w:rsid w:val="004246A1"/>
    <w:rsid w:val="00424BA1"/>
    <w:rsid w:val="00424FA0"/>
    <w:rsid w:val="00425EFD"/>
    <w:rsid w:val="00426297"/>
    <w:rsid w:val="00427D58"/>
    <w:rsid w:val="004307A0"/>
    <w:rsid w:val="00430E64"/>
    <w:rsid w:val="00430F13"/>
    <w:rsid w:val="004311B9"/>
    <w:rsid w:val="00432212"/>
    <w:rsid w:val="00433B32"/>
    <w:rsid w:val="00434E7B"/>
    <w:rsid w:val="0043556F"/>
    <w:rsid w:val="0043799A"/>
    <w:rsid w:val="004416A3"/>
    <w:rsid w:val="00441E46"/>
    <w:rsid w:val="00443406"/>
    <w:rsid w:val="00447F86"/>
    <w:rsid w:val="0045051F"/>
    <w:rsid w:val="00450E95"/>
    <w:rsid w:val="00453375"/>
    <w:rsid w:val="00453C6E"/>
    <w:rsid w:val="004541A5"/>
    <w:rsid w:val="00454CC7"/>
    <w:rsid w:val="00455322"/>
    <w:rsid w:val="004557FE"/>
    <w:rsid w:val="0045644F"/>
    <w:rsid w:val="0045686D"/>
    <w:rsid w:val="00460CE8"/>
    <w:rsid w:val="00461601"/>
    <w:rsid w:val="00461EAE"/>
    <w:rsid w:val="00463531"/>
    <w:rsid w:val="004637AA"/>
    <w:rsid w:val="00463EB8"/>
    <w:rsid w:val="00463FA6"/>
    <w:rsid w:val="00465357"/>
    <w:rsid w:val="004669C3"/>
    <w:rsid w:val="00470168"/>
    <w:rsid w:val="00470F21"/>
    <w:rsid w:val="00472F7F"/>
    <w:rsid w:val="00474B65"/>
    <w:rsid w:val="004765CD"/>
    <w:rsid w:val="00477FBE"/>
    <w:rsid w:val="00480040"/>
    <w:rsid w:val="00481A56"/>
    <w:rsid w:val="004842E5"/>
    <w:rsid w:val="00484374"/>
    <w:rsid w:val="00486455"/>
    <w:rsid w:val="00486621"/>
    <w:rsid w:val="00487625"/>
    <w:rsid w:val="00487AF6"/>
    <w:rsid w:val="004900F3"/>
    <w:rsid w:val="00490715"/>
    <w:rsid w:val="0049296E"/>
    <w:rsid w:val="004935E0"/>
    <w:rsid w:val="004951E9"/>
    <w:rsid w:val="004A07B0"/>
    <w:rsid w:val="004A0A5C"/>
    <w:rsid w:val="004A199E"/>
    <w:rsid w:val="004A342D"/>
    <w:rsid w:val="004A5138"/>
    <w:rsid w:val="004A5160"/>
    <w:rsid w:val="004A5FB4"/>
    <w:rsid w:val="004A6569"/>
    <w:rsid w:val="004A70F0"/>
    <w:rsid w:val="004B12BC"/>
    <w:rsid w:val="004B1F02"/>
    <w:rsid w:val="004B2DE9"/>
    <w:rsid w:val="004B3329"/>
    <w:rsid w:val="004B38BE"/>
    <w:rsid w:val="004B38FF"/>
    <w:rsid w:val="004B40AA"/>
    <w:rsid w:val="004B4A35"/>
    <w:rsid w:val="004B7558"/>
    <w:rsid w:val="004B7F3F"/>
    <w:rsid w:val="004C0786"/>
    <w:rsid w:val="004C68A1"/>
    <w:rsid w:val="004C7B6F"/>
    <w:rsid w:val="004D00FD"/>
    <w:rsid w:val="004D1597"/>
    <w:rsid w:val="004D1FD2"/>
    <w:rsid w:val="004D6A1D"/>
    <w:rsid w:val="004D7F3E"/>
    <w:rsid w:val="004E0EBF"/>
    <w:rsid w:val="004E2E54"/>
    <w:rsid w:val="004E390F"/>
    <w:rsid w:val="004E7960"/>
    <w:rsid w:val="004F3F1B"/>
    <w:rsid w:val="004F560E"/>
    <w:rsid w:val="004F6264"/>
    <w:rsid w:val="004F681B"/>
    <w:rsid w:val="004F6ABD"/>
    <w:rsid w:val="004F7D37"/>
    <w:rsid w:val="00501B4F"/>
    <w:rsid w:val="00501EF6"/>
    <w:rsid w:val="00504728"/>
    <w:rsid w:val="00505638"/>
    <w:rsid w:val="00505DF3"/>
    <w:rsid w:val="005104D9"/>
    <w:rsid w:val="00510618"/>
    <w:rsid w:val="00510857"/>
    <w:rsid w:val="00511D57"/>
    <w:rsid w:val="005123EE"/>
    <w:rsid w:val="0051526F"/>
    <w:rsid w:val="00516C36"/>
    <w:rsid w:val="00520114"/>
    <w:rsid w:val="005205E0"/>
    <w:rsid w:val="00522239"/>
    <w:rsid w:val="00523403"/>
    <w:rsid w:val="00523CD7"/>
    <w:rsid w:val="00524BF6"/>
    <w:rsid w:val="00524FE1"/>
    <w:rsid w:val="005252F7"/>
    <w:rsid w:val="00525ACC"/>
    <w:rsid w:val="005263D4"/>
    <w:rsid w:val="005265D3"/>
    <w:rsid w:val="0053052A"/>
    <w:rsid w:val="005305B2"/>
    <w:rsid w:val="00530D01"/>
    <w:rsid w:val="0053118B"/>
    <w:rsid w:val="005318AB"/>
    <w:rsid w:val="00531C26"/>
    <w:rsid w:val="00534497"/>
    <w:rsid w:val="0053450F"/>
    <w:rsid w:val="005347EF"/>
    <w:rsid w:val="00535D02"/>
    <w:rsid w:val="00535E0A"/>
    <w:rsid w:val="00536CD7"/>
    <w:rsid w:val="005402E0"/>
    <w:rsid w:val="00540326"/>
    <w:rsid w:val="00541686"/>
    <w:rsid w:val="0054291B"/>
    <w:rsid w:val="00542A97"/>
    <w:rsid w:val="00542A98"/>
    <w:rsid w:val="005446D3"/>
    <w:rsid w:val="00544AAE"/>
    <w:rsid w:val="005461AD"/>
    <w:rsid w:val="0054712D"/>
    <w:rsid w:val="00550F9D"/>
    <w:rsid w:val="005512B0"/>
    <w:rsid w:val="00553215"/>
    <w:rsid w:val="00553FC3"/>
    <w:rsid w:val="00555101"/>
    <w:rsid w:val="005567A7"/>
    <w:rsid w:val="005627BB"/>
    <w:rsid w:val="00562E47"/>
    <w:rsid w:val="005670B4"/>
    <w:rsid w:val="00570EF3"/>
    <w:rsid w:val="005719CD"/>
    <w:rsid w:val="0057229C"/>
    <w:rsid w:val="0057335F"/>
    <w:rsid w:val="005737EA"/>
    <w:rsid w:val="00573EC4"/>
    <w:rsid w:val="00574325"/>
    <w:rsid w:val="0057439A"/>
    <w:rsid w:val="00584A00"/>
    <w:rsid w:val="00585B58"/>
    <w:rsid w:val="00586E93"/>
    <w:rsid w:val="0058782B"/>
    <w:rsid w:val="00590024"/>
    <w:rsid w:val="0059127B"/>
    <w:rsid w:val="00591973"/>
    <w:rsid w:val="005920BC"/>
    <w:rsid w:val="005935AF"/>
    <w:rsid w:val="00595267"/>
    <w:rsid w:val="005958EF"/>
    <w:rsid w:val="005962B4"/>
    <w:rsid w:val="005971BF"/>
    <w:rsid w:val="005979F7"/>
    <w:rsid w:val="005A0619"/>
    <w:rsid w:val="005A2D91"/>
    <w:rsid w:val="005A3770"/>
    <w:rsid w:val="005A3BE2"/>
    <w:rsid w:val="005A4C83"/>
    <w:rsid w:val="005A75E8"/>
    <w:rsid w:val="005B2C34"/>
    <w:rsid w:val="005B2CFB"/>
    <w:rsid w:val="005B46CF"/>
    <w:rsid w:val="005B4ABE"/>
    <w:rsid w:val="005B588B"/>
    <w:rsid w:val="005C111F"/>
    <w:rsid w:val="005C17EE"/>
    <w:rsid w:val="005C4A65"/>
    <w:rsid w:val="005C5925"/>
    <w:rsid w:val="005C6806"/>
    <w:rsid w:val="005C77AF"/>
    <w:rsid w:val="005C7A70"/>
    <w:rsid w:val="005D43FE"/>
    <w:rsid w:val="005D46F7"/>
    <w:rsid w:val="005D624F"/>
    <w:rsid w:val="005D6B7A"/>
    <w:rsid w:val="005D7A3F"/>
    <w:rsid w:val="005E05B7"/>
    <w:rsid w:val="005E208E"/>
    <w:rsid w:val="005E4D39"/>
    <w:rsid w:val="005E7CFC"/>
    <w:rsid w:val="005F144C"/>
    <w:rsid w:val="005F1634"/>
    <w:rsid w:val="005F21CF"/>
    <w:rsid w:val="005F3059"/>
    <w:rsid w:val="005F38ED"/>
    <w:rsid w:val="005F5BCD"/>
    <w:rsid w:val="005F5FE5"/>
    <w:rsid w:val="005F72FA"/>
    <w:rsid w:val="005F7569"/>
    <w:rsid w:val="005F7A95"/>
    <w:rsid w:val="006049C6"/>
    <w:rsid w:val="006060DF"/>
    <w:rsid w:val="006063F6"/>
    <w:rsid w:val="00606AEF"/>
    <w:rsid w:val="00607FF0"/>
    <w:rsid w:val="006101CF"/>
    <w:rsid w:val="00613C1D"/>
    <w:rsid w:val="00613DF5"/>
    <w:rsid w:val="00615DBE"/>
    <w:rsid w:val="00616098"/>
    <w:rsid w:val="00617BB6"/>
    <w:rsid w:val="006213AD"/>
    <w:rsid w:val="00622848"/>
    <w:rsid w:val="006256E9"/>
    <w:rsid w:val="0062663A"/>
    <w:rsid w:val="00626D05"/>
    <w:rsid w:val="00627E21"/>
    <w:rsid w:val="00631ED6"/>
    <w:rsid w:val="006325E7"/>
    <w:rsid w:val="00632EFB"/>
    <w:rsid w:val="0063340C"/>
    <w:rsid w:val="00633481"/>
    <w:rsid w:val="006340BF"/>
    <w:rsid w:val="0063647D"/>
    <w:rsid w:val="00637172"/>
    <w:rsid w:val="0064020D"/>
    <w:rsid w:val="00640757"/>
    <w:rsid w:val="00641403"/>
    <w:rsid w:val="006427A7"/>
    <w:rsid w:val="00643E13"/>
    <w:rsid w:val="006443D9"/>
    <w:rsid w:val="006460ED"/>
    <w:rsid w:val="00646C33"/>
    <w:rsid w:val="00652CBC"/>
    <w:rsid w:val="00655271"/>
    <w:rsid w:val="0066209C"/>
    <w:rsid w:val="00663847"/>
    <w:rsid w:val="00664F2E"/>
    <w:rsid w:val="0066529C"/>
    <w:rsid w:val="0066547F"/>
    <w:rsid w:val="0066609E"/>
    <w:rsid w:val="00667022"/>
    <w:rsid w:val="0066706B"/>
    <w:rsid w:val="006729D9"/>
    <w:rsid w:val="0067406D"/>
    <w:rsid w:val="006751A1"/>
    <w:rsid w:val="006774FE"/>
    <w:rsid w:val="00677666"/>
    <w:rsid w:val="00681B78"/>
    <w:rsid w:val="0068246E"/>
    <w:rsid w:val="0068262B"/>
    <w:rsid w:val="00686D80"/>
    <w:rsid w:val="00687091"/>
    <w:rsid w:val="00687C17"/>
    <w:rsid w:val="00687F79"/>
    <w:rsid w:val="00693078"/>
    <w:rsid w:val="00693805"/>
    <w:rsid w:val="00694EB3"/>
    <w:rsid w:val="006A016F"/>
    <w:rsid w:val="006A2525"/>
    <w:rsid w:val="006A3FDA"/>
    <w:rsid w:val="006A400E"/>
    <w:rsid w:val="006B0D90"/>
    <w:rsid w:val="006B2279"/>
    <w:rsid w:val="006B3124"/>
    <w:rsid w:val="006B35F8"/>
    <w:rsid w:val="006B3B5B"/>
    <w:rsid w:val="006B4426"/>
    <w:rsid w:val="006B7439"/>
    <w:rsid w:val="006C2735"/>
    <w:rsid w:val="006C30E9"/>
    <w:rsid w:val="006C5B53"/>
    <w:rsid w:val="006C6506"/>
    <w:rsid w:val="006D3541"/>
    <w:rsid w:val="006D373C"/>
    <w:rsid w:val="006D50A4"/>
    <w:rsid w:val="006D5523"/>
    <w:rsid w:val="006D56CF"/>
    <w:rsid w:val="006D5C72"/>
    <w:rsid w:val="006D6B7E"/>
    <w:rsid w:val="006D75A1"/>
    <w:rsid w:val="006D7723"/>
    <w:rsid w:val="006D7956"/>
    <w:rsid w:val="006E034C"/>
    <w:rsid w:val="006E06E9"/>
    <w:rsid w:val="006E091E"/>
    <w:rsid w:val="006E0EE2"/>
    <w:rsid w:val="006E2320"/>
    <w:rsid w:val="006E3F3B"/>
    <w:rsid w:val="006E5BE7"/>
    <w:rsid w:val="006E717F"/>
    <w:rsid w:val="006E71ED"/>
    <w:rsid w:val="006E79FC"/>
    <w:rsid w:val="006F0185"/>
    <w:rsid w:val="006F1923"/>
    <w:rsid w:val="006F47C0"/>
    <w:rsid w:val="006F5287"/>
    <w:rsid w:val="006F64C1"/>
    <w:rsid w:val="006F6A11"/>
    <w:rsid w:val="006F71F4"/>
    <w:rsid w:val="0070292F"/>
    <w:rsid w:val="00703D39"/>
    <w:rsid w:val="00707284"/>
    <w:rsid w:val="00707C56"/>
    <w:rsid w:val="00707E75"/>
    <w:rsid w:val="007127F2"/>
    <w:rsid w:val="00712CAB"/>
    <w:rsid w:val="00713D26"/>
    <w:rsid w:val="00716A9C"/>
    <w:rsid w:val="007205E0"/>
    <w:rsid w:val="00721856"/>
    <w:rsid w:val="00721A42"/>
    <w:rsid w:val="00725D1D"/>
    <w:rsid w:val="00725D39"/>
    <w:rsid w:val="00725DB3"/>
    <w:rsid w:val="00727CDB"/>
    <w:rsid w:val="00732880"/>
    <w:rsid w:val="00736641"/>
    <w:rsid w:val="00740404"/>
    <w:rsid w:val="0074117B"/>
    <w:rsid w:val="00742347"/>
    <w:rsid w:val="00742B2E"/>
    <w:rsid w:val="00742DB4"/>
    <w:rsid w:val="00746EB7"/>
    <w:rsid w:val="00754E7B"/>
    <w:rsid w:val="007559D0"/>
    <w:rsid w:val="00755C86"/>
    <w:rsid w:val="00756703"/>
    <w:rsid w:val="00757D1A"/>
    <w:rsid w:val="0076004A"/>
    <w:rsid w:val="00762B7E"/>
    <w:rsid w:val="007664A8"/>
    <w:rsid w:val="007668B9"/>
    <w:rsid w:val="007669C0"/>
    <w:rsid w:val="00766E5E"/>
    <w:rsid w:val="00767AF1"/>
    <w:rsid w:val="0077064B"/>
    <w:rsid w:val="00771593"/>
    <w:rsid w:val="007737DA"/>
    <w:rsid w:val="00774493"/>
    <w:rsid w:val="00775817"/>
    <w:rsid w:val="0078004B"/>
    <w:rsid w:val="00780CA8"/>
    <w:rsid w:val="00781049"/>
    <w:rsid w:val="007837D3"/>
    <w:rsid w:val="00784982"/>
    <w:rsid w:val="00787515"/>
    <w:rsid w:val="00787AB0"/>
    <w:rsid w:val="00791475"/>
    <w:rsid w:val="0079227A"/>
    <w:rsid w:val="00793876"/>
    <w:rsid w:val="00795108"/>
    <w:rsid w:val="007A0BEA"/>
    <w:rsid w:val="007A422A"/>
    <w:rsid w:val="007A62A9"/>
    <w:rsid w:val="007B1E3E"/>
    <w:rsid w:val="007B2AD0"/>
    <w:rsid w:val="007B333D"/>
    <w:rsid w:val="007B4DF8"/>
    <w:rsid w:val="007C200B"/>
    <w:rsid w:val="007C49BA"/>
    <w:rsid w:val="007C5759"/>
    <w:rsid w:val="007C59E7"/>
    <w:rsid w:val="007C5BC3"/>
    <w:rsid w:val="007C60EC"/>
    <w:rsid w:val="007C7E06"/>
    <w:rsid w:val="007D266B"/>
    <w:rsid w:val="007D38BA"/>
    <w:rsid w:val="007D3B4E"/>
    <w:rsid w:val="007D3E21"/>
    <w:rsid w:val="007D42D2"/>
    <w:rsid w:val="007D5254"/>
    <w:rsid w:val="007D5FDF"/>
    <w:rsid w:val="007D64C7"/>
    <w:rsid w:val="007D7399"/>
    <w:rsid w:val="007D7A44"/>
    <w:rsid w:val="007D7C34"/>
    <w:rsid w:val="007E1048"/>
    <w:rsid w:val="007E1459"/>
    <w:rsid w:val="007E29D7"/>
    <w:rsid w:val="007E3829"/>
    <w:rsid w:val="007E3B70"/>
    <w:rsid w:val="007E3E2E"/>
    <w:rsid w:val="007E3FD3"/>
    <w:rsid w:val="007E5D1A"/>
    <w:rsid w:val="007E6441"/>
    <w:rsid w:val="007F20A0"/>
    <w:rsid w:val="007F2572"/>
    <w:rsid w:val="007F2BB9"/>
    <w:rsid w:val="007F2E7C"/>
    <w:rsid w:val="007F327F"/>
    <w:rsid w:val="007F34CF"/>
    <w:rsid w:val="007F3C00"/>
    <w:rsid w:val="007F4151"/>
    <w:rsid w:val="007F72C4"/>
    <w:rsid w:val="007F778F"/>
    <w:rsid w:val="007F7978"/>
    <w:rsid w:val="007F7C7E"/>
    <w:rsid w:val="0080104E"/>
    <w:rsid w:val="00802D7A"/>
    <w:rsid w:val="00804386"/>
    <w:rsid w:val="00806E1B"/>
    <w:rsid w:val="00807705"/>
    <w:rsid w:val="00807E88"/>
    <w:rsid w:val="00807F2C"/>
    <w:rsid w:val="00810BC3"/>
    <w:rsid w:val="008112CC"/>
    <w:rsid w:val="00811DD4"/>
    <w:rsid w:val="0081477D"/>
    <w:rsid w:val="00815111"/>
    <w:rsid w:val="008159D7"/>
    <w:rsid w:val="00820F18"/>
    <w:rsid w:val="008210C0"/>
    <w:rsid w:val="00822BE0"/>
    <w:rsid w:val="00822CE6"/>
    <w:rsid w:val="00823236"/>
    <w:rsid w:val="0082373D"/>
    <w:rsid w:val="00823C97"/>
    <w:rsid w:val="008247B8"/>
    <w:rsid w:val="00827C51"/>
    <w:rsid w:val="00827EDA"/>
    <w:rsid w:val="008309F7"/>
    <w:rsid w:val="00831DBB"/>
    <w:rsid w:val="008320B9"/>
    <w:rsid w:val="00834619"/>
    <w:rsid w:val="00841107"/>
    <w:rsid w:val="00841A18"/>
    <w:rsid w:val="00843A69"/>
    <w:rsid w:val="008445BC"/>
    <w:rsid w:val="00845406"/>
    <w:rsid w:val="00847F98"/>
    <w:rsid w:val="00850A6E"/>
    <w:rsid w:val="00851078"/>
    <w:rsid w:val="00852CAF"/>
    <w:rsid w:val="00853F2C"/>
    <w:rsid w:val="008559E5"/>
    <w:rsid w:val="008566F1"/>
    <w:rsid w:val="00856C65"/>
    <w:rsid w:val="008620E5"/>
    <w:rsid w:val="008627A5"/>
    <w:rsid w:val="00863CC5"/>
    <w:rsid w:val="0086581F"/>
    <w:rsid w:val="00865B89"/>
    <w:rsid w:val="00865C2E"/>
    <w:rsid w:val="0086644D"/>
    <w:rsid w:val="00866821"/>
    <w:rsid w:val="00866981"/>
    <w:rsid w:val="008672AB"/>
    <w:rsid w:val="008676DB"/>
    <w:rsid w:val="00871A4F"/>
    <w:rsid w:val="008742E4"/>
    <w:rsid w:val="008744AA"/>
    <w:rsid w:val="008759B8"/>
    <w:rsid w:val="00880074"/>
    <w:rsid w:val="00880466"/>
    <w:rsid w:val="00880711"/>
    <w:rsid w:val="00880CAC"/>
    <w:rsid w:val="00885D37"/>
    <w:rsid w:val="00885ECE"/>
    <w:rsid w:val="00886F22"/>
    <w:rsid w:val="00891B3D"/>
    <w:rsid w:val="00892B6E"/>
    <w:rsid w:val="0089549D"/>
    <w:rsid w:val="0089609A"/>
    <w:rsid w:val="0089644F"/>
    <w:rsid w:val="008A125C"/>
    <w:rsid w:val="008A1862"/>
    <w:rsid w:val="008A3719"/>
    <w:rsid w:val="008A4EAF"/>
    <w:rsid w:val="008A647E"/>
    <w:rsid w:val="008A680F"/>
    <w:rsid w:val="008A73F3"/>
    <w:rsid w:val="008A7BFF"/>
    <w:rsid w:val="008B33C8"/>
    <w:rsid w:val="008B3690"/>
    <w:rsid w:val="008B3E4D"/>
    <w:rsid w:val="008B4C12"/>
    <w:rsid w:val="008B544A"/>
    <w:rsid w:val="008B57D4"/>
    <w:rsid w:val="008B667A"/>
    <w:rsid w:val="008B771E"/>
    <w:rsid w:val="008B787C"/>
    <w:rsid w:val="008C034B"/>
    <w:rsid w:val="008C0ABB"/>
    <w:rsid w:val="008C2876"/>
    <w:rsid w:val="008C3304"/>
    <w:rsid w:val="008C3352"/>
    <w:rsid w:val="008C3CB0"/>
    <w:rsid w:val="008C417E"/>
    <w:rsid w:val="008C44E7"/>
    <w:rsid w:val="008C50A3"/>
    <w:rsid w:val="008C66AB"/>
    <w:rsid w:val="008C70FE"/>
    <w:rsid w:val="008C73DE"/>
    <w:rsid w:val="008D07AF"/>
    <w:rsid w:val="008D29B6"/>
    <w:rsid w:val="008D477F"/>
    <w:rsid w:val="008D4831"/>
    <w:rsid w:val="008D5200"/>
    <w:rsid w:val="008E02AA"/>
    <w:rsid w:val="008E2A37"/>
    <w:rsid w:val="008E63B7"/>
    <w:rsid w:val="008E6FBB"/>
    <w:rsid w:val="008F180E"/>
    <w:rsid w:val="008F18E3"/>
    <w:rsid w:val="008F27DC"/>
    <w:rsid w:val="008F2B3C"/>
    <w:rsid w:val="008F3D0C"/>
    <w:rsid w:val="008F6948"/>
    <w:rsid w:val="008F776A"/>
    <w:rsid w:val="00901CF5"/>
    <w:rsid w:val="00903D48"/>
    <w:rsid w:val="00904B2A"/>
    <w:rsid w:val="009052CF"/>
    <w:rsid w:val="00906429"/>
    <w:rsid w:val="00906AC1"/>
    <w:rsid w:val="00906AF9"/>
    <w:rsid w:val="00906AFD"/>
    <w:rsid w:val="009071E9"/>
    <w:rsid w:val="009074FC"/>
    <w:rsid w:val="00907C98"/>
    <w:rsid w:val="009100E3"/>
    <w:rsid w:val="00911490"/>
    <w:rsid w:val="00911617"/>
    <w:rsid w:val="00911A7B"/>
    <w:rsid w:val="00911B2F"/>
    <w:rsid w:val="00911F3B"/>
    <w:rsid w:val="009125F4"/>
    <w:rsid w:val="0091342F"/>
    <w:rsid w:val="00913D8F"/>
    <w:rsid w:val="00914516"/>
    <w:rsid w:val="00915A09"/>
    <w:rsid w:val="00920943"/>
    <w:rsid w:val="0092207B"/>
    <w:rsid w:val="009221C6"/>
    <w:rsid w:val="00925083"/>
    <w:rsid w:val="009253E9"/>
    <w:rsid w:val="009274A0"/>
    <w:rsid w:val="009278F1"/>
    <w:rsid w:val="0093045A"/>
    <w:rsid w:val="00930B04"/>
    <w:rsid w:val="00933136"/>
    <w:rsid w:val="009342C8"/>
    <w:rsid w:val="00941BE6"/>
    <w:rsid w:val="00943CD1"/>
    <w:rsid w:val="00944A1F"/>
    <w:rsid w:val="00946873"/>
    <w:rsid w:val="00947D4E"/>
    <w:rsid w:val="0095233B"/>
    <w:rsid w:val="009527F3"/>
    <w:rsid w:val="00952ADB"/>
    <w:rsid w:val="00955AA6"/>
    <w:rsid w:val="00955DC5"/>
    <w:rsid w:val="0096159A"/>
    <w:rsid w:val="0096214B"/>
    <w:rsid w:val="00963517"/>
    <w:rsid w:val="00965A5F"/>
    <w:rsid w:val="00965BA3"/>
    <w:rsid w:val="009676A5"/>
    <w:rsid w:val="00970689"/>
    <w:rsid w:val="00970B51"/>
    <w:rsid w:val="009729E1"/>
    <w:rsid w:val="009729F7"/>
    <w:rsid w:val="00972AED"/>
    <w:rsid w:val="00973DB0"/>
    <w:rsid w:val="00973E2E"/>
    <w:rsid w:val="00974DD9"/>
    <w:rsid w:val="00975B69"/>
    <w:rsid w:val="009762D8"/>
    <w:rsid w:val="0097644D"/>
    <w:rsid w:val="0097670A"/>
    <w:rsid w:val="00976CF7"/>
    <w:rsid w:val="009819AA"/>
    <w:rsid w:val="0098295A"/>
    <w:rsid w:val="00982BA4"/>
    <w:rsid w:val="00983960"/>
    <w:rsid w:val="00983D52"/>
    <w:rsid w:val="009842C9"/>
    <w:rsid w:val="00984F55"/>
    <w:rsid w:val="00986CA0"/>
    <w:rsid w:val="009878FD"/>
    <w:rsid w:val="0099022F"/>
    <w:rsid w:val="009932D4"/>
    <w:rsid w:val="00993526"/>
    <w:rsid w:val="00993B3E"/>
    <w:rsid w:val="0099548A"/>
    <w:rsid w:val="00995C54"/>
    <w:rsid w:val="009967C5"/>
    <w:rsid w:val="00996821"/>
    <w:rsid w:val="0099697F"/>
    <w:rsid w:val="009A01D5"/>
    <w:rsid w:val="009A036D"/>
    <w:rsid w:val="009A0824"/>
    <w:rsid w:val="009A0C0C"/>
    <w:rsid w:val="009A12D5"/>
    <w:rsid w:val="009A4AFB"/>
    <w:rsid w:val="009A62BC"/>
    <w:rsid w:val="009A678E"/>
    <w:rsid w:val="009A6CEA"/>
    <w:rsid w:val="009A6D4B"/>
    <w:rsid w:val="009B1EAF"/>
    <w:rsid w:val="009B4191"/>
    <w:rsid w:val="009B449D"/>
    <w:rsid w:val="009B7523"/>
    <w:rsid w:val="009C1A27"/>
    <w:rsid w:val="009C52E6"/>
    <w:rsid w:val="009C5C0F"/>
    <w:rsid w:val="009C7E46"/>
    <w:rsid w:val="009D2095"/>
    <w:rsid w:val="009D28CD"/>
    <w:rsid w:val="009D4C42"/>
    <w:rsid w:val="009D5C4B"/>
    <w:rsid w:val="009E06E6"/>
    <w:rsid w:val="009E0C01"/>
    <w:rsid w:val="009E1462"/>
    <w:rsid w:val="009E34F9"/>
    <w:rsid w:val="009E3694"/>
    <w:rsid w:val="009E4B95"/>
    <w:rsid w:val="009E5517"/>
    <w:rsid w:val="009E5595"/>
    <w:rsid w:val="009E5F33"/>
    <w:rsid w:val="009E64D7"/>
    <w:rsid w:val="009E7018"/>
    <w:rsid w:val="009F0436"/>
    <w:rsid w:val="009F1617"/>
    <w:rsid w:val="009F1E84"/>
    <w:rsid w:val="009F2699"/>
    <w:rsid w:val="009F2BC3"/>
    <w:rsid w:val="009F4113"/>
    <w:rsid w:val="009F473E"/>
    <w:rsid w:val="009F5C83"/>
    <w:rsid w:val="00A0093C"/>
    <w:rsid w:val="00A00C97"/>
    <w:rsid w:val="00A00D33"/>
    <w:rsid w:val="00A015E6"/>
    <w:rsid w:val="00A015F5"/>
    <w:rsid w:val="00A0179F"/>
    <w:rsid w:val="00A01EA2"/>
    <w:rsid w:val="00A02293"/>
    <w:rsid w:val="00A05AC9"/>
    <w:rsid w:val="00A109F4"/>
    <w:rsid w:val="00A11D9E"/>
    <w:rsid w:val="00A125A5"/>
    <w:rsid w:val="00A13686"/>
    <w:rsid w:val="00A14608"/>
    <w:rsid w:val="00A15398"/>
    <w:rsid w:val="00A153A1"/>
    <w:rsid w:val="00A155C2"/>
    <w:rsid w:val="00A17442"/>
    <w:rsid w:val="00A174B0"/>
    <w:rsid w:val="00A17802"/>
    <w:rsid w:val="00A22146"/>
    <w:rsid w:val="00A22661"/>
    <w:rsid w:val="00A24AD7"/>
    <w:rsid w:val="00A25958"/>
    <w:rsid w:val="00A35599"/>
    <w:rsid w:val="00A36718"/>
    <w:rsid w:val="00A41EC4"/>
    <w:rsid w:val="00A423B4"/>
    <w:rsid w:val="00A42FFE"/>
    <w:rsid w:val="00A44503"/>
    <w:rsid w:val="00A52340"/>
    <w:rsid w:val="00A55F3F"/>
    <w:rsid w:val="00A561F6"/>
    <w:rsid w:val="00A565C5"/>
    <w:rsid w:val="00A56BA7"/>
    <w:rsid w:val="00A60954"/>
    <w:rsid w:val="00A60E53"/>
    <w:rsid w:val="00A60EA3"/>
    <w:rsid w:val="00A61474"/>
    <w:rsid w:val="00A62700"/>
    <w:rsid w:val="00A629F0"/>
    <w:rsid w:val="00A636D7"/>
    <w:rsid w:val="00A644E2"/>
    <w:rsid w:val="00A6453F"/>
    <w:rsid w:val="00A65A67"/>
    <w:rsid w:val="00A663A4"/>
    <w:rsid w:val="00A66D72"/>
    <w:rsid w:val="00A72742"/>
    <w:rsid w:val="00A72F14"/>
    <w:rsid w:val="00A733E8"/>
    <w:rsid w:val="00A73510"/>
    <w:rsid w:val="00A73764"/>
    <w:rsid w:val="00A73E76"/>
    <w:rsid w:val="00A75AE0"/>
    <w:rsid w:val="00A8000E"/>
    <w:rsid w:val="00A805BC"/>
    <w:rsid w:val="00A80C99"/>
    <w:rsid w:val="00A81E2F"/>
    <w:rsid w:val="00A84378"/>
    <w:rsid w:val="00A85926"/>
    <w:rsid w:val="00A91520"/>
    <w:rsid w:val="00A92B8A"/>
    <w:rsid w:val="00A9371B"/>
    <w:rsid w:val="00A93EEB"/>
    <w:rsid w:val="00A93F64"/>
    <w:rsid w:val="00A946F4"/>
    <w:rsid w:val="00A9507B"/>
    <w:rsid w:val="00A968DB"/>
    <w:rsid w:val="00A96B83"/>
    <w:rsid w:val="00A976B1"/>
    <w:rsid w:val="00AA148C"/>
    <w:rsid w:val="00AA27CD"/>
    <w:rsid w:val="00AA547E"/>
    <w:rsid w:val="00AA5B4B"/>
    <w:rsid w:val="00AB298D"/>
    <w:rsid w:val="00AB4754"/>
    <w:rsid w:val="00AB49AF"/>
    <w:rsid w:val="00AB4D79"/>
    <w:rsid w:val="00AB5A5A"/>
    <w:rsid w:val="00AB5D77"/>
    <w:rsid w:val="00AB7381"/>
    <w:rsid w:val="00AC00BD"/>
    <w:rsid w:val="00AC1289"/>
    <w:rsid w:val="00AC3410"/>
    <w:rsid w:val="00AC3857"/>
    <w:rsid w:val="00AC5358"/>
    <w:rsid w:val="00AC6E4C"/>
    <w:rsid w:val="00AC6E61"/>
    <w:rsid w:val="00AD07CF"/>
    <w:rsid w:val="00AD1B18"/>
    <w:rsid w:val="00AD22EB"/>
    <w:rsid w:val="00AD24C3"/>
    <w:rsid w:val="00AD306A"/>
    <w:rsid w:val="00AD6185"/>
    <w:rsid w:val="00AD664E"/>
    <w:rsid w:val="00AD748F"/>
    <w:rsid w:val="00AE020D"/>
    <w:rsid w:val="00AE27D2"/>
    <w:rsid w:val="00AE5254"/>
    <w:rsid w:val="00AE5F4A"/>
    <w:rsid w:val="00AE62FC"/>
    <w:rsid w:val="00AE67ED"/>
    <w:rsid w:val="00AE6F27"/>
    <w:rsid w:val="00AE7CBB"/>
    <w:rsid w:val="00AF1750"/>
    <w:rsid w:val="00AF1882"/>
    <w:rsid w:val="00AF2B9B"/>
    <w:rsid w:val="00AF3676"/>
    <w:rsid w:val="00AF3FA9"/>
    <w:rsid w:val="00AF4E3A"/>
    <w:rsid w:val="00AF6559"/>
    <w:rsid w:val="00B020AC"/>
    <w:rsid w:val="00B06118"/>
    <w:rsid w:val="00B068A2"/>
    <w:rsid w:val="00B06B43"/>
    <w:rsid w:val="00B11626"/>
    <w:rsid w:val="00B11C35"/>
    <w:rsid w:val="00B12490"/>
    <w:rsid w:val="00B12971"/>
    <w:rsid w:val="00B13D6B"/>
    <w:rsid w:val="00B13E20"/>
    <w:rsid w:val="00B14273"/>
    <w:rsid w:val="00B14460"/>
    <w:rsid w:val="00B14622"/>
    <w:rsid w:val="00B1474D"/>
    <w:rsid w:val="00B15605"/>
    <w:rsid w:val="00B15D0D"/>
    <w:rsid w:val="00B16026"/>
    <w:rsid w:val="00B16E62"/>
    <w:rsid w:val="00B16ED0"/>
    <w:rsid w:val="00B17D4D"/>
    <w:rsid w:val="00B17E20"/>
    <w:rsid w:val="00B17F21"/>
    <w:rsid w:val="00B228A3"/>
    <w:rsid w:val="00B22EB6"/>
    <w:rsid w:val="00B23848"/>
    <w:rsid w:val="00B23D89"/>
    <w:rsid w:val="00B27405"/>
    <w:rsid w:val="00B27E5D"/>
    <w:rsid w:val="00B30A6E"/>
    <w:rsid w:val="00B32239"/>
    <w:rsid w:val="00B3356C"/>
    <w:rsid w:val="00B341B6"/>
    <w:rsid w:val="00B3600D"/>
    <w:rsid w:val="00B360F9"/>
    <w:rsid w:val="00B368F2"/>
    <w:rsid w:val="00B3760E"/>
    <w:rsid w:val="00B37EC2"/>
    <w:rsid w:val="00B40330"/>
    <w:rsid w:val="00B41588"/>
    <w:rsid w:val="00B41846"/>
    <w:rsid w:val="00B44C3F"/>
    <w:rsid w:val="00B46040"/>
    <w:rsid w:val="00B479AA"/>
    <w:rsid w:val="00B5092D"/>
    <w:rsid w:val="00B51E95"/>
    <w:rsid w:val="00B53A16"/>
    <w:rsid w:val="00B54298"/>
    <w:rsid w:val="00B54AB0"/>
    <w:rsid w:val="00B54C24"/>
    <w:rsid w:val="00B5655A"/>
    <w:rsid w:val="00B568CF"/>
    <w:rsid w:val="00B57F18"/>
    <w:rsid w:val="00B60392"/>
    <w:rsid w:val="00B6178C"/>
    <w:rsid w:val="00B6223D"/>
    <w:rsid w:val="00B66EB3"/>
    <w:rsid w:val="00B70974"/>
    <w:rsid w:val="00B7112A"/>
    <w:rsid w:val="00B71B78"/>
    <w:rsid w:val="00B723BD"/>
    <w:rsid w:val="00B741C9"/>
    <w:rsid w:val="00B75AA0"/>
    <w:rsid w:val="00B80416"/>
    <w:rsid w:val="00B829B0"/>
    <w:rsid w:val="00B82C08"/>
    <w:rsid w:val="00B84FBA"/>
    <w:rsid w:val="00B86515"/>
    <w:rsid w:val="00B92116"/>
    <w:rsid w:val="00B94F5B"/>
    <w:rsid w:val="00B96D10"/>
    <w:rsid w:val="00BA1AA8"/>
    <w:rsid w:val="00BA2285"/>
    <w:rsid w:val="00BA246C"/>
    <w:rsid w:val="00BA4CDC"/>
    <w:rsid w:val="00BA66A9"/>
    <w:rsid w:val="00BA6A26"/>
    <w:rsid w:val="00BB0829"/>
    <w:rsid w:val="00BB2A28"/>
    <w:rsid w:val="00BB3302"/>
    <w:rsid w:val="00BB4841"/>
    <w:rsid w:val="00BB5625"/>
    <w:rsid w:val="00BB5D5C"/>
    <w:rsid w:val="00BB604D"/>
    <w:rsid w:val="00BB63E5"/>
    <w:rsid w:val="00BB69A5"/>
    <w:rsid w:val="00BB69BE"/>
    <w:rsid w:val="00BB6C8D"/>
    <w:rsid w:val="00BB7020"/>
    <w:rsid w:val="00BB7EC8"/>
    <w:rsid w:val="00BC2A38"/>
    <w:rsid w:val="00BC31A8"/>
    <w:rsid w:val="00BC65DA"/>
    <w:rsid w:val="00BD1383"/>
    <w:rsid w:val="00BD29B4"/>
    <w:rsid w:val="00BD762E"/>
    <w:rsid w:val="00BE0DEB"/>
    <w:rsid w:val="00BE119F"/>
    <w:rsid w:val="00BE20FC"/>
    <w:rsid w:val="00BE4BAF"/>
    <w:rsid w:val="00BE7C0B"/>
    <w:rsid w:val="00BF0008"/>
    <w:rsid w:val="00BF1B36"/>
    <w:rsid w:val="00BF2933"/>
    <w:rsid w:val="00BF4A7A"/>
    <w:rsid w:val="00BF5F0D"/>
    <w:rsid w:val="00BF6128"/>
    <w:rsid w:val="00C015D2"/>
    <w:rsid w:val="00C025CB"/>
    <w:rsid w:val="00C036C7"/>
    <w:rsid w:val="00C04383"/>
    <w:rsid w:val="00C05629"/>
    <w:rsid w:val="00C06446"/>
    <w:rsid w:val="00C14947"/>
    <w:rsid w:val="00C16A52"/>
    <w:rsid w:val="00C1701B"/>
    <w:rsid w:val="00C20423"/>
    <w:rsid w:val="00C2148D"/>
    <w:rsid w:val="00C21BC1"/>
    <w:rsid w:val="00C21F9D"/>
    <w:rsid w:val="00C23521"/>
    <w:rsid w:val="00C23981"/>
    <w:rsid w:val="00C254F9"/>
    <w:rsid w:val="00C26B8E"/>
    <w:rsid w:val="00C273FA"/>
    <w:rsid w:val="00C27C77"/>
    <w:rsid w:val="00C3032E"/>
    <w:rsid w:val="00C305F7"/>
    <w:rsid w:val="00C3060F"/>
    <w:rsid w:val="00C30DAF"/>
    <w:rsid w:val="00C319D1"/>
    <w:rsid w:val="00C31F85"/>
    <w:rsid w:val="00C33CAB"/>
    <w:rsid w:val="00C37795"/>
    <w:rsid w:val="00C40D6C"/>
    <w:rsid w:val="00C419B0"/>
    <w:rsid w:val="00C41F43"/>
    <w:rsid w:val="00C42C60"/>
    <w:rsid w:val="00C42DF1"/>
    <w:rsid w:val="00C449C0"/>
    <w:rsid w:val="00C44FFB"/>
    <w:rsid w:val="00C45D2B"/>
    <w:rsid w:val="00C471FE"/>
    <w:rsid w:val="00C47A33"/>
    <w:rsid w:val="00C52FD2"/>
    <w:rsid w:val="00C5348B"/>
    <w:rsid w:val="00C55284"/>
    <w:rsid w:val="00C5532E"/>
    <w:rsid w:val="00C55FA7"/>
    <w:rsid w:val="00C56ED4"/>
    <w:rsid w:val="00C56F0F"/>
    <w:rsid w:val="00C57D29"/>
    <w:rsid w:val="00C60394"/>
    <w:rsid w:val="00C60F33"/>
    <w:rsid w:val="00C62F45"/>
    <w:rsid w:val="00C631E5"/>
    <w:rsid w:val="00C634F4"/>
    <w:rsid w:val="00C63A2E"/>
    <w:rsid w:val="00C63AA2"/>
    <w:rsid w:val="00C65684"/>
    <w:rsid w:val="00C65EA2"/>
    <w:rsid w:val="00C67157"/>
    <w:rsid w:val="00C71D9A"/>
    <w:rsid w:val="00C72F0F"/>
    <w:rsid w:val="00C73AB4"/>
    <w:rsid w:val="00C73DAF"/>
    <w:rsid w:val="00C74FE3"/>
    <w:rsid w:val="00C76A48"/>
    <w:rsid w:val="00C76CED"/>
    <w:rsid w:val="00C81757"/>
    <w:rsid w:val="00C841EA"/>
    <w:rsid w:val="00C84EB9"/>
    <w:rsid w:val="00C872FB"/>
    <w:rsid w:val="00C9096E"/>
    <w:rsid w:val="00C90D91"/>
    <w:rsid w:val="00C91C28"/>
    <w:rsid w:val="00C93074"/>
    <w:rsid w:val="00C938A5"/>
    <w:rsid w:val="00C93EC5"/>
    <w:rsid w:val="00C95E22"/>
    <w:rsid w:val="00C96706"/>
    <w:rsid w:val="00C96CD4"/>
    <w:rsid w:val="00C97583"/>
    <w:rsid w:val="00CA0ED4"/>
    <w:rsid w:val="00CA3879"/>
    <w:rsid w:val="00CA68D3"/>
    <w:rsid w:val="00CA6FD7"/>
    <w:rsid w:val="00CB01C3"/>
    <w:rsid w:val="00CB0B2B"/>
    <w:rsid w:val="00CB1FE5"/>
    <w:rsid w:val="00CB258E"/>
    <w:rsid w:val="00CB2AE3"/>
    <w:rsid w:val="00CB3BDE"/>
    <w:rsid w:val="00CB53C4"/>
    <w:rsid w:val="00CB55DF"/>
    <w:rsid w:val="00CC0B38"/>
    <w:rsid w:val="00CC14F5"/>
    <w:rsid w:val="00CC1770"/>
    <w:rsid w:val="00CC20D0"/>
    <w:rsid w:val="00CC356D"/>
    <w:rsid w:val="00CC3780"/>
    <w:rsid w:val="00CC5832"/>
    <w:rsid w:val="00CD09EA"/>
    <w:rsid w:val="00CD0B7E"/>
    <w:rsid w:val="00CD2425"/>
    <w:rsid w:val="00CD25F7"/>
    <w:rsid w:val="00CE0A21"/>
    <w:rsid w:val="00CE0DF2"/>
    <w:rsid w:val="00CE232B"/>
    <w:rsid w:val="00CE329D"/>
    <w:rsid w:val="00CE3659"/>
    <w:rsid w:val="00CE4C83"/>
    <w:rsid w:val="00CE6F3D"/>
    <w:rsid w:val="00CE71D8"/>
    <w:rsid w:val="00CE7693"/>
    <w:rsid w:val="00CE7DBC"/>
    <w:rsid w:val="00CF0BCB"/>
    <w:rsid w:val="00CF1F72"/>
    <w:rsid w:val="00CF55DD"/>
    <w:rsid w:val="00CF5C9C"/>
    <w:rsid w:val="00CF7F68"/>
    <w:rsid w:val="00D007D1"/>
    <w:rsid w:val="00D02730"/>
    <w:rsid w:val="00D05DC8"/>
    <w:rsid w:val="00D06781"/>
    <w:rsid w:val="00D10441"/>
    <w:rsid w:val="00D1049F"/>
    <w:rsid w:val="00D10C58"/>
    <w:rsid w:val="00D1128F"/>
    <w:rsid w:val="00D12418"/>
    <w:rsid w:val="00D12721"/>
    <w:rsid w:val="00D13F1F"/>
    <w:rsid w:val="00D15C9E"/>
    <w:rsid w:val="00D16D61"/>
    <w:rsid w:val="00D174A0"/>
    <w:rsid w:val="00D176EA"/>
    <w:rsid w:val="00D17C5C"/>
    <w:rsid w:val="00D21776"/>
    <w:rsid w:val="00D22A7B"/>
    <w:rsid w:val="00D23EB2"/>
    <w:rsid w:val="00D24639"/>
    <w:rsid w:val="00D256FD"/>
    <w:rsid w:val="00D309E6"/>
    <w:rsid w:val="00D31C3C"/>
    <w:rsid w:val="00D33249"/>
    <w:rsid w:val="00D33FE8"/>
    <w:rsid w:val="00D344B0"/>
    <w:rsid w:val="00D404C6"/>
    <w:rsid w:val="00D41765"/>
    <w:rsid w:val="00D41A6C"/>
    <w:rsid w:val="00D43C2D"/>
    <w:rsid w:val="00D44896"/>
    <w:rsid w:val="00D46167"/>
    <w:rsid w:val="00D464B9"/>
    <w:rsid w:val="00D4675C"/>
    <w:rsid w:val="00D46771"/>
    <w:rsid w:val="00D46F0E"/>
    <w:rsid w:val="00D50380"/>
    <w:rsid w:val="00D50410"/>
    <w:rsid w:val="00D51234"/>
    <w:rsid w:val="00D52204"/>
    <w:rsid w:val="00D52B7A"/>
    <w:rsid w:val="00D52F50"/>
    <w:rsid w:val="00D53AC8"/>
    <w:rsid w:val="00D546A5"/>
    <w:rsid w:val="00D55107"/>
    <w:rsid w:val="00D551DD"/>
    <w:rsid w:val="00D5549A"/>
    <w:rsid w:val="00D559C2"/>
    <w:rsid w:val="00D56055"/>
    <w:rsid w:val="00D57B75"/>
    <w:rsid w:val="00D57C65"/>
    <w:rsid w:val="00D610A2"/>
    <w:rsid w:val="00D611EA"/>
    <w:rsid w:val="00D63A34"/>
    <w:rsid w:val="00D64DE4"/>
    <w:rsid w:val="00D65044"/>
    <w:rsid w:val="00D66BEE"/>
    <w:rsid w:val="00D6796B"/>
    <w:rsid w:val="00D70526"/>
    <w:rsid w:val="00D706E4"/>
    <w:rsid w:val="00D71762"/>
    <w:rsid w:val="00D71D51"/>
    <w:rsid w:val="00D7478E"/>
    <w:rsid w:val="00D771AF"/>
    <w:rsid w:val="00D80130"/>
    <w:rsid w:val="00D802FD"/>
    <w:rsid w:val="00D82619"/>
    <w:rsid w:val="00D86070"/>
    <w:rsid w:val="00D865BF"/>
    <w:rsid w:val="00D86F60"/>
    <w:rsid w:val="00D9055D"/>
    <w:rsid w:val="00D90F75"/>
    <w:rsid w:val="00D91417"/>
    <w:rsid w:val="00D915FE"/>
    <w:rsid w:val="00D91879"/>
    <w:rsid w:val="00D91A4C"/>
    <w:rsid w:val="00D92749"/>
    <w:rsid w:val="00D931E2"/>
    <w:rsid w:val="00D93519"/>
    <w:rsid w:val="00D94777"/>
    <w:rsid w:val="00D96683"/>
    <w:rsid w:val="00D97737"/>
    <w:rsid w:val="00DA37D0"/>
    <w:rsid w:val="00DA3F8E"/>
    <w:rsid w:val="00DA40F3"/>
    <w:rsid w:val="00DA493F"/>
    <w:rsid w:val="00DA6FD2"/>
    <w:rsid w:val="00DB08D6"/>
    <w:rsid w:val="00DB0F97"/>
    <w:rsid w:val="00DB1472"/>
    <w:rsid w:val="00DB374D"/>
    <w:rsid w:val="00DB3799"/>
    <w:rsid w:val="00DB3C86"/>
    <w:rsid w:val="00DB5B28"/>
    <w:rsid w:val="00DB5CAC"/>
    <w:rsid w:val="00DB784D"/>
    <w:rsid w:val="00DC1CE8"/>
    <w:rsid w:val="00DC1E0D"/>
    <w:rsid w:val="00DC1E0E"/>
    <w:rsid w:val="00DC34F2"/>
    <w:rsid w:val="00DC680B"/>
    <w:rsid w:val="00DD0983"/>
    <w:rsid w:val="00DD453F"/>
    <w:rsid w:val="00DD4680"/>
    <w:rsid w:val="00DD5342"/>
    <w:rsid w:val="00DD622A"/>
    <w:rsid w:val="00DD7F72"/>
    <w:rsid w:val="00DD7F9F"/>
    <w:rsid w:val="00DE4B5A"/>
    <w:rsid w:val="00DE531F"/>
    <w:rsid w:val="00DE672E"/>
    <w:rsid w:val="00DE6B21"/>
    <w:rsid w:val="00DE6DFB"/>
    <w:rsid w:val="00DE6FEC"/>
    <w:rsid w:val="00DF00BA"/>
    <w:rsid w:val="00DF25CA"/>
    <w:rsid w:val="00DF503F"/>
    <w:rsid w:val="00DF536B"/>
    <w:rsid w:val="00DF5784"/>
    <w:rsid w:val="00DF5B73"/>
    <w:rsid w:val="00DF74C0"/>
    <w:rsid w:val="00E00421"/>
    <w:rsid w:val="00E014D2"/>
    <w:rsid w:val="00E01BF2"/>
    <w:rsid w:val="00E020FA"/>
    <w:rsid w:val="00E02F74"/>
    <w:rsid w:val="00E040F2"/>
    <w:rsid w:val="00E04619"/>
    <w:rsid w:val="00E04677"/>
    <w:rsid w:val="00E0733A"/>
    <w:rsid w:val="00E10C22"/>
    <w:rsid w:val="00E10D51"/>
    <w:rsid w:val="00E119DE"/>
    <w:rsid w:val="00E12587"/>
    <w:rsid w:val="00E12B96"/>
    <w:rsid w:val="00E1319B"/>
    <w:rsid w:val="00E14169"/>
    <w:rsid w:val="00E142B7"/>
    <w:rsid w:val="00E15297"/>
    <w:rsid w:val="00E15872"/>
    <w:rsid w:val="00E15950"/>
    <w:rsid w:val="00E15C97"/>
    <w:rsid w:val="00E17C3A"/>
    <w:rsid w:val="00E202B0"/>
    <w:rsid w:val="00E21BCC"/>
    <w:rsid w:val="00E223AD"/>
    <w:rsid w:val="00E23C57"/>
    <w:rsid w:val="00E24EAB"/>
    <w:rsid w:val="00E252BB"/>
    <w:rsid w:val="00E27581"/>
    <w:rsid w:val="00E278D9"/>
    <w:rsid w:val="00E27953"/>
    <w:rsid w:val="00E27E1F"/>
    <w:rsid w:val="00E30F93"/>
    <w:rsid w:val="00E31793"/>
    <w:rsid w:val="00E327CA"/>
    <w:rsid w:val="00E3318F"/>
    <w:rsid w:val="00E34BC2"/>
    <w:rsid w:val="00E353EB"/>
    <w:rsid w:val="00E35C5F"/>
    <w:rsid w:val="00E363CF"/>
    <w:rsid w:val="00E41096"/>
    <w:rsid w:val="00E42EEA"/>
    <w:rsid w:val="00E4521F"/>
    <w:rsid w:val="00E46601"/>
    <w:rsid w:val="00E4764B"/>
    <w:rsid w:val="00E5041B"/>
    <w:rsid w:val="00E504BC"/>
    <w:rsid w:val="00E504E9"/>
    <w:rsid w:val="00E5233A"/>
    <w:rsid w:val="00E528DC"/>
    <w:rsid w:val="00E52B7D"/>
    <w:rsid w:val="00E54ADD"/>
    <w:rsid w:val="00E552F5"/>
    <w:rsid w:val="00E5539C"/>
    <w:rsid w:val="00E575BD"/>
    <w:rsid w:val="00E619AE"/>
    <w:rsid w:val="00E64545"/>
    <w:rsid w:val="00E65087"/>
    <w:rsid w:val="00E6551A"/>
    <w:rsid w:val="00E65EDC"/>
    <w:rsid w:val="00E66145"/>
    <w:rsid w:val="00E70C46"/>
    <w:rsid w:val="00E714B2"/>
    <w:rsid w:val="00E726C7"/>
    <w:rsid w:val="00E7401B"/>
    <w:rsid w:val="00E742C8"/>
    <w:rsid w:val="00E74D9A"/>
    <w:rsid w:val="00E76C41"/>
    <w:rsid w:val="00E76D11"/>
    <w:rsid w:val="00E80D4B"/>
    <w:rsid w:val="00E81DD3"/>
    <w:rsid w:val="00E8238B"/>
    <w:rsid w:val="00E85A76"/>
    <w:rsid w:val="00E864B3"/>
    <w:rsid w:val="00E907F4"/>
    <w:rsid w:val="00E90C34"/>
    <w:rsid w:val="00E91936"/>
    <w:rsid w:val="00E9216B"/>
    <w:rsid w:val="00E93C62"/>
    <w:rsid w:val="00E945C4"/>
    <w:rsid w:val="00E962E9"/>
    <w:rsid w:val="00EA24AD"/>
    <w:rsid w:val="00EA24EF"/>
    <w:rsid w:val="00EA4499"/>
    <w:rsid w:val="00EA558A"/>
    <w:rsid w:val="00EA73BA"/>
    <w:rsid w:val="00EB020B"/>
    <w:rsid w:val="00EB1E2F"/>
    <w:rsid w:val="00EB5395"/>
    <w:rsid w:val="00EB65D9"/>
    <w:rsid w:val="00EB73BD"/>
    <w:rsid w:val="00EB7FA9"/>
    <w:rsid w:val="00EC0086"/>
    <w:rsid w:val="00EC08A5"/>
    <w:rsid w:val="00EC3F2E"/>
    <w:rsid w:val="00EC61F0"/>
    <w:rsid w:val="00EC629A"/>
    <w:rsid w:val="00ED2AA8"/>
    <w:rsid w:val="00ED2DBE"/>
    <w:rsid w:val="00ED357F"/>
    <w:rsid w:val="00ED383D"/>
    <w:rsid w:val="00ED62A6"/>
    <w:rsid w:val="00ED683D"/>
    <w:rsid w:val="00ED6915"/>
    <w:rsid w:val="00ED783E"/>
    <w:rsid w:val="00EE0604"/>
    <w:rsid w:val="00EE26F3"/>
    <w:rsid w:val="00EE2AD9"/>
    <w:rsid w:val="00EE5007"/>
    <w:rsid w:val="00EF0365"/>
    <w:rsid w:val="00EF1F19"/>
    <w:rsid w:val="00EF304E"/>
    <w:rsid w:val="00EF31EE"/>
    <w:rsid w:val="00EF417E"/>
    <w:rsid w:val="00EF48C1"/>
    <w:rsid w:val="00EF5E11"/>
    <w:rsid w:val="00EF6A17"/>
    <w:rsid w:val="00EF6CCF"/>
    <w:rsid w:val="00EF7AA0"/>
    <w:rsid w:val="00F00678"/>
    <w:rsid w:val="00F009BD"/>
    <w:rsid w:val="00F0238B"/>
    <w:rsid w:val="00F03DC4"/>
    <w:rsid w:val="00F03F4A"/>
    <w:rsid w:val="00F061C2"/>
    <w:rsid w:val="00F0643D"/>
    <w:rsid w:val="00F075A0"/>
    <w:rsid w:val="00F13077"/>
    <w:rsid w:val="00F13E87"/>
    <w:rsid w:val="00F143F9"/>
    <w:rsid w:val="00F1555A"/>
    <w:rsid w:val="00F15D39"/>
    <w:rsid w:val="00F20B6C"/>
    <w:rsid w:val="00F21335"/>
    <w:rsid w:val="00F2142E"/>
    <w:rsid w:val="00F23CC6"/>
    <w:rsid w:val="00F23D05"/>
    <w:rsid w:val="00F240A3"/>
    <w:rsid w:val="00F25DCE"/>
    <w:rsid w:val="00F26F75"/>
    <w:rsid w:val="00F27426"/>
    <w:rsid w:val="00F3097C"/>
    <w:rsid w:val="00F3126C"/>
    <w:rsid w:val="00F31D0A"/>
    <w:rsid w:val="00F33F61"/>
    <w:rsid w:val="00F34058"/>
    <w:rsid w:val="00F35416"/>
    <w:rsid w:val="00F36260"/>
    <w:rsid w:val="00F36358"/>
    <w:rsid w:val="00F415C5"/>
    <w:rsid w:val="00F43A55"/>
    <w:rsid w:val="00F44DE5"/>
    <w:rsid w:val="00F45AFB"/>
    <w:rsid w:val="00F47CBD"/>
    <w:rsid w:val="00F51E3A"/>
    <w:rsid w:val="00F52234"/>
    <w:rsid w:val="00F528AA"/>
    <w:rsid w:val="00F5316A"/>
    <w:rsid w:val="00F53F30"/>
    <w:rsid w:val="00F5478A"/>
    <w:rsid w:val="00F54FD2"/>
    <w:rsid w:val="00F551BD"/>
    <w:rsid w:val="00F55C93"/>
    <w:rsid w:val="00F57303"/>
    <w:rsid w:val="00F57FFA"/>
    <w:rsid w:val="00F60A56"/>
    <w:rsid w:val="00F629E8"/>
    <w:rsid w:val="00F62DAE"/>
    <w:rsid w:val="00F65474"/>
    <w:rsid w:val="00F660BE"/>
    <w:rsid w:val="00F7127C"/>
    <w:rsid w:val="00F725B4"/>
    <w:rsid w:val="00F7351A"/>
    <w:rsid w:val="00F73C43"/>
    <w:rsid w:val="00F75146"/>
    <w:rsid w:val="00F755AB"/>
    <w:rsid w:val="00F759B3"/>
    <w:rsid w:val="00F768F8"/>
    <w:rsid w:val="00F77A78"/>
    <w:rsid w:val="00F77EDA"/>
    <w:rsid w:val="00F8125D"/>
    <w:rsid w:val="00F81C0B"/>
    <w:rsid w:val="00F81FB6"/>
    <w:rsid w:val="00F82388"/>
    <w:rsid w:val="00F827AF"/>
    <w:rsid w:val="00F832A0"/>
    <w:rsid w:val="00F83DE1"/>
    <w:rsid w:val="00F8410B"/>
    <w:rsid w:val="00F84B93"/>
    <w:rsid w:val="00F85BBE"/>
    <w:rsid w:val="00F86604"/>
    <w:rsid w:val="00F86983"/>
    <w:rsid w:val="00F90DDA"/>
    <w:rsid w:val="00F91C52"/>
    <w:rsid w:val="00F92324"/>
    <w:rsid w:val="00F924C2"/>
    <w:rsid w:val="00F93189"/>
    <w:rsid w:val="00F94582"/>
    <w:rsid w:val="00F959DB"/>
    <w:rsid w:val="00F95A33"/>
    <w:rsid w:val="00F96E24"/>
    <w:rsid w:val="00F975C3"/>
    <w:rsid w:val="00F97E84"/>
    <w:rsid w:val="00FA07B9"/>
    <w:rsid w:val="00FA0C2E"/>
    <w:rsid w:val="00FA1301"/>
    <w:rsid w:val="00FA2523"/>
    <w:rsid w:val="00FA373B"/>
    <w:rsid w:val="00FA39EE"/>
    <w:rsid w:val="00FA56E2"/>
    <w:rsid w:val="00FA5A71"/>
    <w:rsid w:val="00FA61B0"/>
    <w:rsid w:val="00FA62C0"/>
    <w:rsid w:val="00FA6BCA"/>
    <w:rsid w:val="00FB0DF4"/>
    <w:rsid w:val="00FB1396"/>
    <w:rsid w:val="00FB14F9"/>
    <w:rsid w:val="00FB19E2"/>
    <w:rsid w:val="00FB3FD8"/>
    <w:rsid w:val="00FB4703"/>
    <w:rsid w:val="00FB4F2F"/>
    <w:rsid w:val="00FB5203"/>
    <w:rsid w:val="00FB6DDD"/>
    <w:rsid w:val="00FC1B5A"/>
    <w:rsid w:val="00FC5C43"/>
    <w:rsid w:val="00FC6571"/>
    <w:rsid w:val="00FC72DC"/>
    <w:rsid w:val="00FD0763"/>
    <w:rsid w:val="00FD233F"/>
    <w:rsid w:val="00FD297E"/>
    <w:rsid w:val="00FD2BB1"/>
    <w:rsid w:val="00FD3709"/>
    <w:rsid w:val="00FD4309"/>
    <w:rsid w:val="00FD6FAC"/>
    <w:rsid w:val="00FD718D"/>
    <w:rsid w:val="00FE0AAE"/>
    <w:rsid w:val="00FE1251"/>
    <w:rsid w:val="00FE1E3E"/>
    <w:rsid w:val="00FE2658"/>
    <w:rsid w:val="00FE580A"/>
    <w:rsid w:val="00FE7515"/>
    <w:rsid w:val="00FF080C"/>
    <w:rsid w:val="00FF26F9"/>
    <w:rsid w:val="00FF2E09"/>
    <w:rsid w:val="00FF3FB8"/>
    <w:rsid w:val="00FF4367"/>
    <w:rsid w:val="00FF4E03"/>
    <w:rsid w:val="00FF4E7A"/>
    <w:rsid w:val="00FF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navy" strokecolor="#333">
      <v:fill color="navy" on="f"/>
      <v:stroke color="#333"/>
      <o:colormru v:ext="edit" colors="#c09,#f3c,#963,#fcf,#f9f,#f93,#fc0,#ffb9ff"/>
    </o:shapedefaults>
    <o:shapelayout v:ext="edit">
      <o:idmap v:ext="edit" data="2"/>
    </o:shapelayout>
  </w:shapeDefaults>
  <w:decimalSymbol w:val="."/>
  <w:listSeparator w:val=","/>
  <w14:docId w14:val="663DC3AF"/>
  <w14:defaultImageDpi w14:val="32767"/>
  <w15:chartTrackingRefBased/>
  <w15:docId w15:val="{1695069C-CDAD-4352-A543-BB2C8B82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3600"/>
        <w:tab w:val="left" w:pos="5760"/>
        <w:tab w:val="left" w:pos="7200"/>
      </w:tabs>
      <w:ind w:left="72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4860"/>
        <w:tab w:val="left" w:pos="6570"/>
        <w:tab w:val="left" w:pos="7650"/>
      </w:tabs>
      <w:ind w:left="720" w:right="-45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noProof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tabs>
        <w:tab w:val="left" w:pos="491"/>
      </w:tabs>
      <w:ind w:left="491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noProof/>
      <w:sz w:val="24"/>
    </w:rPr>
  </w:style>
  <w:style w:type="paragraph" w:styleId="Heading7">
    <w:name w:val="heading 7"/>
    <w:basedOn w:val="Normal"/>
    <w:next w:val="Normal"/>
    <w:qFormat/>
    <w:pPr>
      <w:keepNext/>
      <w:ind w:left="2880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tabs>
        <w:tab w:val="left" w:pos="1872"/>
      </w:tabs>
      <w:outlineLvl w:val="8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pPr>
      <w:tabs>
        <w:tab w:val="left" w:pos="4860"/>
        <w:tab w:val="left" w:pos="6570"/>
        <w:tab w:val="left" w:pos="7650"/>
      </w:tabs>
      <w:ind w:left="720" w:right="-450"/>
    </w:pPr>
    <w:rPr>
      <w:sz w:val="24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/>
    </w:pPr>
    <w:rPr>
      <w:sz w:val="24"/>
    </w:rPr>
  </w:style>
  <w:style w:type="paragraph" w:styleId="BodyText">
    <w:name w:val="Body Text"/>
    <w:basedOn w:val="Normal"/>
    <w:pPr>
      <w:jc w:val="center"/>
    </w:pPr>
    <w:rPr>
      <w:rFonts w:ascii="Comic Sans MS" w:hAnsi="Comic Sans MS"/>
      <w:sz w:val="16"/>
    </w:rPr>
  </w:style>
  <w:style w:type="paragraph" w:styleId="BalloonText">
    <w:name w:val="Balloon Text"/>
    <w:basedOn w:val="Normal"/>
    <w:semiHidden/>
    <w:rsid w:val="00EC3F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43A69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06E9"/>
    <w:pPr>
      <w:ind w:left="720"/>
    </w:pPr>
  </w:style>
  <w:style w:type="character" w:customStyle="1" w:styleId="FooterChar">
    <w:name w:val="Footer Char"/>
    <w:basedOn w:val="DefaultParagraphFont"/>
    <w:link w:val="Footer"/>
    <w:uiPriority w:val="99"/>
    <w:rsid w:val="0037119E"/>
  </w:style>
  <w:style w:type="character" w:customStyle="1" w:styleId="HeaderChar">
    <w:name w:val="Header Char"/>
    <w:basedOn w:val="DefaultParagraphFont"/>
    <w:link w:val="Header"/>
    <w:rsid w:val="00ED2AA8"/>
  </w:style>
  <w:style w:type="character" w:styleId="Hyperlink">
    <w:name w:val="Hyperlink"/>
    <w:basedOn w:val="DefaultParagraphFont"/>
    <w:rsid w:val="00694EB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4EB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255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32558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rsid w:val="00C74FE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74FE3"/>
  </w:style>
  <w:style w:type="character" w:customStyle="1" w:styleId="CommentTextChar">
    <w:name w:val="Comment Text Char"/>
    <w:basedOn w:val="DefaultParagraphFont"/>
    <w:link w:val="CommentText"/>
    <w:rsid w:val="00C74FE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4F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4FE3"/>
    <w:rPr>
      <w:b/>
      <w:bCs/>
    </w:rPr>
  </w:style>
  <w:style w:type="paragraph" w:styleId="Revision">
    <w:name w:val="Revision"/>
    <w:hidden/>
    <w:uiPriority w:val="99"/>
    <w:semiHidden/>
    <w:rsid w:val="0097644D"/>
  </w:style>
  <w:style w:type="character" w:styleId="UnresolvedMention">
    <w:name w:val="Unresolved Mention"/>
    <w:basedOn w:val="DefaultParagraphFont"/>
    <w:uiPriority w:val="99"/>
    <w:semiHidden/>
    <w:unhideWhenUsed/>
    <w:rsid w:val="00C76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file:///I:\Support\IQProcesses\IQ%20Process%20Documents\Forms\ID001%20Inventory%20Disposition%20Form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I:\Support\IQProcesses\IQ%20Process%20Documents\TR7%20Guidelines%20for%20in-plant%20handling%20of%20aluminum%20plate,%20flat%20sheet%20and%20coil.pdf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cid:B9C9F4B0-ACF4-4370-8736-3D07D1DBC3AB@la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53795-3F88-4C18-A32E-AA263C89E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903</Words>
  <Characters>5087</Characters>
  <Application>Microsoft Office Word</Application>
  <DocSecurity>0</DocSecurity>
  <Lines>137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</vt:lpstr>
    </vt:vector>
  </TitlesOfParts>
  <Company>IMS</Company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subject/>
  <dc:creator>julie</dc:creator>
  <cp:keywords/>
  <cp:lastModifiedBy>Brian Olea</cp:lastModifiedBy>
  <cp:revision>2</cp:revision>
  <cp:lastPrinted>2022-04-12T23:34:00Z</cp:lastPrinted>
  <dcterms:created xsi:type="dcterms:W3CDTF">2022-07-21T18:56:00Z</dcterms:created>
  <dcterms:modified xsi:type="dcterms:W3CDTF">2022-07-21T18:56:00Z</dcterms:modified>
</cp:coreProperties>
</file>