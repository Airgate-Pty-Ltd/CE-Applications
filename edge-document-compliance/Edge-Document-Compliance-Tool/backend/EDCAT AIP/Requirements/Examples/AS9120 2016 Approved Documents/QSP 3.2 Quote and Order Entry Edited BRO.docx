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877B7" w14:textId="6B6F0EA6" w:rsidR="00045746" w:rsidRPr="00B40818" w:rsidRDefault="00045746" w:rsidP="00036CB6">
      <w:pPr>
        <w:pStyle w:val="Heading1"/>
        <w:tabs>
          <w:tab w:val="clear" w:pos="3600"/>
          <w:tab w:val="clear" w:pos="5760"/>
          <w:tab w:val="clear" w:pos="7200"/>
        </w:tabs>
        <w:spacing w:after="120"/>
        <w:ind w:left="0"/>
        <w:rPr>
          <w:rFonts w:asciiTheme="minorHAnsi" w:hAnsiTheme="minorHAnsi" w:cstheme="minorHAnsi"/>
          <w:b/>
          <w:bCs/>
          <w:sz w:val="26"/>
          <w:szCs w:val="26"/>
          <w:rPrChange w:id="0" w:author="Brian Olea" w:date="2023-10-16T12:17:00Z">
            <w:rPr>
              <w:b/>
              <w:bCs/>
              <w:sz w:val="26"/>
              <w:szCs w:val="26"/>
            </w:rPr>
          </w:rPrChange>
        </w:rPr>
      </w:pPr>
      <w:r w:rsidRPr="00B40818">
        <w:rPr>
          <w:rFonts w:asciiTheme="minorHAnsi" w:hAnsiTheme="minorHAnsi" w:cstheme="minorHAnsi"/>
          <w:b/>
          <w:bCs/>
          <w:sz w:val="26"/>
          <w:szCs w:val="26"/>
          <w:rPrChange w:id="1" w:author="Brian Olea" w:date="2023-10-16T12:17:00Z">
            <w:rPr>
              <w:b/>
              <w:bCs/>
              <w:sz w:val="26"/>
              <w:szCs w:val="26"/>
            </w:rPr>
          </w:rPrChange>
        </w:rPr>
        <w:t xml:space="preserve">Purpose </w:t>
      </w:r>
      <w:r w:rsidR="00A155C2" w:rsidRPr="00B40818">
        <w:rPr>
          <w:rFonts w:asciiTheme="minorHAnsi" w:hAnsiTheme="minorHAnsi" w:cstheme="minorHAnsi"/>
          <w:b/>
          <w:bCs/>
          <w:sz w:val="26"/>
          <w:szCs w:val="26"/>
          <w:rPrChange w:id="2" w:author="Brian Olea" w:date="2023-10-16T12:17:00Z">
            <w:rPr>
              <w:b/>
              <w:bCs/>
              <w:sz w:val="26"/>
              <w:szCs w:val="26"/>
            </w:rPr>
          </w:rPrChange>
        </w:rPr>
        <w:t>and</w:t>
      </w:r>
      <w:r w:rsidRPr="00B40818">
        <w:rPr>
          <w:rFonts w:asciiTheme="minorHAnsi" w:hAnsiTheme="minorHAnsi" w:cstheme="minorHAnsi"/>
          <w:b/>
          <w:bCs/>
          <w:sz w:val="26"/>
          <w:szCs w:val="26"/>
          <w:rPrChange w:id="3" w:author="Brian Olea" w:date="2023-10-16T12:17:00Z">
            <w:rPr>
              <w:b/>
              <w:bCs/>
              <w:sz w:val="26"/>
              <w:szCs w:val="26"/>
            </w:rPr>
          </w:rPrChange>
        </w:rPr>
        <w:t xml:space="preserve"> Scope</w:t>
      </w:r>
    </w:p>
    <w:p w14:paraId="5B832D5B" w14:textId="5F80317E" w:rsidR="00293916" w:rsidRPr="00B40818" w:rsidDel="00764140" w:rsidRDefault="002B5D06" w:rsidP="00B40818">
      <w:pPr>
        <w:pStyle w:val="ListParagraph"/>
        <w:widowControl w:val="0"/>
        <w:tabs>
          <w:tab w:val="left" w:pos="1540"/>
          <w:tab w:val="left" w:pos="1541"/>
        </w:tabs>
        <w:autoSpaceDE w:val="0"/>
        <w:autoSpaceDN w:val="0"/>
        <w:ind w:left="0" w:right="1043"/>
        <w:rPr>
          <w:del w:id="4" w:author="Brian Olea" w:date="2023-10-16T12:08:00Z"/>
          <w:rFonts w:asciiTheme="minorHAnsi" w:hAnsiTheme="minorHAnsi" w:cstheme="minorHAnsi"/>
          <w:sz w:val="25"/>
          <w:szCs w:val="25"/>
          <w:rPrChange w:id="5" w:author="Brian Olea" w:date="2023-10-16T12:17:00Z">
            <w:rPr>
              <w:del w:id="6" w:author="Brian Olea" w:date="2023-10-16T12:08:00Z"/>
              <w:sz w:val="25"/>
              <w:szCs w:val="25"/>
            </w:rPr>
          </w:rPrChange>
        </w:rPr>
        <w:pPrChange w:id="7" w:author="Brian Olea" w:date="2023-10-16T12:16:00Z">
          <w:pPr/>
        </w:pPrChange>
      </w:pPr>
      <w:del w:id="8" w:author="Brian Olea" w:date="2023-10-16T12:08:00Z">
        <w:r w:rsidRPr="00B40818" w:rsidDel="00764140">
          <w:rPr>
            <w:rFonts w:asciiTheme="minorHAnsi" w:hAnsiTheme="minorHAnsi" w:cstheme="minorHAnsi"/>
            <w:sz w:val="25"/>
            <w:szCs w:val="25"/>
            <w:highlight w:val="yellow"/>
            <w:rPrChange w:id="9" w:author="Brian Olea" w:date="2023-10-16T12:17:00Z">
              <w:rPr>
                <w:sz w:val="25"/>
                <w:szCs w:val="25"/>
                <w:highlight w:val="yellow"/>
              </w:rPr>
            </w:rPrChange>
          </w:rPr>
          <w:delText xml:space="preserve">This procedure applies to the internal Quality System documents, such as the </w:delText>
        </w:r>
        <w:r w:rsidR="00073006" w:rsidRPr="00B40818" w:rsidDel="00764140">
          <w:rPr>
            <w:rFonts w:asciiTheme="minorHAnsi" w:hAnsiTheme="minorHAnsi" w:cstheme="minorHAnsi"/>
            <w:sz w:val="25"/>
            <w:szCs w:val="25"/>
            <w:highlight w:val="yellow"/>
            <w:rPrChange w:id="10" w:author="Brian Olea" w:date="2023-10-16T12:17:00Z">
              <w:rPr>
                <w:sz w:val="25"/>
                <w:szCs w:val="25"/>
                <w:highlight w:val="yellow"/>
              </w:rPr>
            </w:rPrChange>
          </w:rPr>
          <w:delText xml:space="preserve">IMS </w:delText>
        </w:r>
        <w:r w:rsidRPr="00B40818" w:rsidDel="00764140">
          <w:rPr>
            <w:rFonts w:asciiTheme="minorHAnsi" w:hAnsiTheme="minorHAnsi" w:cstheme="minorHAnsi"/>
            <w:sz w:val="25"/>
            <w:szCs w:val="25"/>
            <w:highlight w:val="yellow"/>
            <w:rPrChange w:id="11" w:author="Brian Olea" w:date="2023-10-16T12:17:00Z">
              <w:rPr>
                <w:sz w:val="25"/>
                <w:szCs w:val="25"/>
                <w:highlight w:val="yellow"/>
              </w:rPr>
            </w:rPrChange>
          </w:rPr>
          <w:delText>Quality</w:delText>
        </w:r>
        <w:r w:rsidR="00562FA3" w:rsidRPr="00B40818" w:rsidDel="00764140">
          <w:rPr>
            <w:rFonts w:asciiTheme="minorHAnsi" w:hAnsiTheme="minorHAnsi" w:cstheme="minorHAnsi"/>
            <w:sz w:val="25"/>
            <w:szCs w:val="25"/>
            <w:highlight w:val="yellow"/>
            <w:rPrChange w:id="12" w:author="Brian Olea" w:date="2023-10-16T12:17:00Z">
              <w:rPr>
                <w:sz w:val="25"/>
                <w:szCs w:val="25"/>
                <w:highlight w:val="yellow"/>
              </w:rPr>
            </w:rPrChange>
          </w:rPr>
          <w:delText xml:space="preserve"> </w:delText>
        </w:r>
        <w:r w:rsidRPr="00B40818" w:rsidDel="00764140">
          <w:rPr>
            <w:rFonts w:asciiTheme="minorHAnsi" w:hAnsiTheme="minorHAnsi" w:cstheme="minorHAnsi"/>
            <w:sz w:val="25"/>
            <w:szCs w:val="25"/>
            <w:highlight w:val="yellow"/>
            <w:rPrChange w:id="13" w:author="Brian Olea" w:date="2023-10-16T12:17:00Z">
              <w:rPr>
                <w:sz w:val="25"/>
                <w:szCs w:val="25"/>
                <w:highlight w:val="yellow"/>
              </w:rPr>
            </w:rPrChange>
          </w:rPr>
          <w:delText>Processes Manual (QSM), Procedures (QSP), Work Instructions (QSI), and Forms. This procedure also applies to external documents and internal and external data. Defines the requirements for controlling quality records and addresses the requirements for legibility, identification, collection, filing, storage, access, maintenance, retention time, and disposition of quality records</w:delText>
        </w:r>
        <w:r w:rsidR="00293916" w:rsidRPr="00B40818" w:rsidDel="00764140">
          <w:rPr>
            <w:rFonts w:asciiTheme="minorHAnsi" w:hAnsiTheme="minorHAnsi" w:cstheme="minorHAnsi"/>
            <w:sz w:val="25"/>
            <w:szCs w:val="25"/>
            <w:highlight w:val="yellow"/>
            <w:rPrChange w:id="14" w:author="Brian Olea" w:date="2023-10-16T12:17:00Z">
              <w:rPr>
                <w:sz w:val="25"/>
                <w:szCs w:val="25"/>
                <w:highlight w:val="yellow"/>
              </w:rPr>
            </w:rPrChange>
          </w:rPr>
          <w:delText>.</w:delText>
        </w:r>
      </w:del>
    </w:p>
    <w:p w14:paraId="52E111BD" w14:textId="112D63ED" w:rsidR="00764140" w:rsidRPr="00B40818" w:rsidRDefault="00764140" w:rsidP="00B40818">
      <w:pPr>
        <w:pStyle w:val="BodyText"/>
        <w:jc w:val="left"/>
        <w:rPr>
          <w:ins w:id="15" w:author="Brian Olea" w:date="2023-10-16T12:08:00Z"/>
          <w:rFonts w:asciiTheme="minorHAnsi" w:hAnsiTheme="minorHAnsi" w:cstheme="minorHAnsi"/>
          <w:sz w:val="24"/>
          <w:szCs w:val="24"/>
          <w:rPrChange w:id="16" w:author="Brian Olea" w:date="2023-10-16T12:17:00Z">
            <w:rPr>
              <w:ins w:id="17" w:author="Brian Olea" w:date="2023-10-16T12:08:00Z"/>
            </w:rPr>
          </w:rPrChange>
        </w:rPr>
        <w:pPrChange w:id="18" w:author="Brian Olea" w:date="2023-10-16T12:16:00Z">
          <w:pPr>
            <w:pStyle w:val="BodyText"/>
            <w:ind w:left="820" w:right="994"/>
          </w:pPr>
        </w:pPrChange>
      </w:pPr>
      <w:ins w:id="19" w:author="Brian Olea" w:date="2023-10-16T12:08:00Z">
        <w:r w:rsidRPr="00B40818">
          <w:rPr>
            <w:rFonts w:asciiTheme="minorHAnsi" w:hAnsiTheme="minorHAnsi" w:cstheme="minorHAnsi"/>
            <w:sz w:val="24"/>
            <w:szCs w:val="24"/>
            <w:rPrChange w:id="20" w:author="Brian Olea" w:date="2023-10-16T12:17:00Z">
              <w:rPr/>
            </w:rPrChange>
          </w:rPr>
          <w:t>To</w:t>
        </w:r>
        <w:r w:rsidRPr="00B40818">
          <w:rPr>
            <w:rFonts w:asciiTheme="minorHAnsi" w:hAnsiTheme="minorHAnsi" w:cstheme="minorHAnsi"/>
            <w:spacing w:val="-4"/>
            <w:sz w:val="24"/>
            <w:szCs w:val="24"/>
            <w:rPrChange w:id="21" w:author="Brian Olea" w:date="2023-10-16T12:17:00Z">
              <w:rPr>
                <w:spacing w:val="-4"/>
              </w:rPr>
            </w:rPrChange>
          </w:rPr>
          <w:t xml:space="preserve"> </w:t>
        </w:r>
        <w:r w:rsidRPr="00B40818">
          <w:rPr>
            <w:rFonts w:asciiTheme="minorHAnsi" w:hAnsiTheme="minorHAnsi" w:cstheme="minorHAnsi"/>
            <w:sz w:val="24"/>
            <w:szCs w:val="24"/>
            <w:rPrChange w:id="22" w:author="Brian Olea" w:date="2023-10-16T12:17:00Z">
              <w:rPr/>
            </w:rPrChange>
          </w:rPr>
          <w:t>establish</w:t>
        </w:r>
        <w:r w:rsidRPr="00B40818">
          <w:rPr>
            <w:rFonts w:asciiTheme="minorHAnsi" w:hAnsiTheme="minorHAnsi" w:cstheme="minorHAnsi"/>
            <w:spacing w:val="-4"/>
            <w:sz w:val="24"/>
            <w:szCs w:val="24"/>
            <w:rPrChange w:id="23" w:author="Brian Olea" w:date="2023-10-16T12:17:00Z">
              <w:rPr>
                <w:spacing w:val="-4"/>
              </w:rPr>
            </w:rPrChange>
          </w:rPr>
          <w:t xml:space="preserve"> </w:t>
        </w:r>
        <w:r w:rsidRPr="00B40818">
          <w:rPr>
            <w:rFonts w:asciiTheme="minorHAnsi" w:hAnsiTheme="minorHAnsi" w:cstheme="minorHAnsi"/>
            <w:sz w:val="24"/>
            <w:szCs w:val="24"/>
            <w:rPrChange w:id="24" w:author="Brian Olea" w:date="2023-10-16T12:17:00Z">
              <w:rPr/>
            </w:rPrChange>
          </w:rPr>
          <w:t>a</w:t>
        </w:r>
        <w:r w:rsidRPr="00B40818">
          <w:rPr>
            <w:rFonts w:asciiTheme="minorHAnsi" w:hAnsiTheme="minorHAnsi" w:cstheme="minorHAnsi"/>
            <w:spacing w:val="-4"/>
            <w:sz w:val="24"/>
            <w:szCs w:val="24"/>
            <w:rPrChange w:id="25" w:author="Brian Olea" w:date="2023-10-16T12:17:00Z">
              <w:rPr>
                <w:spacing w:val="-4"/>
              </w:rPr>
            </w:rPrChange>
          </w:rPr>
          <w:t xml:space="preserve"> </w:t>
        </w:r>
        <w:r w:rsidRPr="00B40818">
          <w:rPr>
            <w:rFonts w:asciiTheme="minorHAnsi" w:hAnsiTheme="minorHAnsi" w:cstheme="minorHAnsi"/>
            <w:sz w:val="24"/>
            <w:szCs w:val="24"/>
            <w:rPrChange w:id="26" w:author="Brian Olea" w:date="2023-10-16T12:17:00Z">
              <w:rPr/>
            </w:rPrChange>
          </w:rPr>
          <w:t>documented</w:t>
        </w:r>
        <w:r w:rsidRPr="00B40818">
          <w:rPr>
            <w:rFonts w:asciiTheme="minorHAnsi" w:hAnsiTheme="minorHAnsi" w:cstheme="minorHAnsi"/>
            <w:spacing w:val="-4"/>
            <w:sz w:val="24"/>
            <w:szCs w:val="24"/>
            <w:rPrChange w:id="27" w:author="Brian Olea" w:date="2023-10-16T12:17:00Z">
              <w:rPr>
                <w:spacing w:val="-4"/>
              </w:rPr>
            </w:rPrChange>
          </w:rPr>
          <w:t xml:space="preserve"> </w:t>
        </w:r>
        <w:r w:rsidRPr="00B40818">
          <w:rPr>
            <w:rFonts w:asciiTheme="minorHAnsi" w:hAnsiTheme="minorHAnsi" w:cstheme="minorHAnsi"/>
            <w:sz w:val="24"/>
            <w:szCs w:val="24"/>
            <w:rPrChange w:id="28" w:author="Brian Olea" w:date="2023-10-16T12:17:00Z">
              <w:rPr/>
            </w:rPrChange>
          </w:rPr>
          <w:t>procedure</w:t>
        </w:r>
        <w:r w:rsidRPr="00B40818">
          <w:rPr>
            <w:rFonts w:asciiTheme="minorHAnsi" w:hAnsiTheme="minorHAnsi" w:cstheme="minorHAnsi"/>
            <w:spacing w:val="-5"/>
            <w:sz w:val="24"/>
            <w:szCs w:val="24"/>
            <w:rPrChange w:id="29" w:author="Brian Olea" w:date="2023-10-16T12:17:00Z">
              <w:rPr>
                <w:spacing w:val="-5"/>
              </w:rPr>
            </w:rPrChange>
          </w:rPr>
          <w:t xml:space="preserve"> </w:t>
        </w:r>
        <w:r w:rsidRPr="00B40818">
          <w:rPr>
            <w:rFonts w:asciiTheme="minorHAnsi" w:hAnsiTheme="minorHAnsi" w:cstheme="minorHAnsi"/>
            <w:sz w:val="24"/>
            <w:szCs w:val="24"/>
            <w:rPrChange w:id="30" w:author="Brian Olea" w:date="2023-10-16T12:17:00Z">
              <w:rPr/>
            </w:rPrChange>
          </w:rPr>
          <w:t>for</w:t>
        </w:r>
        <w:r w:rsidRPr="00B40818">
          <w:rPr>
            <w:rFonts w:asciiTheme="minorHAnsi" w:hAnsiTheme="minorHAnsi" w:cstheme="minorHAnsi"/>
            <w:spacing w:val="-6"/>
            <w:sz w:val="24"/>
            <w:szCs w:val="24"/>
            <w:rPrChange w:id="31" w:author="Brian Olea" w:date="2023-10-16T12:17:00Z">
              <w:rPr>
                <w:spacing w:val="-6"/>
              </w:rPr>
            </w:rPrChange>
          </w:rPr>
          <w:t xml:space="preserve"> </w:t>
        </w:r>
        <w:r w:rsidRPr="00B40818">
          <w:rPr>
            <w:rFonts w:asciiTheme="minorHAnsi" w:hAnsiTheme="minorHAnsi" w:cstheme="minorHAnsi"/>
            <w:sz w:val="24"/>
            <w:szCs w:val="24"/>
            <w:rPrChange w:id="32" w:author="Brian Olea" w:date="2023-10-16T12:17:00Z">
              <w:rPr/>
            </w:rPrChange>
          </w:rPr>
          <w:t>the</w:t>
        </w:r>
        <w:r w:rsidRPr="00B40818">
          <w:rPr>
            <w:rFonts w:asciiTheme="minorHAnsi" w:hAnsiTheme="minorHAnsi" w:cstheme="minorHAnsi"/>
            <w:spacing w:val="-4"/>
            <w:sz w:val="24"/>
            <w:szCs w:val="24"/>
            <w:rPrChange w:id="33" w:author="Brian Olea" w:date="2023-10-16T12:17:00Z">
              <w:rPr>
                <w:spacing w:val="-4"/>
              </w:rPr>
            </w:rPrChange>
          </w:rPr>
          <w:t xml:space="preserve"> </w:t>
        </w:r>
        <w:r w:rsidRPr="00B40818">
          <w:rPr>
            <w:rFonts w:asciiTheme="minorHAnsi" w:hAnsiTheme="minorHAnsi" w:cstheme="minorHAnsi"/>
            <w:sz w:val="24"/>
            <w:szCs w:val="24"/>
            <w:rPrChange w:id="34" w:author="Brian Olea" w:date="2023-10-16T12:17:00Z">
              <w:rPr/>
            </w:rPrChange>
          </w:rPr>
          <w:t>entry,</w:t>
        </w:r>
        <w:r w:rsidRPr="00B40818">
          <w:rPr>
            <w:rFonts w:asciiTheme="minorHAnsi" w:hAnsiTheme="minorHAnsi" w:cstheme="minorHAnsi"/>
            <w:spacing w:val="-2"/>
            <w:sz w:val="24"/>
            <w:szCs w:val="24"/>
            <w:rPrChange w:id="35" w:author="Brian Olea" w:date="2023-10-16T12:17:00Z">
              <w:rPr>
                <w:spacing w:val="-2"/>
              </w:rPr>
            </w:rPrChange>
          </w:rPr>
          <w:t xml:space="preserve"> </w:t>
        </w:r>
        <w:r w:rsidRPr="00B40818">
          <w:rPr>
            <w:rFonts w:asciiTheme="minorHAnsi" w:hAnsiTheme="minorHAnsi" w:cstheme="minorHAnsi"/>
            <w:sz w:val="24"/>
            <w:szCs w:val="24"/>
            <w:rPrChange w:id="36" w:author="Brian Olea" w:date="2023-10-16T12:17:00Z">
              <w:rPr/>
            </w:rPrChange>
          </w:rPr>
          <w:t>review,</w:t>
        </w:r>
        <w:r w:rsidRPr="00B40818">
          <w:rPr>
            <w:rFonts w:asciiTheme="minorHAnsi" w:hAnsiTheme="minorHAnsi" w:cstheme="minorHAnsi"/>
            <w:spacing w:val="-4"/>
            <w:sz w:val="24"/>
            <w:szCs w:val="24"/>
            <w:rPrChange w:id="37" w:author="Brian Olea" w:date="2023-10-16T12:17:00Z">
              <w:rPr>
                <w:spacing w:val="-4"/>
              </w:rPr>
            </w:rPrChange>
          </w:rPr>
          <w:t xml:space="preserve"> </w:t>
        </w:r>
        <w:r w:rsidRPr="00B40818">
          <w:rPr>
            <w:rFonts w:asciiTheme="minorHAnsi" w:hAnsiTheme="minorHAnsi" w:cstheme="minorHAnsi"/>
            <w:sz w:val="24"/>
            <w:szCs w:val="24"/>
            <w:rPrChange w:id="38" w:author="Brian Olea" w:date="2023-10-16T12:17:00Z">
              <w:rPr/>
            </w:rPrChange>
          </w:rPr>
          <w:t>acceptance</w:t>
        </w:r>
      </w:ins>
      <w:ins w:id="39" w:author="Brian Olea" w:date="2023-10-16T13:04:00Z">
        <w:r w:rsidR="001F17E0">
          <w:rPr>
            <w:rFonts w:asciiTheme="minorHAnsi" w:hAnsiTheme="minorHAnsi" w:cstheme="minorHAnsi"/>
            <w:sz w:val="24"/>
            <w:szCs w:val="24"/>
          </w:rPr>
          <w:t>,</w:t>
        </w:r>
      </w:ins>
      <w:ins w:id="40" w:author="Brian Olea" w:date="2023-10-16T12:08:00Z">
        <w:r w:rsidRPr="00B40818">
          <w:rPr>
            <w:rFonts w:asciiTheme="minorHAnsi" w:hAnsiTheme="minorHAnsi" w:cstheme="minorHAnsi"/>
            <w:spacing w:val="-5"/>
            <w:sz w:val="24"/>
            <w:szCs w:val="24"/>
            <w:rPrChange w:id="41" w:author="Brian Olea" w:date="2023-10-16T12:17:00Z">
              <w:rPr>
                <w:spacing w:val="-5"/>
              </w:rPr>
            </w:rPrChange>
          </w:rPr>
          <w:t xml:space="preserve"> </w:t>
        </w:r>
        <w:r w:rsidRPr="00B40818">
          <w:rPr>
            <w:rFonts w:asciiTheme="minorHAnsi" w:hAnsiTheme="minorHAnsi" w:cstheme="minorHAnsi"/>
            <w:sz w:val="24"/>
            <w:szCs w:val="24"/>
            <w:rPrChange w:id="42" w:author="Brian Olea" w:date="2023-10-16T12:17:00Z">
              <w:rPr/>
            </w:rPrChange>
          </w:rPr>
          <w:t xml:space="preserve">and </w:t>
        </w:r>
      </w:ins>
      <w:ins w:id="43" w:author="Brian Olea" w:date="2023-10-16T13:04:00Z">
        <w:r w:rsidR="001F17E0">
          <w:rPr>
            <w:rFonts w:asciiTheme="minorHAnsi" w:hAnsiTheme="minorHAnsi" w:cstheme="minorHAnsi"/>
            <w:sz w:val="24"/>
            <w:szCs w:val="24"/>
          </w:rPr>
          <w:t>acknowledgment</w:t>
        </w:r>
      </w:ins>
      <w:ins w:id="44" w:author="Brian Olea" w:date="2023-10-16T12:08:00Z">
        <w:r w:rsidRPr="00B40818">
          <w:rPr>
            <w:rFonts w:asciiTheme="minorHAnsi" w:hAnsiTheme="minorHAnsi" w:cstheme="minorHAnsi"/>
            <w:sz w:val="24"/>
            <w:szCs w:val="24"/>
            <w:rPrChange w:id="45" w:author="Brian Olea" w:date="2023-10-16T12:17:00Z">
              <w:rPr/>
            </w:rPrChange>
          </w:rPr>
          <w:t xml:space="preserve"> of customer quotations and orders.</w:t>
        </w:r>
      </w:ins>
    </w:p>
    <w:p w14:paraId="526FD7B2" w14:textId="77777777" w:rsidR="00293916" w:rsidRPr="00B40818" w:rsidRDefault="00293916" w:rsidP="005F09AD">
      <w:pPr>
        <w:rPr>
          <w:rFonts w:asciiTheme="minorHAnsi" w:hAnsiTheme="minorHAnsi" w:cstheme="minorHAnsi"/>
          <w:sz w:val="24"/>
          <w:rPrChange w:id="46" w:author="Brian Olea" w:date="2023-10-16T12:17:00Z">
            <w:rPr>
              <w:sz w:val="24"/>
            </w:rPr>
          </w:rPrChange>
        </w:rPr>
      </w:pPr>
    </w:p>
    <w:p w14:paraId="27B2A720" w14:textId="471BAA0A" w:rsidR="00293916" w:rsidRPr="00B40818" w:rsidDel="001F17E0" w:rsidRDefault="00293916" w:rsidP="005F09AD">
      <w:pPr>
        <w:rPr>
          <w:del w:id="47" w:author="Brian Olea" w:date="2023-10-16T13:04:00Z"/>
          <w:rFonts w:asciiTheme="minorHAnsi" w:hAnsiTheme="minorHAnsi" w:cstheme="minorHAnsi"/>
          <w:sz w:val="24"/>
          <w:rPrChange w:id="48" w:author="Brian Olea" w:date="2023-10-16T12:17:00Z">
            <w:rPr>
              <w:del w:id="49" w:author="Brian Olea" w:date="2023-10-16T13:04:00Z"/>
              <w:sz w:val="24"/>
            </w:rPr>
          </w:rPrChange>
        </w:rPr>
      </w:pPr>
    </w:p>
    <w:p w14:paraId="0BC239D7" w14:textId="77777777" w:rsidR="00293916" w:rsidRPr="00B40818" w:rsidRDefault="00293916" w:rsidP="00293916">
      <w:pPr>
        <w:pStyle w:val="Heading1"/>
        <w:tabs>
          <w:tab w:val="clear" w:pos="3600"/>
          <w:tab w:val="clear" w:pos="5760"/>
          <w:tab w:val="clear" w:pos="7200"/>
        </w:tabs>
        <w:spacing w:after="120"/>
        <w:ind w:left="0"/>
        <w:rPr>
          <w:ins w:id="50" w:author="Brian Olea" w:date="2023-10-16T12:15:00Z"/>
          <w:rFonts w:asciiTheme="minorHAnsi" w:hAnsiTheme="minorHAnsi" w:cstheme="minorHAnsi"/>
          <w:b/>
          <w:bCs/>
          <w:sz w:val="26"/>
          <w:szCs w:val="26"/>
          <w:rPrChange w:id="51" w:author="Brian Olea" w:date="2023-10-16T12:17:00Z">
            <w:rPr>
              <w:ins w:id="52" w:author="Brian Olea" w:date="2023-10-16T12:15:00Z"/>
              <w:b/>
              <w:bCs/>
              <w:sz w:val="26"/>
              <w:szCs w:val="26"/>
            </w:rPr>
          </w:rPrChange>
        </w:rPr>
      </w:pPr>
      <w:r w:rsidRPr="00B40818">
        <w:rPr>
          <w:rFonts w:asciiTheme="minorHAnsi" w:hAnsiTheme="minorHAnsi" w:cstheme="minorHAnsi"/>
          <w:b/>
          <w:bCs/>
          <w:sz w:val="26"/>
          <w:szCs w:val="26"/>
          <w:rPrChange w:id="53" w:author="Brian Olea" w:date="2023-10-16T12:17:00Z">
            <w:rPr>
              <w:b/>
              <w:bCs/>
              <w:sz w:val="26"/>
              <w:szCs w:val="26"/>
            </w:rPr>
          </w:rPrChange>
        </w:rPr>
        <w:t>Process</w:t>
      </w:r>
    </w:p>
    <w:p w14:paraId="48DF583D" w14:textId="07CD3C6B" w:rsidR="00B40818" w:rsidRPr="00B40818" w:rsidRDefault="00B40818" w:rsidP="00B40818">
      <w:pPr>
        <w:pStyle w:val="BodyText"/>
        <w:jc w:val="left"/>
        <w:rPr>
          <w:ins w:id="54" w:author="Brian Olea" w:date="2023-10-16T12:15:00Z"/>
          <w:rFonts w:asciiTheme="minorHAnsi" w:hAnsiTheme="minorHAnsi" w:cstheme="minorHAnsi"/>
          <w:sz w:val="24"/>
          <w:szCs w:val="24"/>
        </w:rPr>
        <w:pPrChange w:id="55" w:author="Brian Olea" w:date="2023-10-16T12:16:00Z">
          <w:pPr>
            <w:pStyle w:val="ListParagraph"/>
            <w:widowControl w:val="0"/>
            <w:numPr>
              <w:ilvl w:val="1"/>
              <w:numId w:val="43"/>
            </w:numPr>
            <w:tabs>
              <w:tab w:val="left" w:pos="1540"/>
              <w:tab w:val="left" w:pos="1541"/>
            </w:tabs>
            <w:autoSpaceDE w:val="0"/>
            <w:autoSpaceDN w:val="0"/>
            <w:ind w:left="1540" w:right="1043" w:hanging="720"/>
          </w:pPr>
        </w:pPrChange>
      </w:pPr>
      <w:ins w:id="56" w:author="Brian Olea" w:date="2023-10-16T12:15:00Z">
        <w:r w:rsidRPr="00B40818">
          <w:rPr>
            <w:rFonts w:asciiTheme="minorHAnsi" w:hAnsiTheme="minorHAnsi" w:cstheme="minorHAnsi"/>
            <w:sz w:val="24"/>
            <w:szCs w:val="24"/>
          </w:rPr>
          <w:t>The</w:t>
        </w:r>
        <w:r w:rsidRPr="00B40818">
          <w:rPr>
            <w:rFonts w:asciiTheme="minorHAnsi" w:hAnsiTheme="minorHAnsi" w:cstheme="minorHAnsi"/>
            <w:sz w:val="24"/>
            <w:szCs w:val="24"/>
            <w:rPrChange w:id="57" w:author="Brian Olea" w:date="2023-10-16T12:17:00Z">
              <w:rPr>
                <w:rFonts w:asciiTheme="minorHAnsi" w:hAnsiTheme="minorHAnsi" w:cstheme="minorHAnsi"/>
                <w:spacing w:val="-5"/>
                <w:sz w:val="24"/>
                <w:szCs w:val="24"/>
              </w:rPr>
            </w:rPrChange>
          </w:rPr>
          <w:t xml:space="preserve"> </w:t>
        </w:r>
        <w:r w:rsidRPr="00B40818">
          <w:rPr>
            <w:rFonts w:asciiTheme="minorHAnsi" w:hAnsiTheme="minorHAnsi" w:cstheme="minorHAnsi"/>
            <w:sz w:val="24"/>
            <w:szCs w:val="24"/>
          </w:rPr>
          <w:t>“Salesperson”</w:t>
        </w:r>
        <w:r w:rsidRPr="00B40818">
          <w:rPr>
            <w:rFonts w:asciiTheme="minorHAnsi" w:hAnsiTheme="minorHAnsi" w:cstheme="minorHAnsi"/>
            <w:sz w:val="24"/>
            <w:szCs w:val="24"/>
            <w:rPrChange w:id="58" w:author="Brian Olea" w:date="2023-10-16T12:17:00Z">
              <w:rPr>
                <w:rFonts w:asciiTheme="minorHAnsi" w:hAnsiTheme="minorHAnsi" w:cstheme="minorHAnsi"/>
                <w:spacing w:val="-5"/>
                <w:sz w:val="24"/>
                <w:szCs w:val="24"/>
              </w:rPr>
            </w:rPrChange>
          </w:rPr>
          <w:t xml:space="preserve"> </w:t>
        </w:r>
        <w:r w:rsidRPr="00B40818">
          <w:rPr>
            <w:rFonts w:asciiTheme="minorHAnsi" w:hAnsiTheme="minorHAnsi" w:cstheme="minorHAnsi"/>
            <w:sz w:val="24"/>
            <w:szCs w:val="24"/>
          </w:rPr>
          <w:t>function</w:t>
        </w:r>
        <w:r w:rsidRPr="00B40818">
          <w:rPr>
            <w:rFonts w:asciiTheme="minorHAnsi" w:hAnsiTheme="minorHAnsi" w:cstheme="minorHAnsi"/>
            <w:sz w:val="24"/>
            <w:szCs w:val="24"/>
            <w:rPrChange w:id="59" w:author="Brian Olea" w:date="2023-10-16T12:17:00Z">
              <w:rPr>
                <w:rFonts w:asciiTheme="minorHAnsi" w:hAnsiTheme="minorHAnsi" w:cstheme="minorHAnsi"/>
                <w:spacing w:val="-3"/>
                <w:sz w:val="24"/>
                <w:szCs w:val="24"/>
              </w:rPr>
            </w:rPrChange>
          </w:rPr>
          <w:t xml:space="preserve"> </w:t>
        </w:r>
        <w:r w:rsidRPr="00B40818">
          <w:rPr>
            <w:rFonts w:asciiTheme="minorHAnsi" w:hAnsiTheme="minorHAnsi" w:cstheme="minorHAnsi"/>
            <w:sz w:val="24"/>
            <w:szCs w:val="24"/>
          </w:rPr>
          <w:t>can</w:t>
        </w:r>
        <w:r w:rsidRPr="00B40818">
          <w:rPr>
            <w:rFonts w:asciiTheme="minorHAnsi" w:hAnsiTheme="minorHAnsi" w:cstheme="minorHAnsi"/>
            <w:sz w:val="24"/>
            <w:szCs w:val="24"/>
            <w:rPrChange w:id="60" w:author="Brian Olea" w:date="2023-10-16T12:17:00Z">
              <w:rPr>
                <w:rFonts w:asciiTheme="minorHAnsi" w:hAnsiTheme="minorHAnsi" w:cstheme="minorHAnsi"/>
                <w:spacing w:val="-3"/>
                <w:sz w:val="24"/>
                <w:szCs w:val="24"/>
              </w:rPr>
            </w:rPrChange>
          </w:rPr>
          <w:t xml:space="preserve"> </w:t>
        </w:r>
        <w:r w:rsidRPr="00B40818">
          <w:rPr>
            <w:rFonts w:asciiTheme="minorHAnsi" w:hAnsiTheme="minorHAnsi" w:cstheme="minorHAnsi"/>
            <w:sz w:val="24"/>
            <w:szCs w:val="24"/>
          </w:rPr>
          <w:t>be</w:t>
        </w:r>
        <w:r w:rsidRPr="00B40818">
          <w:rPr>
            <w:rFonts w:asciiTheme="minorHAnsi" w:hAnsiTheme="minorHAnsi" w:cstheme="minorHAnsi"/>
            <w:sz w:val="24"/>
            <w:szCs w:val="24"/>
            <w:rPrChange w:id="61"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performed</w:t>
        </w:r>
        <w:r w:rsidRPr="00B40818">
          <w:rPr>
            <w:rFonts w:asciiTheme="minorHAnsi" w:hAnsiTheme="minorHAnsi" w:cstheme="minorHAnsi"/>
            <w:sz w:val="24"/>
            <w:szCs w:val="24"/>
            <w:rPrChange w:id="62" w:author="Brian Olea" w:date="2023-10-16T12:17:00Z">
              <w:rPr>
                <w:rFonts w:asciiTheme="minorHAnsi" w:hAnsiTheme="minorHAnsi" w:cstheme="minorHAnsi"/>
                <w:spacing w:val="-3"/>
                <w:sz w:val="24"/>
                <w:szCs w:val="24"/>
              </w:rPr>
            </w:rPrChange>
          </w:rPr>
          <w:t xml:space="preserve"> </w:t>
        </w:r>
        <w:r w:rsidRPr="00B40818">
          <w:rPr>
            <w:rFonts w:asciiTheme="minorHAnsi" w:hAnsiTheme="minorHAnsi" w:cstheme="minorHAnsi"/>
            <w:sz w:val="24"/>
            <w:szCs w:val="24"/>
          </w:rPr>
          <w:t>by</w:t>
        </w:r>
        <w:r w:rsidRPr="00B40818">
          <w:rPr>
            <w:rFonts w:asciiTheme="minorHAnsi" w:hAnsiTheme="minorHAnsi" w:cstheme="minorHAnsi"/>
            <w:sz w:val="24"/>
            <w:szCs w:val="24"/>
            <w:rPrChange w:id="63" w:author="Brian Olea" w:date="2023-10-16T12:17:00Z">
              <w:rPr>
                <w:rFonts w:asciiTheme="minorHAnsi" w:hAnsiTheme="minorHAnsi" w:cstheme="minorHAnsi"/>
                <w:spacing w:val="-8"/>
                <w:sz w:val="24"/>
                <w:szCs w:val="24"/>
              </w:rPr>
            </w:rPrChange>
          </w:rPr>
          <w:t xml:space="preserve"> </w:t>
        </w:r>
        <w:r w:rsidRPr="00B40818">
          <w:rPr>
            <w:rFonts w:asciiTheme="minorHAnsi" w:hAnsiTheme="minorHAnsi" w:cstheme="minorHAnsi"/>
            <w:sz w:val="24"/>
            <w:szCs w:val="24"/>
          </w:rPr>
          <w:t>any</w:t>
        </w:r>
        <w:r w:rsidRPr="00B40818">
          <w:rPr>
            <w:rFonts w:asciiTheme="minorHAnsi" w:hAnsiTheme="minorHAnsi" w:cstheme="minorHAnsi"/>
            <w:sz w:val="24"/>
            <w:szCs w:val="24"/>
            <w:rPrChange w:id="64" w:author="Brian Olea" w:date="2023-10-16T12:17:00Z">
              <w:rPr>
                <w:rFonts w:asciiTheme="minorHAnsi" w:hAnsiTheme="minorHAnsi" w:cstheme="minorHAnsi"/>
                <w:spacing w:val="-8"/>
                <w:sz w:val="24"/>
                <w:szCs w:val="24"/>
              </w:rPr>
            </w:rPrChange>
          </w:rPr>
          <w:t xml:space="preserve"> </w:t>
        </w:r>
        <w:r w:rsidRPr="00B40818">
          <w:rPr>
            <w:rFonts w:asciiTheme="minorHAnsi" w:hAnsiTheme="minorHAnsi" w:cstheme="minorHAnsi"/>
            <w:sz w:val="24"/>
            <w:szCs w:val="24"/>
          </w:rPr>
          <w:t>authorized</w:t>
        </w:r>
        <w:r w:rsidRPr="00B40818">
          <w:rPr>
            <w:rFonts w:asciiTheme="minorHAnsi" w:hAnsiTheme="minorHAnsi" w:cstheme="minorHAnsi"/>
            <w:sz w:val="24"/>
            <w:szCs w:val="24"/>
            <w:rPrChange w:id="65" w:author="Brian Olea" w:date="2023-10-16T12:17:00Z">
              <w:rPr>
                <w:rFonts w:asciiTheme="minorHAnsi" w:hAnsiTheme="minorHAnsi" w:cstheme="minorHAnsi"/>
                <w:spacing w:val="-3"/>
                <w:sz w:val="24"/>
                <w:szCs w:val="24"/>
              </w:rPr>
            </w:rPrChange>
          </w:rPr>
          <w:t xml:space="preserve"> </w:t>
        </w:r>
        <w:r w:rsidRPr="00B40818">
          <w:rPr>
            <w:rFonts w:asciiTheme="minorHAnsi" w:hAnsiTheme="minorHAnsi" w:cstheme="minorHAnsi"/>
            <w:sz w:val="24"/>
            <w:szCs w:val="24"/>
          </w:rPr>
          <w:t>employee</w:t>
        </w:r>
        <w:r w:rsidRPr="00B40818">
          <w:rPr>
            <w:rFonts w:asciiTheme="minorHAnsi" w:hAnsiTheme="minorHAnsi" w:cstheme="minorHAnsi"/>
            <w:sz w:val="24"/>
            <w:szCs w:val="24"/>
            <w:rPrChange w:id="66" w:author="Brian Olea" w:date="2023-10-16T12:17:00Z">
              <w:rPr>
                <w:rFonts w:asciiTheme="minorHAnsi" w:hAnsiTheme="minorHAnsi" w:cstheme="minorHAnsi"/>
                <w:spacing w:val="-2"/>
                <w:sz w:val="24"/>
                <w:szCs w:val="24"/>
              </w:rPr>
            </w:rPrChange>
          </w:rPr>
          <w:t xml:space="preserve"> </w:t>
        </w:r>
        <w:r w:rsidRPr="00B40818">
          <w:rPr>
            <w:rFonts w:asciiTheme="minorHAnsi" w:hAnsiTheme="minorHAnsi" w:cstheme="minorHAnsi"/>
            <w:sz w:val="24"/>
            <w:szCs w:val="24"/>
          </w:rPr>
          <w:t>who</w:t>
        </w:r>
        <w:r w:rsidRPr="00B40818">
          <w:rPr>
            <w:rFonts w:asciiTheme="minorHAnsi" w:hAnsiTheme="minorHAnsi" w:cstheme="minorHAnsi"/>
            <w:sz w:val="24"/>
            <w:szCs w:val="24"/>
            <w:rPrChange w:id="67"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 xml:space="preserve">is </w:t>
        </w:r>
      </w:ins>
      <w:ins w:id="68" w:author="Brian Olea" w:date="2023-10-16T13:04:00Z">
        <w:r w:rsidR="001F17E0" w:rsidRPr="00B40818">
          <w:rPr>
            <w:rFonts w:asciiTheme="minorHAnsi" w:hAnsiTheme="minorHAnsi" w:cstheme="minorHAnsi"/>
            <w:sz w:val="24"/>
            <w:szCs w:val="24"/>
          </w:rPr>
          <w:t>trained</w:t>
        </w:r>
      </w:ins>
      <w:ins w:id="69" w:author="Brian Olea" w:date="2023-10-16T12:15:00Z">
        <w:r w:rsidRPr="00B40818">
          <w:rPr>
            <w:rFonts w:asciiTheme="minorHAnsi" w:hAnsiTheme="minorHAnsi" w:cstheme="minorHAnsi"/>
            <w:sz w:val="24"/>
            <w:szCs w:val="24"/>
          </w:rPr>
          <w:t xml:space="preserve"> </w:t>
        </w:r>
      </w:ins>
      <w:ins w:id="70" w:author="Brian Olea" w:date="2023-10-16T13:04:00Z">
        <w:r w:rsidR="001F17E0" w:rsidRPr="00B40818">
          <w:rPr>
            <w:rFonts w:asciiTheme="minorHAnsi" w:hAnsiTheme="minorHAnsi" w:cstheme="minorHAnsi"/>
            <w:sz w:val="24"/>
            <w:szCs w:val="24"/>
          </w:rPr>
          <w:t>competently</w:t>
        </w:r>
      </w:ins>
      <w:ins w:id="71" w:author="Brian Olea" w:date="2023-10-16T12:15:00Z">
        <w:r w:rsidRPr="00B40818">
          <w:rPr>
            <w:rFonts w:asciiTheme="minorHAnsi" w:hAnsiTheme="minorHAnsi" w:cstheme="minorHAnsi"/>
            <w:sz w:val="24"/>
            <w:szCs w:val="24"/>
          </w:rPr>
          <w:t xml:space="preserve"> in quote and order entry and in company sales policies.</w:t>
        </w:r>
      </w:ins>
    </w:p>
    <w:p w14:paraId="3B48F0D4" w14:textId="77777777" w:rsidR="00B40818" w:rsidRPr="00B40818" w:rsidRDefault="00B40818" w:rsidP="00B40818">
      <w:pPr>
        <w:pStyle w:val="BodyText"/>
        <w:ind w:left="720"/>
        <w:jc w:val="left"/>
        <w:rPr>
          <w:ins w:id="72" w:author="Brian Olea" w:date="2023-10-16T12:15:00Z"/>
          <w:rFonts w:asciiTheme="minorHAnsi" w:hAnsiTheme="minorHAnsi" w:cstheme="minorHAnsi"/>
          <w:sz w:val="24"/>
          <w:szCs w:val="24"/>
        </w:rPr>
        <w:pPrChange w:id="73" w:author="Brian Olea" w:date="2023-10-16T12:16:00Z">
          <w:pPr>
            <w:pStyle w:val="BodyText"/>
            <w:spacing w:before="10"/>
          </w:pPr>
        </w:pPrChange>
      </w:pPr>
    </w:p>
    <w:p w14:paraId="784BD898" w14:textId="41C3DBF9" w:rsidR="00B40818" w:rsidRPr="00B40818" w:rsidRDefault="00B40818" w:rsidP="00B40818">
      <w:pPr>
        <w:pStyle w:val="BodyText"/>
        <w:jc w:val="left"/>
        <w:rPr>
          <w:ins w:id="74" w:author="Brian Olea" w:date="2023-10-16T12:15:00Z"/>
          <w:rFonts w:asciiTheme="minorHAnsi" w:hAnsiTheme="minorHAnsi" w:cstheme="minorHAnsi"/>
          <w:sz w:val="24"/>
          <w:szCs w:val="24"/>
        </w:rPr>
        <w:pPrChange w:id="75" w:author="Brian Olea" w:date="2023-10-16T12:16:00Z">
          <w:pPr>
            <w:pStyle w:val="ListParagraph"/>
            <w:widowControl w:val="0"/>
            <w:numPr>
              <w:ilvl w:val="1"/>
              <w:numId w:val="43"/>
            </w:numPr>
            <w:tabs>
              <w:tab w:val="left" w:pos="1540"/>
              <w:tab w:val="left" w:pos="1541"/>
            </w:tabs>
            <w:autoSpaceDE w:val="0"/>
            <w:autoSpaceDN w:val="0"/>
            <w:ind w:left="1540" w:right="980" w:hanging="720"/>
          </w:pPr>
        </w:pPrChange>
      </w:pPr>
      <w:ins w:id="76" w:author="Brian Olea" w:date="2023-10-16T12:15:00Z">
        <w:r w:rsidRPr="00B40818">
          <w:rPr>
            <w:rFonts w:asciiTheme="minorHAnsi" w:hAnsiTheme="minorHAnsi" w:cstheme="minorHAnsi"/>
            <w:sz w:val="24"/>
            <w:szCs w:val="24"/>
          </w:rPr>
          <w:t>Quotes and orders for C. O. D. customers without an existing account may be entered using the miscellaneous account number of the selling branch. Management</w:t>
        </w:r>
        <w:r w:rsidRPr="00B40818">
          <w:rPr>
            <w:rFonts w:asciiTheme="minorHAnsi" w:hAnsiTheme="minorHAnsi" w:cstheme="minorHAnsi"/>
            <w:sz w:val="24"/>
            <w:szCs w:val="24"/>
            <w:rPrChange w:id="77"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must</w:t>
        </w:r>
        <w:r w:rsidRPr="00B40818">
          <w:rPr>
            <w:rFonts w:asciiTheme="minorHAnsi" w:hAnsiTheme="minorHAnsi" w:cstheme="minorHAnsi"/>
            <w:sz w:val="24"/>
            <w:szCs w:val="24"/>
            <w:rPrChange w:id="78"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approve</w:t>
        </w:r>
        <w:r w:rsidRPr="00B40818">
          <w:rPr>
            <w:rFonts w:asciiTheme="minorHAnsi" w:hAnsiTheme="minorHAnsi" w:cstheme="minorHAnsi"/>
            <w:sz w:val="24"/>
            <w:szCs w:val="24"/>
            <w:rPrChange w:id="79" w:author="Brian Olea" w:date="2023-10-16T12:17:00Z">
              <w:rPr>
                <w:rFonts w:asciiTheme="minorHAnsi" w:hAnsiTheme="minorHAnsi" w:cstheme="minorHAnsi"/>
                <w:spacing w:val="-5"/>
                <w:sz w:val="24"/>
                <w:szCs w:val="24"/>
              </w:rPr>
            </w:rPrChange>
          </w:rPr>
          <w:t xml:space="preserve"> </w:t>
        </w:r>
        <w:r w:rsidRPr="00B40818">
          <w:rPr>
            <w:rFonts w:asciiTheme="minorHAnsi" w:hAnsiTheme="minorHAnsi" w:cstheme="minorHAnsi"/>
            <w:sz w:val="24"/>
            <w:szCs w:val="24"/>
          </w:rPr>
          <w:t>parameters</w:t>
        </w:r>
        <w:r w:rsidRPr="00B40818">
          <w:rPr>
            <w:rFonts w:asciiTheme="minorHAnsi" w:hAnsiTheme="minorHAnsi" w:cstheme="minorHAnsi"/>
            <w:sz w:val="24"/>
            <w:szCs w:val="24"/>
            <w:rPrChange w:id="80"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to</w:t>
        </w:r>
        <w:r w:rsidRPr="00B40818">
          <w:rPr>
            <w:rFonts w:asciiTheme="minorHAnsi" w:hAnsiTheme="minorHAnsi" w:cstheme="minorHAnsi"/>
            <w:sz w:val="24"/>
            <w:szCs w:val="24"/>
            <w:rPrChange w:id="81"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the</w:t>
        </w:r>
        <w:r w:rsidRPr="00B40818">
          <w:rPr>
            <w:rFonts w:asciiTheme="minorHAnsi" w:hAnsiTheme="minorHAnsi" w:cstheme="minorHAnsi"/>
            <w:sz w:val="24"/>
            <w:szCs w:val="24"/>
            <w:rPrChange w:id="82" w:author="Brian Olea" w:date="2023-10-16T12:17:00Z">
              <w:rPr>
                <w:rFonts w:asciiTheme="minorHAnsi" w:hAnsiTheme="minorHAnsi" w:cstheme="minorHAnsi"/>
                <w:spacing w:val="-3"/>
                <w:sz w:val="24"/>
                <w:szCs w:val="24"/>
              </w:rPr>
            </w:rPrChange>
          </w:rPr>
          <w:t xml:space="preserve"> </w:t>
        </w:r>
        <w:r w:rsidRPr="00B40818">
          <w:rPr>
            <w:rFonts w:asciiTheme="minorHAnsi" w:hAnsiTheme="minorHAnsi" w:cstheme="minorHAnsi"/>
            <w:sz w:val="24"/>
            <w:szCs w:val="24"/>
          </w:rPr>
          <w:t>value</w:t>
        </w:r>
        <w:r w:rsidRPr="00B40818">
          <w:rPr>
            <w:rFonts w:asciiTheme="minorHAnsi" w:hAnsiTheme="minorHAnsi" w:cstheme="minorHAnsi"/>
            <w:sz w:val="24"/>
            <w:szCs w:val="24"/>
            <w:rPrChange w:id="83" w:author="Brian Olea" w:date="2023-10-16T12:17:00Z">
              <w:rPr>
                <w:rFonts w:asciiTheme="minorHAnsi" w:hAnsiTheme="minorHAnsi" w:cstheme="minorHAnsi"/>
                <w:spacing w:val="-5"/>
                <w:sz w:val="24"/>
                <w:szCs w:val="24"/>
              </w:rPr>
            </w:rPrChange>
          </w:rPr>
          <w:t xml:space="preserve"> </w:t>
        </w:r>
        <w:r w:rsidRPr="00B40818">
          <w:rPr>
            <w:rFonts w:asciiTheme="minorHAnsi" w:hAnsiTheme="minorHAnsi" w:cstheme="minorHAnsi"/>
            <w:sz w:val="24"/>
            <w:szCs w:val="24"/>
          </w:rPr>
          <w:t>and</w:t>
        </w:r>
        <w:r w:rsidRPr="00B40818">
          <w:rPr>
            <w:rFonts w:asciiTheme="minorHAnsi" w:hAnsiTheme="minorHAnsi" w:cstheme="minorHAnsi"/>
            <w:sz w:val="24"/>
            <w:szCs w:val="24"/>
            <w:rPrChange w:id="84"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miscellaneous</w:t>
        </w:r>
        <w:r w:rsidRPr="00B40818">
          <w:rPr>
            <w:rFonts w:asciiTheme="minorHAnsi" w:hAnsiTheme="minorHAnsi" w:cstheme="minorHAnsi"/>
            <w:sz w:val="24"/>
            <w:szCs w:val="24"/>
            <w:rPrChange w:id="85" w:author="Brian Olea" w:date="2023-10-16T12:17:00Z">
              <w:rPr>
                <w:rFonts w:asciiTheme="minorHAnsi" w:hAnsiTheme="minorHAnsi" w:cstheme="minorHAnsi"/>
                <w:spacing w:val="-2"/>
                <w:sz w:val="24"/>
                <w:szCs w:val="24"/>
              </w:rPr>
            </w:rPrChange>
          </w:rPr>
          <w:t xml:space="preserve"> </w:t>
        </w:r>
        <w:r w:rsidRPr="00B40818">
          <w:rPr>
            <w:rFonts w:asciiTheme="minorHAnsi" w:hAnsiTheme="minorHAnsi" w:cstheme="minorHAnsi"/>
            <w:sz w:val="24"/>
            <w:szCs w:val="24"/>
          </w:rPr>
          <w:t>account</w:t>
        </w:r>
        <w:r w:rsidRPr="00B40818">
          <w:rPr>
            <w:rFonts w:asciiTheme="minorHAnsi" w:hAnsiTheme="minorHAnsi" w:cstheme="minorHAnsi"/>
            <w:sz w:val="24"/>
            <w:szCs w:val="24"/>
            <w:rPrChange w:id="86" w:author="Brian Olea" w:date="2023-10-16T12:17:00Z">
              <w:rPr>
                <w:rFonts w:asciiTheme="minorHAnsi" w:hAnsiTheme="minorHAnsi" w:cstheme="minorHAnsi"/>
                <w:spacing w:val="-4"/>
                <w:sz w:val="24"/>
                <w:szCs w:val="24"/>
              </w:rPr>
            </w:rPrChange>
          </w:rPr>
          <w:t xml:space="preserve"> </w:t>
        </w:r>
      </w:ins>
      <w:ins w:id="87" w:author="Brian Olea" w:date="2023-10-16T13:05:00Z">
        <w:r w:rsidR="00434374">
          <w:rPr>
            <w:rFonts w:asciiTheme="minorHAnsi" w:hAnsiTheme="minorHAnsi" w:cstheme="minorHAnsi"/>
            <w:sz w:val="24"/>
            <w:szCs w:val="24"/>
          </w:rPr>
          <w:t>used</w:t>
        </w:r>
      </w:ins>
      <w:ins w:id="88" w:author="Brian Olea" w:date="2023-10-16T12:15:00Z">
        <w:r w:rsidRPr="00B40818">
          <w:rPr>
            <w:rFonts w:asciiTheme="minorHAnsi" w:hAnsiTheme="minorHAnsi" w:cstheme="minorHAnsi"/>
            <w:sz w:val="24"/>
            <w:szCs w:val="24"/>
          </w:rPr>
          <w:t xml:space="preserve"> when the order is for a business or wholesale transaction.</w:t>
        </w:r>
      </w:ins>
    </w:p>
    <w:p w14:paraId="10C1286C" w14:textId="77777777" w:rsidR="00B40818" w:rsidRPr="00B40818" w:rsidRDefault="00B40818" w:rsidP="00B40818">
      <w:pPr>
        <w:pStyle w:val="BodyText"/>
        <w:jc w:val="left"/>
        <w:rPr>
          <w:ins w:id="89" w:author="Brian Olea" w:date="2023-10-16T12:15:00Z"/>
          <w:rFonts w:asciiTheme="minorHAnsi" w:hAnsiTheme="minorHAnsi" w:cstheme="minorHAnsi"/>
          <w:sz w:val="24"/>
          <w:szCs w:val="24"/>
        </w:rPr>
        <w:pPrChange w:id="90" w:author="Brian Olea" w:date="2023-10-16T12:16:00Z">
          <w:pPr>
            <w:pStyle w:val="BodyText"/>
            <w:spacing w:before="10"/>
          </w:pPr>
        </w:pPrChange>
      </w:pPr>
    </w:p>
    <w:p w14:paraId="5D386B9C" w14:textId="77777777" w:rsidR="00B40818" w:rsidRPr="00B40818" w:rsidRDefault="00B40818" w:rsidP="00B40818">
      <w:pPr>
        <w:pStyle w:val="BodyText"/>
        <w:jc w:val="left"/>
        <w:rPr>
          <w:ins w:id="91" w:author="Brian Olea" w:date="2023-10-16T12:15:00Z"/>
          <w:rFonts w:asciiTheme="minorHAnsi" w:hAnsiTheme="minorHAnsi" w:cstheme="minorHAnsi"/>
          <w:sz w:val="24"/>
          <w:szCs w:val="24"/>
        </w:rPr>
        <w:pPrChange w:id="92" w:author="Brian Olea" w:date="2023-10-16T12:16:00Z">
          <w:pPr>
            <w:pStyle w:val="ListParagraph"/>
            <w:widowControl w:val="0"/>
            <w:numPr>
              <w:ilvl w:val="1"/>
              <w:numId w:val="43"/>
            </w:numPr>
            <w:tabs>
              <w:tab w:val="left" w:pos="1540"/>
              <w:tab w:val="left" w:pos="1541"/>
            </w:tabs>
            <w:autoSpaceDE w:val="0"/>
            <w:autoSpaceDN w:val="0"/>
            <w:ind w:left="1540" w:right="1130" w:hanging="720"/>
          </w:pPr>
        </w:pPrChange>
      </w:pPr>
      <w:ins w:id="93" w:author="Brian Olea" w:date="2023-10-16T12:15:00Z">
        <w:r w:rsidRPr="00B40818">
          <w:rPr>
            <w:rFonts w:asciiTheme="minorHAnsi" w:hAnsiTheme="minorHAnsi" w:cstheme="minorHAnsi"/>
            <w:sz w:val="24"/>
            <w:szCs w:val="24"/>
          </w:rPr>
          <w:t>Quotes and orders requiring Broker purchase or MTOS (Material to Outside Shop)</w:t>
        </w:r>
        <w:r w:rsidRPr="00B40818">
          <w:rPr>
            <w:rFonts w:asciiTheme="minorHAnsi" w:hAnsiTheme="minorHAnsi" w:cstheme="minorHAnsi"/>
            <w:sz w:val="24"/>
            <w:szCs w:val="24"/>
            <w:rPrChange w:id="94" w:author="Brian Olea" w:date="2023-10-16T12:17:00Z">
              <w:rPr>
                <w:rFonts w:asciiTheme="minorHAnsi" w:hAnsiTheme="minorHAnsi" w:cstheme="minorHAnsi"/>
                <w:spacing w:val="-5"/>
                <w:sz w:val="24"/>
                <w:szCs w:val="24"/>
              </w:rPr>
            </w:rPrChange>
          </w:rPr>
          <w:t xml:space="preserve"> </w:t>
        </w:r>
        <w:r w:rsidRPr="00B40818">
          <w:rPr>
            <w:rFonts w:asciiTheme="minorHAnsi" w:hAnsiTheme="minorHAnsi" w:cstheme="minorHAnsi"/>
            <w:sz w:val="24"/>
            <w:szCs w:val="24"/>
          </w:rPr>
          <w:t>processing</w:t>
        </w:r>
        <w:r w:rsidRPr="00B40818">
          <w:rPr>
            <w:rFonts w:asciiTheme="minorHAnsi" w:hAnsiTheme="minorHAnsi" w:cstheme="minorHAnsi"/>
            <w:sz w:val="24"/>
            <w:szCs w:val="24"/>
            <w:rPrChange w:id="95" w:author="Brian Olea" w:date="2023-10-16T12:17:00Z">
              <w:rPr>
                <w:rFonts w:asciiTheme="minorHAnsi" w:hAnsiTheme="minorHAnsi" w:cstheme="minorHAnsi"/>
                <w:spacing w:val="-7"/>
                <w:sz w:val="24"/>
                <w:szCs w:val="24"/>
              </w:rPr>
            </w:rPrChange>
          </w:rPr>
          <w:t xml:space="preserve"> </w:t>
        </w:r>
        <w:r w:rsidRPr="00B40818">
          <w:rPr>
            <w:rFonts w:asciiTheme="minorHAnsi" w:hAnsiTheme="minorHAnsi" w:cstheme="minorHAnsi"/>
            <w:sz w:val="24"/>
            <w:szCs w:val="24"/>
          </w:rPr>
          <w:t>require</w:t>
        </w:r>
        <w:r w:rsidRPr="00B40818">
          <w:rPr>
            <w:rFonts w:asciiTheme="minorHAnsi" w:hAnsiTheme="minorHAnsi" w:cstheme="minorHAnsi"/>
            <w:sz w:val="24"/>
            <w:szCs w:val="24"/>
            <w:rPrChange w:id="96" w:author="Brian Olea" w:date="2023-10-16T12:17:00Z">
              <w:rPr>
                <w:rFonts w:asciiTheme="minorHAnsi" w:hAnsiTheme="minorHAnsi" w:cstheme="minorHAnsi"/>
                <w:spacing w:val="-3"/>
                <w:sz w:val="24"/>
                <w:szCs w:val="24"/>
              </w:rPr>
            </w:rPrChange>
          </w:rPr>
          <w:t xml:space="preserve"> </w:t>
        </w:r>
        <w:r w:rsidRPr="00B40818">
          <w:rPr>
            <w:rFonts w:asciiTheme="minorHAnsi" w:hAnsiTheme="minorHAnsi" w:cstheme="minorHAnsi"/>
            <w:sz w:val="24"/>
            <w:szCs w:val="24"/>
          </w:rPr>
          <w:t>additional</w:t>
        </w:r>
        <w:r w:rsidRPr="00B40818">
          <w:rPr>
            <w:rFonts w:asciiTheme="minorHAnsi" w:hAnsiTheme="minorHAnsi" w:cstheme="minorHAnsi"/>
            <w:sz w:val="24"/>
            <w:szCs w:val="24"/>
            <w:rPrChange w:id="97"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action</w:t>
        </w:r>
        <w:r w:rsidRPr="00B40818">
          <w:rPr>
            <w:rFonts w:asciiTheme="minorHAnsi" w:hAnsiTheme="minorHAnsi" w:cstheme="minorHAnsi"/>
            <w:sz w:val="24"/>
            <w:szCs w:val="24"/>
            <w:rPrChange w:id="98"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and</w:t>
        </w:r>
        <w:r w:rsidRPr="00B40818">
          <w:rPr>
            <w:rFonts w:asciiTheme="minorHAnsi" w:hAnsiTheme="minorHAnsi" w:cstheme="minorHAnsi"/>
            <w:sz w:val="24"/>
            <w:szCs w:val="24"/>
            <w:rPrChange w:id="99"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Purchasing</w:t>
        </w:r>
        <w:r w:rsidRPr="00B40818">
          <w:rPr>
            <w:rFonts w:asciiTheme="minorHAnsi" w:hAnsiTheme="minorHAnsi" w:cstheme="minorHAnsi"/>
            <w:sz w:val="24"/>
            <w:szCs w:val="24"/>
            <w:rPrChange w:id="100" w:author="Brian Olea" w:date="2023-10-16T12:17:00Z">
              <w:rPr>
                <w:rFonts w:asciiTheme="minorHAnsi" w:hAnsiTheme="minorHAnsi" w:cstheme="minorHAnsi"/>
                <w:spacing w:val="-7"/>
                <w:sz w:val="24"/>
                <w:szCs w:val="24"/>
              </w:rPr>
            </w:rPrChange>
          </w:rPr>
          <w:t xml:space="preserve"> </w:t>
        </w:r>
        <w:r w:rsidRPr="00B40818">
          <w:rPr>
            <w:rFonts w:asciiTheme="minorHAnsi" w:hAnsiTheme="minorHAnsi" w:cstheme="minorHAnsi"/>
            <w:sz w:val="24"/>
            <w:szCs w:val="24"/>
          </w:rPr>
          <w:t>oversite</w:t>
        </w:r>
        <w:r w:rsidRPr="00B40818">
          <w:rPr>
            <w:rFonts w:asciiTheme="minorHAnsi" w:hAnsiTheme="minorHAnsi" w:cstheme="minorHAnsi"/>
            <w:sz w:val="24"/>
            <w:szCs w:val="24"/>
            <w:rPrChange w:id="101" w:author="Brian Olea" w:date="2023-10-16T12:17:00Z">
              <w:rPr>
                <w:rFonts w:asciiTheme="minorHAnsi" w:hAnsiTheme="minorHAnsi" w:cstheme="minorHAnsi"/>
                <w:spacing w:val="-3"/>
                <w:sz w:val="24"/>
                <w:szCs w:val="24"/>
              </w:rPr>
            </w:rPrChange>
          </w:rPr>
          <w:t xml:space="preserve"> </w:t>
        </w:r>
        <w:r w:rsidRPr="00B40818">
          <w:rPr>
            <w:rFonts w:asciiTheme="minorHAnsi" w:hAnsiTheme="minorHAnsi" w:cstheme="minorHAnsi"/>
            <w:sz w:val="24"/>
            <w:szCs w:val="24"/>
          </w:rPr>
          <w:t>as</w:t>
        </w:r>
        <w:r w:rsidRPr="00B40818">
          <w:rPr>
            <w:rFonts w:asciiTheme="minorHAnsi" w:hAnsiTheme="minorHAnsi" w:cstheme="minorHAnsi"/>
            <w:sz w:val="24"/>
            <w:szCs w:val="24"/>
            <w:rPrChange w:id="102"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outlined</w:t>
        </w:r>
        <w:r w:rsidRPr="00B40818">
          <w:rPr>
            <w:rFonts w:asciiTheme="minorHAnsi" w:hAnsiTheme="minorHAnsi" w:cstheme="minorHAnsi"/>
            <w:sz w:val="24"/>
            <w:szCs w:val="24"/>
            <w:rPrChange w:id="103"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in the training documents.</w:t>
        </w:r>
      </w:ins>
    </w:p>
    <w:p w14:paraId="5885183C" w14:textId="77777777" w:rsidR="00B40818" w:rsidRPr="00B40818" w:rsidRDefault="00B40818" w:rsidP="00B40818">
      <w:pPr>
        <w:pStyle w:val="BodyText"/>
        <w:jc w:val="left"/>
        <w:rPr>
          <w:ins w:id="104" w:author="Brian Olea" w:date="2023-10-16T12:15:00Z"/>
          <w:rFonts w:asciiTheme="minorHAnsi" w:hAnsiTheme="minorHAnsi" w:cstheme="minorHAnsi"/>
          <w:sz w:val="24"/>
          <w:szCs w:val="24"/>
        </w:rPr>
        <w:pPrChange w:id="105" w:author="Brian Olea" w:date="2023-10-16T12:16:00Z">
          <w:pPr>
            <w:pStyle w:val="BodyText"/>
            <w:spacing w:before="11"/>
          </w:pPr>
        </w:pPrChange>
      </w:pPr>
    </w:p>
    <w:p w14:paraId="04FFAA77" w14:textId="01E3CB0C" w:rsidR="00B40818" w:rsidRPr="00B40818" w:rsidRDefault="00B40818" w:rsidP="00B40818">
      <w:pPr>
        <w:pStyle w:val="BodyText"/>
        <w:jc w:val="left"/>
        <w:rPr>
          <w:ins w:id="106" w:author="Brian Olea" w:date="2023-10-16T12:15:00Z"/>
          <w:rFonts w:asciiTheme="minorHAnsi" w:hAnsiTheme="minorHAnsi" w:cstheme="minorHAnsi"/>
          <w:sz w:val="24"/>
          <w:szCs w:val="24"/>
        </w:rPr>
        <w:pPrChange w:id="107" w:author="Brian Olea" w:date="2023-10-16T12:16:00Z">
          <w:pPr>
            <w:pStyle w:val="ListParagraph"/>
            <w:widowControl w:val="0"/>
            <w:numPr>
              <w:ilvl w:val="1"/>
              <w:numId w:val="43"/>
            </w:numPr>
            <w:tabs>
              <w:tab w:val="left" w:pos="1540"/>
              <w:tab w:val="left" w:pos="1541"/>
            </w:tabs>
            <w:autoSpaceDE w:val="0"/>
            <w:autoSpaceDN w:val="0"/>
            <w:ind w:left="1540" w:right="1016" w:hanging="720"/>
          </w:pPr>
        </w:pPrChange>
      </w:pPr>
      <w:ins w:id="108" w:author="Brian Olea" w:date="2023-10-16T12:15:00Z">
        <w:r w:rsidRPr="00B40818">
          <w:rPr>
            <w:rFonts w:asciiTheme="minorHAnsi" w:hAnsiTheme="minorHAnsi" w:cstheme="minorHAnsi"/>
            <w:sz w:val="24"/>
            <w:szCs w:val="24"/>
          </w:rPr>
          <w:t>When converting a quote to an order, sometimes changes are necessary, whether requested</w:t>
        </w:r>
        <w:r w:rsidRPr="00B40818">
          <w:rPr>
            <w:rFonts w:asciiTheme="minorHAnsi" w:hAnsiTheme="minorHAnsi" w:cstheme="minorHAnsi"/>
            <w:sz w:val="24"/>
            <w:szCs w:val="24"/>
            <w:rPrChange w:id="109" w:author="Brian Olea" w:date="2023-10-16T12:17:00Z">
              <w:rPr>
                <w:rFonts w:asciiTheme="minorHAnsi" w:hAnsiTheme="minorHAnsi" w:cstheme="minorHAnsi"/>
                <w:spacing w:val="-2"/>
                <w:sz w:val="24"/>
                <w:szCs w:val="24"/>
              </w:rPr>
            </w:rPrChange>
          </w:rPr>
          <w:t xml:space="preserve"> </w:t>
        </w:r>
        <w:r w:rsidRPr="00B40818">
          <w:rPr>
            <w:rFonts w:asciiTheme="minorHAnsi" w:hAnsiTheme="minorHAnsi" w:cstheme="minorHAnsi"/>
            <w:sz w:val="24"/>
            <w:szCs w:val="24"/>
          </w:rPr>
          <w:t>by</w:t>
        </w:r>
        <w:r w:rsidRPr="00B40818">
          <w:rPr>
            <w:rFonts w:asciiTheme="minorHAnsi" w:hAnsiTheme="minorHAnsi" w:cstheme="minorHAnsi"/>
            <w:sz w:val="24"/>
            <w:szCs w:val="24"/>
            <w:rPrChange w:id="110" w:author="Brian Olea" w:date="2023-10-16T12:17:00Z">
              <w:rPr>
                <w:rFonts w:asciiTheme="minorHAnsi" w:hAnsiTheme="minorHAnsi" w:cstheme="minorHAnsi"/>
                <w:spacing w:val="-7"/>
                <w:sz w:val="24"/>
                <w:szCs w:val="24"/>
              </w:rPr>
            </w:rPrChange>
          </w:rPr>
          <w:t xml:space="preserve"> </w:t>
        </w:r>
        <w:r w:rsidRPr="00B40818">
          <w:rPr>
            <w:rFonts w:asciiTheme="minorHAnsi" w:hAnsiTheme="minorHAnsi" w:cstheme="minorHAnsi"/>
            <w:sz w:val="24"/>
            <w:szCs w:val="24"/>
          </w:rPr>
          <w:t>the</w:t>
        </w:r>
        <w:r w:rsidRPr="00B40818">
          <w:rPr>
            <w:rFonts w:asciiTheme="minorHAnsi" w:hAnsiTheme="minorHAnsi" w:cstheme="minorHAnsi"/>
            <w:sz w:val="24"/>
            <w:szCs w:val="24"/>
            <w:rPrChange w:id="111" w:author="Brian Olea" w:date="2023-10-16T12:17:00Z">
              <w:rPr>
                <w:rFonts w:asciiTheme="minorHAnsi" w:hAnsiTheme="minorHAnsi" w:cstheme="minorHAnsi"/>
                <w:spacing w:val="-2"/>
                <w:sz w:val="24"/>
                <w:szCs w:val="24"/>
              </w:rPr>
            </w:rPrChange>
          </w:rPr>
          <w:t xml:space="preserve"> </w:t>
        </w:r>
        <w:r w:rsidRPr="00B40818">
          <w:rPr>
            <w:rFonts w:asciiTheme="minorHAnsi" w:hAnsiTheme="minorHAnsi" w:cstheme="minorHAnsi"/>
            <w:sz w:val="24"/>
            <w:szCs w:val="24"/>
          </w:rPr>
          <w:t>customer</w:t>
        </w:r>
        <w:r w:rsidRPr="00B40818">
          <w:rPr>
            <w:rFonts w:asciiTheme="minorHAnsi" w:hAnsiTheme="minorHAnsi" w:cstheme="minorHAnsi"/>
            <w:sz w:val="24"/>
            <w:szCs w:val="24"/>
            <w:rPrChange w:id="112" w:author="Brian Olea" w:date="2023-10-16T12:17:00Z">
              <w:rPr>
                <w:rFonts w:asciiTheme="minorHAnsi" w:hAnsiTheme="minorHAnsi" w:cstheme="minorHAnsi"/>
                <w:spacing w:val="-2"/>
                <w:sz w:val="24"/>
                <w:szCs w:val="24"/>
              </w:rPr>
            </w:rPrChange>
          </w:rPr>
          <w:t xml:space="preserve"> </w:t>
        </w:r>
        <w:r w:rsidRPr="00B40818">
          <w:rPr>
            <w:rFonts w:asciiTheme="minorHAnsi" w:hAnsiTheme="minorHAnsi" w:cstheme="minorHAnsi"/>
            <w:sz w:val="24"/>
            <w:szCs w:val="24"/>
          </w:rPr>
          <w:t>or</w:t>
        </w:r>
        <w:r w:rsidRPr="00B40818">
          <w:rPr>
            <w:rFonts w:asciiTheme="minorHAnsi" w:hAnsiTheme="minorHAnsi" w:cstheme="minorHAnsi"/>
            <w:sz w:val="24"/>
            <w:szCs w:val="24"/>
            <w:rPrChange w:id="113"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due</w:t>
        </w:r>
        <w:r w:rsidRPr="00B40818">
          <w:rPr>
            <w:rFonts w:asciiTheme="minorHAnsi" w:hAnsiTheme="minorHAnsi" w:cstheme="minorHAnsi"/>
            <w:sz w:val="24"/>
            <w:szCs w:val="24"/>
            <w:rPrChange w:id="114" w:author="Brian Olea" w:date="2023-10-16T12:17:00Z">
              <w:rPr>
                <w:rFonts w:asciiTheme="minorHAnsi" w:hAnsiTheme="minorHAnsi" w:cstheme="minorHAnsi"/>
                <w:spacing w:val="-3"/>
                <w:sz w:val="24"/>
                <w:szCs w:val="24"/>
              </w:rPr>
            </w:rPrChange>
          </w:rPr>
          <w:t xml:space="preserve"> </w:t>
        </w:r>
        <w:r w:rsidRPr="00B40818">
          <w:rPr>
            <w:rFonts w:asciiTheme="minorHAnsi" w:hAnsiTheme="minorHAnsi" w:cstheme="minorHAnsi"/>
            <w:sz w:val="24"/>
            <w:szCs w:val="24"/>
          </w:rPr>
          <w:t>to</w:t>
        </w:r>
        <w:r w:rsidRPr="00B40818">
          <w:rPr>
            <w:rFonts w:asciiTheme="minorHAnsi" w:hAnsiTheme="minorHAnsi" w:cstheme="minorHAnsi"/>
            <w:sz w:val="24"/>
            <w:szCs w:val="24"/>
            <w:rPrChange w:id="115" w:author="Brian Olea" w:date="2023-10-16T12:17:00Z">
              <w:rPr>
                <w:rFonts w:asciiTheme="minorHAnsi" w:hAnsiTheme="minorHAnsi" w:cstheme="minorHAnsi"/>
                <w:spacing w:val="-2"/>
                <w:sz w:val="24"/>
                <w:szCs w:val="24"/>
              </w:rPr>
            </w:rPrChange>
          </w:rPr>
          <w:t xml:space="preserve"> </w:t>
        </w:r>
        <w:r w:rsidRPr="00B40818">
          <w:rPr>
            <w:rFonts w:asciiTheme="minorHAnsi" w:hAnsiTheme="minorHAnsi" w:cstheme="minorHAnsi"/>
            <w:sz w:val="24"/>
            <w:szCs w:val="24"/>
          </w:rPr>
          <w:t>stock</w:t>
        </w:r>
        <w:r w:rsidRPr="00B40818">
          <w:rPr>
            <w:rFonts w:asciiTheme="minorHAnsi" w:hAnsiTheme="minorHAnsi" w:cstheme="minorHAnsi"/>
            <w:sz w:val="24"/>
            <w:szCs w:val="24"/>
            <w:rPrChange w:id="116" w:author="Brian Olea" w:date="2023-10-16T12:17:00Z">
              <w:rPr>
                <w:rFonts w:asciiTheme="minorHAnsi" w:hAnsiTheme="minorHAnsi" w:cstheme="minorHAnsi"/>
                <w:spacing w:val="-2"/>
                <w:sz w:val="24"/>
                <w:szCs w:val="24"/>
              </w:rPr>
            </w:rPrChange>
          </w:rPr>
          <w:t xml:space="preserve"> </w:t>
        </w:r>
        <w:r w:rsidRPr="00B40818">
          <w:rPr>
            <w:rFonts w:asciiTheme="minorHAnsi" w:hAnsiTheme="minorHAnsi" w:cstheme="minorHAnsi"/>
            <w:sz w:val="24"/>
            <w:szCs w:val="24"/>
          </w:rPr>
          <w:t>availability</w:t>
        </w:r>
        <w:r w:rsidRPr="00B40818">
          <w:rPr>
            <w:rFonts w:asciiTheme="minorHAnsi" w:hAnsiTheme="minorHAnsi" w:cstheme="minorHAnsi"/>
            <w:sz w:val="24"/>
            <w:szCs w:val="24"/>
            <w:rPrChange w:id="117" w:author="Brian Olea" w:date="2023-10-16T12:17:00Z">
              <w:rPr>
                <w:rFonts w:asciiTheme="minorHAnsi" w:hAnsiTheme="minorHAnsi" w:cstheme="minorHAnsi"/>
                <w:spacing w:val="-7"/>
                <w:sz w:val="24"/>
                <w:szCs w:val="24"/>
              </w:rPr>
            </w:rPrChange>
          </w:rPr>
          <w:t xml:space="preserve"> </w:t>
        </w:r>
        <w:r w:rsidRPr="00B40818">
          <w:rPr>
            <w:rFonts w:asciiTheme="minorHAnsi" w:hAnsiTheme="minorHAnsi" w:cstheme="minorHAnsi"/>
            <w:sz w:val="24"/>
            <w:szCs w:val="24"/>
          </w:rPr>
          <w:t>at</w:t>
        </w:r>
        <w:r w:rsidRPr="00B40818">
          <w:rPr>
            <w:rFonts w:asciiTheme="minorHAnsi" w:hAnsiTheme="minorHAnsi" w:cstheme="minorHAnsi"/>
            <w:sz w:val="24"/>
            <w:szCs w:val="24"/>
            <w:rPrChange w:id="118" w:author="Brian Olea" w:date="2023-10-16T12:17:00Z">
              <w:rPr>
                <w:rFonts w:asciiTheme="minorHAnsi" w:hAnsiTheme="minorHAnsi" w:cstheme="minorHAnsi"/>
                <w:spacing w:val="-2"/>
                <w:sz w:val="24"/>
                <w:szCs w:val="24"/>
              </w:rPr>
            </w:rPrChange>
          </w:rPr>
          <w:t xml:space="preserve"> </w:t>
        </w:r>
      </w:ins>
      <w:ins w:id="119" w:author="Brian Olea" w:date="2023-10-16T13:04:00Z">
        <w:r w:rsidR="001F17E0">
          <w:rPr>
            <w:rFonts w:asciiTheme="minorHAnsi" w:hAnsiTheme="minorHAnsi" w:cstheme="minorHAnsi"/>
            <w:sz w:val="24"/>
            <w:szCs w:val="24"/>
          </w:rPr>
          <w:t xml:space="preserve">the </w:t>
        </w:r>
      </w:ins>
      <w:ins w:id="120" w:author="Brian Olea" w:date="2023-10-16T12:15:00Z">
        <w:r w:rsidRPr="00B40818">
          <w:rPr>
            <w:rFonts w:asciiTheme="minorHAnsi" w:hAnsiTheme="minorHAnsi" w:cstheme="minorHAnsi"/>
            <w:sz w:val="24"/>
            <w:szCs w:val="24"/>
          </w:rPr>
          <w:t>time</w:t>
        </w:r>
        <w:r w:rsidRPr="00B40818">
          <w:rPr>
            <w:rFonts w:asciiTheme="minorHAnsi" w:hAnsiTheme="minorHAnsi" w:cstheme="minorHAnsi"/>
            <w:sz w:val="24"/>
            <w:szCs w:val="24"/>
            <w:rPrChange w:id="121" w:author="Brian Olea" w:date="2023-10-16T12:17:00Z">
              <w:rPr>
                <w:rFonts w:asciiTheme="minorHAnsi" w:hAnsiTheme="minorHAnsi" w:cstheme="minorHAnsi"/>
                <w:spacing w:val="-3"/>
                <w:sz w:val="24"/>
                <w:szCs w:val="24"/>
              </w:rPr>
            </w:rPrChange>
          </w:rPr>
          <w:t xml:space="preserve"> </w:t>
        </w:r>
        <w:r w:rsidRPr="00B40818">
          <w:rPr>
            <w:rFonts w:asciiTheme="minorHAnsi" w:hAnsiTheme="minorHAnsi" w:cstheme="minorHAnsi"/>
            <w:sz w:val="24"/>
            <w:szCs w:val="24"/>
          </w:rPr>
          <w:t>of</w:t>
        </w:r>
        <w:r w:rsidRPr="00B40818">
          <w:rPr>
            <w:rFonts w:asciiTheme="minorHAnsi" w:hAnsiTheme="minorHAnsi" w:cstheme="minorHAnsi"/>
            <w:sz w:val="24"/>
            <w:szCs w:val="24"/>
            <w:rPrChange w:id="122" w:author="Brian Olea" w:date="2023-10-16T12:17:00Z">
              <w:rPr>
                <w:rFonts w:asciiTheme="minorHAnsi" w:hAnsiTheme="minorHAnsi" w:cstheme="minorHAnsi"/>
                <w:spacing w:val="-2"/>
                <w:sz w:val="24"/>
                <w:szCs w:val="24"/>
              </w:rPr>
            </w:rPrChange>
          </w:rPr>
          <w:t xml:space="preserve"> </w:t>
        </w:r>
        <w:r w:rsidRPr="00B40818">
          <w:rPr>
            <w:rFonts w:asciiTheme="minorHAnsi" w:hAnsiTheme="minorHAnsi" w:cstheme="minorHAnsi"/>
            <w:sz w:val="24"/>
            <w:szCs w:val="24"/>
          </w:rPr>
          <w:t>order.</w:t>
        </w:r>
        <w:r w:rsidRPr="00B40818">
          <w:rPr>
            <w:rFonts w:asciiTheme="minorHAnsi" w:hAnsiTheme="minorHAnsi" w:cstheme="minorHAnsi"/>
            <w:sz w:val="24"/>
            <w:szCs w:val="24"/>
            <w:rPrChange w:id="123" w:author="Brian Olea" w:date="2023-10-16T12:17:00Z">
              <w:rPr>
                <w:rFonts w:asciiTheme="minorHAnsi" w:hAnsiTheme="minorHAnsi" w:cstheme="minorHAnsi"/>
                <w:spacing w:val="-2"/>
                <w:sz w:val="24"/>
                <w:szCs w:val="24"/>
              </w:rPr>
            </w:rPrChange>
          </w:rPr>
          <w:t xml:space="preserve"> </w:t>
        </w:r>
        <w:r w:rsidRPr="00B40818">
          <w:rPr>
            <w:rFonts w:asciiTheme="minorHAnsi" w:hAnsiTheme="minorHAnsi" w:cstheme="minorHAnsi"/>
            <w:sz w:val="24"/>
            <w:szCs w:val="24"/>
          </w:rPr>
          <w:t>Review</w:t>
        </w:r>
        <w:r w:rsidRPr="00B40818">
          <w:rPr>
            <w:rFonts w:asciiTheme="minorHAnsi" w:hAnsiTheme="minorHAnsi" w:cstheme="minorHAnsi"/>
            <w:sz w:val="24"/>
            <w:szCs w:val="24"/>
            <w:rPrChange w:id="124" w:author="Brian Olea" w:date="2023-10-16T12:17:00Z">
              <w:rPr>
                <w:rFonts w:asciiTheme="minorHAnsi" w:hAnsiTheme="minorHAnsi" w:cstheme="minorHAnsi"/>
                <w:spacing w:val="-2"/>
                <w:sz w:val="24"/>
                <w:szCs w:val="24"/>
              </w:rPr>
            </w:rPrChange>
          </w:rPr>
          <w:t xml:space="preserve"> </w:t>
        </w:r>
        <w:r w:rsidRPr="00B40818">
          <w:rPr>
            <w:rFonts w:asciiTheme="minorHAnsi" w:hAnsiTheme="minorHAnsi" w:cstheme="minorHAnsi"/>
            <w:sz w:val="24"/>
            <w:szCs w:val="24"/>
          </w:rPr>
          <w:t>the details again to ensure accuracy for delivery date and address, any changes to quantities, as well as product availability</w:t>
        </w:r>
      </w:ins>
      <w:ins w:id="125" w:author="Brian Olea" w:date="2023-10-16T13:04:00Z">
        <w:r w:rsidR="001F17E0">
          <w:rPr>
            <w:rFonts w:asciiTheme="minorHAnsi" w:hAnsiTheme="minorHAnsi" w:cstheme="minorHAnsi"/>
            <w:sz w:val="24"/>
            <w:szCs w:val="24"/>
          </w:rPr>
          <w:t>,</w:t>
        </w:r>
      </w:ins>
      <w:ins w:id="126" w:author="Brian Olea" w:date="2023-10-16T12:15:00Z">
        <w:r w:rsidRPr="00B40818">
          <w:rPr>
            <w:rFonts w:asciiTheme="minorHAnsi" w:hAnsiTheme="minorHAnsi" w:cstheme="minorHAnsi"/>
            <w:sz w:val="24"/>
            <w:szCs w:val="24"/>
            <w:rPrChange w:id="127" w:author="Brian Olea" w:date="2023-10-16T12:17:00Z">
              <w:rPr>
                <w:rFonts w:asciiTheme="minorHAnsi" w:hAnsiTheme="minorHAnsi" w:cstheme="minorHAnsi"/>
                <w:spacing w:val="-1"/>
                <w:sz w:val="24"/>
                <w:szCs w:val="24"/>
              </w:rPr>
            </w:rPrChange>
          </w:rPr>
          <w:t xml:space="preserve"> </w:t>
        </w:r>
        <w:r w:rsidRPr="00B40818">
          <w:rPr>
            <w:rFonts w:asciiTheme="minorHAnsi" w:hAnsiTheme="minorHAnsi" w:cstheme="minorHAnsi"/>
            <w:sz w:val="24"/>
            <w:szCs w:val="24"/>
          </w:rPr>
          <w:t>and current price and lead times, before converting the quote to an order.</w:t>
        </w:r>
      </w:ins>
    </w:p>
    <w:p w14:paraId="5F3B4396" w14:textId="77777777" w:rsidR="00B40818" w:rsidRPr="00B40818" w:rsidRDefault="00B40818" w:rsidP="00B40818">
      <w:pPr>
        <w:pStyle w:val="BodyText"/>
        <w:spacing w:before="3"/>
        <w:rPr>
          <w:ins w:id="128" w:author="Brian Olea" w:date="2023-10-16T12:15:00Z"/>
          <w:rFonts w:asciiTheme="minorHAnsi" w:hAnsiTheme="minorHAnsi" w:cstheme="minorHAnsi"/>
          <w:sz w:val="24"/>
          <w:szCs w:val="24"/>
        </w:rPr>
      </w:pPr>
    </w:p>
    <w:p w14:paraId="7F9CBFB5" w14:textId="77777777" w:rsidR="00B40818" w:rsidRPr="00B40818" w:rsidRDefault="00B40818" w:rsidP="00B40818">
      <w:pPr>
        <w:pStyle w:val="Heading1"/>
        <w:tabs>
          <w:tab w:val="clear" w:pos="3600"/>
          <w:tab w:val="clear" w:pos="5760"/>
          <w:tab w:val="clear" w:pos="7200"/>
        </w:tabs>
        <w:spacing w:after="120"/>
        <w:ind w:left="0"/>
        <w:rPr>
          <w:ins w:id="129" w:author="Brian Olea" w:date="2023-10-16T12:15:00Z"/>
          <w:rFonts w:asciiTheme="minorHAnsi" w:hAnsiTheme="minorHAnsi" w:cstheme="minorHAnsi"/>
          <w:b/>
          <w:bCs/>
          <w:sz w:val="26"/>
          <w:szCs w:val="26"/>
          <w:rPrChange w:id="130" w:author="Brian Olea" w:date="2023-10-16T12:17:00Z">
            <w:rPr>
              <w:ins w:id="131" w:author="Brian Olea" w:date="2023-10-16T12:15:00Z"/>
              <w:rFonts w:asciiTheme="minorHAnsi" w:hAnsiTheme="minorHAnsi" w:cstheme="minorHAnsi"/>
              <w:szCs w:val="24"/>
            </w:rPr>
          </w:rPrChange>
        </w:rPr>
        <w:pPrChange w:id="132" w:author="Brian Olea" w:date="2023-10-16T12:17:00Z">
          <w:pPr>
            <w:pStyle w:val="Heading1"/>
            <w:numPr>
              <w:ilvl w:val="1"/>
              <w:numId w:val="43"/>
            </w:numPr>
            <w:tabs>
              <w:tab w:val="left" w:pos="1540"/>
              <w:tab w:val="left" w:pos="1541"/>
            </w:tabs>
            <w:spacing w:line="274" w:lineRule="exact"/>
            <w:ind w:left="1440" w:hanging="721"/>
          </w:pPr>
        </w:pPrChange>
      </w:pPr>
      <w:ins w:id="133" w:author="Brian Olea" w:date="2023-10-16T12:15:00Z">
        <w:r w:rsidRPr="00B40818">
          <w:rPr>
            <w:rFonts w:asciiTheme="minorHAnsi" w:hAnsiTheme="minorHAnsi" w:cstheme="minorHAnsi"/>
            <w:b/>
            <w:bCs/>
            <w:sz w:val="26"/>
            <w:szCs w:val="26"/>
            <w:rPrChange w:id="134" w:author="Brian Olea" w:date="2023-10-16T12:17:00Z">
              <w:rPr>
                <w:rFonts w:asciiTheme="minorHAnsi" w:hAnsiTheme="minorHAnsi" w:cstheme="minorHAnsi"/>
                <w:szCs w:val="24"/>
              </w:rPr>
            </w:rPrChange>
          </w:rPr>
          <w:t>Customer</w:t>
        </w:r>
        <w:r w:rsidRPr="00B40818">
          <w:rPr>
            <w:rFonts w:asciiTheme="minorHAnsi" w:hAnsiTheme="minorHAnsi" w:cstheme="minorHAnsi"/>
            <w:b/>
            <w:bCs/>
            <w:sz w:val="26"/>
            <w:szCs w:val="26"/>
            <w:rPrChange w:id="135" w:author="Brian Olea" w:date="2023-10-16T12:17:00Z">
              <w:rPr>
                <w:rFonts w:asciiTheme="minorHAnsi" w:hAnsiTheme="minorHAnsi" w:cstheme="minorHAnsi"/>
                <w:spacing w:val="-10"/>
                <w:szCs w:val="24"/>
              </w:rPr>
            </w:rPrChange>
          </w:rPr>
          <w:t xml:space="preserve"> </w:t>
        </w:r>
        <w:r w:rsidRPr="00B40818">
          <w:rPr>
            <w:rFonts w:asciiTheme="minorHAnsi" w:hAnsiTheme="minorHAnsi" w:cstheme="minorHAnsi"/>
            <w:b/>
            <w:bCs/>
            <w:sz w:val="26"/>
            <w:szCs w:val="26"/>
            <w:rPrChange w:id="136" w:author="Brian Olea" w:date="2023-10-16T12:17:00Z">
              <w:rPr>
                <w:rFonts w:asciiTheme="minorHAnsi" w:hAnsiTheme="minorHAnsi" w:cstheme="minorHAnsi"/>
                <w:szCs w:val="24"/>
              </w:rPr>
            </w:rPrChange>
          </w:rPr>
          <w:t>Supplied</w:t>
        </w:r>
        <w:r w:rsidRPr="00B40818">
          <w:rPr>
            <w:rFonts w:asciiTheme="minorHAnsi" w:hAnsiTheme="minorHAnsi" w:cstheme="minorHAnsi"/>
            <w:b/>
            <w:bCs/>
            <w:sz w:val="26"/>
            <w:szCs w:val="26"/>
            <w:rPrChange w:id="137" w:author="Brian Olea" w:date="2023-10-16T12:17:00Z">
              <w:rPr>
                <w:rFonts w:asciiTheme="minorHAnsi" w:hAnsiTheme="minorHAnsi" w:cstheme="minorHAnsi"/>
                <w:spacing w:val="-9"/>
                <w:szCs w:val="24"/>
              </w:rPr>
            </w:rPrChange>
          </w:rPr>
          <w:t xml:space="preserve"> </w:t>
        </w:r>
        <w:r w:rsidRPr="00B40818">
          <w:rPr>
            <w:rFonts w:asciiTheme="minorHAnsi" w:hAnsiTheme="minorHAnsi" w:cstheme="minorHAnsi"/>
            <w:b/>
            <w:bCs/>
            <w:sz w:val="26"/>
            <w:szCs w:val="26"/>
            <w:rPrChange w:id="138" w:author="Brian Olea" w:date="2023-10-16T12:17:00Z">
              <w:rPr>
                <w:rFonts w:asciiTheme="minorHAnsi" w:hAnsiTheme="minorHAnsi" w:cstheme="minorHAnsi"/>
                <w:spacing w:val="-2"/>
                <w:szCs w:val="24"/>
              </w:rPr>
            </w:rPrChange>
          </w:rPr>
          <w:t>Product</w:t>
        </w:r>
      </w:ins>
    </w:p>
    <w:p w14:paraId="3B738A60" w14:textId="009C4E6D" w:rsidR="00B40818" w:rsidRPr="00B40818" w:rsidRDefault="00B40818" w:rsidP="00B40818">
      <w:pPr>
        <w:pStyle w:val="BodyText"/>
        <w:jc w:val="left"/>
        <w:rPr>
          <w:ins w:id="139" w:author="Brian Olea" w:date="2023-10-16T12:15:00Z"/>
          <w:rFonts w:asciiTheme="minorHAnsi" w:hAnsiTheme="minorHAnsi" w:cstheme="minorHAnsi"/>
          <w:sz w:val="24"/>
          <w:szCs w:val="24"/>
        </w:rPr>
        <w:pPrChange w:id="140" w:author="Brian Olea" w:date="2023-10-16T12:17:00Z">
          <w:pPr>
            <w:pStyle w:val="BodyText"/>
            <w:ind w:left="1540" w:right="994"/>
          </w:pPr>
        </w:pPrChange>
      </w:pPr>
      <w:ins w:id="141" w:author="Brian Olea" w:date="2023-10-16T12:17:00Z">
        <w:r>
          <w:rPr>
            <w:rFonts w:asciiTheme="minorHAnsi" w:hAnsiTheme="minorHAnsi" w:cstheme="minorHAnsi"/>
            <w:sz w:val="24"/>
            <w:szCs w:val="24"/>
          </w:rPr>
          <w:t>Customer-supplied</w:t>
        </w:r>
      </w:ins>
      <w:ins w:id="142" w:author="Brian Olea" w:date="2023-10-16T12:15:00Z">
        <w:r w:rsidRPr="00B40818">
          <w:rPr>
            <w:rFonts w:asciiTheme="minorHAnsi" w:hAnsiTheme="minorHAnsi" w:cstheme="minorHAnsi"/>
            <w:sz w:val="24"/>
            <w:szCs w:val="24"/>
          </w:rPr>
          <w:t xml:space="preserve"> material orders use IMS Part Number 15. A complete description of the material is entered in the description field. For customer products</w:t>
        </w:r>
        <w:r w:rsidRPr="00B40818">
          <w:rPr>
            <w:rFonts w:asciiTheme="minorHAnsi" w:hAnsiTheme="minorHAnsi" w:cstheme="minorHAnsi"/>
            <w:spacing w:val="-4"/>
            <w:sz w:val="24"/>
            <w:szCs w:val="24"/>
          </w:rPr>
          <w:t xml:space="preserve"> </w:t>
        </w:r>
      </w:ins>
      <w:ins w:id="143" w:author="Brian Olea" w:date="2023-10-16T12:17:00Z">
        <w:r>
          <w:rPr>
            <w:rFonts w:asciiTheme="minorHAnsi" w:hAnsiTheme="minorHAnsi" w:cstheme="minorHAnsi"/>
            <w:sz w:val="24"/>
            <w:szCs w:val="24"/>
          </w:rPr>
          <w:t>that</w:t>
        </w:r>
      </w:ins>
      <w:ins w:id="144" w:author="Brian Olea" w:date="2023-10-16T12:15:00Z">
        <w:r w:rsidRPr="00B40818">
          <w:rPr>
            <w:rFonts w:asciiTheme="minorHAnsi" w:hAnsiTheme="minorHAnsi" w:cstheme="minorHAnsi"/>
            <w:spacing w:val="-5"/>
            <w:sz w:val="24"/>
            <w:szCs w:val="24"/>
          </w:rPr>
          <w:t xml:space="preserve"> </w:t>
        </w:r>
        <w:r w:rsidRPr="00B40818">
          <w:rPr>
            <w:rFonts w:asciiTheme="minorHAnsi" w:hAnsiTheme="minorHAnsi" w:cstheme="minorHAnsi"/>
            <w:sz w:val="24"/>
            <w:szCs w:val="24"/>
          </w:rPr>
          <w:t>differ</w:t>
        </w:r>
        <w:r w:rsidRPr="00B40818">
          <w:rPr>
            <w:rFonts w:asciiTheme="minorHAnsi" w:hAnsiTheme="minorHAnsi" w:cstheme="minorHAnsi"/>
            <w:spacing w:val="-4"/>
            <w:sz w:val="24"/>
            <w:szCs w:val="24"/>
          </w:rPr>
          <w:t xml:space="preserve"> </w:t>
        </w:r>
        <w:r w:rsidRPr="00B40818">
          <w:rPr>
            <w:rFonts w:asciiTheme="minorHAnsi" w:hAnsiTheme="minorHAnsi" w:cstheme="minorHAnsi"/>
            <w:sz w:val="24"/>
            <w:szCs w:val="24"/>
          </w:rPr>
          <w:t>from</w:t>
        </w:r>
        <w:r w:rsidRPr="00B40818">
          <w:rPr>
            <w:rFonts w:asciiTheme="minorHAnsi" w:hAnsiTheme="minorHAnsi" w:cstheme="minorHAnsi"/>
            <w:spacing w:val="-4"/>
            <w:sz w:val="24"/>
            <w:szCs w:val="24"/>
          </w:rPr>
          <w:t xml:space="preserve"> </w:t>
        </w:r>
        <w:r w:rsidRPr="00B40818">
          <w:rPr>
            <w:rFonts w:asciiTheme="minorHAnsi" w:hAnsiTheme="minorHAnsi" w:cstheme="minorHAnsi"/>
            <w:sz w:val="24"/>
            <w:szCs w:val="24"/>
          </w:rPr>
          <w:t>standard</w:t>
        </w:r>
        <w:r w:rsidRPr="00B40818">
          <w:rPr>
            <w:rFonts w:asciiTheme="minorHAnsi" w:hAnsiTheme="minorHAnsi" w:cstheme="minorHAnsi"/>
            <w:spacing w:val="-4"/>
            <w:sz w:val="24"/>
            <w:szCs w:val="24"/>
          </w:rPr>
          <w:t xml:space="preserve"> </w:t>
        </w:r>
        <w:r w:rsidRPr="00B40818">
          <w:rPr>
            <w:rFonts w:asciiTheme="minorHAnsi" w:hAnsiTheme="minorHAnsi" w:cstheme="minorHAnsi"/>
            <w:sz w:val="24"/>
            <w:szCs w:val="24"/>
          </w:rPr>
          <w:t>IMS</w:t>
        </w:r>
        <w:r w:rsidRPr="00B40818">
          <w:rPr>
            <w:rFonts w:asciiTheme="minorHAnsi" w:hAnsiTheme="minorHAnsi" w:cstheme="minorHAnsi"/>
            <w:spacing w:val="-4"/>
            <w:sz w:val="24"/>
            <w:szCs w:val="24"/>
          </w:rPr>
          <w:t xml:space="preserve"> </w:t>
        </w:r>
        <w:r w:rsidRPr="00B40818">
          <w:rPr>
            <w:rFonts w:asciiTheme="minorHAnsi" w:hAnsiTheme="minorHAnsi" w:cstheme="minorHAnsi"/>
            <w:sz w:val="24"/>
            <w:szCs w:val="24"/>
          </w:rPr>
          <w:t>products,</w:t>
        </w:r>
        <w:r w:rsidRPr="00B40818">
          <w:rPr>
            <w:rFonts w:asciiTheme="minorHAnsi" w:hAnsiTheme="minorHAnsi" w:cstheme="minorHAnsi"/>
            <w:spacing w:val="-3"/>
            <w:sz w:val="24"/>
            <w:szCs w:val="24"/>
          </w:rPr>
          <w:t xml:space="preserve"> </w:t>
        </w:r>
        <w:r w:rsidRPr="00B40818">
          <w:rPr>
            <w:rFonts w:asciiTheme="minorHAnsi" w:hAnsiTheme="minorHAnsi" w:cstheme="minorHAnsi"/>
            <w:sz w:val="24"/>
            <w:szCs w:val="24"/>
          </w:rPr>
          <w:t>approval</w:t>
        </w:r>
        <w:r w:rsidRPr="00B40818">
          <w:rPr>
            <w:rFonts w:asciiTheme="minorHAnsi" w:hAnsiTheme="minorHAnsi" w:cstheme="minorHAnsi"/>
            <w:spacing w:val="-4"/>
            <w:sz w:val="24"/>
            <w:szCs w:val="24"/>
          </w:rPr>
          <w:t xml:space="preserve"> </w:t>
        </w:r>
        <w:r w:rsidRPr="00B40818">
          <w:rPr>
            <w:rFonts w:asciiTheme="minorHAnsi" w:hAnsiTheme="minorHAnsi" w:cstheme="minorHAnsi"/>
            <w:sz w:val="24"/>
            <w:szCs w:val="24"/>
          </w:rPr>
          <w:t>is</w:t>
        </w:r>
        <w:r w:rsidRPr="00B40818">
          <w:rPr>
            <w:rFonts w:asciiTheme="minorHAnsi" w:hAnsiTheme="minorHAnsi" w:cstheme="minorHAnsi"/>
            <w:spacing w:val="-4"/>
            <w:sz w:val="24"/>
            <w:szCs w:val="24"/>
          </w:rPr>
          <w:t xml:space="preserve"> </w:t>
        </w:r>
        <w:r w:rsidRPr="00B40818">
          <w:rPr>
            <w:rFonts w:asciiTheme="minorHAnsi" w:hAnsiTheme="minorHAnsi" w:cstheme="minorHAnsi"/>
            <w:sz w:val="24"/>
            <w:szCs w:val="24"/>
          </w:rPr>
          <w:t>required</w:t>
        </w:r>
        <w:r w:rsidRPr="00B40818">
          <w:rPr>
            <w:rFonts w:asciiTheme="minorHAnsi" w:hAnsiTheme="minorHAnsi" w:cstheme="minorHAnsi"/>
            <w:spacing w:val="-3"/>
            <w:sz w:val="24"/>
            <w:szCs w:val="24"/>
          </w:rPr>
          <w:t xml:space="preserve"> </w:t>
        </w:r>
        <w:r w:rsidRPr="00B40818">
          <w:rPr>
            <w:rFonts w:asciiTheme="minorHAnsi" w:hAnsiTheme="minorHAnsi" w:cstheme="minorHAnsi"/>
            <w:sz w:val="24"/>
            <w:szCs w:val="24"/>
          </w:rPr>
          <w:t>from</w:t>
        </w:r>
        <w:r w:rsidRPr="00B40818">
          <w:rPr>
            <w:rFonts w:asciiTheme="minorHAnsi" w:hAnsiTheme="minorHAnsi" w:cstheme="minorHAnsi"/>
            <w:spacing w:val="-4"/>
            <w:sz w:val="24"/>
            <w:szCs w:val="24"/>
          </w:rPr>
          <w:t xml:space="preserve"> </w:t>
        </w:r>
        <w:r w:rsidRPr="00B40818">
          <w:rPr>
            <w:rFonts w:asciiTheme="minorHAnsi" w:hAnsiTheme="minorHAnsi" w:cstheme="minorHAnsi"/>
            <w:sz w:val="24"/>
            <w:szCs w:val="24"/>
          </w:rPr>
          <w:t>a manager before offering the service to the customer.</w:t>
        </w:r>
      </w:ins>
    </w:p>
    <w:p w14:paraId="5A905605" w14:textId="77777777" w:rsidR="00B40818" w:rsidRPr="00B40818" w:rsidRDefault="00B40818" w:rsidP="00B40818">
      <w:pPr>
        <w:pStyle w:val="BodyText"/>
        <w:spacing w:before="8"/>
        <w:jc w:val="left"/>
        <w:rPr>
          <w:ins w:id="145" w:author="Brian Olea" w:date="2023-10-16T12:15:00Z"/>
          <w:rFonts w:asciiTheme="minorHAnsi" w:hAnsiTheme="minorHAnsi" w:cstheme="minorHAnsi"/>
          <w:sz w:val="24"/>
          <w:szCs w:val="24"/>
        </w:rPr>
        <w:pPrChange w:id="146" w:author="Brian Olea" w:date="2023-10-16T12:17:00Z">
          <w:pPr>
            <w:pStyle w:val="BodyText"/>
            <w:spacing w:before="8"/>
          </w:pPr>
        </w:pPrChange>
      </w:pPr>
    </w:p>
    <w:p w14:paraId="4CBD0A3D" w14:textId="77777777" w:rsidR="00B40818" w:rsidRPr="00B40818" w:rsidRDefault="00B40818" w:rsidP="00B40818">
      <w:pPr>
        <w:pStyle w:val="BodyText"/>
        <w:spacing w:before="3"/>
        <w:rPr>
          <w:ins w:id="147" w:author="Brian Olea" w:date="2023-10-16T12:15:00Z"/>
          <w:rFonts w:asciiTheme="minorHAnsi" w:hAnsiTheme="minorHAnsi" w:cstheme="minorHAnsi"/>
          <w:sz w:val="24"/>
          <w:szCs w:val="24"/>
        </w:rPr>
      </w:pPr>
    </w:p>
    <w:p w14:paraId="0B3EB5BB" w14:textId="77777777" w:rsidR="00B40818" w:rsidRPr="00B40818" w:rsidRDefault="00B40818" w:rsidP="00B40818">
      <w:pPr>
        <w:rPr>
          <w:ins w:id="148" w:author="Brian Olea" w:date="2023-10-16T12:15:00Z"/>
          <w:rFonts w:asciiTheme="minorHAnsi" w:hAnsiTheme="minorHAnsi" w:cstheme="minorHAnsi"/>
          <w:b/>
          <w:bCs/>
          <w:sz w:val="26"/>
          <w:szCs w:val="26"/>
          <w:rPrChange w:id="149" w:author="Brian Olea" w:date="2023-10-16T12:18:00Z">
            <w:rPr>
              <w:ins w:id="150" w:author="Brian Olea" w:date="2023-10-16T12:15:00Z"/>
              <w:rFonts w:asciiTheme="minorHAnsi" w:hAnsiTheme="minorHAnsi" w:cstheme="minorHAnsi"/>
              <w:szCs w:val="24"/>
            </w:rPr>
          </w:rPrChange>
        </w:rPr>
        <w:pPrChange w:id="151" w:author="Brian Olea" w:date="2023-10-16T12:17:00Z">
          <w:pPr>
            <w:pStyle w:val="Heading1"/>
            <w:numPr>
              <w:ilvl w:val="1"/>
              <w:numId w:val="43"/>
            </w:numPr>
            <w:tabs>
              <w:tab w:val="left" w:pos="1540"/>
              <w:tab w:val="left" w:pos="1541"/>
            </w:tabs>
            <w:spacing w:before="1" w:line="274" w:lineRule="exact"/>
            <w:ind w:left="1440" w:hanging="721"/>
          </w:pPr>
        </w:pPrChange>
      </w:pPr>
      <w:ins w:id="152" w:author="Brian Olea" w:date="2023-10-16T12:15:00Z">
        <w:r w:rsidRPr="00B40818">
          <w:rPr>
            <w:rFonts w:asciiTheme="minorHAnsi" w:hAnsiTheme="minorHAnsi" w:cstheme="minorHAnsi"/>
            <w:b/>
            <w:bCs/>
            <w:sz w:val="26"/>
            <w:szCs w:val="26"/>
            <w:rPrChange w:id="153" w:author="Brian Olea" w:date="2023-10-16T12:18:00Z">
              <w:rPr>
                <w:rFonts w:asciiTheme="minorHAnsi" w:hAnsiTheme="minorHAnsi" w:cstheme="minorHAnsi"/>
                <w:szCs w:val="24"/>
              </w:rPr>
            </w:rPrChange>
          </w:rPr>
          <w:t>Customer</w:t>
        </w:r>
        <w:r w:rsidRPr="00B40818">
          <w:rPr>
            <w:rFonts w:asciiTheme="minorHAnsi" w:hAnsiTheme="minorHAnsi" w:cstheme="minorHAnsi"/>
            <w:b/>
            <w:bCs/>
            <w:sz w:val="26"/>
            <w:szCs w:val="26"/>
            <w:rPrChange w:id="154" w:author="Brian Olea" w:date="2023-10-16T12:18:00Z">
              <w:rPr>
                <w:rFonts w:asciiTheme="minorHAnsi" w:hAnsiTheme="minorHAnsi" w:cstheme="minorHAnsi"/>
                <w:spacing w:val="-15"/>
                <w:szCs w:val="24"/>
              </w:rPr>
            </w:rPrChange>
          </w:rPr>
          <w:t xml:space="preserve"> </w:t>
        </w:r>
        <w:r w:rsidRPr="00B40818">
          <w:rPr>
            <w:rFonts w:asciiTheme="minorHAnsi" w:hAnsiTheme="minorHAnsi" w:cstheme="minorHAnsi"/>
            <w:b/>
            <w:bCs/>
            <w:sz w:val="26"/>
            <w:szCs w:val="26"/>
            <w:rPrChange w:id="155" w:author="Brian Olea" w:date="2023-10-16T12:18:00Z">
              <w:rPr>
                <w:rFonts w:asciiTheme="minorHAnsi" w:hAnsiTheme="minorHAnsi" w:cstheme="minorHAnsi"/>
                <w:spacing w:val="-2"/>
                <w:szCs w:val="24"/>
              </w:rPr>
            </w:rPrChange>
          </w:rPr>
          <w:t>Drawings</w:t>
        </w:r>
      </w:ins>
    </w:p>
    <w:p w14:paraId="7FCE8C2A" w14:textId="77777777" w:rsidR="00B40818" w:rsidRPr="00B40818" w:rsidRDefault="00B40818" w:rsidP="00B40818">
      <w:pPr>
        <w:rPr>
          <w:ins w:id="156" w:author="Brian Olea" w:date="2023-10-16T12:15:00Z"/>
          <w:rFonts w:asciiTheme="minorHAnsi" w:hAnsiTheme="minorHAnsi" w:cstheme="minorHAnsi"/>
          <w:sz w:val="24"/>
          <w:szCs w:val="24"/>
        </w:rPr>
        <w:pPrChange w:id="157" w:author="Brian Olea" w:date="2023-10-16T12:17:00Z">
          <w:pPr>
            <w:pStyle w:val="BodyText"/>
            <w:ind w:left="1540" w:right="994"/>
          </w:pPr>
        </w:pPrChange>
      </w:pPr>
      <w:ins w:id="158" w:author="Brian Olea" w:date="2023-10-16T12:15:00Z">
        <w:r w:rsidRPr="00B40818">
          <w:rPr>
            <w:rFonts w:asciiTheme="minorHAnsi" w:hAnsiTheme="minorHAnsi" w:cstheme="minorHAnsi"/>
            <w:sz w:val="24"/>
            <w:szCs w:val="24"/>
          </w:rPr>
          <w:t>Drawings received from a</w:t>
        </w:r>
        <w:r w:rsidRPr="00B40818">
          <w:rPr>
            <w:rFonts w:asciiTheme="minorHAnsi" w:hAnsiTheme="minorHAnsi" w:cstheme="minorHAnsi"/>
            <w:sz w:val="24"/>
            <w:szCs w:val="24"/>
            <w:rPrChange w:id="159" w:author="Brian Olea" w:date="2023-10-16T12:17:00Z">
              <w:rPr>
                <w:rFonts w:asciiTheme="minorHAnsi" w:hAnsiTheme="minorHAnsi" w:cstheme="minorHAnsi"/>
                <w:spacing w:val="-1"/>
                <w:sz w:val="24"/>
                <w:szCs w:val="24"/>
              </w:rPr>
            </w:rPrChange>
          </w:rPr>
          <w:t xml:space="preserve"> </w:t>
        </w:r>
        <w:r w:rsidRPr="00B40818">
          <w:rPr>
            <w:rFonts w:asciiTheme="minorHAnsi" w:hAnsiTheme="minorHAnsi" w:cstheme="minorHAnsi"/>
            <w:sz w:val="24"/>
            <w:szCs w:val="24"/>
          </w:rPr>
          <w:t>customer must be reviewed and approved by</w:t>
        </w:r>
        <w:r w:rsidRPr="00B40818">
          <w:rPr>
            <w:rFonts w:asciiTheme="minorHAnsi" w:hAnsiTheme="minorHAnsi" w:cstheme="minorHAnsi"/>
            <w:sz w:val="24"/>
            <w:szCs w:val="24"/>
            <w:rPrChange w:id="160" w:author="Brian Olea" w:date="2023-10-16T12:17:00Z">
              <w:rPr>
                <w:rFonts w:asciiTheme="minorHAnsi" w:hAnsiTheme="minorHAnsi" w:cstheme="minorHAnsi"/>
                <w:spacing w:val="-5"/>
                <w:sz w:val="24"/>
                <w:szCs w:val="24"/>
              </w:rPr>
            </w:rPrChange>
          </w:rPr>
          <w:t xml:space="preserve"> </w:t>
        </w:r>
        <w:r w:rsidRPr="00B40818">
          <w:rPr>
            <w:rFonts w:asciiTheme="minorHAnsi" w:hAnsiTheme="minorHAnsi" w:cstheme="minorHAnsi"/>
            <w:sz w:val="24"/>
            <w:szCs w:val="24"/>
          </w:rPr>
          <w:t>the Sales Manager. They are marked with the Sales Order number and should accompany the Work Order. A copy is electronically attached to the Sales Order in Related Documents.</w:t>
        </w:r>
        <w:r w:rsidRPr="00B40818">
          <w:rPr>
            <w:rFonts w:asciiTheme="minorHAnsi" w:hAnsiTheme="minorHAnsi" w:cstheme="minorHAnsi"/>
            <w:sz w:val="24"/>
            <w:szCs w:val="24"/>
            <w:rPrChange w:id="161" w:author="Brian Olea" w:date="2023-10-16T12:17:00Z">
              <w:rPr>
                <w:rFonts w:asciiTheme="minorHAnsi" w:hAnsiTheme="minorHAnsi" w:cstheme="minorHAnsi"/>
                <w:spacing w:val="-3"/>
                <w:sz w:val="24"/>
                <w:szCs w:val="24"/>
              </w:rPr>
            </w:rPrChange>
          </w:rPr>
          <w:t xml:space="preserve"> </w:t>
        </w:r>
        <w:r w:rsidRPr="00B40818">
          <w:rPr>
            <w:rFonts w:asciiTheme="minorHAnsi" w:hAnsiTheme="minorHAnsi" w:cstheme="minorHAnsi"/>
            <w:sz w:val="24"/>
            <w:szCs w:val="24"/>
          </w:rPr>
          <w:t>Customers</w:t>
        </w:r>
        <w:r w:rsidRPr="00B40818">
          <w:rPr>
            <w:rFonts w:asciiTheme="minorHAnsi" w:hAnsiTheme="minorHAnsi" w:cstheme="minorHAnsi"/>
            <w:sz w:val="24"/>
            <w:szCs w:val="24"/>
            <w:rPrChange w:id="162" w:author="Brian Olea" w:date="2023-10-16T12:17:00Z">
              <w:rPr>
                <w:rFonts w:asciiTheme="minorHAnsi" w:hAnsiTheme="minorHAnsi" w:cstheme="minorHAnsi"/>
                <w:spacing w:val="-3"/>
                <w:sz w:val="24"/>
                <w:szCs w:val="24"/>
              </w:rPr>
            </w:rPrChange>
          </w:rPr>
          <w:t xml:space="preserve"> </w:t>
        </w:r>
        <w:r w:rsidRPr="00B40818">
          <w:rPr>
            <w:rFonts w:asciiTheme="minorHAnsi" w:hAnsiTheme="minorHAnsi" w:cstheme="minorHAnsi"/>
            <w:sz w:val="24"/>
            <w:szCs w:val="24"/>
          </w:rPr>
          <w:t>should</w:t>
        </w:r>
        <w:r w:rsidRPr="00B40818">
          <w:rPr>
            <w:rFonts w:asciiTheme="minorHAnsi" w:hAnsiTheme="minorHAnsi" w:cstheme="minorHAnsi"/>
            <w:sz w:val="24"/>
            <w:szCs w:val="24"/>
            <w:rPrChange w:id="163" w:author="Brian Olea" w:date="2023-10-16T12:17:00Z">
              <w:rPr>
                <w:rFonts w:asciiTheme="minorHAnsi" w:hAnsiTheme="minorHAnsi" w:cstheme="minorHAnsi"/>
                <w:spacing w:val="-3"/>
                <w:sz w:val="24"/>
                <w:szCs w:val="24"/>
              </w:rPr>
            </w:rPrChange>
          </w:rPr>
          <w:t xml:space="preserve"> </w:t>
        </w:r>
        <w:r w:rsidRPr="00B40818">
          <w:rPr>
            <w:rFonts w:asciiTheme="minorHAnsi" w:hAnsiTheme="minorHAnsi" w:cstheme="minorHAnsi"/>
            <w:sz w:val="24"/>
            <w:szCs w:val="24"/>
          </w:rPr>
          <w:t>be</w:t>
        </w:r>
        <w:r w:rsidRPr="00B40818">
          <w:rPr>
            <w:rFonts w:asciiTheme="minorHAnsi" w:hAnsiTheme="minorHAnsi" w:cstheme="minorHAnsi"/>
            <w:sz w:val="24"/>
            <w:szCs w:val="24"/>
            <w:rPrChange w:id="164" w:author="Brian Olea" w:date="2023-10-16T12:17:00Z">
              <w:rPr>
                <w:rFonts w:asciiTheme="minorHAnsi" w:hAnsiTheme="minorHAnsi" w:cstheme="minorHAnsi"/>
                <w:spacing w:val="-3"/>
                <w:sz w:val="24"/>
                <w:szCs w:val="24"/>
              </w:rPr>
            </w:rPrChange>
          </w:rPr>
          <w:t xml:space="preserve"> </w:t>
        </w:r>
        <w:r w:rsidRPr="00B40818">
          <w:rPr>
            <w:rFonts w:asciiTheme="minorHAnsi" w:hAnsiTheme="minorHAnsi" w:cstheme="minorHAnsi"/>
            <w:sz w:val="24"/>
            <w:szCs w:val="24"/>
          </w:rPr>
          <w:t>made</w:t>
        </w:r>
        <w:r w:rsidRPr="00B40818">
          <w:rPr>
            <w:rFonts w:asciiTheme="minorHAnsi" w:hAnsiTheme="minorHAnsi" w:cstheme="minorHAnsi"/>
            <w:sz w:val="24"/>
            <w:szCs w:val="24"/>
            <w:rPrChange w:id="165"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aware</w:t>
        </w:r>
        <w:r w:rsidRPr="00B40818">
          <w:rPr>
            <w:rFonts w:asciiTheme="minorHAnsi" w:hAnsiTheme="minorHAnsi" w:cstheme="minorHAnsi"/>
            <w:sz w:val="24"/>
            <w:szCs w:val="24"/>
            <w:rPrChange w:id="166" w:author="Brian Olea" w:date="2023-10-16T12:17:00Z">
              <w:rPr>
                <w:rFonts w:asciiTheme="minorHAnsi" w:hAnsiTheme="minorHAnsi" w:cstheme="minorHAnsi"/>
                <w:spacing w:val="-5"/>
                <w:sz w:val="24"/>
                <w:szCs w:val="24"/>
              </w:rPr>
            </w:rPrChange>
          </w:rPr>
          <w:t xml:space="preserve"> </w:t>
        </w:r>
        <w:r w:rsidRPr="00B40818">
          <w:rPr>
            <w:rFonts w:asciiTheme="minorHAnsi" w:hAnsiTheme="minorHAnsi" w:cstheme="minorHAnsi"/>
            <w:sz w:val="24"/>
            <w:szCs w:val="24"/>
          </w:rPr>
          <w:t>that</w:t>
        </w:r>
        <w:r w:rsidRPr="00B40818">
          <w:rPr>
            <w:rFonts w:asciiTheme="minorHAnsi" w:hAnsiTheme="minorHAnsi" w:cstheme="minorHAnsi"/>
            <w:sz w:val="24"/>
            <w:szCs w:val="24"/>
            <w:rPrChange w:id="167" w:author="Brian Olea" w:date="2023-10-16T12:17:00Z">
              <w:rPr>
                <w:rFonts w:asciiTheme="minorHAnsi" w:hAnsiTheme="minorHAnsi" w:cstheme="minorHAnsi"/>
                <w:spacing w:val="-3"/>
                <w:sz w:val="24"/>
                <w:szCs w:val="24"/>
              </w:rPr>
            </w:rPrChange>
          </w:rPr>
          <w:t xml:space="preserve"> </w:t>
        </w:r>
        <w:r w:rsidRPr="00B40818">
          <w:rPr>
            <w:rFonts w:asciiTheme="minorHAnsi" w:hAnsiTheme="minorHAnsi" w:cstheme="minorHAnsi"/>
            <w:sz w:val="24"/>
            <w:szCs w:val="24"/>
          </w:rPr>
          <w:t>99.99%</w:t>
        </w:r>
        <w:r w:rsidRPr="00B40818">
          <w:rPr>
            <w:rFonts w:asciiTheme="minorHAnsi" w:hAnsiTheme="minorHAnsi" w:cstheme="minorHAnsi"/>
            <w:sz w:val="24"/>
            <w:szCs w:val="24"/>
            <w:rPrChange w:id="168" w:author="Brian Olea" w:date="2023-10-16T12:17:00Z">
              <w:rPr>
                <w:rFonts w:asciiTheme="minorHAnsi" w:hAnsiTheme="minorHAnsi" w:cstheme="minorHAnsi"/>
                <w:spacing w:val="-3"/>
                <w:sz w:val="24"/>
                <w:szCs w:val="24"/>
              </w:rPr>
            </w:rPrChange>
          </w:rPr>
          <w:t xml:space="preserve"> </w:t>
        </w:r>
        <w:r w:rsidRPr="00B40818">
          <w:rPr>
            <w:rFonts w:asciiTheme="minorHAnsi" w:hAnsiTheme="minorHAnsi" w:cstheme="minorHAnsi"/>
            <w:sz w:val="24"/>
            <w:szCs w:val="24"/>
          </w:rPr>
          <w:t>of</w:t>
        </w:r>
        <w:r w:rsidRPr="00B40818">
          <w:rPr>
            <w:rFonts w:asciiTheme="minorHAnsi" w:hAnsiTheme="minorHAnsi" w:cstheme="minorHAnsi"/>
            <w:sz w:val="24"/>
            <w:szCs w:val="24"/>
            <w:rPrChange w:id="169"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the</w:t>
        </w:r>
        <w:r w:rsidRPr="00B40818">
          <w:rPr>
            <w:rFonts w:asciiTheme="minorHAnsi" w:hAnsiTheme="minorHAnsi" w:cstheme="minorHAnsi"/>
            <w:sz w:val="24"/>
            <w:szCs w:val="24"/>
            <w:rPrChange w:id="170" w:author="Brian Olea" w:date="2023-10-16T12:17:00Z">
              <w:rPr>
                <w:rFonts w:asciiTheme="minorHAnsi" w:hAnsiTheme="minorHAnsi" w:cstheme="minorHAnsi"/>
                <w:spacing w:val="-3"/>
                <w:sz w:val="24"/>
                <w:szCs w:val="24"/>
              </w:rPr>
            </w:rPrChange>
          </w:rPr>
          <w:t xml:space="preserve"> </w:t>
        </w:r>
        <w:r w:rsidRPr="00B40818">
          <w:rPr>
            <w:rFonts w:asciiTheme="minorHAnsi" w:hAnsiTheme="minorHAnsi" w:cstheme="minorHAnsi"/>
            <w:sz w:val="24"/>
            <w:szCs w:val="24"/>
          </w:rPr>
          <w:t>time</w:t>
        </w:r>
        <w:r w:rsidRPr="00B40818">
          <w:rPr>
            <w:rFonts w:asciiTheme="minorHAnsi" w:hAnsiTheme="minorHAnsi" w:cstheme="minorHAnsi"/>
            <w:sz w:val="24"/>
            <w:szCs w:val="24"/>
            <w:rPrChange w:id="171"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we</w:t>
        </w:r>
        <w:r w:rsidRPr="00B40818">
          <w:rPr>
            <w:rFonts w:asciiTheme="minorHAnsi" w:hAnsiTheme="minorHAnsi" w:cstheme="minorHAnsi"/>
            <w:sz w:val="24"/>
            <w:szCs w:val="24"/>
            <w:rPrChange w:id="172" w:author="Brian Olea" w:date="2023-10-16T12:17:00Z">
              <w:rPr>
                <w:rFonts w:asciiTheme="minorHAnsi" w:hAnsiTheme="minorHAnsi" w:cstheme="minorHAnsi"/>
                <w:spacing w:val="-3"/>
                <w:sz w:val="24"/>
                <w:szCs w:val="24"/>
              </w:rPr>
            </w:rPrChange>
          </w:rPr>
          <w:t xml:space="preserve"> </w:t>
        </w:r>
        <w:r w:rsidRPr="00B40818">
          <w:rPr>
            <w:rFonts w:asciiTheme="minorHAnsi" w:hAnsiTheme="minorHAnsi" w:cstheme="minorHAnsi"/>
            <w:sz w:val="24"/>
            <w:szCs w:val="24"/>
          </w:rPr>
          <w:t>are</w:t>
        </w:r>
        <w:r w:rsidRPr="00B40818">
          <w:rPr>
            <w:rFonts w:asciiTheme="minorHAnsi" w:hAnsiTheme="minorHAnsi" w:cstheme="minorHAnsi"/>
            <w:sz w:val="24"/>
            <w:szCs w:val="24"/>
            <w:rPrChange w:id="173" w:author="Brian Olea" w:date="2023-10-16T12:17:00Z">
              <w:rPr>
                <w:rFonts w:asciiTheme="minorHAnsi" w:hAnsiTheme="minorHAnsi" w:cstheme="minorHAnsi"/>
                <w:spacing w:val="-5"/>
                <w:sz w:val="24"/>
                <w:szCs w:val="24"/>
              </w:rPr>
            </w:rPrChange>
          </w:rPr>
          <w:t xml:space="preserve"> </w:t>
        </w:r>
        <w:r w:rsidRPr="00B40818">
          <w:rPr>
            <w:rFonts w:asciiTheme="minorHAnsi" w:hAnsiTheme="minorHAnsi" w:cstheme="minorHAnsi"/>
            <w:sz w:val="24"/>
            <w:szCs w:val="24"/>
          </w:rPr>
          <w:t>not delivering to all drawing specs but just rough dimensions and that adding a customer drawing number to our order is for reference only.</w:t>
        </w:r>
      </w:ins>
    </w:p>
    <w:p w14:paraId="31E4212B" w14:textId="77777777" w:rsidR="00B40818" w:rsidRPr="00B40818" w:rsidRDefault="00B40818" w:rsidP="00B40818">
      <w:pPr>
        <w:rPr>
          <w:ins w:id="174" w:author="Brian Olea" w:date="2023-10-16T12:15:00Z"/>
          <w:rFonts w:asciiTheme="minorHAnsi" w:hAnsiTheme="minorHAnsi" w:cstheme="minorHAnsi"/>
          <w:sz w:val="24"/>
          <w:szCs w:val="24"/>
        </w:rPr>
        <w:pPrChange w:id="175" w:author="Brian Olea" w:date="2023-10-16T12:17:00Z">
          <w:pPr>
            <w:pStyle w:val="BodyText"/>
            <w:spacing w:before="8"/>
          </w:pPr>
        </w:pPrChange>
      </w:pPr>
    </w:p>
    <w:p w14:paraId="17D9367B" w14:textId="3B86CE96" w:rsidR="00B40818" w:rsidRPr="00B40818" w:rsidRDefault="00B40818" w:rsidP="00B40818">
      <w:pPr>
        <w:rPr>
          <w:ins w:id="176" w:author="Brian Olea" w:date="2023-10-16T12:15:00Z"/>
          <w:rFonts w:asciiTheme="minorHAnsi" w:hAnsiTheme="minorHAnsi" w:cstheme="minorHAnsi"/>
          <w:sz w:val="24"/>
          <w:szCs w:val="24"/>
        </w:rPr>
        <w:pPrChange w:id="177" w:author="Brian Olea" w:date="2023-10-16T12:17:00Z">
          <w:pPr>
            <w:pStyle w:val="ListParagraph"/>
            <w:widowControl w:val="0"/>
            <w:numPr>
              <w:ilvl w:val="1"/>
              <w:numId w:val="43"/>
            </w:numPr>
            <w:tabs>
              <w:tab w:val="left" w:pos="1540"/>
              <w:tab w:val="left" w:pos="1541"/>
            </w:tabs>
            <w:autoSpaceDE w:val="0"/>
            <w:autoSpaceDN w:val="0"/>
            <w:ind w:left="1540" w:right="1088" w:hanging="720"/>
          </w:pPr>
        </w:pPrChange>
      </w:pPr>
      <w:ins w:id="178" w:author="Brian Olea" w:date="2023-10-16T12:15:00Z">
        <w:r w:rsidRPr="00B40818">
          <w:rPr>
            <w:rFonts w:asciiTheme="minorHAnsi" w:hAnsiTheme="minorHAnsi" w:cstheme="minorHAnsi"/>
            <w:sz w:val="24"/>
            <w:szCs w:val="24"/>
          </w:rPr>
          <w:t xml:space="preserve">After an order is entered </w:t>
        </w:r>
      </w:ins>
      <w:ins w:id="179" w:author="Brian Olea" w:date="2023-10-16T12:18:00Z">
        <w:r>
          <w:rPr>
            <w:rFonts w:asciiTheme="minorHAnsi" w:hAnsiTheme="minorHAnsi" w:cstheme="minorHAnsi"/>
            <w:sz w:val="24"/>
            <w:szCs w:val="24"/>
          </w:rPr>
          <w:t>into</w:t>
        </w:r>
      </w:ins>
      <w:ins w:id="180" w:author="Brian Olea" w:date="2023-10-16T12:15:00Z">
        <w:r w:rsidRPr="00B40818">
          <w:rPr>
            <w:rFonts w:asciiTheme="minorHAnsi" w:hAnsiTheme="minorHAnsi" w:cstheme="minorHAnsi"/>
            <w:sz w:val="24"/>
            <w:szCs w:val="24"/>
          </w:rPr>
          <w:t xml:space="preserve"> the system, or a quote is converted to an order, the order</w:t>
        </w:r>
        <w:r w:rsidRPr="00B40818">
          <w:rPr>
            <w:rFonts w:asciiTheme="minorHAnsi" w:hAnsiTheme="minorHAnsi" w:cstheme="minorHAnsi"/>
            <w:sz w:val="24"/>
            <w:szCs w:val="24"/>
            <w:rPrChange w:id="181" w:author="Brian Olea" w:date="2023-10-16T12:17:00Z">
              <w:rPr>
                <w:rFonts w:asciiTheme="minorHAnsi" w:hAnsiTheme="minorHAnsi" w:cstheme="minorHAnsi"/>
                <w:spacing w:val="-5"/>
                <w:sz w:val="24"/>
                <w:szCs w:val="24"/>
              </w:rPr>
            </w:rPrChange>
          </w:rPr>
          <w:t xml:space="preserve"> </w:t>
        </w:r>
        <w:r w:rsidRPr="00B40818">
          <w:rPr>
            <w:rFonts w:asciiTheme="minorHAnsi" w:hAnsiTheme="minorHAnsi" w:cstheme="minorHAnsi"/>
            <w:sz w:val="24"/>
            <w:szCs w:val="24"/>
          </w:rPr>
          <w:t>moves</w:t>
        </w:r>
        <w:r w:rsidRPr="00B40818">
          <w:rPr>
            <w:rFonts w:asciiTheme="minorHAnsi" w:hAnsiTheme="minorHAnsi" w:cstheme="minorHAnsi"/>
            <w:sz w:val="24"/>
            <w:szCs w:val="24"/>
            <w:rPrChange w:id="182"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through</w:t>
        </w:r>
        <w:r w:rsidRPr="00B40818">
          <w:rPr>
            <w:rFonts w:asciiTheme="minorHAnsi" w:hAnsiTheme="minorHAnsi" w:cstheme="minorHAnsi"/>
            <w:sz w:val="24"/>
            <w:szCs w:val="24"/>
            <w:rPrChange w:id="183"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the</w:t>
        </w:r>
        <w:r w:rsidRPr="00B40818">
          <w:rPr>
            <w:rFonts w:asciiTheme="minorHAnsi" w:hAnsiTheme="minorHAnsi" w:cstheme="minorHAnsi"/>
            <w:sz w:val="24"/>
            <w:szCs w:val="24"/>
            <w:rPrChange w:id="184" w:author="Brian Olea" w:date="2023-10-16T12:17:00Z">
              <w:rPr>
                <w:rFonts w:asciiTheme="minorHAnsi" w:hAnsiTheme="minorHAnsi" w:cstheme="minorHAnsi"/>
                <w:spacing w:val="-3"/>
                <w:sz w:val="24"/>
                <w:szCs w:val="24"/>
              </w:rPr>
            </w:rPrChange>
          </w:rPr>
          <w:t xml:space="preserve"> </w:t>
        </w:r>
        <w:r w:rsidRPr="00B40818">
          <w:rPr>
            <w:rFonts w:asciiTheme="minorHAnsi" w:hAnsiTheme="minorHAnsi" w:cstheme="minorHAnsi"/>
            <w:sz w:val="24"/>
            <w:szCs w:val="24"/>
          </w:rPr>
          <w:t>credit</w:t>
        </w:r>
        <w:r w:rsidRPr="00B40818">
          <w:rPr>
            <w:rFonts w:asciiTheme="minorHAnsi" w:hAnsiTheme="minorHAnsi" w:cstheme="minorHAnsi"/>
            <w:sz w:val="24"/>
            <w:szCs w:val="24"/>
            <w:rPrChange w:id="185"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approval</w:t>
        </w:r>
        <w:r w:rsidRPr="00B40818">
          <w:rPr>
            <w:rFonts w:asciiTheme="minorHAnsi" w:hAnsiTheme="minorHAnsi" w:cstheme="minorHAnsi"/>
            <w:sz w:val="24"/>
            <w:szCs w:val="24"/>
            <w:rPrChange w:id="186"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process</w:t>
        </w:r>
        <w:r w:rsidRPr="00B40818">
          <w:rPr>
            <w:rFonts w:asciiTheme="minorHAnsi" w:hAnsiTheme="minorHAnsi" w:cstheme="minorHAnsi"/>
            <w:sz w:val="24"/>
            <w:szCs w:val="24"/>
            <w:rPrChange w:id="187"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and</w:t>
        </w:r>
        <w:r w:rsidRPr="00B40818">
          <w:rPr>
            <w:rFonts w:asciiTheme="minorHAnsi" w:hAnsiTheme="minorHAnsi" w:cstheme="minorHAnsi"/>
            <w:sz w:val="24"/>
            <w:szCs w:val="24"/>
            <w:rPrChange w:id="188"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then</w:t>
        </w:r>
        <w:r w:rsidRPr="00B40818">
          <w:rPr>
            <w:rFonts w:asciiTheme="minorHAnsi" w:hAnsiTheme="minorHAnsi" w:cstheme="minorHAnsi"/>
            <w:sz w:val="24"/>
            <w:szCs w:val="24"/>
            <w:rPrChange w:id="189"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prints</w:t>
        </w:r>
        <w:r w:rsidRPr="00B40818">
          <w:rPr>
            <w:rFonts w:asciiTheme="minorHAnsi" w:hAnsiTheme="minorHAnsi" w:cstheme="minorHAnsi"/>
            <w:sz w:val="24"/>
            <w:szCs w:val="24"/>
            <w:rPrChange w:id="190"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in</w:t>
        </w:r>
        <w:r w:rsidRPr="00B40818">
          <w:rPr>
            <w:rFonts w:asciiTheme="minorHAnsi" w:hAnsiTheme="minorHAnsi" w:cstheme="minorHAnsi"/>
            <w:sz w:val="24"/>
            <w:szCs w:val="24"/>
            <w:rPrChange w:id="191"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the</w:t>
        </w:r>
        <w:r w:rsidRPr="00B40818">
          <w:rPr>
            <w:rFonts w:asciiTheme="minorHAnsi" w:hAnsiTheme="minorHAnsi" w:cstheme="minorHAnsi"/>
            <w:sz w:val="24"/>
            <w:szCs w:val="24"/>
            <w:rPrChange w:id="192" w:author="Brian Olea" w:date="2023-10-16T12:17:00Z">
              <w:rPr>
                <w:rFonts w:asciiTheme="minorHAnsi" w:hAnsiTheme="minorHAnsi" w:cstheme="minorHAnsi"/>
                <w:spacing w:val="-5"/>
                <w:sz w:val="24"/>
                <w:szCs w:val="24"/>
              </w:rPr>
            </w:rPrChange>
          </w:rPr>
          <w:t xml:space="preserve"> </w:t>
        </w:r>
        <w:r w:rsidRPr="00B40818">
          <w:rPr>
            <w:rFonts w:asciiTheme="minorHAnsi" w:hAnsiTheme="minorHAnsi" w:cstheme="minorHAnsi"/>
            <w:sz w:val="24"/>
            <w:szCs w:val="24"/>
          </w:rPr>
          <w:t>warehouse for</w:t>
        </w:r>
        <w:r w:rsidRPr="00B40818">
          <w:rPr>
            <w:rFonts w:asciiTheme="minorHAnsi" w:hAnsiTheme="minorHAnsi" w:cstheme="minorHAnsi"/>
            <w:sz w:val="24"/>
            <w:szCs w:val="24"/>
            <w:rPrChange w:id="193" w:author="Brian Olea" w:date="2023-10-16T12:17:00Z">
              <w:rPr>
                <w:rFonts w:asciiTheme="minorHAnsi" w:hAnsiTheme="minorHAnsi" w:cstheme="minorHAnsi"/>
                <w:spacing w:val="-1"/>
                <w:sz w:val="24"/>
                <w:szCs w:val="24"/>
              </w:rPr>
            </w:rPrChange>
          </w:rPr>
          <w:t xml:space="preserve"> </w:t>
        </w:r>
        <w:r w:rsidRPr="00B40818">
          <w:rPr>
            <w:rFonts w:asciiTheme="minorHAnsi" w:hAnsiTheme="minorHAnsi" w:cstheme="minorHAnsi"/>
            <w:sz w:val="24"/>
            <w:szCs w:val="24"/>
          </w:rPr>
          <w:t>processing</w:t>
        </w:r>
        <w:r w:rsidRPr="00B40818">
          <w:rPr>
            <w:rFonts w:asciiTheme="minorHAnsi" w:hAnsiTheme="minorHAnsi" w:cstheme="minorHAnsi"/>
            <w:sz w:val="24"/>
            <w:szCs w:val="24"/>
            <w:rPrChange w:id="194" w:author="Brian Olea" w:date="2023-10-16T12:17:00Z">
              <w:rPr>
                <w:rFonts w:asciiTheme="minorHAnsi" w:hAnsiTheme="minorHAnsi" w:cstheme="minorHAnsi"/>
                <w:spacing w:val="-1"/>
                <w:sz w:val="24"/>
                <w:szCs w:val="24"/>
              </w:rPr>
            </w:rPrChange>
          </w:rPr>
          <w:t xml:space="preserve"> </w:t>
        </w:r>
        <w:r w:rsidRPr="00B40818">
          <w:rPr>
            <w:rFonts w:asciiTheme="minorHAnsi" w:hAnsiTheme="minorHAnsi" w:cstheme="minorHAnsi"/>
            <w:sz w:val="24"/>
            <w:szCs w:val="24"/>
          </w:rPr>
          <w:t>if approved. Consult the Credit Team if any</w:t>
        </w:r>
        <w:r w:rsidRPr="00B40818">
          <w:rPr>
            <w:rFonts w:asciiTheme="minorHAnsi" w:hAnsiTheme="minorHAnsi" w:cstheme="minorHAnsi"/>
            <w:sz w:val="24"/>
            <w:szCs w:val="24"/>
            <w:rPrChange w:id="195" w:author="Brian Olea" w:date="2023-10-16T12:17:00Z">
              <w:rPr>
                <w:rFonts w:asciiTheme="minorHAnsi" w:hAnsiTheme="minorHAnsi" w:cstheme="minorHAnsi"/>
                <w:spacing w:val="-3"/>
                <w:sz w:val="24"/>
                <w:szCs w:val="24"/>
              </w:rPr>
            </w:rPrChange>
          </w:rPr>
          <w:t xml:space="preserve"> </w:t>
        </w:r>
        <w:r w:rsidRPr="00B40818">
          <w:rPr>
            <w:rFonts w:asciiTheme="minorHAnsi" w:hAnsiTheme="minorHAnsi" w:cstheme="minorHAnsi"/>
            <w:sz w:val="24"/>
            <w:szCs w:val="24"/>
          </w:rPr>
          <w:t>delay</w:t>
        </w:r>
        <w:r w:rsidRPr="00B40818">
          <w:rPr>
            <w:rFonts w:asciiTheme="minorHAnsi" w:hAnsiTheme="minorHAnsi" w:cstheme="minorHAnsi"/>
            <w:sz w:val="24"/>
            <w:szCs w:val="24"/>
            <w:rPrChange w:id="196" w:author="Brian Olea" w:date="2023-10-16T12:17:00Z">
              <w:rPr>
                <w:rFonts w:asciiTheme="minorHAnsi" w:hAnsiTheme="minorHAnsi" w:cstheme="minorHAnsi"/>
                <w:spacing w:val="-3"/>
                <w:sz w:val="24"/>
                <w:szCs w:val="24"/>
              </w:rPr>
            </w:rPrChange>
          </w:rPr>
          <w:t xml:space="preserve"> </w:t>
        </w:r>
        <w:r w:rsidRPr="00B40818">
          <w:rPr>
            <w:rFonts w:asciiTheme="minorHAnsi" w:hAnsiTheme="minorHAnsi" w:cstheme="minorHAnsi"/>
            <w:sz w:val="24"/>
            <w:szCs w:val="24"/>
          </w:rPr>
          <w:t>will affect your required delivery dates or times.</w:t>
        </w:r>
      </w:ins>
    </w:p>
    <w:p w14:paraId="030BC795" w14:textId="77777777" w:rsidR="00B40818" w:rsidRPr="00B40818" w:rsidRDefault="00B40818" w:rsidP="00B40818">
      <w:pPr>
        <w:rPr>
          <w:ins w:id="197" w:author="Brian Olea" w:date="2023-10-16T12:15:00Z"/>
          <w:rFonts w:asciiTheme="minorHAnsi" w:hAnsiTheme="minorHAnsi" w:cstheme="minorHAnsi"/>
          <w:sz w:val="24"/>
          <w:szCs w:val="24"/>
        </w:rPr>
        <w:pPrChange w:id="198" w:author="Brian Olea" w:date="2023-10-16T12:17:00Z">
          <w:pPr>
            <w:pStyle w:val="BodyText"/>
            <w:spacing w:before="10"/>
          </w:pPr>
        </w:pPrChange>
      </w:pPr>
    </w:p>
    <w:p w14:paraId="37BEA53E" w14:textId="0DC420D3" w:rsidR="00B40818" w:rsidRPr="00B40818" w:rsidRDefault="00B40818" w:rsidP="00B40818">
      <w:pPr>
        <w:rPr>
          <w:ins w:id="199" w:author="Brian Olea" w:date="2023-10-16T12:15:00Z"/>
          <w:rFonts w:asciiTheme="minorHAnsi" w:hAnsiTheme="minorHAnsi" w:cstheme="minorHAnsi"/>
          <w:sz w:val="24"/>
          <w:szCs w:val="24"/>
        </w:rPr>
        <w:pPrChange w:id="200" w:author="Brian Olea" w:date="2023-10-16T12:19:00Z">
          <w:pPr>
            <w:pStyle w:val="BodyText"/>
            <w:ind w:left="1540" w:right="994"/>
          </w:pPr>
        </w:pPrChange>
      </w:pPr>
      <w:ins w:id="201" w:author="Brian Olea" w:date="2023-10-16T12:15:00Z">
        <w:r w:rsidRPr="00B40818">
          <w:rPr>
            <w:rFonts w:asciiTheme="minorHAnsi" w:hAnsiTheme="minorHAnsi" w:cstheme="minorHAnsi"/>
            <w:sz w:val="24"/>
            <w:szCs w:val="24"/>
          </w:rPr>
          <w:t xml:space="preserve">Confirmed quotes, customer Purchase Orders, and all other </w:t>
        </w:r>
      </w:ins>
      <w:ins w:id="202" w:author="Brian Olea" w:date="2023-10-16T12:18:00Z">
        <w:r>
          <w:rPr>
            <w:rFonts w:asciiTheme="minorHAnsi" w:hAnsiTheme="minorHAnsi" w:cstheme="minorHAnsi"/>
            <w:sz w:val="24"/>
            <w:szCs w:val="24"/>
          </w:rPr>
          <w:t>backups</w:t>
        </w:r>
      </w:ins>
      <w:ins w:id="203" w:author="Brian Olea" w:date="2023-10-16T12:15:00Z">
        <w:r w:rsidRPr="00B40818">
          <w:rPr>
            <w:rFonts w:asciiTheme="minorHAnsi" w:hAnsiTheme="minorHAnsi" w:cstheme="minorHAnsi"/>
            <w:sz w:val="24"/>
            <w:szCs w:val="24"/>
          </w:rPr>
          <w:t xml:space="preserve"> to an order’s transactions are to be marked with the appropriate order number</w:t>
        </w:r>
        <w:r w:rsidRPr="00B40818">
          <w:rPr>
            <w:rFonts w:asciiTheme="minorHAnsi" w:hAnsiTheme="minorHAnsi" w:cstheme="minorHAnsi"/>
            <w:sz w:val="24"/>
            <w:szCs w:val="24"/>
          </w:rPr>
          <w:t xml:space="preserve"> attached to the Sales</w:t>
        </w:r>
        <w:r w:rsidRPr="00B40818">
          <w:rPr>
            <w:rFonts w:asciiTheme="minorHAnsi" w:hAnsiTheme="minorHAnsi" w:cstheme="minorHAnsi"/>
            <w:sz w:val="24"/>
            <w:szCs w:val="24"/>
            <w:rPrChange w:id="204"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Orders</w:t>
        </w:r>
        <w:r w:rsidRPr="00B40818">
          <w:rPr>
            <w:rFonts w:asciiTheme="minorHAnsi" w:hAnsiTheme="minorHAnsi" w:cstheme="minorHAnsi"/>
            <w:sz w:val="24"/>
            <w:szCs w:val="24"/>
            <w:rPrChange w:id="205"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in</w:t>
        </w:r>
        <w:r w:rsidRPr="00B40818">
          <w:rPr>
            <w:rFonts w:asciiTheme="minorHAnsi" w:hAnsiTheme="minorHAnsi" w:cstheme="minorHAnsi"/>
            <w:sz w:val="24"/>
            <w:szCs w:val="24"/>
            <w:rPrChange w:id="206"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Related</w:t>
        </w:r>
        <w:r w:rsidRPr="00B40818">
          <w:rPr>
            <w:rFonts w:asciiTheme="minorHAnsi" w:hAnsiTheme="minorHAnsi" w:cstheme="minorHAnsi"/>
            <w:sz w:val="24"/>
            <w:szCs w:val="24"/>
            <w:rPrChange w:id="207" w:author="Brian Olea" w:date="2023-10-16T12:17:00Z">
              <w:rPr>
                <w:rFonts w:asciiTheme="minorHAnsi" w:hAnsiTheme="minorHAnsi" w:cstheme="minorHAnsi"/>
                <w:spacing w:val="-2"/>
                <w:sz w:val="24"/>
                <w:szCs w:val="24"/>
              </w:rPr>
            </w:rPrChange>
          </w:rPr>
          <w:t xml:space="preserve"> </w:t>
        </w:r>
        <w:r w:rsidRPr="00B40818">
          <w:rPr>
            <w:rFonts w:asciiTheme="minorHAnsi" w:hAnsiTheme="minorHAnsi" w:cstheme="minorHAnsi"/>
            <w:sz w:val="24"/>
            <w:szCs w:val="24"/>
          </w:rPr>
          <w:t>Documents.</w:t>
        </w:r>
        <w:r w:rsidRPr="00B40818">
          <w:rPr>
            <w:rFonts w:asciiTheme="minorHAnsi" w:hAnsiTheme="minorHAnsi" w:cstheme="minorHAnsi"/>
            <w:sz w:val="24"/>
            <w:szCs w:val="24"/>
            <w:rPrChange w:id="208" w:author="Brian Olea" w:date="2023-10-16T12:17:00Z">
              <w:rPr>
                <w:rFonts w:asciiTheme="minorHAnsi" w:hAnsiTheme="minorHAnsi" w:cstheme="minorHAnsi"/>
                <w:spacing w:val="-4"/>
                <w:sz w:val="24"/>
                <w:szCs w:val="24"/>
              </w:rPr>
            </w:rPrChange>
          </w:rPr>
          <w:t xml:space="preserve"> </w:t>
        </w:r>
      </w:ins>
      <w:ins w:id="209" w:author="Brian Olea" w:date="2023-10-16T12:18:00Z">
        <w:r>
          <w:rPr>
            <w:rFonts w:asciiTheme="minorHAnsi" w:hAnsiTheme="minorHAnsi" w:cstheme="minorHAnsi"/>
            <w:sz w:val="24"/>
            <w:szCs w:val="24"/>
          </w:rPr>
          <w:t>A hard</w:t>
        </w:r>
      </w:ins>
      <w:ins w:id="210" w:author="Brian Olea" w:date="2023-10-16T12:15:00Z">
        <w:r w:rsidRPr="00B40818">
          <w:rPr>
            <w:rFonts w:asciiTheme="minorHAnsi" w:hAnsiTheme="minorHAnsi" w:cstheme="minorHAnsi"/>
            <w:sz w:val="24"/>
            <w:szCs w:val="24"/>
            <w:rPrChange w:id="211" w:author="Brian Olea" w:date="2023-10-16T12:17:00Z">
              <w:rPr>
                <w:rFonts w:asciiTheme="minorHAnsi" w:hAnsiTheme="minorHAnsi" w:cstheme="minorHAnsi"/>
                <w:spacing w:val="-3"/>
                <w:sz w:val="24"/>
                <w:szCs w:val="24"/>
              </w:rPr>
            </w:rPrChange>
          </w:rPr>
          <w:t xml:space="preserve"> </w:t>
        </w:r>
        <w:r w:rsidRPr="00B40818">
          <w:rPr>
            <w:rFonts w:asciiTheme="minorHAnsi" w:hAnsiTheme="minorHAnsi" w:cstheme="minorHAnsi"/>
            <w:sz w:val="24"/>
            <w:szCs w:val="24"/>
          </w:rPr>
          <w:t>copy</w:t>
        </w:r>
        <w:r w:rsidRPr="00B40818">
          <w:rPr>
            <w:rFonts w:asciiTheme="minorHAnsi" w:hAnsiTheme="minorHAnsi" w:cstheme="minorHAnsi"/>
            <w:sz w:val="24"/>
            <w:szCs w:val="24"/>
            <w:rPrChange w:id="212" w:author="Brian Olea" w:date="2023-10-16T12:17:00Z">
              <w:rPr>
                <w:rFonts w:asciiTheme="minorHAnsi" w:hAnsiTheme="minorHAnsi" w:cstheme="minorHAnsi"/>
                <w:spacing w:val="-9"/>
                <w:sz w:val="24"/>
                <w:szCs w:val="24"/>
              </w:rPr>
            </w:rPrChange>
          </w:rPr>
          <w:t xml:space="preserve"> </w:t>
        </w:r>
        <w:r w:rsidRPr="00B40818">
          <w:rPr>
            <w:rFonts w:asciiTheme="minorHAnsi" w:hAnsiTheme="minorHAnsi" w:cstheme="minorHAnsi"/>
            <w:sz w:val="24"/>
            <w:szCs w:val="24"/>
          </w:rPr>
          <w:t>of</w:t>
        </w:r>
        <w:r w:rsidRPr="00B40818">
          <w:rPr>
            <w:rFonts w:asciiTheme="minorHAnsi" w:hAnsiTheme="minorHAnsi" w:cstheme="minorHAnsi"/>
            <w:sz w:val="24"/>
            <w:szCs w:val="24"/>
            <w:rPrChange w:id="213" w:author="Brian Olea" w:date="2023-10-16T12:17:00Z">
              <w:rPr>
                <w:rFonts w:asciiTheme="minorHAnsi" w:hAnsiTheme="minorHAnsi" w:cstheme="minorHAnsi"/>
                <w:spacing w:val="-4"/>
                <w:sz w:val="24"/>
                <w:szCs w:val="24"/>
              </w:rPr>
            </w:rPrChange>
          </w:rPr>
          <w:t xml:space="preserve"> </w:t>
        </w:r>
      </w:ins>
      <w:ins w:id="214" w:author="Brian Olea" w:date="2023-10-16T12:18:00Z">
        <w:r>
          <w:rPr>
            <w:rFonts w:asciiTheme="minorHAnsi" w:hAnsiTheme="minorHAnsi" w:cstheme="minorHAnsi"/>
            <w:sz w:val="24"/>
            <w:szCs w:val="24"/>
          </w:rPr>
          <w:t xml:space="preserve">the </w:t>
        </w:r>
      </w:ins>
      <w:ins w:id="215" w:author="Brian Olea" w:date="2023-10-16T12:15:00Z">
        <w:r w:rsidRPr="00B40818">
          <w:rPr>
            <w:rFonts w:asciiTheme="minorHAnsi" w:hAnsiTheme="minorHAnsi" w:cstheme="minorHAnsi"/>
            <w:sz w:val="24"/>
            <w:szCs w:val="24"/>
          </w:rPr>
          <w:t>customer’s</w:t>
        </w:r>
        <w:r w:rsidRPr="00B40818">
          <w:rPr>
            <w:rFonts w:asciiTheme="minorHAnsi" w:hAnsiTheme="minorHAnsi" w:cstheme="minorHAnsi"/>
            <w:sz w:val="24"/>
            <w:szCs w:val="24"/>
            <w:rPrChange w:id="216" w:author="Brian Olea" w:date="2023-10-16T12:17:00Z">
              <w:rPr>
                <w:rFonts w:asciiTheme="minorHAnsi" w:hAnsiTheme="minorHAnsi" w:cstheme="minorHAnsi"/>
                <w:spacing w:val="-5"/>
                <w:sz w:val="24"/>
                <w:szCs w:val="24"/>
              </w:rPr>
            </w:rPrChange>
          </w:rPr>
          <w:t xml:space="preserve"> </w:t>
        </w:r>
      </w:ins>
      <w:ins w:id="217" w:author="Brian Olea" w:date="2023-10-16T12:18:00Z">
        <w:r>
          <w:rPr>
            <w:rFonts w:asciiTheme="minorHAnsi" w:hAnsiTheme="minorHAnsi" w:cstheme="minorHAnsi"/>
            <w:sz w:val="24"/>
            <w:szCs w:val="24"/>
          </w:rPr>
          <w:t>PO</w:t>
        </w:r>
      </w:ins>
      <w:ins w:id="218" w:author="Brian Olea" w:date="2023-10-16T12:15:00Z">
        <w:r w:rsidRPr="00B40818">
          <w:rPr>
            <w:rFonts w:asciiTheme="minorHAnsi" w:hAnsiTheme="minorHAnsi" w:cstheme="minorHAnsi"/>
            <w:sz w:val="24"/>
            <w:szCs w:val="24"/>
            <w:rPrChange w:id="219"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or</w:t>
        </w:r>
        <w:r w:rsidRPr="00B40818">
          <w:rPr>
            <w:rFonts w:asciiTheme="minorHAnsi" w:hAnsiTheme="minorHAnsi" w:cstheme="minorHAnsi"/>
            <w:sz w:val="24"/>
            <w:szCs w:val="24"/>
            <w:rPrChange w:id="220" w:author="Brian Olea" w:date="2023-10-16T12:17:00Z">
              <w:rPr>
                <w:rFonts w:asciiTheme="minorHAnsi" w:hAnsiTheme="minorHAnsi" w:cstheme="minorHAnsi"/>
                <w:spacing w:val="-3"/>
                <w:sz w:val="24"/>
                <w:szCs w:val="24"/>
              </w:rPr>
            </w:rPrChange>
          </w:rPr>
          <w:t xml:space="preserve"> </w:t>
        </w:r>
        <w:r w:rsidRPr="00B40818">
          <w:rPr>
            <w:rFonts w:asciiTheme="minorHAnsi" w:hAnsiTheme="minorHAnsi" w:cstheme="minorHAnsi"/>
            <w:sz w:val="24"/>
            <w:szCs w:val="24"/>
          </w:rPr>
          <w:t xml:space="preserve">confirmation may be </w:t>
        </w:r>
      </w:ins>
      <w:ins w:id="221" w:author="Brian Olea" w:date="2023-10-16T12:18:00Z">
        <w:r w:rsidRPr="00B40818">
          <w:rPr>
            <w:rFonts w:asciiTheme="minorHAnsi" w:hAnsiTheme="minorHAnsi" w:cstheme="minorHAnsi"/>
            <w:sz w:val="24"/>
            <w:szCs w:val="24"/>
          </w:rPr>
          <w:t>required,</w:t>
        </w:r>
      </w:ins>
      <w:ins w:id="222" w:author="Brian Olea" w:date="2023-10-16T12:15:00Z">
        <w:r w:rsidRPr="00B40818">
          <w:rPr>
            <w:rFonts w:asciiTheme="minorHAnsi" w:hAnsiTheme="minorHAnsi" w:cstheme="minorHAnsi"/>
            <w:sz w:val="24"/>
            <w:szCs w:val="24"/>
          </w:rPr>
          <w:t xml:space="preserve"> and different sales reps have different order size levels where</w:t>
        </w:r>
      </w:ins>
      <w:ins w:id="223" w:author="Brian Olea" w:date="2023-10-16T12:19:00Z">
        <w:r>
          <w:rPr>
            <w:rFonts w:asciiTheme="minorHAnsi" w:hAnsiTheme="minorHAnsi" w:cstheme="minorHAnsi"/>
            <w:sz w:val="24"/>
            <w:szCs w:val="24"/>
          </w:rPr>
          <w:t xml:space="preserve"> </w:t>
        </w:r>
      </w:ins>
      <w:ins w:id="224" w:author="Brian Olea" w:date="2023-10-16T12:15:00Z">
        <w:r w:rsidRPr="00B40818">
          <w:rPr>
            <w:rFonts w:asciiTheme="minorHAnsi" w:hAnsiTheme="minorHAnsi" w:cstheme="minorHAnsi"/>
            <w:sz w:val="24"/>
            <w:szCs w:val="24"/>
          </w:rPr>
          <w:t>they</w:t>
        </w:r>
        <w:r w:rsidRPr="00B40818">
          <w:rPr>
            <w:rFonts w:asciiTheme="minorHAnsi" w:hAnsiTheme="minorHAnsi" w:cstheme="minorHAnsi"/>
            <w:sz w:val="24"/>
            <w:szCs w:val="24"/>
            <w:rPrChange w:id="225" w:author="Brian Olea" w:date="2023-10-16T12:17:00Z">
              <w:rPr>
                <w:rFonts w:asciiTheme="minorHAnsi" w:hAnsiTheme="minorHAnsi" w:cstheme="minorHAnsi"/>
                <w:spacing w:val="-7"/>
                <w:sz w:val="24"/>
                <w:szCs w:val="24"/>
              </w:rPr>
            </w:rPrChange>
          </w:rPr>
          <w:t xml:space="preserve"> </w:t>
        </w:r>
        <w:r w:rsidRPr="00B40818">
          <w:rPr>
            <w:rFonts w:asciiTheme="minorHAnsi" w:hAnsiTheme="minorHAnsi" w:cstheme="minorHAnsi"/>
            <w:sz w:val="24"/>
            <w:szCs w:val="24"/>
          </w:rPr>
          <w:t>cannot</w:t>
        </w:r>
        <w:r w:rsidRPr="00B40818">
          <w:rPr>
            <w:rFonts w:asciiTheme="minorHAnsi" w:hAnsiTheme="minorHAnsi" w:cstheme="minorHAnsi"/>
            <w:sz w:val="24"/>
            <w:szCs w:val="24"/>
            <w:rPrChange w:id="226" w:author="Brian Olea" w:date="2023-10-16T12:17:00Z">
              <w:rPr>
                <w:rFonts w:asciiTheme="minorHAnsi" w:hAnsiTheme="minorHAnsi" w:cstheme="minorHAnsi"/>
                <w:spacing w:val="-5"/>
                <w:sz w:val="24"/>
                <w:szCs w:val="24"/>
              </w:rPr>
            </w:rPrChange>
          </w:rPr>
          <w:t xml:space="preserve"> </w:t>
        </w:r>
        <w:r w:rsidRPr="00B40818">
          <w:rPr>
            <w:rFonts w:asciiTheme="minorHAnsi" w:hAnsiTheme="minorHAnsi" w:cstheme="minorHAnsi"/>
            <w:sz w:val="24"/>
            <w:szCs w:val="24"/>
          </w:rPr>
          <w:t>complete</w:t>
        </w:r>
        <w:r w:rsidRPr="00B40818">
          <w:rPr>
            <w:rFonts w:asciiTheme="minorHAnsi" w:hAnsiTheme="minorHAnsi" w:cstheme="minorHAnsi"/>
            <w:sz w:val="24"/>
            <w:szCs w:val="24"/>
            <w:rPrChange w:id="227"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a</w:t>
        </w:r>
        <w:r w:rsidRPr="00B40818">
          <w:rPr>
            <w:rFonts w:asciiTheme="minorHAnsi" w:hAnsiTheme="minorHAnsi" w:cstheme="minorHAnsi"/>
            <w:sz w:val="24"/>
            <w:szCs w:val="24"/>
            <w:rPrChange w:id="228" w:author="Brian Olea" w:date="2023-10-16T12:17:00Z">
              <w:rPr>
                <w:rFonts w:asciiTheme="minorHAnsi" w:hAnsiTheme="minorHAnsi" w:cstheme="minorHAnsi"/>
                <w:spacing w:val="-5"/>
                <w:sz w:val="24"/>
                <w:szCs w:val="24"/>
              </w:rPr>
            </w:rPrChange>
          </w:rPr>
          <w:t xml:space="preserve"> </w:t>
        </w:r>
        <w:r w:rsidRPr="00B40818">
          <w:rPr>
            <w:rFonts w:asciiTheme="minorHAnsi" w:hAnsiTheme="minorHAnsi" w:cstheme="minorHAnsi"/>
            <w:sz w:val="24"/>
            <w:szCs w:val="24"/>
          </w:rPr>
          <w:t>customer’s</w:t>
        </w:r>
        <w:r w:rsidRPr="00B40818">
          <w:rPr>
            <w:rFonts w:asciiTheme="minorHAnsi" w:hAnsiTheme="minorHAnsi" w:cstheme="minorHAnsi"/>
            <w:sz w:val="24"/>
            <w:szCs w:val="24"/>
            <w:rPrChange w:id="229" w:author="Brian Olea" w:date="2023-10-16T12:17:00Z">
              <w:rPr>
                <w:rFonts w:asciiTheme="minorHAnsi" w:hAnsiTheme="minorHAnsi" w:cstheme="minorHAnsi"/>
                <w:spacing w:val="-6"/>
                <w:sz w:val="24"/>
                <w:szCs w:val="24"/>
              </w:rPr>
            </w:rPrChange>
          </w:rPr>
          <w:t xml:space="preserve"> </w:t>
        </w:r>
        <w:r w:rsidRPr="00B40818">
          <w:rPr>
            <w:rFonts w:asciiTheme="minorHAnsi" w:hAnsiTheme="minorHAnsi" w:cstheme="minorHAnsi"/>
            <w:sz w:val="24"/>
            <w:szCs w:val="24"/>
          </w:rPr>
          <w:t>order</w:t>
        </w:r>
        <w:r w:rsidRPr="00B40818">
          <w:rPr>
            <w:rFonts w:asciiTheme="minorHAnsi" w:hAnsiTheme="minorHAnsi" w:cstheme="minorHAnsi"/>
            <w:sz w:val="24"/>
            <w:szCs w:val="24"/>
            <w:rPrChange w:id="230" w:author="Brian Olea" w:date="2023-10-16T12:17:00Z">
              <w:rPr>
                <w:rFonts w:asciiTheme="minorHAnsi" w:hAnsiTheme="minorHAnsi" w:cstheme="minorHAnsi"/>
                <w:spacing w:val="-4"/>
                <w:sz w:val="24"/>
                <w:szCs w:val="24"/>
              </w:rPr>
            </w:rPrChange>
          </w:rPr>
          <w:t xml:space="preserve"> </w:t>
        </w:r>
        <w:r w:rsidRPr="00B40818">
          <w:rPr>
            <w:rFonts w:asciiTheme="minorHAnsi" w:hAnsiTheme="minorHAnsi" w:cstheme="minorHAnsi"/>
            <w:sz w:val="24"/>
            <w:szCs w:val="24"/>
          </w:rPr>
          <w:t>without</w:t>
        </w:r>
        <w:r w:rsidRPr="00B40818">
          <w:rPr>
            <w:rFonts w:asciiTheme="minorHAnsi" w:hAnsiTheme="minorHAnsi" w:cstheme="minorHAnsi"/>
            <w:sz w:val="24"/>
            <w:szCs w:val="24"/>
            <w:rPrChange w:id="231" w:author="Brian Olea" w:date="2023-10-16T12:17:00Z">
              <w:rPr>
                <w:rFonts w:asciiTheme="minorHAnsi" w:hAnsiTheme="minorHAnsi" w:cstheme="minorHAnsi"/>
                <w:spacing w:val="-5"/>
                <w:sz w:val="24"/>
                <w:szCs w:val="24"/>
              </w:rPr>
            </w:rPrChange>
          </w:rPr>
          <w:t xml:space="preserve"> </w:t>
        </w:r>
        <w:r w:rsidRPr="00B40818">
          <w:rPr>
            <w:rFonts w:asciiTheme="minorHAnsi" w:hAnsiTheme="minorHAnsi" w:cstheme="minorHAnsi"/>
            <w:sz w:val="24"/>
            <w:szCs w:val="24"/>
          </w:rPr>
          <w:t>written</w:t>
        </w:r>
        <w:r w:rsidRPr="00B40818">
          <w:rPr>
            <w:rFonts w:asciiTheme="minorHAnsi" w:hAnsiTheme="minorHAnsi" w:cstheme="minorHAnsi"/>
            <w:sz w:val="24"/>
            <w:szCs w:val="24"/>
            <w:rPrChange w:id="232" w:author="Brian Olea" w:date="2023-10-16T12:17:00Z">
              <w:rPr>
                <w:rFonts w:asciiTheme="minorHAnsi" w:hAnsiTheme="minorHAnsi" w:cstheme="minorHAnsi"/>
                <w:spacing w:val="-5"/>
                <w:sz w:val="24"/>
                <w:szCs w:val="24"/>
              </w:rPr>
            </w:rPrChange>
          </w:rPr>
          <w:t xml:space="preserve"> </w:t>
        </w:r>
        <w:r w:rsidRPr="00B40818">
          <w:rPr>
            <w:rFonts w:asciiTheme="minorHAnsi" w:hAnsiTheme="minorHAnsi" w:cstheme="minorHAnsi"/>
            <w:sz w:val="24"/>
            <w:szCs w:val="24"/>
          </w:rPr>
          <w:t>confirmation.</w:t>
        </w:r>
        <w:r w:rsidRPr="00B40818">
          <w:rPr>
            <w:rFonts w:asciiTheme="minorHAnsi" w:hAnsiTheme="minorHAnsi" w:cstheme="minorHAnsi"/>
            <w:sz w:val="24"/>
            <w:szCs w:val="24"/>
            <w:rPrChange w:id="233" w:author="Brian Olea" w:date="2023-10-16T12:17:00Z">
              <w:rPr>
                <w:rFonts w:asciiTheme="minorHAnsi" w:hAnsiTheme="minorHAnsi" w:cstheme="minorHAnsi"/>
                <w:spacing w:val="-5"/>
                <w:sz w:val="24"/>
                <w:szCs w:val="24"/>
              </w:rPr>
            </w:rPrChange>
          </w:rPr>
          <w:t xml:space="preserve"> </w:t>
        </w:r>
        <w:r w:rsidRPr="00B40818">
          <w:rPr>
            <w:rFonts w:asciiTheme="minorHAnsi" w:hAnsiTheme="minorHAnsi" w:cstheme="minorHAnsi"/>
            <w:sz w:val="24"/>
            <w:szCs w:val="24"/>
          </w:rPr>
          <w:t>These limits are set per branch policy.</w:t>
        </w:r>
      </w:ins>
    </w:p>
    <w:p w14:paraId="01CC797C" w14:textId="7F90DBA3" w:rsidR="00B40818" w:rsidRPr="00B40818" w:rsidDel="00B40818" w:rsidRDefault="00B40818" w:rsidP="00B40818">
      <w:pPr>
        <w:rPr>
          <w:del w:id="234" w:author="Brian Olea" w:date="2023-10-16T12:20:00Z"/>
          <w:rFonts w:asciiTheme="minorHAnsi" w:hAnsiTheme="minorHAnsi" w:cstheme="minorHAnsi"/>
          <w:sz w:val="24"/>
          <w:szCs w:val="24"/>
          <w:rPrChange w:id="235" w:author="Brian Olea" w:date="2023-10-16T12:19:00Z">
            <w:rPr>
              <w:del w:id="236" w:author="Brian Olea" w:date="2023-10-16T12:20:00Z"/>
              <w:b/>
              <w:bCs/>
              <w:sz w:val="26"/>
              <w:szCs w:val="26"/>
            </w:rPr>
          </w:rPrChange>
        </w:rPr>
        <w:pPrChange w:id="237" w:author="Brian Olea" w:date="2023-10-16T12:15:00Z">
          <w:pPr>
            <w:pStyle w:val="Heading1"/>
            <w:tabs>
              <w:tab w:val="clear" w:pos="3600"/>
              <w:tab w:val="clear" w:pos="5760"/>
              <w:tab w:val="clear" w:pos="7200"/>
            </w:tabs>
            <w:spacing w:after="120"/>
            <w:ind w:left="0"/>
          </w:pPr>
        </w:pPrChange>
      </w:pPr>
    </w:p>
    <w:tbl>
      <w:tblPr>
        <w:tblStyle w:val="TableGrid"/>
        <w:tblW w:w="10109" w:type="dxa"/>
        <w:jc w:val="center"/>
        <w:tblLook w:val="04A0" w:firstRow="1" w:lastRow="0" w:firstColumn="1" w:lastColumn="0" w:noHBand="0" w:noVBand="1"/>
      </w:tblPr>
      <w:tblGrid>
        <w:gridCol w:w="2143"/>
        <w:gridCol w:w="7966"/>
      </w:tblGrid>
      <w:tr w:rsidR="009E6EAD" w:rsidRPr="00B40818" w:rsidDel="00764140" w14:paraId="5EA63C32" w14:textId="6577C8A1" w:rsidTr="003A3DC7">
        <w:trPr>
          <w:jc w:val="center"/>
          <w:del w:id="238" w:author="Brian Olea" w:date="2023-10-16T12:11:00Z"/>
        </w:trPr>
        <w:tc>
          <w:tcPr>
            <w:tcW w:w="2143" w:type="dxa"/>
          </w:tcPr>
          <w:p w14:paraId="4FB590C4" w14:textId="624054BC" w:rsidR="009E6EAD" w:rsidRPr="00B40818" w:rsidDel="00764140" w:rsidRDefault="009E6EAD" w:rsidP="00B40818">
            <w:pPr>
              <w:rPr>
                <w:del w:id="239" w:author="Brian Olea" w:date="2023-10-16T12:11:00Z"/>
                <w:rFonts w:asciiTheme="minorHAnsi" w:hAnsiTheme="minorHAnsi" w:cstheme="minorHAnsi"/>
                <w:sz w:val="24"/>
                <w:szCs w:val="24"/>
                <w:rPrChange w:id="240" w:author="Brian Olea" w:date="2023-10-16T12:19:00Z">
                  <w:rPr>
                    <w:del w:id="241" w:author="Brian Olea" w:date="2023-10-16T12:11:00Z"/>
                    <w:rFonts w:ascii="Times New Roman" w:hAnsi="Times New Roman"/>
                    <w:sz w:val="25"/>
                    <w:szCs w:val="25"/>
                  </w:rPr>
                </w:rPrChange>
              </w:rPr>
              <w:pPrChange w:id="242" w:author="Brian Olea" w:date="2023-10-16T12:19:00Z">
                <w:pPr>
                  <w:pStyle w:val="ListParagraph"/>
                  <w:numPr>
                    <w:numId w:val="9"/>
                  </w:numPr>
                  <w:ind w:left="259" w:hanging="259"/>
                </w:pPr>
              </w:pPrChange>
            </w:pPr>
            <w:del w:id="243" w:author="Brian Olea" w:date="2023-10-16T12:11:00Z">
              <w:r w:rsidRPr="00B40818" w:rsidDel="00764140">
                <w:rPr>
                  <w:rFonts w:asciiTheme="minorHAnsi" w:hAnsiTheme="minorHAnsi" w:cstheme="minorHAnsi"/>
                  <w:sz w:val="24"/>
                  <w:szCs w:val="24"/>
                  <w:rPrChange w:id="244" w:author="Brian Olea" w:date="2023-10-16T12:19:00Z">
                    <w:rPr>
                      <w:rFonts w:ascii="Times New Roman" w:hAnsi="Times New Roman"/>
                      <w:sz w:val="25"/>
                      <w:szCs w:val="25"/>
                    </w:rPr>
                  </w:rPrChange>
                </w:rPr>
                <w:delText>Originator</w:delText>
              </w:r>
            </w:del>
          </w:p>
        </w:tc>
        <w:tc>
          <w:tcPr>
            <w:tcW w:w="7966" w:type="dxa"/>
          </w:tcPr>
          <w:p w14:paraId="037F89F2" w14:textId="5C39A5F4" w:rsidR="009E6EAD" w:rsidRPr="00B40818" w:rsidDel="00764140" w:rsidRDefault="009E6EAD" w:rsidP="00B40818">
            <w:pPr>
              <w:rPr>
                <w:del w:id="245" w:author="Brian Olea" w:date="2023-10-16T12:11:00Z"/>
                <w:rFonts w:asciiTheme="minorHAnsi" w:hAnsiTheme="minorHAnsi" w:cstheme="minorHAnsi"/>
                <w:sz w:val="24"/>
                <w:szCs w:val="24"/>
                <w:rPrChange w:id="246" w:author="Brian Olea" w:date="2023-10-16T12:19:00Z">
                  <w:rPr>
                    <w:del w:id="247" w:author="Brian Olea" w:date="2023-10-16T12:11:00Z"/>
                    <w:rFonts w:ascii="Times New Roman" w:hAnsi="Times New Roman"/>
                    <w:sz w:val="25"/>
                    <w:szCs w:val="25"/>
                  </w:rPr>
                </w:rPrChange>
              </w:rPr>
              <w:pPrChange w:id="248" w:author="Brian Olea" w:date="2023-10-16T12:19:00Z">
                <w:pPr/>
              </w:pPrChange>
            </w:pPr>
            <w:del w:id="249" w:author="Brian Olea" w:date="2023-10-16T12:11:00Z">
              <w:r w:rsidRPr="00B40818" w:rsidDel="00764140">
                <w:rPr>
                  <w:rFonts w:asciiTheme="minorHAnsi" w:hAnsiTheme="minorHAnsi" w:cstheme="minorHAnsi"/>
                  <w:sz w:val="24"/>
                  <w:szCs w:val="24"/>
                  <w:rPrChange w:id="250" w:author="Brian Olea" w:date="2023-10-16T12:19:00Z">
                    <w:rPr>
                      <w:rFonts w:ascii="Times New Roman" w:hAnsi="Times New Roman"/>
                      <w:sz w:val="25"/>
                      <w:szCs w:val="25"/>
                    </w:rPr>
                  </w:rPrChange>
                </w:rPr>
                <w:delText xml:space="preserve">Proposes change to IQ Process </w:delText>
              </w:r>
              <w:r w:rsidR="00713C6F" w:rsidRPr="00B40818" w:rsidDel="00764140">
                <w:rPr>
                  <w:rFonts w:asciiTheme="minorHAnsi" w:hAnsiTheme="minorHAnsi" w:cstheme="minorHAnsi"/>
                  <w:sz w:val="24"/>
                  <w:szCs w:val="24"/>
                  <w:rPrChange w:id="251" w:author="Brian Olea" w:date="2023-10-16T12:19:00Z">
                    <w:rPr>
                      <w:rFonts w:ascii="Times New Roman" w:hAnsi="Times New Roman"/>
                      <w:sz w:val="25"/>
                      <w:szCs w:val="25"/>
                    </w:rPr>
                  </w:rPrChange>
                </w:rPr>
                <w:delText>D</w:delText>
              </w:r>
              <w:r w:rsidRPr="00B40818" w:rsidDel="00764140">
                <w:rPr>
                  <w:rFonts w:asciiTheme="minorHAnsi" w:hAnsiTheme="minorHAnsi" w:cstheme="minorHAnsi"/>
                  <w:sz w:val="24"/>
                  <w:szCs w:val="24"/>
                  <w:rPrChange w:id="252" w:author="Brian Olea" w:date="2023-10-16T12:19:00Z">
                    <w:rPr>
                      <w:rFonts w:ascii="Times New Roman" w:hAnsi="Times New Roman"/>
                      <w:sz w:val="25"/>
                      <w:szCs w:val="25"/>
                    </w:rPr>
                  </w:rPrChange>
                </w:rPr>
                <w:delText xml:space="preserve">ocument or creation of new document to appropriate Process Owner. Document and </w:delText>
              </w:r>
              <w:r w:rsidR="005F5793" w:rsidRPr="00B40818" w:rsidDel="00764140">
                <w:rPr>
                  <w:rFonts w:asciiTheme="minorHAnsi" w:hAnsiTheme="minorHAnsi" w:cstheme="minorHAnsi"/>
                  <w:sz w:val="24"/>
                  <w:szCs w:val="24"/>
                  <w:rPrChange w:id="253" w:author="Brian Olea" w:date="2023-10-16T12:19:00Z">
                    <w:rPr>
                      <w:rFonts w:ascii="Times New Roman" w:hAnsi="Times New Roman"/>
                      <w:sz w:val="25"/>
                      <w:szCs w:val="25"/>
                    </w:rPr>
                  </w:rPrChange>
                </w:rPr>
                <w:delText>p</w:delText>
              </w:r>
              <w:r w:rsidRPr="00B40818" w:rsidDel="00764140">
                <w:rPr>
                  <w:rFonts w:asciiTheme="minorHAnsi" w:hAnsiTheme="minorHAnsi" w:cstheme="minorHAnsi"/>
                  <w:sz w:val="24"/>
                  <w:szCs w:val="24"/>
                  <w:rPrChange w:id="254" w:author="Brian Olea" w:date="2023-10-16T12:19:00Z">
                    <w:rPr>
                      <w:rFonts w:ascii="Times New Roman" w:hAnsi="Times New Roman"/>
                      <w:sz w:val="25"/>
                      <w:szCs w:val="25"/>
                    </w:rPr>
                  </w:rPrChange>
                </w:rPr>
                <w:delText>rocess changes can be proposed directly to Process Owner or via CARs and PIRs.</w:delText>
              </w:r>
            </w:del>
          </w:p>
          <w:p w14:paraId="4EDBBB1E" w14:textId="2AA05F61" w:rsidR="009E6EAD" w:rsidRPr="00B40818" w:rsidDel="00764140" w:rsidRDefault="009E6EAD" w:rsidP="00B40818">
            <w:pPr>
              <w:rPr>
                <w:del w:id="255" w:author="Brian Olea" w:date="2023-10-16T12:11:00Z"/>
                <w:rFonts w:asciiTheme="minorHAnsi" w:hAnsiTheme="minorHAnsi" w:cstheme="minorHAnsi"/>
                <w:sz w:val="24"/>
                <w:szCs w:val="24"/>
                <w:rPrChange w:id="256" w:author="Brian Olea" w:date="2023-10-16T12:19:00Z">
                  <w:rPr>
                    <w:del w:id="257" w:author="Brian Olea" w:date="2023-10-16T12:11:00Z"/>
                    <w:rFonts w:ascii="Times New Roman" w:hAnsi="Times New Roman"/>
                    <w:sz w:val="25"/>
                    <w:szCs w:val="25"/>
                  </w:rPr>
                </w:rPrChange>
              </w:rPr>
              <w:pPrChange w:id="258" w:author="Brian Olea" w:date="2023-10-16T12:19:00Z">
                <w:pPr>
                  <w:spacing w:line="80" w:lineRule="exact"/>
                </w:pPr>
              </w:pPrChange>
            </w:pPr>
          </w:p>
        </w:tc>
      </w:tr>
      <w:tr w:rsidR="009E6EAD" w:rsidRPr="00B40818" w:rsidDel="00764140" w14:paraId="6CF81D6B" w14:textId="718330DC" w:rsidTr="003A3DC7">
        <w:trPr>
          <w:jc w:val="center"/>
          <w:del w:id="259" w:author="Brian Olea" w:date="2023-10-16T12:11:00Z"/>
        </w:trPr>
        <w:tc>
          <w:tcPr>
            <w:tcW w:w="2143" w:type="dxa"/>
          </w:tcPr>
          <w:p w14:paraId="2A604340" w14:textId="48A8678C" w:rsidR="009E6EAD" w:rsidRPr="00B40818" w:rsidDel="00764140" w:rsidRDefault="00E41579" w:rsidP="00B40818">
            <w:pPr>
              <w:rPr>
                <w:del w:id="260" w:author="Brian Olea" w:date="2023-10-16T12:11:00Z"/>
                <w:rFonts w:asciiTheme="minorHAnsi" w:hAnsiTheme="minorHAnsi" w:cstheme="minorHAnsi"/>
                <w:sz w:val="24"/>
                <w:szCs w:val="24"/>
                <w:rPrChange w:id="261" w:author="Brian Olea" w:date="2023-10-16T12:19:00Z">
                  <w:rPr>
                    <w:del w:id="262" w:author="Brian Olea" w:date="2023-10-16T12:11:00Z"/>
                    <w:sz w:val="25"/>
                    <w:szCs w:val="25"/>
                  </w:rPr>
                </w:rPrChange>
              </w:rPr>
              <w:pPrChange w:id="263" w:author="Brian Olea" w:date="2023-10-16T12:19:00Z">
                <w:pPr>
                  <w:pStyle w:val="ListParagraph"/>
                  <w:numPr>
                    <w:numId w:val="9"/>
                  </w:numPr>
                  <w:ind w:left="259" w:hanging="259"/>
                </w:pPr>
              </w:pPrChange>
            </w:pPr>
            <w:del w:id="264" w:author="Brian Olea" w:date="2023-10-16T12:11:00Z">
              <w:r w:rsidRPr="00B40818" w:rsidDel="00764140">
                <w:rPr>
                  <w:rFonts w:asciiTheme="minorHAnsi" w:hAnsiTheme="minorHAnsi" w:cstheme="minorHAnsi"/>
                  <w:sz w:val="24"/>
                  <w:szCs w:val="24"/>
                  <w:rPrChange w:id="265" w:author="Brian Olea" w:date="2023-10-16T12:19:00Z">
                    <w:rPr>
                      <w:rFonts w:ascii="Times New Roman" w:hAnsi="Times New Roman"/>
                      <w:sz w:val="25"/>
                      <w:szCs w:val="25"/>
                    </w:rPr>
                  </w:rPrChange>
                </w:rPr>
                <w:delText>Process Owner</w:delText>
              </w:r>
            </w:del>
          </w:p>
        </w:tc>
        <w:tc>
          <w:tcPr>
            <w:tcW w:w="7966" w:type="dxa"/>
          </w:tcPr>
          <w:p w14:paraId="634C861D" w14:textId="0507833E" w:rsidR="009E6EAD" w:rsidRPr="00B40818" w:rsidDel="00764140" w:rsidRDefault="00E41579" w:rsidP="00B40818">
            <w:pPr>
              <w:rPr>
                <w:del w:id="266" w:author="Brian Olea" w:date="2023-10-16T12:11:00Z"/>
                <w:rFonts w:asciiTheme="minorHAnsi" w:hAnsiTheme="minorHAnsi" w:cstheme="minorHAnsi"/>
                <w:sz w:val="24"/>
                <w:szCs w:val="24"/>
                <w:rPrChange w:id="267" w:author="Brian Olea" w:date="2023-10-16T12:19:00Z">
                  <w:rPr>
                    <w:del w:id="268" w:author="Brian Olea" w:date="2023-10-16T12:11:00Z"/>
                    <w:rFonts w:ascii="Times New Roman" w:hAnsi="Times New Roman"/>
                    <w:sz w:val="25"/>
                    <w:szCs w:val="25"/>
                  </w:rPr>
                </w:rPrChange>
              </w:rPr>
              <w:pPrChange w:id="269" w:author="Brian Olea" w:date="2023-10-16T12:19:00Z">
                <w:pPr/>
              </w:pPrChange>
            </w:pPr>
            <w:del w:id="270" w:author="Brian Olea" w:date="2023-10-16T12:11:00Z">
              <w:r w:rsidRPr="00B40818" w:rsidDel="00764140">
                <w:rPr>
                  <w:rFonts w:asciiTheme="minorHAnsi" w:hAnsiTheme="minorHAnsi" w:cstheme="minorHAnsi"/>
                  <w:sz w:val="24"/>
                  <w:szCs w:val="24"/>
                  <w:rPrChange w:id="271" w:author="Brian Olea" w:date="2023-10-16T12:19:00Z">
                    <w:rPr>
                      <w:rFonts w:ascii="Times New Roman" w:hAnsi="Times New Roman"/>
                      <w:sz w:val="25"/>
                      <w:szCs w:val="25"/>
                    </w:rPr>
                  </w:rPrChange>
                </w:rPr>
                <w:delText xml:space="preserve">Evaluates proposed changes with appropriate personnel, including Corporate Quality Dept., and branch staff, and in light of </w:delText>
              </w:r>
              <w:r w:rsidR="005F5793" w:rsidRPr="00B40818" w:rsidDel="00764140">
                <w:rPr>
                  <w:rFonts w:asciiTheme="minorHAnsi" w:hAnsiTheme="minorHAnsi" w:cstheme="minorHAnsi"/>
                  <w:sz w:val="24"/>
                  <w:szCs w:val="24"/>
                  <w:rPrChange w:id="272" w:author="Brian Olea" w:date="2023-10-16T12:19:00Z">
                    <w:rPr>
                      <w:rFonts w:ascii="Times New Roman" w:hAnsi="Times New Roman"/>
                      <w:sz w:val="25"/>
                      <w:szCs w:val="25"/>
                    </w:rPr>
                  </w:rPrChange>
                </w:rPr>
                <w:delText xml:space="preserve">IMS </w:delText>
              </w:r>
              <w:r w:rsidRPr="00B40818" w:rsidDel="00764140">
                <w:rPr>
                  <w:rFonts w:asciiTheme="minorHAnsi" w:hAnsiTheme="minorHAnsi" w:cstheme="minorHAnsi"/>
                  <w:sz w:val="24"/>
                  <w:szCs w:val="24"/>
                  <w:rPrChange w:id="273" w:author="Brian Olea" w:date="2023-10-16T12:19:00Z">
                    <w:rPr>
                      <w:rFonts w:ascii="Times New Roman" w:hAnsi="Times New Roman"/>
                      <w:sz w:val="25"/>
                      <w:szCs w:val="25"/>
                    </w:rPr>
                  </w:rPrChange>
                </w:rPr>
                <w:delText>Quality Processes Manual (QSM-9000) and ISO 9001 requirements.</w:delText>
              </w:r>
            </w:del>
          </w:p>
          <w:p w14:paraId="69C95CC0" w14:textId="0C42960D" w:rsidR="00E41579" w:rsidRPr="00B40818" w:rsidDel="00764140" w:rsidRDefault="00E41579" w:rsidP="00B40818">
            <w:pPr>
              <w:rPr>
                <w:del w:id="274" w:author="Brian Olea" w:date="2023-10-16T12:11:00Z"/>
                <w:rFonts w:asciiTheme="minorHAnsi" w:hAnsiTheme="minorHAnsi" w:cstheme="minorHAnsi"/>
                <w:sz w:val="24"/>
                <w:szCs w:val="24"/>
                <w:rPrChange w:id="275" w:author="Brian Olea" w:date="2023-10-16T12:19:00Z">
                  <w:rPr>
                    <w:del w:id="276" w:author="Brian Olea" w:date="2023-10-16T12:11:00Z"/>
                    <w:rFonts w:ascii="Times New Roman" w:hAnsi="Times New Roman"/>
                    <w:sz w:val="25"/>
                    <w:szCs w:val="25"/>
                  </w:rPr>
                </w:rPrChange>
              </w:rPr>
              <w:pPrChange w:id="277" w:author="Brian Olea" w:date="2023-10-16T12:19:00Z">
                <w:pPr>
                  <w:spacing w:line="80" w:lineRule="exact"/>
                </w:pPr>
              </w:pPrChange>
            </w:pPr>
          </w:p>
        </w:tc>
      </w:tr>
      <w:tr w:rsidR="009E6EAD" w:rsidRPr="00B40818" w:rsidDel="00764140" w14:paraId="20375EB3" w14:textId="0A22FA8F" w:rsidTr="003A3DC7">
        <w:trPr>
          <w:jc w:val="center"/>
          <w:del w:id="278" w:author="Brian Olea" w:date="2023-10-16T12:11:00Z"/>
        </w:trPr>
        <w:tc>
          <w:tcPr>
            <w:tcW w:w="2143" w:type="dxa"/>
          </w:tcPr>
          <w:p w14:paraId="058D92C0" w14:textId="150E8784" w:rsidR="009E6EAD" w:rsidRPr="00B40818" w:rsidDel="00764140" w:rsidRDefault="00E41579" w:rsidP="00B40818">
            <w:pPr>
              <w:rPr>
                <w:del w:id="279" w:author="Brian Olea" w:date="2023-10-16T12:11:00Z"/>
                <w:rFonts w:asciiTheme="minorHAnsi" w:hAnsiTheme="minorHAnsi" w:cstheme="minorHAnsi"/>
                <w:sz w:val="24"/>
                <w:szCs w:val="24"/>
                <w:rPrChange w:id="280" w:author="Brian Olea" w:date="2023-10-16T12:19:00Z">
                  <w:rPr>
                    <w:del w:id="281" w:author="Brian Olea" w:date="2023-10-16T12:11:00Z"/>
                    <w:rFonts w:ascii="Times New Roman" w:hAnsi="Times New Roman"/>
                    <w:sz w:val="25"/>
                    <w:szCs w:val="25"/>
                  </w:rPr>
                </w:rPrChange>
              </w:rPr>
              <w:pPrChange w:id="282" w:author="Brian Olea" w:date="2023-10-16T12:19:00Z">
                <w:pPr>
                  <w:pStyle w:val="ListParagraph"/>
                  <w:numPr>
                    <w:numId w:val="9"/>
                  </w:numPr>
                  <w:ind w:left="259" w:hanging="259"/>
                </w:pPr>
              </w:pPrChange>
            </w:pPr>
            <w:del w:id="283" w:author="Brian Olea" w:date="2023-10-16T12:11:00Z">
              <w:r w:rsidRPr="00B40818" w:rsidDel="00764140">
                <w:rPr>
                  <w:rFonts w:asciiTheme="minorHAnsi" w:hAnsiTheme="minorHAnsi" w:cstheme="minorHAnsi"/>
                  <w:sz w:val="24"/>
                  <w:szCs w:val="24"/>
                  <w:rPrChange w:id="284" w:author="Brian Olea" w:date="2023-10-16T12:19:00Z">
                    <w:rPr>
                      <w:rFonts w:ascii="Times New Roman" w:hAnsi="Times New Roman"/>
                      <w:sz w:val="25"/>
                      <w:szCs w:val="25"/>
                    </w:rPr>
                  </w:rPrChange>
                </w:rPr>
                <w:delText>Quality Administrator</w:delText>
              </w:r>
            </w:del>
          </w:p>
        </w:tc>
        <w:tc>
          <w:tcPr>
            <w:tcW w:w="7966" w:type="dxa"/>
          </w:tcPr>
          <w:p w14:paraId="5C0B2289" w14:textId="2FCBB06F" w:rsidR="009E6EAD" w:rsidRPr="00B40818" w:rsidDel="00764140" w:rsidRDefault="00E41579" w:rsidP="00B40818">
            <w:pPr>
              <w:rPr>
                <w:del w:id="285" w:author="Brian Olea" w:date="2023-10-16T12:11:00Z"/>
                <w:rFonts w:asciiTheme="minorHAnsi" w:hAnsiTheme="minorHAnsi" w:cstheme="minorHAnsi"/>
                <w:sz w:val="24"/>
                <w:szCs w:val="24"/>
                <w:rPrChange w:id="286" w:author="Brian Olea" w:date="2023-10-16T12:19:00Z">
                  <w:rPr>
                    <w:del w:id="287" w:author="Brian Olea" w:date="2023-10-16T12:11:00Z"/>
                    <w:rFonts w:ascii="Times New Roman" w:hAnsi="Times New Roman"/>
                    <w:sz w:val="25"/>
                    <w:szCs w:val="25"/>
                  </w:rPr>
                </w:rPrChange>
              </w:rPr>
              <w:pPrChange w:id="288" w:author="Brian Olea" w:date="2023-10-16T12:19:00Z">
                <w:pPr/>
              </w:pPrChange>
            </w:pPr>
            <w:del w:id="289" w:author="Brian Olea" w:date="2023-10-16T12:11:00Z">
              <w:r w:rsidRPr="00B40818" w:rsidDel="00764140">
                <w:rPr>
                  <w:rFonts w:asciiTheme="minorHAnsi" w:hAnsiTheme="minorHAnsi" w:cstheme="minorHAnsi"/>
                  <w:sz w:val="24"/>
                  <w:szCs w:val="24"/>
                  <w:rPrChange w:id="290" w:author="Brian Olea" w:date="2023-10-16T12:19:00Z">
                    <w:rPr>
                      <w:rFonts w:ascii="Times New Roman" w:hAnsi="Times New Roman"/>
                      <w:sz w:val="25"/>
                      <w:szCs w:val="25"/>
                    </w:rPr>
                  </w:rPrChange>
                </w:rPr>
                <w:delText xml:space="preserve">Formats draft document and reviews with Process Owner. Revises as necessary. Prepares </w:delText>
              </w:r>
              <w:r w:rsidR="00000000" w:rsidRPr="00B40818" w:rsidDel="00764140">
                <w:rPr>
                  <w:rFonts w:asciiTheme="minorHAnsi" w:hAnsiTheme="minorHAnsi" w:cstheme="minorHAnsi"/>
                  <w:sz w:val="24"/>
                  <w:szCs w:val="24"/>
                  <w:rPrChange w:id="291" w:author="Brian Olea" w:date="2023-10-16T12:19:00Z">
                    <w:rPr/>
                  </w:rPrChange>
                </w:rPr>
                <w:fldChar w:fldCharType="begin"/>
              </w:r>
              <w:r w:rsidR="00000000" w:rsidRPr="00B40818" w:rsidDel="00764140">
                <w:rPr>
                  <w:rFonts w:asciiTheme="minorHAnsi" w:hAnsiTheme="minorHAnsi" w:cstheme="minorHAnsi"/>
                  <w:sz w:val="24"/>
                  <w:szCs w:val="24"/>
                  <w:rPrChange w:id="292" w:author="Brian Olea" w:date="2023-10-16T12:19:00Z">
                    <w:rPr/>
                  </w:rPrChange>
                </w:rPr>
                <w:delInstrText>HYPERLINK "file:///\\\\imsmetals.com\\imscompany\\Support\\IQProcesses\\IQ%20Process%20Documents\\Forms\\DC001%20Document%20Change%20Request.doc"</w:delInstrText>
              </w:r>
              <w:r w:rsidR="00000000" w:rsidRPr="00B40818" w:rsidDel="00764140">
                <w:rPr>
                  <w:rFonts w:asciiTheme="minorHAnsi" w:hAnsiTheme="minorHAnsi" w:cstheme="minorHAnsi"/>
                  <w:sz w:val="24"/>
                  <w:szCs w:val="24"/>
                  <w:rPrChange w:id="293" w:author="Brian Olea" w:date="2023-10-16T12:19:00Z">
                    <w:rPr/>
                  </w:rPrChange>
                </w:rPr>
              </w:r>
              <w:r w:rsidR="00000000" w:rsidRPr="00B40818" w:rsidDel="00764140">
                <w:rPr>
                  <w:rFonts w:asciiTheme="minorHAnsi" w:hAnsiTheme="minorHAnsi" w:cstheme="minorHAnsi"/>
                  <w:sz w:val="24"/>
                  <w:szCs w:val="24"/>
                  <w:rPrChange w:id="294" w:author="Brian Olea" w:date="2023-10-16T12:19:00Z">
                    <w:rPr/>
                  </w:rPrChange>
                </w:rPr>
                <w:fldChar w:fldCharType="separate"/>
              </w:r>
              <w:r w:rsidRPr="00B40818" w:rsidDel="00764140">
                <w:rPr>
                  <w:sz w:val="24"/>
                  <w:szCs w:val="24"/>
                  <w:rPrChange w:id="295" w:author="Brian Olea" w:date="2023-10-16T12:19:00Z">
                    <w:rPr>
                      <w:rStyle w:val="Hyperlink"/>
                      <w:rFonts w:ascii="Times New Roman" w:hAnsi="Times New Roman"/>
                      <w:sz w:val="25"/>
                      <w:szCs w:val="25"/>
                    </w:rPr>
                  </w:rPrChange>
                </w:rPr>
                <w:delText>Document Change Request form (DC001)</w:delText>
              </w:r>
              <w:r w:rsidR="00000000" w:rsidRPr="00B40818" w:rsidDel="00764140">
                <w:rPr>
                  <w:sz w:val="24"/>
                  <w:szCs w:val="24"/>
                  <w:rPrChange w:id="296" w:author="Brian Olea" w:date="2023-10-16T12:19:00Z">
                    <w:rPr>
                      <w:rStyle w:val="Hyperlink"/>
                      <w:sz w:val="25"/>
                      <w:szCs w:val="25"/>
                    </w:rPr>
                  </w:rPrChange>
                </w:rPr>
                <w:fldChar w:fldCharType="end"/>
              </w:r>
              <w:r w:rsidRPr="00B40818" w:rsidDel="00764140">
                <w:rPr>
                  <w:rFonts w:asciiTheme="minorHAnsi" w:hAnsiTheme="minorHAnsi" w:cstheme="minorHAnsi"/>
                  <w:sz w:val="24"/>
                  <w:szCs w:val="24"/>
                  <w:rPrChange w:id="297" w:author="Brian Olea" w:date="2023-10-16T12:19:00Z">
                    <w:rPr>
                      <w:rFonts w:ascii="Times New Roman" w:hAnsi="Times New Roman"/>
                      <w:sz w:val="25"/>
                      <w:szCs w:val="25"/>
                    </w:rPr>
                  </w:rPrChange>
                </w:rPr>
                <w:delText>.</w:delText>
              </w:r>
            </w:del>
          </w:p>
          <w:p w14:paraId="6E35C79A" w14:textId="343C58AF" w:rsidR="00E41579" w:rsidRPr="00B40818" w:rsidDel="00764140" w:rsidRDefault="00E41579" w:rsidP="00B40818">
            <w:pPr>
              <w:rPr>
                <w:del w:id="298" w:author="Brian Olea" w:date="2023-10-16T12:11:00Z"/>
                <w:rFonts w:asciiTheme="minorHAnsi" w:hAnsiTheme="minorHAnsi" w:cstheme="minorHAnsi"/>
                <w:sz w:val="24"/>
                <w:szCs w:val="24"/>
                <w:rPrChange w:id="299" w:author="Brian Olea" w:date="2023-10-16T12:19:00Z">
                  <w:rPr>
                    <w:del w:id="300" w:author="Brian Olea" w:date="2023-10-16T12:11:00Z"/>
                    <w:rFonts w:ascii="Times New Roman" w:hAnsi="Times New Roman"/>
                    <w:sz w:val="25"/>
                    <w:szCs w:val="25"/>
                  </w:rPr>
                </w:rPrChange>
              </w:rPr>
              <w:pPrChange w:id="301" w:author="Brian Olea" w:date="2023-10-16T12:19:00Z">
                <w:pPr>
                  <w:spacing w:line="80" w:lineRule="exact"/>
                </w:pPr>
              </w:pPrChange>
            </w:pPr>
          </w:p>
        </w:tc>
      </w:tr>
      <w:tr w:rsidR="009E6EAD" w:rsidRPr="00B40818" w:rsidDel="00764140" w14:paraId="18188AB6" w14:textId="10E271C8" w:rsidTr="003A3DC7">
        <w:trPr>
          <w:jc w:val="center"/>
          <w:del w:id="302" w:author="Brian Olea" w:date="2023-10-16T12:11:00Z"/>
        </w:trPr>
        <w:tc>
          <w:tcPr>
            <w:tcW w:w="2143" w:type="dxa"/>
          </w:tcPr>
          <w:p w14:paraId="0738C755" w14:textId="54F8B3B3" w:rsidR="009E6EAD" w:rsidRPr="00B40818" w:rsidDel="00764140" w:rsidRDefault="00E41579" w:rsidP="00B40818">
            <w:pPr>
              <w:rPr>
                <w:del w:id="303" w:author="Brian Olea" w:date="2023-10-16T12:11:00Z"/>
                <w:rFonts w:asciiTheme="minorHAnsi" w:hAnsiTheme="minorHAnsi" w:cstheme="minorHAnsi"/>
                <w:sz w:val="24"/>
                <w:szCs w:val="24"/>
                <w:rPrChange w:id="304" w:author="Brian Olea" w:date="2023-10-16T12:19:00Z">
                  <w:rPr>
                    <w:del w:id="305" w:author="Brian Olea" w:date="2023-10-16T12:11:00Z"/>
                    <w:rFonts w:ascii="Times New Roman" w:hAnsi="Times New Roman"/>
                    <w:sz w:val="25"/>
                    <w:szCs w:val="25"/>
                  </w:rPr>
                </w:rPrChange>
              </w:rPr>
              <w:pPrChange w:id="306" w:author="Brian Olea" w:date="2023-10-16T12:19:00Z">
                <w:pPr>
                  <w:pStyle w:val="ListParagraph"/>
                  <w:numPr>
                    <w:numId w:val="9"/>
                  </w:numPr>
                  <w:ind w:left="259" w:hanging="259"/>
                </w:pPr>
              </w:pPrChange>
            </w:pPr>
            <w:del w:id="307" w:author="Brian Olea" w:date="2023-10-16T12:11:00Z">
              <w:r w:rsidRPr="00B40818" w:rsidDel="00764140">
                <w:rPr>
                  <w:rFonts w:asciiTheme="minorHAnsi" w:hAnsiTheme="minorHAnsi" w:cstheme="minorHAnsi"/>
                  <w:sz w:val="24"/>
                  <w:szCs w:val="24"/>
                  <w:rPrChange w:id="308" w:author="Brian Olea" w:date="2023-10-16T12:19:00Z">
                    <w:rPr>
                      <w:rFonts w:ascii="Times New Roman" w:hAnsi="Times New Roman"/>
                      <w:sz w:val="25"/>
                      <w:szCs w:val="25"/>
                    </w:rPr>
                  </w:rPrChange>
                </w:rPr>
                <w:delText>Process Owner</w:delText>
              </w:r>
            </w:del>
          </w:p>
        </w:tc>
        <w:tc>
          <w:tcPr>
            <w:tcW w:w="7966" w:type="dxa"/>
          </w:tcPr>
          <w:p w14:paraId="6C71EF66" w14:textId="61A75CEE" w:rsidR="009E6EAD" w:rsidRPr="00B40818" w:rsidDel="00764140" w:rsidRDefault="00E41579" w:rsidP="00B40818">
            <w:pPr>
              <w:rPr>
                <w:del w:id="309" w:author="Brian Olea" w:date="2023-10-16T12:11:00Z"/>
                <w:rFonts w:asciiTheme="minorHAnsi" w:hAnsiTheme="minorHAnsi" w:cstheme="minorHAnsi"/>
                <w:sz w:val="24"/>
                <w:szCs w:val="24"/>
                <w:rPrChange w:id="310" w:author="Brian Olea" w:date="2023-10-16T12:19:00Z">
                  <w:rPr>
                    <w:del w:id="311" w:author="Brian Olea" w:date="2023-10-16T12:11:00Z"/>
                    <w:rFonts w:ascii="Times New Roman" w:hAnsi="Times New Roman"/>
                    <w:sz w:val="25"/>
                    <w:szCs w:val="25"/>
                  </w:rPr>
                </w:rPrChange>
              </w:rPr>
              <w:pPrChange w:id="312" w:author="Brian Olea" w:date="2023-10-16T12:19:00Z">
                <w:pPr/>
              </w:pPrChange>
            </w:pPr>
            <w:del w:id="313" w:author="Brian Olea" w:date="2023-10-16T12:11:00Z">
              <w:r w:rsidRPr="00B40818" w:rsidDel="00764140">
                <w:rPr>
                  <w:rFonts w:asciiTheme="minorHAnsi" w:hAnsiTheme="minorHAnsi" w:cstheme="minorHAnsi"/>
                  <w:sz w:val="24"/>
                  <w:szCs w:val="24"/>
                  <w:rPrChange w:id="314" w:author="Brian Olea" w:date="2023-10-16T12:19:00Z">
                    <w:rPr>
                      <w:rFonts w:ascii="Times New Roman" w:hAnsi="Times New Roman"/>
                      <w:sz w:val="25"/>
                      <w:szCs w:val="25"/>
                    </w:rPr>
                  </w:rPrChange>
                </w:rPr>
                <w:delText xml:space="preserve">Reviews document and </w:delText>
              </w:r>
              <w:r w:rsidR="007445C9" w:rsidRPr="00B40818" w:rsidDel="00764140">
                <w:rPr>
                  <w:rFonts w:asciiTheme="minorHAnsi" w:hAnsiTheme="minorHAnsi" w:cstheme="minorHAnsi"/>
                  <w:sz w:val="24"/>
                  <w:szCs w:val="24"/>
                  <w:rPrChange w:id="315" w:author="Brian Olea" w:date="2023-10-16T12:19:00Z">
                    <w:rPr>
                      <w:rFonts w:ascii="Times New Roman" w:hAnsi="Times New Roman"/>
                      <w:sz w:val="25"/>
                      <w:szCs w:val="25"/>
                    </w:rPr>
                  </w:rPrChange>
                </w:rPr>
                <w:delText>change request</w:delText>
              </w:r>
              <w:r w:rsidRPr="00B40818" w:rsidDel="00764140">
                <w:rPr>
                  <w:rFonts w:asciiTheme="minorHAnsi" w:hAnsiTheme="minorHAnsi" w:cstheme="minorHAnsi"/>
                  <w:sz w:val="24"/>
                  <w:szCs w:val="24"/>
                  <w:rPrChange w:id="316" w:author="Brian Olea" w:date="2023-10-16T12:19:00Z">
                    <w:rPr>
                      <w:rFonts w:ascii="Times New Roman" w:hAnsi="Times New Roman"/>
                      <w:sz w:val="25"/>
                      <w:szCs w:val="25"/>
                    </w:rPr>
                  </w:rPrChange>
                </w:rPr>
                <w:delText xml:space="preserve">, making revisions as needed. Notes </w:delText>
              </w:r>
              <w:r w:rsidR="00230DEE" w:rsidRPr="00B40818" w:rsidDel="00764140">
                <w:rPr>
                  <w:rFonts w:asciiTheme="minorHAnsi" w:hAnsiTheme="minorHAnsi" w:cstheme="minorHAnsi"/>
                  <w:sz w:val="24"/>
                  <w:szCs w:val="24"/>
                  <w:rPrChange w:id="317" w:author="Brian Olea" w:date="2023-10-16T12:19:00Z">
                    <w:rPr>
                      <w:rFonts w:ascii="Times New Roman" w:hAnsi="Times New Roman"/>
                      <w:sz w:val="25"/>
                      <w:szCs w:val="25"/>
                    </w:rPr>
                  </w:rPrChange>
                </w:rPr>
                <w:delText xml:space="preserve">Summary/Reason of change </w:delText>
              </w:r>
              <w:r w:rsidRPr="00B40818" w:rsidDel="00764140">
                <w:rPr>
                  <w:rFonts w:asciiTheme="minorHAnsi" w:hAnsiTheme="minorHAnsi" w:cstheme="minorHAnsi"/>
                  <w:sz w:val="24"/>
                  <w:szCs w:val="24"/>
                  <w:rPrChange w:id="318" w:author="Brian Olea" w:date="2023-10-16T12:19:00Z">
                    <w:rPr>
                      <w:rFonts w:ascii="Times New Roman" w:hAnsi="Times New Roman"/>
                      <w:sz w:val="25"/>
                      <w:szCs w:val="25"/>
                    </w:rPr>
                  </w:rPrChange>
                </w:rPr>
                <w:delText>and names of Reviewers on DC001 and signs as approved.</w:delText>
              </w:r>
            </w:del>
          </w:p>
          <w:p w14:paraId="48665004" w14:textId="6CA4FF49" w:rsidR="00C3264F" w:rsidRPr="00B40818" w:rsidDel="00764140" w:rsidRDefault="00C3264F" w:rsidP="00B40818">
            <w:pPr>
              <w:rPr>
                <w:del w:id="319" w:author="Brian Olea" w:date="2023-10-16T12:11:00Z"/>
                <w:rFonts w:asciiTheme="minorHAnsi" w:hAnsiTheme="minorHAnsi" w:cstheme="minorHAnsi"/>
                <w:sz w:val="24"/>
                <w:szCs w:val="24"/>
                <w:rPrChange w:id="320" w:author="Brian Olea" w:date="2023-10-16T12:19:00Z">
                  <w:rPr>
                    <w:del w:id="321" w:author="Brian Olea" w:date="2023-10-16T12:11:00Z"/>
                    <w:rFonts w:ascii="Times New Roman" w:hAnsi="Times New Roman"/>
                    <w:sz w:val="25"/>
                    <w:szCs w:val="25"/>
                  </w:rPr>
                </w:rPrChange>
              </w:rPr>
              <w:pPrChange w:id="322" w:author="Brian Olea" w:date="2023-10-16T12:19:00Z">
                <w:pPr>
                  <w:spacing w:line="80" w:lineRule="exact"/>
                </w:pPr>
              </w:pPrChange>
            </w:pPr>
          </w:p>
        </w:tc>
      </w:tr>
      <w:tr w:rsidR="00E41579" w:rsidRPr="00B40818" w:rsidDel="00764140" w14:paraId="20B479A5" w14:textId="7EEEC53F" w:rsidTr="003A3DC7">
        <w:trPr>
          <w:jc w:val="center"/>
          <w:del w:id="323" w:author="Brian Olea" w:date="2023-10-16T12:11:00Z"/>
        </w:trPr>
        <w:tc>
          <w:tcPr>
            <w:tcW w:w="2143" w:type="dxa"/>
          </w:tcPr>
          <w:p w14:paraId="2449B65D" w14:textId="22008E25" w:rsidR="00E41579" w:rsidRPr="00B40818" w:rsidDel="00764140" w:rsidRDefault="00C3264F" w:rsidP="00B40818">
            <w:pPr>
              <w:rPr>
                <w:del w:id="324" w:author="Brian Olea" w:date="2023-10-16T12:11:00Z"/>
                <w:rFonts w:asciiTheme="minorHAnsi" w:hAnsiTheme="minorHAnsi" w:cstheme="minorHAnsi"/>
                <w:sz w:val="24"/>
                <w:szCs w:val="24"/>
                <w:rPrChange w:id="325" w:author="Brian Olea" w:date="2023-10-16T12:19:00Z">
                  <w:rPr>
                    <w:del w:id="326" w:author="Brian Olea" w:date="2023-10-16T12:11:00Z"/>
                    <w:sz w:val="25"/>
                    <w:szCs w:val="25"/>
                  </w:rPr>
                </w:rPrChange>
              </w:rPr>
              <w:pPrChange w:id="327" w:author="Brian Olea" w:date="2023-10-16T12:19:00Z">
                <w:pPr>
                  <w:pStyle w:val="ListParagraph"/>
                  <w:numPr>
                    <w:numId w:val="9"/>
                  </w:numPr>
                  <w:ind w:left="259" w:hanging="259"/>
                </w:pPr>
              </w:pPrChange>
            </w:pPr>
            <w:del w:id="328" w:author="Brian Olea" w:date="2023-10-16T12:11:00Z">
              <w:r w:rsidRPr="00B40818" w:rsidDel="00764140">
                <w:rPr>
                  <w:rFonts w:asciiTheme="minorHAnsi" w:hAnsiTheme="minorHAnsi" w:cstheme="minorHAnsi"/>
                  <w:sz w:val="24"/>
                  <w:szCs w:val="24"/>
                  <w:rPrChange w:id="329" w:author="Brian Olea" w:date="2023-10-16T12:19:00Z">
                    <w:rPr>
                      <w:rFonts w:ascii="Times New Roman" w:hAnsi="Times New Roman"/>
                      <w:sz w:val="25"/>
                      <w:szCs w:val="25"/>
                    </w:rPr>
                  </w:rPrChange>
                </w:rPr>
                <w:delText>Corporate Quality Manager</w:delText>
              </w:r>
              <w:r w:rsidRPr="00B40818" w:rsidDel="00764140">
                <w:rPr>
                  <w:rFonts w:asciiTheme="minorHAnsi" w:hAnsiTheme="minorHAnsi" w:cstheme="minorHAnsi"/>
                  <w:sz w:val="24"/>
                  <w:szCs w:val="24"/>
                  <w:rPrChange w:id="330" w:author="Brian Olea" w:date="2023-10-16T12:19:00Z">
                    <w:rPr>
                      <w:rFonts w:ascii="Times New Roman" w:hAnsi="Times New Roman"/>
                      <w:sz w:val="25"/>
                      <w:szCs w:val="25"/>
                      <w:highlight w:val="magenta"/>
                    </w:rPr>
                  </w:rPrChange>
                </w:rPr>
                <w:delText>/DOQ</w:delText>
              </w:r>
            </w:del>
          </w:p>
        </w:tc>
        <w:tc>
          <w:tcPr>
            <w:tcW w:w="7966" w:type="dxa"/>
          </w:tcPr>
          <w:p w14:paraId="214C9D5B" w14:textId="05F2463F" w:rsidR="00E41579" w:rsidRPr="00B40818" w:rsidDel="00764140" w:rsidRDefault="00C3264F" w:rsidP="00B40818">
            <w:pPr>
              <w:rPr>
                <w:del w:id="331" w:author="Brian Olea" w:date="2023-10-16T12:11:00Z"/>
                <w:rFonts w:asciiTheme="minorHAnsi" w:hAnsiTheme="minorHAnsi" w:cstheme="minorHAnsi"/>
                <w:sz w:val="24"/>
                <w:szCs w:val="24"/>
                <w:rPrChange w:id="332" w:author="Brian Olea" w:date="2023-10-16T12:19:00Z">
                  <w:rPr>
                    <w:del w:id="333" w:author="Brian Olea" w:date="2023-10-16T12:11:00Z"/>
                    <w:rFonts w:ascii="Times New Roman" w:hAnsi="Times New Roman"/>
                    <w:sz w:val="25"/>
                    <w:szCs w:val="25"/>
                  </w:rPr>
                </w:rPrChange>
              </w:rPr>
              <w:pPrChange w:id="334" w:author="Brian Olea" w:date="2023-10-16T12:19:00Z">
                <w:pPr/>
              </w:pPrChange>
            </w:pPr>
            <w:del w:id="335" w:author="Brian Olea" w:date="2023-10-16T12:11:00Z">
              <w:r w:rsidRPr="00B40818" w:rsidDel="00764140">
                <w:rPr>
                  <w:rFonts w:asciiTheme="minorHAnsi" w:hAnsiTheme="minorHAnsi" w:cstheme="minorHAnsi"/>
                  <w:sz w:val="24"/>
                  <w:szCs w:val="24"/>
                  <w:rPrChange w:id="336" w:author="Brian Olea" w:date="2023-10-16T12:19:00Z">
                    <w:rPr>
                      <w:rFonts w:ascii="Times New Roman" w:hAnsi="Times New Roman"/>
                      <w:sz w:val="25"/>
                      <w:szCs w:val="25"/>
                    </w:rPr>
                  </w:rPrChange>
                </w:rPr>
                <w:delText xml:space="preserve">Reviews revised document and </w:delText>
              </w:r>
              <w:r w:rsidR="007445C9" w:rsidRPr="00B40818" w:rsidDel="00764140">
                <w:rPr>
                  <w:rFonts w:asciiTheme="minorHAnsi" w:hAnsiTheme="minorHAnsi" w:cstheme="minorHAnsi"/>
                  <w:sz w:val="24"/>
                  <w:szCs w:val="24"/>
                  <w:rPrChange w:id="337" w:author="Brian Olea" w:date="2023-10-16T12:19:00Z">
                    <w:rPr>
                      <w:rFonts w:ascii="Times New Roman" w:hAnsi="Times New Roman"/>
                      <w:sz w:val="25"/>
                      <w:szCs w:val="25"/>
                    </w:rPr>
                  </w:rPrChange>
                </w:rPr>
                <w:delText>change request form</w:delText>
              </w:r>
              <w:r w:rsidRPr="00B40818" w:rsidDel="00764140">
                <w:rPr>
                  <w:rFonts w:asciiTheme="minorHAnsi" w:hAnsiTheme="minorHAnsi" w:cstheme="minorHAnsi"/>
                  <w:sz w:val="24"/>
                  <w:szCs w:val="24"/>
                  <w:rPrChange w:id="338" w:author="Brian Olea" w:date="2023-10-16T12:19:00Z">
                    <w:rPr>
                      <w:rFonts w:ascii="Times New Roman" w:hAnsi="Times New Roman"/>
                      <w:sz w:val="25"/>
                      <w:szCs w:val="25"/>
                    </w:rPr>
                  </w:rPrChange>
                </w:rPr>
                <w:delText xml:space="preserve"> in light of </w:delText>
              </w:r>
              <w:r w:rsidR="005F5793" w:rsidRPr="00B40818" w:rsidDel="00764140">
                <w:rPr>
                  <w:rFonts w:asciiTheme="minorHAnsi" w:hAnsiTheme="minorHAnsi" w:cstheme="minorHAnsi"/>
                  <w:sz w:val="24"/>
                  <w:szCs w:val="24"/>
                  <w:rPrChange w:id="339" w:author="Brian Olea" w:date="2023-10-16T12:19:00Z">
                    <w:rPr>
                      <w:rFonts w:ascii="Times New Roman" w:hAnsi="Times New Roman"/>
                      <w:sz w:val="25"/>
                      <w:szCs w:val="25"/>
                    </w:rPr>
                  </w:rPrChange>
                </w:rPr>
                <w:delText xml:space="preserve">IMS </w:delText>
              </w:r>
              <w:r w:rsidRPr="00B40818" w:rsidDel="00764140">
                <w:rPr>
                  <w:rFonts w:asciiTheme="minorHAnsi" w:hAnsiTheme="minorHAnsi" w:cstheme="minorHAnsi"/>
                  <w:sz w:val="24"/>
                  <w:szCs w:val="24"/>
                  <w:rPrChange w:id="340" w:author="Brian Olea" w:date="2023-10-16T12:19:00Z">
                    <w:rPr>
                      <w:rFonts w:ascii="Times New Roman" w:hAnsi="Times New Roman"/>
                      <w:sz w:val="25"/>
                      <w:szCs w:val="25"/>
                    </w:rPr>
                  </w:rPrChange>
                </w:rPr>
                <w:delText>Quality Processes Manual (QSM-9000), ISO 9001 requirements and consistency with other IQ Process Documents. Signs off on DC001 as approved.</w:delText>
              </w:r>
            </w:del>
          </w:p>
          <w:p w14:paraId="3AE5E5FA" w14:textId="3A7D95F6" w:rsidR="00C3264F" w:rsidRPr="00B40818" w:rsidDel="00764140" w:rsidRDefault="00C3264F" w:rsidP="00B40818">
            <w:pPr>
              <w:rPr>
                <w:del w:id="341" w:author="Brian Olea" w:date="2023-10-16T12:11:00Z"/>
                <w:rFonts w:asciiTheme="minorHAnsi" w:hAnsiTheme="minorHAnsi" w:cstheme="minorHAnsi"/>
                <w:sz w:val="24"/>
                <w:szCs w:val="24"/>
                <w:rPrChange w:id="342" w:author="Brian Olea" w:date="2023-10-16T12:19:00Z">
                  <w:rPr>
                    <w:del w:id="343" w:author="Brian Olea" w:date="2023-10-16T12:11:00Z"/>
                    <w:sz w:val="25"/>
                    <w:szCs w:val="25"/>
                  </w:rPr>
                </w:rPrChange>
              </w:rPr>
              <w:pPrChange w:id="344" w:author="Brian Olea" w:date="2023-10-16T12:19:00Z">
                <w:pPr>
                  <w:spacing w:line="80" w:lineRule="exact"/>
                </w:pPr>
              </w:pPrChange>
            </w:pPr>
          </w:p>
        </w:tc>
      </w:tr>
      <w:tr w:rsidR="009E6EAD" w:rsidRPr="00B40818" w:rsidDel="00764140" w14:paraId="503E0112" w14:textId="736F463C" w:rsidTr="003A3DC7">
        <w:trPr>
          <w:jc w:val="center"/>
          <w:del w:id="345" w:author="Brian Olea" w:date="2023-10-16T12:11:00Z"/>
        </w:trPr>
        <w:tc>
          <w:tcPr>
            <w:tcW w:w="2143" w:type="dxa"/>
          </w:tcPr>
          <w:p w14:paraId="008E391E" w14:textId="31EFC93A" w:rsidR="009E6EAD" w:rsidRPr="00B40818" w:rsidDel="00764140" w:rsidRDefault="00C3264F" w:rsidP="00B40818">
            <w:pPr>
              <w:rPr>
                <w:del w:id="346" w:author="Brian Olea" w:date="2023-10-16T12:11:00Z"/>
                <w:rFonts w:asciiTheme="minorHAnsi" w:hAnsiTheme="minorHAnsi" w:cstheme="minorHAnsi"/>
                <w:sz w:val="24"/>
                <w:szCs w:val="24"/>
                <w:rPrChange w:id="347" w:author="Brian Olea" w:date="2023-10-16T12:19:00Z">
                  <w:rPr>
                    <w:del w:id="348" w:author="Brian Olea" w:date="2023-10-16T12:11:00Z"/>
                    <w:rFonts w:ascii="Times New Roman" w:hAnsi="Times New Roman"/>
                    <w:sz w:val="25"/>
                    <w:szCs w:val="25"/>
                  </w:rPr>
                </w:rPrChange>
              </w:rPr>
              <w:pPrChange w:id="349" w:author="Brian Olea" w:date="2023-10-16T12:19:00Z">
                <w:pPr>
                  <w:pStyle w:val="ListParagraph"/>
                  <w:numPr>
                    <w:numId w:val="9"/>
                  </w:numPr>
                  <w:ind w:left="259" w:hanging="259"/>
                </w:pPr>
              </w:pPrChange>
            </w:pPr>
            <w:del w:id="350" w:author="Brian Olea" w:date="2023-10-16T12:11:00Z">
              <w:r w:rsidRPr="00B40818" w:rsidDel="00764140">
                <w:rPr>
                  <w:rFonts w:asciiTheme="minorHAnsi" w:hAnsiTheme="minorHAnsi" w:cstheme="minorHAnsi"/>
                  <w:sz w:val="24"/>
                  <w:szCs w:val="24"/>
                  <w:rPrChange w:id="351" w:author="Brian Olea" w:date="2023-10-16T12:19:00Z">
                    <w:rPr>
                      <w:rFonts w:ascii="Times New Roman" w:hAnsi="Times New Roman"/>
                      <w:sz w:val="25"/>
                      <w:szCs w:val="25"/>
                    </w:rPr>
                  </w:rPrChange>
                </w:rPr>
                <w:delText>Quality Administrator</w:delText>
              </w:r>
            </w:del>
          </w:p>
        </w:tc>
        <w:tc>
          <w:tcPr>
            <w:tcW w:w="7966" w:type="dxa"/>
          </w:tcPr>
          <w:p w14:paraId="1DE2D018" w14:textId="15F9BF91" w:rsidR="00B929C7" w:rsidRPr="00B40818" w:rsidDel="00764140" w:rsidRDefault="00C3264F" w:rsidP="00B40818">
            <w:pPr>
              <w:rPr>
                <w:del w:id="352" w:author="Brian Olea" w:date="2023-10-16T12:11:00Z"/>
                <w:rFonts w:asciiTheme="minorHAnsi" w:hAnsiTheme="minorHAnsi" w:cstheme="minorHAnsi"/>
                <w:sz w:val="24"/>
                <w:szCs w:val="24"/>
                <w:rPrChange w:id="353" w:author="Brian Olea" w:date="2023-10-16T12:19:00Z">
                  <w:rPr>
                    <w:del w:id="354" w:author="Brian Olea" w:date="2023-10-16T12:11:00Z"/>
                    <w:rFonts w:ascii="Times New Roman" w:hAnsi="Times New Roman"/>
                    <w:sz w:val="25"/>
                    <w:szCs w:val="25"/>
                  </w:rPr>
                </w:rPrChange>
              </w:rPr>
              <w:pPrChange w:id="355" w:author="Brian Olea" w:date="2023-10-16T12:19:00Z">
                <w:pPr/>
              </w:pPrChange>
            </w:pPr>
            <w:del w:id="356" w:author="Brian Olea" w:date="2023-10-16T12:11:00Z">
              <w:r w:rsidRPr="00B40818" w:rsidDel="00764140">
                <w:rPr>
                  <w:rFonts w:asciiTheme="minorHAnsi" w:hAnsiTheme="minorHAnsi" w:cstheme="minorHAnsi"/>
                  <w:sz w:val="24"/>
                  <w:szCs w:val="24"/>
                  <w:rPrChange w:id="357" w:author="Brian Olea" w:date="2023-10-16T12:19:00Z">
                    <w:rPr>
                      <w:rFonts w:ascii="Times New Roman" w:hAnsi="Times New Roman"/>
                      <w:sz w:val="25"/>
                      <w:szCs w:val="25"/>
                    </w:rPr>
                  </w:rPrChange>
                </w:rPr>
                <w:delText xml:space="preserve">Releases the document following the steps outlined on </w:delText>
              </w:r>
              <w:r w:rsidR="00000000" w:rsidRPr="00B40818" w:rsidDel="00764140">
                <w:rPr>
                  <w:rFonts w:asciiTheme="minorHAnsi" w:hAnsiTheme="minorHAnsi" w:cstheme="minorHAnsi"/>
                  <w:sz w:val="24"/>
                  <w:szCs w:val="24"/>
                  <w:rPrChange w:id="358" w:author="Brian Olea" w:date="2023-10-16T12:19:00Z">
                    <w:rPr/>
                  </w:rPrChange>
                </w:rPr>
                <w:fldChar w:fldCharType="begin"/>
              </w:r>
              <w:r w:rsidR="00000000" w:rsidRPr="00B40818" w:rsidDel="00764140">
                <w:rPr>
                  <w:rFonts w:asciiTheme="minorHAnsi" w:hAnsiTheme="minorHAnsi" w:cstheme="minorHAnsi"/>
                  <w:sz w:val="24"/>
                  <w:szCs w:val="24"/>
                  <w:rPrChange w:id="359" w:author="Brian Olea" w:date="2023-10-16T12:19:00Z">
                    <w:rPr/>
                  </w:rPrChange>
                </w:rPr>
                <w:delInstrText>HYPERLINK "file:///\\\\imsmetals.com\\imscompany\\Support\\IQProcesses\\IQ%20Process%20Documents\\Forms\\DR001%20Document%20Release%20Checklist.doc"</w:delInstrText>
              </w:r>
              <w:r w:rsidR="00000000" w:rsidRPr="00B40818" w:rsidDel="00764140">
                <w:rPr>
                  <w:rFonts w:asciiTheme="minorHAnsi" w:hAnsiTheme="minorHAnsi" w:cstheme="minorHAnsi"/>
                  <w:sz w:val="24"/>
                  <w:szCs w:val="24"/>
                  <w:rPrChange w:id="360" w:author="Brian Olea" w:date="2023-10-16T12:19:00Z">
                    <w:rPr/>
                  </w:rPrChange>
                </w:rPr>
              </w:r>
              <w:r w:rsidR="00000000" w:rsidRPr="00B40818" w:rsidDel="00764140">
                <w:rPr>
                  <w:rFonts w:asciiTheme="minorHAnsi" w:hAnsiTheme="minorHAnsi" w:cstheme="minorHAnsi"/>
                  <w:sz w:val="24"/>
                  <w:szCs w:val="24"/>
                  <w:rPrChange w:id="361" w:author="Brian Olea" w:date="2023-10-16T12:19:00Z">
                    <w:rPr/>
                  </w:rPrChange>
                </w:rPr>
                <w:fldChar w:fldCharType="separate"/>
              </w:r>
              <w:r w:rsidRPr="00B40818" w:rsidDel="00764140">
                <w:rPr>
                  <w:sz w:val="24"/>
                  <w:szCs w:val="24"/>
                  <w:rPrChange w:id="362" w:author="Brian Olea" w:date="2023-10-16T12:19:00Z">
                    <w:rPr>
                      <w:rStyle w:val="Hyperlink"/>
                      <w:rFonts w:ascii="Times New Roman" w:hAnsi="Times New Roman"/>
                      <w:sz w:val="25"/>
                      <w:szCs w:val="25"/>
                    </w:rPr>
                  </w:rPrChange>
                </w:rPr>
                <w:delText>Document Release Checklist (DR001)</w:delText>
              </w:r>
              <w:r w:rsidR="00000000" w:rsidRPr="00B40818" w:rsidDel="00764140">
                <w:rPr>
                  <w:sz w:val="24"/>
                  <w:szCs w:val="24"/>
                  <w:rPrChange w:id="363" w:author="Brian Olea" w:date="2023-10-16T12:19:00Z">
                    <w:rPr>
                      <w:rStyle w:val="Hyperlink"/>
                      <w:sz w:val="25"/>
                      <w:szCs w:val="25"/>
                    </w:rPr>
                  </w:rPrChange>
                </w:rPr>
                <w:fldChar w:fldCharType="end"/>
              </w:r>
              <w:r w:rsidR="009C5831" w:rsidRPr="00B40818" w:rsidDel="00764140">
                <w:rPr>
                  <w:rFonts w:asciiTheme="minorHAnsi" w:hAnsiTheme="minorHAnsi" w:cstheme="minorHAnsi"/>
                  <w:sz w:val="24"/>
                  <w:szCs w:val="24"/>
                  <w:rPrChange w:id="364" w:author="Brian Olea" w:date="2023-10-16T12:19:00Z">
                    <w:rPr>
                      <w:rFonts w:ascii="Times New Roman" w:hAnsi="Times New Roman"/>
                      <w:sz w:val="25"/>
                      <w:szCs w:val="25"/>
                    </w:rPr>
                  </w:rPrChange>
                </w:rPr>
                <w:delText>,</w:delText>
              </w:r>
              <w:r w:rsidR="00B929C7" w:rsidRPr="00B40818" w:rsidDel="00764140">
                <w:rPr>
                  <w:rFonts w:asciiTheme="minorHAnsi" w:hAnsiTheme="minorHAnsi" w:cstheme="minorHAnsi"/>
                  <w:sz w:val="24"/>
                  <w:szCs w:val="24"/>
                  <w:rPrChange w:id="365" w:author="Brian Olea" w:date="2023-10-16T12:19:00Z">
                    <w:rPr>
                      <w:rFonts w:ascii="Times New Roman" w:hAnsi="Times New Roman"/>
                      <w:sz w:val="25"/>
                      <w:szCs w:val="25"/>
                    </w:rPr>
                  </w:rPrChange>
                </w:rPr>
                <w:delText xml:space="preserve"> and updates the </w:delText>
              </w:r>
              <w:r w:rsidR="00000000" w:rsidRPr="00B40818" w:rsidDel="00764140">
                <w:rPr>
                  <w:rFonts w:asciiTheme="minorHAnsi" w:hAnsiTheme="minorHAnsi" w:cstheme="minorHAnsi"/>
                  <w:sz w:val="24"/>
                  <w:szCs w:val="24"/>
                  <w:rPrChange w:id="366" w:author="Brian Olea" w:date="2023-10-16T12:19:00Z">
                    <w:rPr/>
                  </w:rPrChange>
                </w:rPr>
                <w:fldChar w:fldCharType="begin"/>
              </w:r>
              <w:r w:rsidR="00000000" w:rsidRPr="00B40818" w:rsidDel="00764140">
                <w:rPr>
                  <w:rFonts w:asciiTheme="minorHAnsi" w:hAnsiTheme="minorHAnsi" w:cstheme="minorHAnsi"/>
                  <w:sz w:val="24"/>
                  <w:szCs w:val="24"/>
                  <w:rPrChange w:id="367" w:author="Brian Olea" w:date="2023-10-16T12:19:00Z">
                    <w:rPr/>
                  </w:rPrChange>
                </w:rPr>
                <w:delInstrText>HYPERLINK "file:///\\\\imsmetals.com\\imscompany\\Support\\IQProcesses\\IQ%20Process%20Documents\\Forms\\DC003%20Document%20Revision%20Record.xls"</w:delInstrText>
              </w:r>
              <w:r w:rsidR="00000000" w:rsidRPr="00B40818" w:rsidDel="00764140">
                <w:rPr>
                  <w:rFonts w:asciiTheme="minorHAnsi" w:hAnsiTheme="minorHAnsi" w:cstheme="minorHAnsi"/>
                  <w:sz w:val="24"/>
                  <w:szCs w:val="24"/>
                  <w:rPrChange w:id="368" w:author="Brian Olea" w:date="2023-10-16T12:19:00Z">
                    <w:rPr/>
                  </w:rPrChange>
                </w:rPr>
              </w:r>
              <w:r w:rsidR="00000000" w:rsidRPr="00B40818" w:rsidDel="00764140">
                <w:rPr>
                  <w:rFonts w:asciiTheme="minorHAnsi" w:hAnsiTheme="minorHAnsi" w:cstheme="minorHAnsi"/>
                  <w:sz w:val="24"/>
                  <w:szCs w:val="24"/>
                  <w:rPrChange w:id="369" w:author="Brian Olea" w:date="2023-10-16T12:19:00Z">
                    <w:rPr/>
                  </w:rPrChange>
                </w:rPr>
                <w:fldChar w:fldCharType="separate"/>
              </w:r>
              <w:r w:rsidR="00B929C7" w:rsidRPr="00B40818" w:rsidDel="00764140">
                <w:rPr>
                  <w:sz w:val="24"/>
                  <w:szCs w:val="24"/>
                  <w:rPrChange w:id="370" w:author="Brian Olea" w:date="2023-10-16T12:19:00Z">
                    <w:rPr>
                      <w:rStyle w:val="Hyperlink"/>
                      <w:rFonts w:ascii="Times New Roman" w:hAnsi="Times New Roman"/>
                      <w:sz w:val="25"/>
                      <w:szCs w:val="25"/>
                    </w:rPr>
                  </w:rPrChange>
                </w:rPr>
                <w:delText>Document Revision Record (DC003)</w:delText>
              </w:r>
              <w:r w:rsidR="00000000" w:rsidRPr="00B40818" w:rsidDel="00764140">
                <w:rPr>
                  <w:sz w:val="24"/>
                  <w:szCs w:val="24"/>
                  <w:rPrChange w:id="371" w:author="Brian Olea" w:date="2023-10-16T12:19:00Z">
                    <w:rPr>
                      <w:rStyle w:val="Hyperlink"/>
                      <w:sz w:val="25"/>
                      <w:szCs w:val="25"/>
                    </w:rPr>
                  </w:rPrChange>
                </w:rPr>
                <w:fldChar w:fldCharType="end"/>
              </w:r>
              <w:r w:rsidR="00945473" w:rsidRPr="00B40818" w:rsidDel="00764140">
                <w:rPr>
                  <w:rFonts w:asciiTheme="minorHAnsi" w:hAnsiTheme="minorHAnsi" w:cstheme="minorHAnsi"/>
                  <w:sz w:val="24"/>
                  <w:szCs w:val="24"/>
                  <w:rPrChange w:id="372" w:author="Brian Olea" w:date="2023-10-16T12:19:00Z">
                    <w:rPr>
                      <w:rFonts w:ascii="Times New Roman" w:hAnsi="Times New Roman"/>
                      <w:sz w:val="25"/>
                      <w:szCs w:val="25"/>
                    </w:rPr>
                  </w:rPrChange>
                </w:rPr>
                <w:delText>.</w:delText>
              </w:r>
            </w:del>
          </w:p>
          <w:p w14:paraId="3EAB1983" w14:textId="34831A78" w:rsidR="009E6EAD" w:rsidRPr="00B40818" w:rsidDel="00764140" w:rsidRDefault="004557CD" w:rsidP="00B40818">
            <w:pPr>
              <w:rPr>
                <w:del w:id="373" w:author="Brian Olea" w:date="2023-10-16T12:11:00Z"/>
                <w:rFonts w:asciiTheme="minorHAnsi" w:hAnsiTheme="minorHAnsi" w:cstheme="minorHAnsi"/>
                <w:sz w:val="24"/>
                <w:szCs w:val="24"/>
                <w:rPrChange w:id="374" w:author="Brian Olea" w:date="2023-10-16T12:19:00Z">
                  <w:rPr>
                    <w:del w:id="375" w:author="Brian Olea" w:date="2023-10-16T12:11:00Z"/>
                    <w:rFonts w:ascii="Times New Roman" w:hAnsi="Times New Roman"/>
                    <w:sz w:val="25"/>
                    <w:szCs w:val="25"/>
                  </w:rPr>
                </w:rPrChange>
              </w:rPr>
              <w:pPrChange w:id="376" w:author="Brian Olea" w:date="2023-10-16T12:19:00Z">
                <w:pPr/>
              </w:pPrChange>
            </w:pPr>
            <w:del w:id="377" w:author="Brian Olea" w:date="2023-10-16T12:11:00Z">
              <w:r w:rsidRPr="00B40818" w:rsidDel="00764140">
                <w:rPr>
                  <w:rFonts w:asciiTheme="minorHAnsi" w:hAnsiTheme="minorHAnsi" w:cstheme="minorHAnsi"/>
                  <w:sz w:val="24"/>
                  <w:szCs w:val="24"/>
                  <w:rPrChange w:id="378" w:author="Brian Olea" w:date="2023-10-16T12:19:00Z">
                    <w:rPr>
                      <w:rFonts w:ascii="Times New Roman" w:hAnsi="Times New Roman"/>
                      <w:sz w:val="25"/>
                      <w:szCs w:val="25"/>
                    </w:rPr>
                  </w:rPrChange>
                </w:rPr>
                <w:delText>M</w:delText>
              </w:r>
              <w:r w:rsidR="009C5831" w:rsidRPr="00B40818" w:rsidDel="00764140">
                <w:rPr>
                  <w:rFonts w:asciiTheme="minorHAnsi" w:hAnsiTheme="minorHAnsi" w:cstheme="minorHAnsi"/>
                  <w:sz w:val="24"/>
                  <w:szCs w:val="24"/>
                  <w:rPrChange w:id="379" w:author="Brian Olea" w:date="2023-10-16T12:19:00Z">
                    <w:rPr>
                      <w:rFonts w:ascii="Times New Roman" w:hAnsi="Times New Roman"/>
                      <w:sz w:val="25"/>
                      <w:szCs w:val="25"/>
                    </w:rPr>
                  </w:rPrChange>
                </w:rPr>
                <w:delText>ak</w:delText>
              </w:r>
              <w:r w:rsidRPr="00B40818" w:rsidDel="00764140">
                <w:rPr>
                  <w:rFonts w:asciiTheme="minorHAnsi" w:hAnsiTheme="minorHAnsi" w:cstheme="minorHAnsi"/>
                  <w:sz w:val="24"/>
                  <w:szCs w:val="24"/>
                  <w:rPrChange w:id="380" w:author="Brian Olea" w:date="2023-10-16T12:19:00Z">
                    <w:rPr>
                      <w:rFonts w:ascii="Times New Roman" w:hAnsi="Times New Roman"/>
                      <w:sz w:val="25"/>
                      <w:szCs w:val="25"/>
                    </w:rPr>
                  </w:rPrChange>
                </w:rPr>
                <w:delText>es</w:delText>
              </w:r>
              <w:r w:rsidR="009C5831" w:rsidRPr="00B40818" w:rsidDel="00764140">
                <w:rPr>
                  <w:rFonts w:asciiTheme="minorHAnsi" w:hAnsiTheme="minorHAnsi" w:cstheme="minorHAnsi"/>
                  <w:sz w:val="24"/>
                  <w:szCs w:val="24"/>
                  <w:rPrChange w:id="381" w:author="Brian Olea" w:date="2023-10-16T12:19:00Z">
                    <w:rPr>
                      <w:rFonts w:ascii="Times New Roman" w:hAnsi="Times New Roman"/>
                      <w:sz w:val="25"/>
                      <w:szCs w:val="25"/>
                    </w:rPr>
                  </w:rPrChange>
                </w:rPr>
                <w:delText xml:space="preserve"> document accessible through </w:delText>
              </w:r>
              <w:r w:rsidR="00000000" w:rsidRPr="00B40818" w:rsidDel="00764140">
                <w:rPr>
                  <w:rFonts w:asciiTheme="minorHAnsi" w:hAnsiTheme="minorHAnsi" w:cstheme="minorHAnsi"/>
                  <w:sz w:val="24"/>
                  <w:szCs w:val="24"/>
                  <w:rPrChange w:id="382" w:author="Brian Olea" w:date="2023-10-16T12:19:00Z">
                    <w:rPr/>
                  </w:rPrChange>
                </w:rPr>
                <w:fldChar w:fldCharType="begin"/>
              </w:r>
              <w:r w:rsidR="00000000" w:rsidRPr="00B40818" w:rsidDel="00764140">
                <w:rPr>
                  <w:rFonts w:asciiTheme="minorHAnsi" w:hAnsiTheme="minorHAnsi" w:cstheme="minorHAnsi"/>
                  <w:sz w:val="24"/>
                  <w:szCs w:val="24"/>
                  <w:rPrChange w:id="383" w:author="Brian Olea" w:date="2023-10-16T12:19:00Z">
                    <w:rPr/>
                  </w:rPrChange>
                </w:rPr>
                <w:delInstrText>HYPERLINK "file:///I:\\Support\\IQProcesses\\IQ%20Process%20Documents"</w:delInstrText>
              </w:r>
              <w:r w:rsidR="00000000" w:rsidRPr="00B40818" w:rsidDel="00764140">
                <w:rPr>
                  <w:rFonts w:asciiTheme="minorHAnsi" w:hAnsiTheme="minorHAnsi" w:cstheme="minorHAnsi"/>
                  <w:sz w:val="24"/>
                  <w:szCs w:val="24"/>
                  <w:rPrChange w:id="384" w:author="Brian Olea" w:date="2023-10-16T12:19:00Z">
                    <w:rPr/>
                  </w:rPrChange>
                </w:rPr>
              </w:r>
              <w:r w:rsidR="00000000" w:rsidRPr="00B40818" w:rsidDel="00764140">
                <w:rPr>
                  <w:rFonts w:asciiTheme="minorHAnsi" w:hAnsiTheme="minorHAnsi" w:cstheme="minorHAnsi"/>
                  <w:sz w:val="24"/>
                  <w:szCs w:val="24"/>
                  <w:rPrChange w:id="385" w:author="Brian Olea" w:date="2023-10-16T12:19:00Z">
                    <w:rPr/>
                  </w:rPrChange>
                </w:rPr>
                <w:fldChar w:fldCharType="separate"/>
              </w:r>
              <w:r w:rsidR="002072AB" w:rsidRPr="00B40818" w:rsidDel="00764140">
                <w:rPr>
                  <w:sz w:val="24"/>
                  <w:szCs w:val="24"/>
                  <w:rPrChange w:id="386" w:author="Brian Olea" w:date="2023-10-16T12:19:00Z">
                    <w:rPr>
                      <w:rStyle w:val="Hyperlink"/>
                      <w:rFonts w:ascii="Times New Roman" w:hAnsi="Times New Roman"/>
                      <w:sz w:val="25"/>
                      <w:szCs w:val="25"/>
                    </w:rPr>
                  </w:rPrChange>
                </w:rPr>
                <w:delText>IQ Process Documents network folder</w:delText>
              </w:r>
              <w:r w:rsidR="00000000" w:rsidRPr="00B40818" w:rsidDel="00764140">
                <w:rPr>
                  <w:sz w:val="24"/>
                  <w:szCs w:val="24"/>
                  <w:rPrChange w:id="387" w:author="Brian Olea" w:date="2023-10-16T12:19:00Z">
                    <w:rPr>
                      <w:rStyle w:val="Hyperlink"/>
                      <w:sz w:val="25"/>
                      <w:szCs w:val="25"/>
                    </w:rPr>
                  </w:rPrChange>
                </w:rPr>
                <w:fldChar w:fldCharType="end"/>
              </w:r>
              <w:r w:rsidR="002072AB" w:rsidRPr="00B40818" w:rsidDel="00764140">
                <w:rPr>
                  <w:rFonts w:asciiTheme="minorHAnsi" w:hAnsiTheme="minorHAnsi" w:cstheme="minorHAnsi"/>
                  <w:sz w:val="24"/>
                  <w:szCs w:val="24"/>
                  <w:rPrChange w:id="388" w:author="Brian Olea" w:date="2023-10-16T12:19:00Z">
                    <w:rPr>
                      <w:rFonts w:ascii="Times New Roman" w:hAnsi="Times New Roman"/>
                      <w:sz w:val="25"/>
                      <w:szCs w:val="25"/>
                    </w:rPr>
                  </w:rPrChange>
                </w:rPr>
                <w:delText>.</w:delText>
              </w:r>
              <w:r w:rsidR="003F46EB" w:rsidRPr="00B40818" w:rsidDel="00764140">
                <w:rPr>
                  <w:rFonts w:asciiTheme="minorHAnsi" w:hAnsiTheme="minorHAnsi" w:cstheme="minorHAnsi"/>
                  <w:sz w:val="24"/>
                  <w:szCs w:val="24"/>
                  <w:rPrChange w:id="389" w:author="Brian Olea" w:date="2023-10-16T12:19:00Z">
                    <w:rPr>
                      <w:rFonts w:ascii="Times New Roman" w:hAnsi="Times New Roman"/>
                      <w:sz w:val="25"/>
                      <w:szCs w:val="25"/>
                    </w:rPr>
                  </w:rPrChange>
                </w:rPr>
                <w:delText xml:space="preserve"> </w:delText>
              </w:r>
              <w:r w:rsidR="00031062" w:rsidRPr="00B40818" w:rsidDel="00764140">
                <w:rPr>
                  <w:rFonts w:asciiTheme="minorHAnsi" w:hAnsiTheme="minorHAnsi" w:cstheme="minorHAnsi"/>
                  <w:sz w:val="24"/>
                  <w:szCs w:val="24"/>
                  <w:rPrChange w:id="390" w:author="Brian Olea" w:date="2023-10-16T12:19:00Z">
                    <w:rPr>
                      <w:rFonts w:ascii="Times New Roman" w:hAnsi="Times New Roman"/>
                      <w:sz w:val="25"/>
                      <w:szCs w:val="25"/>
                      <w:highlight w:val="yellow"/>
                    </w:rPr>
                  </w:rPrChange>
                </w:rPr>
                <w:delText>N</w:delText>
              </w:r>
              <w:r w:rsidR="009C5831" w:rsidRPr="00B40818" w:rsidDel="00764140">
                <w:rPr>
                  <w:rFonts w:asciiTheme="minorHAnsi" w:hAnsiTheme="minorHAnsi" w:cstheme="minorHAnsi"/>
                  <w:sz w:val="24"/>
                  <w:szCs w:val="24"/>
                  <w:rPrChange w:id="391" w:author="Brian Olea" w:date="2023-10-16T12:19:00Z">
                    <w:rPr>
                      <w:rFonts w:ascii="Times New Roman" w:hAnsi="Times New Roman"/>
                      <w:sz w:val="25"/>
                      <w:szCs w:val="25"/>
                      <w:highlight w:val="yellow"/>
                    </w:rPr>
                  </w:rPrChange>
                </w:rPr>
                <w:delText>otif</w:delText>
              </w:r>
              <w:r w:rsidR="003F46EB" w:rsidRPr="00B40818" w:rsidDel="00764140">
                <w:rPr>
                  <w:rFonts w:asciiTheme="minorHAnsi" w:hAnsiTheme="minorHAnsi" w:cstheme="minorHAnsi"/>
                  <w:sz w:val="24"/>
                  <w:szCs w:val="24"/>
                  <w:rPrChange w:id="392" w:author="Brian Olea" w:date="2023-10-16T12:19:00Z">
                    <w:rPr>
                      <w:rFonts w:ascii="Times New Roman" w:hAnsi="Times New Roman"/>
                      <w:sz w:val="25"/>
                      <w:szCs w:val="25"/>
                      <w:highlight w:val="yellow"/>
                    </w:rPr>
                  </w:rPrChange>
                </w:rPr>
                <w:delText>ies</w:delText>
              </w:r>
              <w:r w:rsidR="00031062" w:rsidRPr="00B40818" w:rsidDel="00764140">
                <w:rPr>
                  <w:rFonts w:asciiTheme="minorHAnsi" w:hAnsiTheme="minorHAnsi" w:cstheme="minorHAnsi"/>
                  <w:sz w:val="24"/>
                  <w:szCs w:val="24"/>
                  <w:rPrChange w:id="393" w:author="Brian Olea" w:date="2023-10-16T12:19:00Z">
                    <w:rPr>
                      <w:rFonts w:ascii="Times New Roman" w:hAnsi="Times New Roman"/>
                      <w:sz w:val="25"/>
                      <w:szCs w:val="25"/>
                      <w:highlight w:val="yellow"/>
                    </w:rPr>
                  </w:rPrChange>
                </w:rPr>
                <w:delText xml:space="preserve"> </w:delText>
              </w:r>
              <w:r w:rsidR="00767DF9" w:rsidRPr="00B40818" w:rsidDel="00764140">
                <w:rPr>
                  <w:rFonts w:asciiTheme="minorHAnsi" w:hAnsiTheme="minorHAnsi" w:cstheme="minorHAnsi"/>
                  <w:sz w:val="24"/>
                  <w:szCs w:val="24"/>
                  <w:rPrChange w:id="394" w:author="Brian Olea" w:date="2023-10-16T12:19:00Z">
                    <w:rPr>
                      <w:rFonts w:ascii="Times New Roman" w:hAnsi="Times New Roman"/>
                      <w:sz w:val="25"/>
                      <w:szCs w:val="25"/>
                      <w:highlight w:val="yellow"/>
                    </w:rPr>
                  </w:rPrChange>
                </w:rPr>
                <w:delText>Process Owner</w:delText>
              </w:r>
              <w:r w:rsidR="00031062" w:rsidRPr="00B40818" w:rsidDel="00764140">
                <w:rPr>
                  <w:rFonts w:asciiTheme="minorHAnsi" w:hAnsiTheme="minorHAnsi" w:cstheme="minorHAnsi"/>
                  <w:sz w:val="24"/>
                  <w:szCs w:val="24"/>
                  <w:rPrChange w:id="395" w:author="Brian Olea" w:date="2023-10-16T12:19:00Z">
                    <w:rPr>
                      <w:rFonts w:ascii="Times New Roman" w:hAnsi="Times New Roman"/>
                      <w:sz w:val="25"/>
                      <w:szCs w:val="25"/>
                      <w:highlight w:val="yellow"/>
                    </w:rPr>
                  </w:rPrChange>
                </w:rPr>
                <w:delText>s</w:delText>
              </w:r>
              <w:r w:rsidR="00767DF9" w:rsidRPr="00B40818" w:rsidDel="00764140">
                <w:rPr>
                  <w:rFonts w:asciiTheme="minorHAnsi" w:hAnsiTheme="minorHAnsi" w:cstheme="minorHAnsi"/>
                  <w:sz w:val="24"/>
                  <w:szCs w:val="24"/>
                  <w:rPrChange w:id="396" w:author="Brian Olea" w:date="2023-10-16T12:19:00Z">
                    <w:rPr>
                      <w:rFonts w:ascii="Times New Roman" w:hAnsi="Times New Roman"/>
                      <w:sz w:val="25"/>
                      <w:szCs w:val="25"/>
                      <w:highlight w:val="yellow"/>
                    </w:rPr>
                  </w:rPrChange>
                </w:rPr>
                <w:delText>, Branch Admin/Quality Managers, and Learning Management System (LMS) Administrator</w:delText>
              </w:r>
              <w:r w:rsidR="009C5831" w:rsidRPr="00B40818" w:rsidDel="00764140">
                <w:rPr>
                  <w:rFonts w:asciiTheme="minorHAnsi" w:hAnsiTheme="minorHAnsi" w:cstheme="minorHAnsi"/>
                  <w:sz w:val="24"/>
                  <w:szCs w:val="24"/>
                  <w:rPrChange w:id="397" w:author="Brian Olea" w:date="2023-10-16T12:19:00Z">
                    <w:rPr>
                      <w:rFonts w:ascii="Times New Roman" w:hAnsi="Times New Roman"/>
                      <w:sz w:val="25"/>
                      <w:szCs w:val="25"/>
                      <w:highlight w:val="yellow"/>
                    </w:rPr>
                  </w:rPrChange>
                </w:rPr>
                <w:delText xml:space="preserve"> </w:delText>
              </w:r>
              <w:r w:rsidR="00767DF9" w:rsidRPr="00B40818" w:rsidDel="00764140">
                <w:rPr>
                  <w:rFonts w:asciiTheme="minorHAnsi" w:hAnsiTheme="minorHAnsi" w:cstheme="minorHAnsi"/>
                  <w:sz w:val="24"/>
                  <w:szCs w:val="24"/>
                  <w:rPrChange w:id="398" w:author="Brian Olea" w:date="2023-10-16T12:19:00Z">
                    <w:rPr>
                      <w:rFonts w:ascii="Times New Roman" w:hAnsi="Times New Roman"/>
                      <w:sz w:val="25"/>
                      <w:szCs w:val="25"/>
                      <w:highlight w:val="yellow"/>
                    </w:rPr>
                  </w:rPrChange>
                </w:rPr>
                <w:delText>of final document release</w:delText>
              </w:r>
              <w:r w:rsidR="009C5831" w:rsidRPr="00B40818" w:rsidDel="00764140">
                <w:rPr>
                  <w:rFonts w:asciiTheme="minorHAnsi" w:hAnsiTheme="minorHAnsi" w:cstheme="minorHAnsi"/>
                  <w:sz w:val="24"/>
                  <w:szCs w:val="24"/>
                  <w:rPrChange w:id="399" w:author="Brian Olea" w:date="2023-10-16T12:19:00Z">
                    <w:rPr>
                      <w:rFonts w:ascii="Times New Roman" w:hAnsi="Times New Roman"/>
                      <w:sz w:val="25"/>
                      <w:szCs w:val="25"/>
                      <w:highlight w:val="yellow"/>
                    </w:rPr>
                  </w:rPrChange>
                </w:rPr>
                <w:delText>.</w:delText>
              </w:r>
            </w:del>
          </w:p>
          <w:p w14:paraId="768E6823" w14:textId="249B433D" w:rsidR="00C3264F" w:rsidRPr="00B40818" w:rsidDel="00764140" w:rsidRDefault="00C3264F" w:rsidP="00B40818">
            <w:pPr>
              <w:rPr>
                <w:del w:id="400" w:author="Brian Olea" w:date="2023-10-16T12:11:00Z"/>
                <w:rFonts w:asciiTheme="minorHAnsi" w:hAnsiTheme="minorHAnsi" w:cstheme="minorHAnsi"/>
                <w:sz w:val="24"/>
                <w:szCs w:val="24"/>
                <w:rPrChange w:id="401" w:author="Brian Olea" w:date="2023-10-16T12:19:00Z">
                  <w:rPr>
                    <w:del w:id="402" w:author="Brian Olea" w:date="2023-10-16T12:11:00Z"/>
                    <w:rFonts w:ascii="Times New Roman" w:hAnsi="Times New Roman"/>
                    <w:sz w:val="25"/>
                    <w:szCs w:val="25"/>
                  </w:rPr>
                </w:rPrChange>
              </w:rPr>
              <w:pPrChange w:id="403" w:author="Brian Olea" w:date="2023-10-16T12:19:00Z">
                <w:pPr>
                  <w:spacing w:line="80" w:lineRule="exact"/>
                </w:pPr>
              </w:pPrChange>
            </w:pPr>
          </w:p>
        </w:tc>
      </w:tr>
      <w:tr w:rsidR="00040240" w:rsidRPr="00B40818" w:rsidDel="00764140" w14:paraId="1F4E46AE" w14:textId="52FAEAFE" w:rsidTr="003A3DC7">
        <w:trPr>
          <w:jc w:val="center"/>
          <w:del w:id="404" w:author="Brian Olea" w:date="2023-10-16T12:11:00Z"/>
        </w:trPr>
        <w:tc>
          <w:tcPr>
            <w:tcW w:w="2143" w:type="dxa"/>
          </w:tcPr>
          <w:p w14:paraId="349B9DA1" w14:textId="1DEC61E6" w:rsidR="004765D1" w:rsidRPr="00B40818" w:rsidDel="00764140" w:rsidRDefault="00040240" w:rsidP="00B40818">
            <w:pPr>
              <w:rPr>
                <w:del w:id="405" w:author="Brian Olea" w:date="2023-10-16T12:11:00Z"/>
                <w:rFonts w:asciiTheme="minorHAnsi" w:hAnsiTheme="minorHAnsi" w:cstheme="minorHAnsi"/>
                <w:sz w:val="24"/>
                <w:szCs w:val="24"/>
                <w:rPrChange w:id="406" w:author="Brian Olea" w:date="2023-10-16T12:19:00Z">
                  <w:rPr>
                    <w:del w:id="407" w:author="Brian Olea" w:date="2023-10-16T12:11:00Z"/>
                    <w:rFonts w:ascii="Times New Roman" w:hAnsi="Times New Roman"/>
                    <w:sz w:val="25"/>
                    <w:szCs w:val="25"/>
                  </w:rPr>
                </w:rPrChange>
              </w:rPr>
              <w:pPrChange w:id="408" w:author="Brian Olea" w:date="2023-10-16T12:19:00Z">
                <w:pPr>
                  <w:pStyle w:val="ListParagraph"/>
                  <w:numPr>
                    <w:numId w:val="9"/>
                  </w:numPr>
                  <w:ind w:left="259" w:hanging="259"/>
                </w:pPr>
              </w:pPrChange>
            </w:pPr>
            <w:del w:id="409" w:author="Brian Olea" w:date="2023-10-16T12:11:00Z">
              <w:r w:rsidRPr="00B40818" w:rsidDel="00764140">
                <w:rPr>
                  <w:rFonts w:asciiTheme="minorHAnsi" w:hAnsiTheme="minorHAnsi" w:cstheme="minorHAnsi"/>
                  <w:sz w:val="24"/>
                  <w:szCs w:val="24"/>
                  <w:rPrChange w:id="410" w:author="Brian Olea" w:date="2023-10-16T12:19:00Z">
                    <w:rPr>
                      <w:rFonts w:ascii="Times New Roman" w:hAnsi="Times New Roman"/>
                      <w:sz w:val="25"/>
                      <w:szCs w:val="25"/>
                    </w:rPr>
                  </w:rPrChange>
                </w:rPr>
                <w:delText>Process Owner</w:delText>
              </w:r>
              <w:r w:rsidR="004765D1" w:rsidRPr="00B40818" w:rsidDel="00764140">
                <w:rPr>
                  <w:rFonts w:asciiTheme="minorHAnsi" w:hAnsiTheme="minorHAnsi" w:cstheme="minorHAnsi"/>
                  <w:sz w:val="24"/>
                  <w:szCs w:val="24"/>
                  <w:rPrChange w:id="411" w:author="Brian Olea" w:date="2023-10-16T12:19:00Z">
                    <w:rPr>
                      <w:rFonts w:ascii="Times New Roman" w:hAnsi="Times New Roman"/>
                      <w:sz w:val="25"/>
                      <w:szCs w:val="25"/>
                    </w:rPr>
                  </w:rPrChange>
                </w:rPr>
                <w:delText xml:space="preserve"> &amp; Branch Admin/Quality Manager</w:delText>
              </w:r>
            </w:del>
          </w:p>
          <w:p w14:paraId="0BD4F064" w14:textId="107479A4" w:rsidR="004765D1" w:rsidRPr="00B40818" w:rsidDel="00764140" w:rsidRDefault="004765D1" w:rsidP="00B40818">
            <w:pPr>
              <w:rPr>
                <w:del w:id="412" w:author="Brian Olea" w:date="2023-10-16T12:11:00Z"/>
                <w:rFonts w:asciiTheme="minorHAnsi" w:hAnsiTheme="minorHAnsi" w:cstheme="minorHAnsi"/>
                <w:sz w:val="24"/>
                <w:szCs w:val="24"/>
                <w:rPrChange w:id="413" w:author="Brian Olea" w:date="2023-10-16T12:19:00Z">
                  <w:rPr>
                    <w:del w:id="414" w:author="Brian Olea" w:date="2023-10-16T12:11:00Z"/>
                    <w:rFonts w:ascii="Times New Roman" w:hAnsi="Times New Roman"/>
                    <w:sz w:val="25"/>
                    <w:szCs w:val="25"/>
                  </w:rPr>
                </w:rPrChange>
              </w:rPr>
              <w:pPrChange w:id="415" w:author="Brian Olea" w:date="2023-10-16T12:19:00Z">
                <w:pPr>
                  <w:spacing w:line="80" w:lineRule="exact"/>
                </w:pPr>
              </w:pPrChange>
            </w:pPr>
          </w:p>
        </w:tc>
        <w:tc>
          <w:tcPr>
            <w:tcW w:w="7966" w:type="dxa"/>
          </w:tcPr>
          <w:p w14:paraId="437D9C7A" w14:textId="32A35776" w:rsidR="00040240" w:rsidRPr="00B40818" w:rsidDel="00764140" w:rsidRDefault="00040240" w:rsidP="00B40818">
            <w:pPr>
              <w:rPr>
                <w:del w:id="416" w:author="Brian Olea" w:date="2023-10-16T12:11:00Z"/>
                <w:rFonts w:asciiTheme="minorHAnsi" w:hAnsiTheme="minorHAnsi" w:cstheme="minorHAnsi"/>
                <w:sz w:val="24"/>
                <w:szCs w:val="24"/>
                <w:rPrChange w:id="417" w:author="Brian Olea" w:date="2023-10-16T12:19:00Z">
                  <w:rPr>
                    <w:del w:id="418" w:author="Brian Olea" w:date="2023-10-16T12:11:00Z"/>
                    <w:rFonts w:ascii="Times New Roman" w:hAnsi="Times New Roman"/>
                    <w:sz w:val="25"/>
                    <w:szCs w:val="25"/>
                  </w:rPr>
                </w:rPrChange>
              </w:rPr>
              <w:pPrChange w:id="419" w:author="Brian Olea" w:date="2023-10-16T12:19:00Z">
                <w:pPr/>
              </w:pPrChange>
            </w:pPr>
            <w:del w:id="420" w:author="Brian Olea" w:date="2023-10-16T12:11:00Z">
              <w:r w:rsidRPr="00B40818" w:rsidDel="00764140">
                <w:rPr>
                  <w:rFonts w:asciiTheme="minorHAnsi" w:hAnsiTheme="minorHAnsi" w:cstheme="minorHAnsi"/>
                  <w:sz w:val="24"/>
                  <w:szCs w:val="24"/>
                  <w:rPrChange w:id="421" w:author="Brian Olea" w:date="2023-10-16T12:19:00Z">
                    <w:rPr>
                      <w:rFonts w:ascii="Times New Roman" w:hAnsi="Times New Roman"/>
                      <w:sz w:val="25"/>
                      <w:szCs w:val="25"/>
                      <w:highlight w:val="yellow"/>
                    </w:rPr>
                  </w:rPrChange>
                </w:rPr>
                <w:delText>Plan for necessary training.</w:delText>
              </w:r>
            </w:del>
          </w:p>
          <w:p w14:paraId="7CBA32D8" w14:textId="3F5F2368" w:rsidR="00C1743F" w:rsidRPr="00B40818" w:rsidDel="00764140" w:rsidRDefault="00C1743F" w:rsidP="00B40818">
            <w:pPr>
              <w:rPr>
                <w:del w:id="422" w:author="Brian Olea" w:date="2023-10-16T12:11:00Z"/>
                <w:rFonts w:asciiTheme="minorHAnsi" w:hAnsiTheme="minorHAnsi" w:cstheme="minorHAnsi"/>
                <w:sz w:val="24"/>
                <w:szCs w:val="24"/>
                <w:rPrChange w:id="423" w:author="Brian Olea" w:date="2023-10-16T12:19:00Z">
                  <w:rPr>
                    <w:del w:id="424" w:author="Brian Olea" w:date="2023-10-16T12:11:00Z"/>
                    <w:rFonts w:ascii="Times New Roman" w:hAnsi="Times New Roman"/>
                    <w:sz w:val="25"/>
                    <w:szCs w:val="25"/>
                  </w:rPr>
                </w:rPrChange>
              </w:rPr>
              <w:pPrChange w:id="425" w:author="Brian Olea" w:date="2023-10-16T12:19:00Z">
                <w:pPr/>
              </w:pPrChange>
            </w:pPr>
          </w:p>
          <w:p w14:paraId="6BA249C8" w14:textId="3FDE28F2" w:rsidR="00C1743F" w:rsidRPr="00B40818" w:rsidDel="00764140" w:rsidRDefault="00C1743F" w:rsidP="00B40818">
            <w:pPr>
              <w:rPr>
                <w:del w:id="426" w:author="Brian Olea" w:date="2023-10-16T12:11:00Z"/>
                <w:rFonts w:asciiTheme="minorHAnsi" w:hAnsiTheme="minorHAnsi" w:cstheme="minorHAnsi"/>
                <w:sz w:val="24"/>
                <w:szCs w:val="24"/>
                <w:rPrChange w:id="427" w:author="Brian Olea" w:date="2023-10-16T12:19:00Z">
                  <w:rPr>
                    <w:del w:id="428" w:author="Brian Olea" w:date="2023-10-16T12:11:00Z"/>
                    <w:rFonts w:ascii="Times New Roman" w:hAnsi="Times New Roman"/>
                    <w:sz w:val="25"/>
                    <w:szCs w:val="25"/>
                  </w:rPr>
                </w:rPrChange>
              </w:rPr>
              <w:pPrChange w:id="429" w:author="Brian Olea" w:date="2023-10-16T12:19:00Z">
                <w:pPr/>
              </w:pPrChange>
            </w:pPr>
          </w:p>
          <w:p w14:paraId="207D7A31" w14:textId="48D58F6D" w:rsidR="00C1743F" w:rsidRPr="00B40818" w:rsidDel="00764140" w:rsidRDefault="00C1743F" w:rsidP="00B40818">
            <w:pPr>
              <w:rPr>
                <w:del w:id="430" w:author="Brian Olea" w:date="2023-10-16T12:11:00Z"/>
                <w:rFonts w:asciiTheme="minorHAnsi" w:hAnsiTheme="minorHAnsi" w:cstheme="minorHAnsi"/>
                <w:sz w:val="24"/>
                <w:szCs w:val="24"/>
                <w:rPrChange w:id="431" w:author="Brian Olea" w:date="2023-10-16T12:19:00Z">
                  <w:rPr>
                    <w:del w:id="432" w:author="Brian Olea" w:date="2023-10-16T12:11:00Z"/>
                    <w:rFonts w:ascii="Times New Roman" w:hAnsi="Times New Roman"/>
                    <w:sz w:val="25"/>
                    <w:szCs w:val="25"/>
                  </w:rPr>
                </w:rPrChange>
              </w:rPr>
              <w:pPrChange w:id="433" w:author="Brian Olea" w:date="2023-10-16T12:19:00Z">
                <w:pPr/>
              </w:pPrChange>
            </w:pPr>
          </w:p>
          <w:p w14:paraId="0316DDF9" w14:textId="43EC1553" w:rsidR="00040240" w:rsidRPr="00B40818" w:rsidDel="00764140" w:rsidRDefault="00040240" w:rsidP="00B40818">
            <w:pPr>
              <w:rPr>
                <w:del w:id="434" w:author="Brian Olea" w:date="2023-10-16T12:11:00Z"/>
                <w:rFonts w:asciiTheme="minorHAnsi" w:hAnsiTheme="minorHAnsi" w:cstheme="minorHAnsi"/>
                <w:sz w:val="24"/>
                <w:szCs w:val="24"/>
                <w:rPrChange w:id="435" w:author="Brian Olea" w:date="2023-10-16T12:19:00Z">
                  <w:rPr>
                    <w:del w:id="436" w:author="Brian Olea" w:date="2023-10-16T12:11:00Z"/>
                    <w:rFonts w:ascii="Times New Roman" w:hAnsi="Times New Roman"/>
                    <w:sz w:val="25"/>
                    <w:szCs w:val="25"/>
                  </w:rPr>
                </w:rPrChange>
              </w:rPr>
              <w:pPrChange w:id="437" w:author="Brian Olea" w:date="2023-10-16T12:19:00Z">
                <w:pPr>
                  <w:spacing w:line="80" w:lineRule="exact"/>
                </w:pPr>
              </w:pPrChange>
            </w:pPr>
          </w:p>
        </w:tc>
      </w:tr>
    </w:tbl>
    <w:p w14:paraId="1D5D75DF" w14:textId="04563628" w:rsidR="00293916" w:rsidRPr="00B40818" w:rsidDel="00B40818" w:rsidRDefault="00B40818" w:rsidP="00B40818">
      <w:pPr>
        <w:rPr>
          <w:del w:id="438" w:author="Brian Olea" w:date="2023-10-16T12:20:00Z"/>
          <w:rFonts w:asciiTheme="minorHAnsi" w:hAnsiTheme="minorHAnsi" w:cstheme="minorHAnsi"/>
          <w:b/>
          <w:bCs/>
          <w:sz w:val="26"/>
          <w:szCs w:val="26"/>
          <w:rPrChange w:id="439" w:author="Brian Olea" w:date="2023-10-16T12:20:00Z">
            <w:rPr>
              <w:del w:id="440" w:author="Brian Olea" w:date="2023-10-16T12:20:00Z"/>
              <w:rFonts w:asciiTheme="minorHAnsi" w:hAnsiTheme="minorHAnsi" w:cstheme="minorHAnsi"/>
              <w:sz w:val="24"/>
              <w:szCs w:val="24"/>
            </w:rPr>
          </w:rPrChange>
        </w:rPr>
      </w:pPr>
      <w:ins w:id="441" w:author="Brian Olea" w:date="2023-10-16T12:20:00Z">
        <w:r w:rsidRPr="00B40818">
          <w:rPr>
            <w:rFonts w:asciiTheme="minorHAnsi" w:hAnsiTheme="minorHAnsi" w:cstheme="minorHAnsi"/>
            <w:b/>
            <w:bCs/>
            <w:sz w:val="26"/>
            <w:szCs w:val="26"/>
            <w:rPrChange w:id="442" w:author="Brian Olea" w:date="2023-10-16T12:20:00Z">
              <w:rPr/>
            </w:rPrChange>
          </w:rPr>
          <w:lastRenderedPageBreak/>
          <w:t>Flow-down requirements</w:t>
        </w:r>
      </w:ins>
    </w:p>
    <w:p w14:paraId="485C73F7" w14:textId="77777777" w:rsidR="00B40818" w:rsidRPr="00B40818" w:rsidRDefault="00B40818" w:rsidP="00B40818">
      <w:pPr>
        <w:rPr>
          <w:ins w:id="443" w:author="Brian Olea" w:date="2023-10-16T12:20:00Z"/>
          <w:rFonts w:asciiTheme="minorHAnsi" w:hAnsiTheme="minorHAnsi" w:cstheme="minorHAnsi"/>
          <w:sz w:val="24"/>
          <w:szCs w:val="24"/>
          <w:rPrChange w:id="444" w:author="Brian Olea" w:date="2023-10-16T12:19:00Z">
            <w:rPr>
              <w:ins w:id="445" w:author="Brian Olea" w:date="2023-10-16T12:20:00Z"/>
              <w:b/>
              <w:bCs/>
              <w:sz w:val="25"/>
              <w:szCs w:val="25"/>
            </w:rPr>
          </w:rPrChange>
        </w:rPr>
        <w:pPrChange w:id="446" w:author="Brian Olea" w:date="2023-10-16T12:19:00Z">
          <w:pPr>
            <w:pStyle w:val="ListParagraph"/>
            <w:ind w:left="0"/>
            <w:jc w:val="center"/>
          </w:pPr>
        </w:pPrChange>
      </w:pPr>
    </w:p>
    <w:p w14:paraId="18A28782" w14:textId="0687B873" w:rsidR="00293916" w:rsidRPr="00B40818" w:rsidDel="00B40818" w:rsidRDefault="00293916" w:rsidP="00B40818">
      <w:pPr>
        <w:rPr>
          <w:del w:id="447" w:author="Brian Olea" w:date="2023-10-16T12:20:00Z"/>
          <w:rFonts w:asciiTheme="minorHAnsi" w:hAnsiTheme="minorHAnsi" w:cstheme="minorHAnsi"/>
          <w:sz w:val="24"/>
          <w:szCs w:val="24"/>
          <w:rPrChange w:id="448" w:author="Brian Olea" w:date="2023-10-16T12:19:00Z">
            <w:rPr>
              <w:del w:id="449" w:author="Brian Olea" w:date="2023-10-16T12:20:00Z"/>
              <w:b/>
              <w:bCs/>
              <w:sz w:val="25"/>
              <w:szCs w:val="25"/>
            </w:rPr>
          </w:rPrChange>
        </w:rPr>
        <w:pPrChange w:id="450" w:author="Brian Olea" w:date="2023-10-16T12:19:00Z">
          <w:pPr>
            <w:pStyle w:val="ListParagraph"/>
            <w:ind w:left="0"/>
            <w:jc w:val="center"/>
          </w:pPr>
        </w:pPrChange>
      </w:pPr>
    </w:p>
    <w:p w14:paraId="20E1911B" w14:textId="1FBBD20C" w:rsidR="005F17FD" w:rsidRPr="00B40818" w:rsidDel="00B40818" w:rsidRDefault="005F17FD" w:rsidP="00B40818">
      <w:pPr>
        <w:rPr>
          <w:del w:id="451" w:author="Brian Olea" w:date="2023-10-16T12:20:00Z"/>
          <w:rFonts w:asciiTheme="minorHAnsi" w:hAnsiTheme="minorHAnsi" w:cstheme="minorHAnsi"/>
          <w:sz w:val="24"/>
          <w:szCs w:val="24"/>
          <w:rPrChange w:id="452" w:author="Brian Olea" w:date="2023-10-16T12:19:00Z">
            <w:rPr>
              <w:del w:id="453" w:author="Brian Olea" w:date="2023-10-16T12:20:00Z"/>
              <w:b/>
              <w:bCs/>
              <w:sz w:val="25"/>
              <w:szCs w:val="25"/>
            </w:rPr>
          </w:rPrChange>
        </w:rPr>
        <w:pPrChange w:id="454" w:author="Brian Olea" w:date="2023-10-16T12:19:00Z">
          <w:pPr>
            <w:pStyle w:val="ListParagraph"/>
            <w:ind w:left="0"/>
            <w:jc w:val="center"/>
          </w:pPr>
        </w:pPrChange>
      </w:pPr>
    </w:p>
    <w:p w14:paraId="76BFE664" w14:textId="0375C7AB" w:rsidR="005F17FD" w:rsidRPr="00B40818" w:rsidDel="00B40818" w:rsidRDefault="005F17FD" w:rsidP="00B40818">
      <w:pPr>
        <w:rPr>
          <w:del w:id="455" w:author="Brian Olea" w:date="2023-10-16T12:20:00Z"/>
          <w:rFonts w:asciiTheme="minorHAnsi" w:hAnsiTheme="minorHAnsi" w:cstheme="minorHAnsi"/>
          <w:sz w:val="24"/>
          <w:szCs w:val="24"/>
          <w:rPrChange w:id="456" w:author="Brian Olea" w:date="2023-10-16T12:19:00Z">
            <w:rPr>
              <w:del w:id="457" w:author="Brian Olea" w:date="2023-10-16T12:20:00Z"/>
              <w:b/>
              <w:bCs/>
              <w:sz w:val="25"/>
              <w:szCs w:val="25"/>
            </w:rPr>
          </w:rPrChange>
        </w:rPr>
        <w:pPrChange w:id="458" w:author="Brian Olea" w:date="2023-10-16T12:19:00Z">
          <w:pPr>
            <w:pStyle w:val="ListParagraph"/>
            <w:ind w:left="0"/>
            <w:jc w:val="center"/>
          </w:pPr>
        </w:pPrChange>
      </w:pPr>
    </w:p>
    <w:p w14:paraId="3B24917E" w14:textId="58798C2A" w:rsidR="00D64890" w:rsidRPr="00B40818" w:rsidDel="00B40818" w:rsidRDefault="00D64890" w:rsidP="00B40818">
      <w:pPr>
        <w:rPr>
          <w:del w:id="459" w:author="Brian Olea" w:date="2023-10-16T12:20:00Z"/>
          <w:rFonts w:asciiTheme="minorHAnsi" w:hAnsiTheme="minorHAnsi" w:cstheme="minorHAnsi"/>
          <w:sz w:val="24"/>
          <w:szCs w:val="24"/>
          <w:rPrChange w:id="460" w:author="Brian Olea" w:date="2023-10-16T12:19:00Z">
            <w:rPr>
              <w:del w:id="461" w:author="Brian Olea" w:date="2023-10-16T12:20:00Z"/>
              <w:b/>
              <w:bCs/>
              <w:sz w:val="25"/>
              <w:szCs w:val="25"/>
            </w:rPr>
          </w:rPrChange>
        </w:rPr>
        <w:pPrChange w:id="462" w:author="Brian Olea" w:date="2023-10-16T12:19:00Z">
          <w:pPr>
            <w:pStyle w:val="ListParagraph"/>
            <w:ind w:left="0"/>
            <w:jc w:val="center"/>
          </w:pPr>
        </w:pPrChange>
      </w:pPr>
    </w:p>
    <w:p w14:paraId="2075066A" w14:textId="4A030511" w:rsidR="005F17FD" w:rsidRPr="00B40818" w:rsidDel="00B40818" w:rsidRDefault="005F17FD" w:rsidP="00B40818">
      <w:pPr>
        <w:rPr>
          <w:del w:id="463" w:author="Brian Olea" w:date="2023-10-16T12:20:00Z"/>
          <w:rFonts w:asciiTheme="minorHAnsi" w:hAnsiTheme="minorHAnsi" w:cstheme="minorHAnsi"/>
          <w:sz w:val="24"/>
          <w:szCs w:val="24"/>
          <w:rPrChange w:id="464" w:author="Brian Olea" w:date="2023-10-16T12:19:00Z">
            <w:rPr>
              <w:del w:id="465" w:author="Brian Olea" w:date="2023-10-16T12:20:00Z"/>
              <w:b/>
              <w:bCs/>
              <w:sz w:val="25"/>
              <w:szCs w:val="25"/>
            </w:rPr>
          </w:rPrChange>
        </w:rPr>
        <w:pPrChange w:id="466" w:author="Brian Olea" w:date="2023-10-16T12:19:00Z">
          <w:pPr>
            <w:pStyle w:val="ListParagraph"/>
            <w:ind w:left="0"/>
            <w:jc w:val="center"/>
          </w:pPr>
        </w:pPrChange>
      </w:pPr>
    </w:p>
    <w:p w14:paraId="3913680C" w14:textId="73EF50E6" w:rsidR="00E67AC7" w:rsidRPr="00B40818" w:rsidDel="00D37EA0" w:rsidRDefault="00B40818" w:rsidP="00B40818">
      <w:pPr>
        <w:rPr>
          <w:del w:id="467" w:author="Brian Olea" w:date="2023-10-16T13:01:00Z"/>
          <w:rFonts w:asciiTheme="minorHAnsi" w:hAnsiTheme="minorHAnsi" w:cstheme="minorHAnsi"/>
          <w:sz w:val="24"/>
          <w:szCs w:val="24"/>
          <w:rPrChange w:id="468" w:author="Brian Olea" w:date="2023-10-16T12:19:00Z">
            <w:rPr>
              <w:del w:id="469" w:author="Brian Olea" w:date="2023-10-16T13:01:00Z"/>
              <w:b/>
              <w:bCs/>
              <w:sz w:val="25"/>
              <w:szCs w:val="25"/>
            </w:rPr>
          </w:rPrChange>
        </w:rPr>
        <w:pPrChange w:id="470" w:author="Brian Olea" w:date="2023-10-16T12:19:00Z">
          <w:pPr>
            <w:pStyle w:val="ListParagraph"/>
            <w:ind w:left="0"/>
            <w:jc w:val="center"/>
          </w:pPr>
        </w:pPrChange>
      </w:pPr>
      <w:ins w:id="471" w:author="Brian Olea" w:date="2023-10-16T12:20:00Z">
        <w:r w:rsidRPr="00B40818">
          <w:rPr>
            <w:rFonts w:asciiTheme="minorHAnsi" w:hAnsiTheme="minorHAnsi" w:cstheme="minorHAnsi"/>
            <w:sz w:val="24"/>
            <w:szCs w:val="24"/>
            <w:rPrChange w:id="472" w:author="Brian Olea" w:date="2023-10-16T12:20:00Z">
              <w:rPr/>
            </w:rPrChange>
          </w:rPr>
          <w:t>Flow-down requirements are the transfer and translation of customer requirements in addition to the PO from our customer to be incorporated into our order. Such as Domestic Only or packaging, surface finish, or any other exception that may apply as shown on customer supplemental terms and conditions of acceptance.</w:t>
        </w:r>
      </w:ins>
      <w:ins w:id="473" w:author="Brian Olea" w:date="2023-10-16T13:02:00Z">
        <w:r w:rsidR="00D37EA0" w:rsidRPr="00D37EA0" w:rsidDel="00D37EA0">
          <w:rPr>
            <w:rFonts w:asciiTheme="minorHAnsi" w:hAnsiTheme="minorHAnsi" w:cstheme="minorHAnsi"/>
            <w:sz w:val="24"/>
            <w:szCs w:val="24"/>
          </w:rPr>
          <w:t xml:space="preserve"> </w:t>
        </w:r>
      </w:ins>
    </w:p>
    <w:p w14:paraId="0D925144" w14:textId="7CA8FDE4" w:rsidR="005F17FD" w:rsidRPr="00B40818" w:rsidDel="00D37EA0" w:rsidRDefault="005F17FD" w:rsidP="00B40818">
      <w:pPr>
        <w:rPr>
          <w:del w:id="474" w:author="Brian Olea" w:date="2023-10-16T13:01:00Z"/>
          <w:rFonts w:asciiTheme="minorHAnsi" w:hAnsiTheme="minorHAnsi" w:cstheme="minorHAnsi"/>
          <w:sz w:val="24"/>
          <w:szCs w:val="24"/>
          <w:rPrChange w:id="475" w:author="Brian Olea" w:date="2023-10-16T12:19:00Z">
            <w:rPr>
              <w:del w:id="476" w:author="Brian Olea" w:date="2023-10-16T13:01:00Z"/>
              <w:b/>
              <w:bCs/>
              <w:sz w:val="25"/>
              <w:szCs w:val="25"/>
            </w:rPr>
          </w:rPrChange>
        </w:rPr>
        <w:pPrChange w:id="477" w:author="Brian Olea" w:date="2023-10-16T12:19:00Z">
          <w:pPr>
            <w:pStyle w:val="ListParagraph"/>
            <w:ind w:left="0"/>
            <w:jc w:val="center"/>
          </w:pPr>
        </w:pPrChange>
      </w:pPr>
    </w:p>
    <w:p w14:paraId="310B8F03" w14:textId="39F2DA93" w:rsidR="00280A11" w:rsidRPr="00B40818" w:rsidDel="00B40818" w:rsidRDefault="00293916" w:rsidP="00B40818">
      <w:pPr>
        <w:rPr>
          <w:del w:id="478" w:author="Brian Olea" w:date="2023-10-16T12:20:00Z"/>
          <w:rFonts w:asciiTheme="minorHAnsi" w:hAnsiTheme="minorHAnsi" w:cstheme="minorHAnsi"/>
          <w:sz w:val="24"/>
          <w:szCs w:val="24"/>
          <w:rPrChange w:id="479" w:author="Brian Olea" w:date="2023-10-16T12:19:00Z">
            <w:rPr>
              <w:del w:id="480" w:author="Brian Olea" w:date="2023-10-16T12:20:00Z"/>
              <w:b/>
              <w:bCs/>
              <w:sz w:val="26"/>
              <w:szCs w:val="26"/>
            </w:rPr>
          </w:rPrChange>
        </w:rPr>
        <w:pPrChange w:id="481" w:author="Brian Olea" w:date="2023-10-16T12:19:00Z">
          <w:pPr>
            <w:pStyle w:val="Heading1"/>
            <w:tabs>
              <w:tab w:val="clear" w:pos="3600"/>
              <w:tab w:val="clear" w:pos="5760"/>
              <w:tab w:val="clear" w:pos="7200"/>
            </w:tabs>
            <w:spacing w:after="120"/>
            <w:ind w:left="0"/>
          </w:pPr>
        </w:pPrChange>
      </w:pPr>
      <w:del w:id="482" w:author="Brian Olea" w:date="2023-10-16T12:20:00Z">
        <w:r w:rsidRPr="00B40818" w:rsidDel="00B40818">
          <w:rPr>
            <w:rFonts w:asciiTheme="minorHAnsi" w:hAnsiTheme="minorHAnsi" w:cstheme="minorHAnsi"/>
            <w:sz w:val="24"/>
            <w:szCs w:val="24"/>
            <w:rPrChange w:id="483" w:author="Brian Olea" w:date="2023-10-16T12:19:00Z">
              <w:rPr>
                <w:b/>
                <w:bCs/>
                <w:sz w:val="26"/>
                <w:szCs w:val="26"/>
              </w:rPr>
            </w:rPrChange>
          </w:rPr>
          <w:delText>Procedure Statements</w:delText>
        </w:r>
      </w:del>
    </w:p>
    <w:p w14:paraId="70C213B2" w14:textId="15DAF6C8" w:rsidR="00ED5EFB" w:rsidRPr="00B40818" w:rsidDel="00B40818" w:rsidRDefault="00ED5EFB" w:rsidP="00B40818">
      <w:pPr>
        <w:rPr>
          <w:ins w:id="484" w:author="Brian Olea [2]" w:date="2022-07-21T11:48:00Z"/>
          <w:del w:id="485" w:author="Brian Olea" w:date="2023-10-16T12:20:00Z"/>
          <w:rFonts w:asciiTheme="minorHAnsi" w:hAnsiTheme="minorHAnsi" w:cstheme="minorHAnsi"/>
          <w:sz w:val="24"/>
          <w:szCs w:val="24"/>
          <w:rPrChange w:id="486" w:author="Brian Olea" w:date="2023-10-16T12:19:00Z">
            <w:rPr>
              <w:ins w:id="487" w:author="Brian Olea [2]" w:date="2022-07-21T11:48:00Z"/>
              <w:del w:id="488" w:author="Brian Olea" w:date="2023-10-16T12:20:00Z"/>
              <w:sz w:val="25"/>
              <w:szCs w:val="25"/>
            </w:rPr>
          </w:rPrChange>
        </w:rPr>
        <w:pPrChange w:id="489" w:author="Brian Olea" w:date="2023-10-16T12:19:00Z">
          <w:pPr>
            <w:pStyle w:val="Header"/>
            <w:numPr>
              <w:numId w:val="42"/>
            </w:numPr>
            <w:tabs>
              <w:tab w:val="clear" w:pos="4320"/>
              <w:tab w:val="clear" w:pos="8640"/>
            </w:tabs>
            <w:spacing w:after="60"/>
            <w:ind w:left="360" w:hanging="360"/>
          </w:pPr>
        </w:pPrChange>
      </w:pPr>
      <w:ins w:id="490" w:author="Brian Olea [2]" w:date="2022-07-21T11:48:00Z">
        <w:del w:id="491" w:author="Brian Olea" w:date="2023-10-16T12:20:00Z">
          <w:r w:rsidRPr="00B40818" w:rsidDel="00B40818">
            <w:rPr>
              <w:rFonts w:asciiTheme="minorHAnsi" w:hAnsiTheme="minorHAnsi" w:cstheme="minorHAnsi"/>
              <w:sz w:val="24"/>
              <w:szCs w:val="24"/>
              <w:rPrChange w:id="492" w:author="Brian Olea" w:date="2023-10-16T12:19:00Z">
                <w:rPr>
                  <w:sz w:val="25"/>
                  <w:szCs w:val="25"/>
                </w:rPr>
              </w:rPrChange>
            </w:rPr>
            <w:delText>Documents and Data</w:delText>
          </w:r>
        </w:del>
      </w:ins>
    </w:p>
    <w:p w14:paraId="4C191D00" w14:textId="5264646C" w:rsidR="00ED5EFB" w:rsidRPr="00B40818" w:rsidDel="00B40818" w:rsidRDefault="00ED5EFB" w:rsidP="00B40818">
      <w:pPr>
        <w:rPr>
          <w:ins w:id="493" w:author="Brian Olea [2]" w:date="2022-07-21T11:49:00Z"/>
          <w:del w:id="494" w:author="Brian Olea" w:date="2023-10-16T12:20:00Z"/>
          <w:rFonts w:asciiTheme="minorHAnsi" w:hAnsiTheme="minorHAnsi" w:cstheme="minorHAnsi"/>
          <w:sz w:val="25"/>
          <w:szCs w:val="25"/>
          <w:rPrChange w:id="495" w:author="Brian Olea" w:date="2023-10-16T12:17:00Z">
            <w:rPr>
              <w:ins w:id="496" w:author="Brian Olea [2]" w:date="2022-07-21T11:49:00Z"/>
              <w:del w:id="497" w:author="Brian Olea" w:date="2023-10-16T12:20:00Z"/>
              <w:sz w:val="25"/>
              <w:szCs w:val="25"/>
            </w:rPr>
          </w:rPrChange>
        </w:rPr>
        <w:pPrChange w:id="498" w:author="Brian Olea" w:date="2023-10-16T12:19:00Z">
          <w:pPr>
            <w:pStyle w:val="Header"/>
            <w:numPr>
              <w:ilvl w:val="1"/>
              <w:numId w:val="42"/>
            </w:numPr>
            <w:tabs>
              <w:tab w:val="clear" w:pos="4320"/>
              <w:tab w:val="clear" w:pos="8640"/>
            </w:tabs>
            <w:spacing w:after="60"/>
            <w:ind w:left="1440" w:hanging="360"/>
          </w:pPr>
        </w:pPrChange>
      </w:pPr>
      <w:ins w:id="499" w:author="Brian Olea [2]" w:date="2022-07-21T11:48:00Z">
        <w:del w:id="500" w:author="Brian Olea" w:date="2023-10-16T12:20:00Z">
          <w:r w:rsidRPr="00B40818" w:rsidDel="00B40818">
            <w:rPr>
              <w:rFonts w:asciiTheme="minorHAnsi" w:hAnsiTheme="minorHAnsi" w:cstheme="minorHAnsi"/>
              <w:sz w:val="24"/>
              <w:szCs w:val="24"/>
              <w:rPrChange w:id="501" w:author="Brian Olea" w:date="2023-10-16T12:19:00Z">
                <w:rPr>
                  <w:sz w:val="25"/>
                  <w:szCs w:val="25"/>
                </w:rPr>
              </w:rPrChange>
            </w:rPr>
            <w:delText xml:space="preserve">Documents and data are </w:delText>
          </w:r>
        </w:del>
      </w:ins>
      <w:ins w:id="502" w:author="Brian Olea [2]" w:date="2022-07-21T11:49:00Z">
        <w:del w:id="503" w:author="Brian Olea" w:date="2023-10-16T12:20:00Z">
          <w:r w:rsidRPr="00B40818" w:rsidDel="00B40818">
            <w:rPr>
              <w:rFonts w:asciiTheme="minorHAnsi" w:hAnsiTheme="minorHAnsi" w:cstheme="minorHAnsi"/>
              <w:sz w:val="24"/>
              <w:szCs w:val="24"/>
              <w:rPrChange w:id="504" w:author="Brian Olea" w:date="2023-10-16T12:19:00Z">
                <w:rPr>
                  <w:sz w:val="25"/>
                  <w:szCs w:val="25"/>
                </w:rPr>
              </w:rPrChange>
            </w:rPr>
            <w:delText>reviewed and approved prior to release</w:delText>
          </w:r>
          <w:r w:rsidRPr="00B40818" w:rsidDel="00B40818">
            <w:rPr>
              <w:rFonts w:asciiTheme="minorHAnsi" w:hAnsiTheme="minorHAnsi" w:cstheme="minorHAnsi"/>
              <w:sz w:val="25"/>
              <w:szCs w:val="25"/>
              <w:rPrChange w:id="505" w:author="Brian Olea" w:date="2023-10-16T12:17:00Z">
                <w:rPr>
                  <w:sz w:val="25"/>
                  <w:szCs w:val="25"/>
                </w:rPr>
              </w:rPrChange>
            </w:rPr>
            <w:delText xml:space="preserve"> for use through appropriate designees and recorded on the form for approval assigned to that document. </w:delText>
          </w:r>
        </w:del>
      </w:ins>
    </w:p>
    <w:p w14:paraId="6AFA5C8E" w14:textId="3B6F5B02" w:rsidR="00ED5EFB" w:rsidRPr="00B40818" w:rsidDel="00B40818" w:rsidRDefault="00ED5EFB" w:rsidP="00ED5EFB">
      <w:pPr>
        <w:pStyle w:val="Header"/>
        <w:numPr>
          <w:ilvl w:val="1"/>
          <w:numId w:val="42"/>
        </w:numPr>
        <w:tabs>
          <w:tab w:val="clear" w:pos="4320"/>
          <w:tab w:val="clear" w:pos="8640"/>
        </w:tabs>
        <w:spacing w:after="60"/>
        <w:rPr>
          <w:ins w:id="506" w:author="Brian Olea [2]" w:date="2022-07-21T11:50:00Z"/>
          <w:del w:id="507" w:author="Brian Olea" w:date="2023-10-16T12:20:00Z"/>
          <w:rFonts w:asciiTheme="minorHAnsi" w:hAnsiTheme="minorHAnsi" w:cstheme="minorHAnsi"/>
          <w:sz w:val="25"/>
          <w:szCs w:val="25"/>
          <w:rPrChange w:id="508" w:author="Brian Olea" w:date="2023-10-16T12:17:00Z">
            <w:rPr>
              <w:ins w:id="509" w:author="Brian Olea [2]" w:date="2022-07-21T11:50:00Z"/>
              <w:del w:id="510" w:author="Brian Olea" w:date="2023-10-16T12:20:00Z"/>
              <w:sz w:val="25"/>
              <w:szCs w:val="25"/>
            </w:rPr>
          </w:rPrChange>
        </w:rPr>
      </w:pPr>
      <w:ins w:id="511" w:author="Brian Olea [2]" w:date="2022-07-21T11:49:00Z">
        <w:del w:id="512" w:author="Brian Olea" w:date="2023-10-16T12:20:00Z">
          <w:r w:rsidRPr="00B40818" w:rsidDel="00B40818">
            <w:rPr>
              <w:rFonts w:asciiTheme="minorHAnsi" w:hAnsiTheme="minorHAnsi" w:cstheme="minorHAnsi"/>
              <w:sz w:val="25"/>
              <w:szCs w:val="25"/>
              <w:rPrChange w:id="513" w:author="Brian Olea" w:date="2023-10-16T12:17:00Z">
                <w:rPr>
                  <w:sz w:val="25"/>
                  <w:szCs w:val="25"/>
                </w:rPr>
              </w:rPrChange>
            </w:rPr>
            <w:delText xml:space="preserve">All revisions are controlled by date and listed at the bottom of the document </w:delText>
          </w:r>
        </w:del>
      </w:ins>
      <w:ins w:id="514" w:author="Brian Olea [2]" w:date="2022-07-21T11:50:00Z">
        <w:del w:id="515" w:author="Brian Olea" w:date="2023-10-16T12:20:00Z">
          <w:r w:rsidRPr="00B40818" w:rsidDel="00B40818">
            <w:rPr>
              <w:rFonts w:asciiTheme="minorHAnsi" w:hAnsiTheme="minorHAnsi" w:cstheme="minorHAnsi"/>
              <w:sz w:val="25"/>
              <w:szCs w:val="25"/>
              <w:rPrChange w:id="516" w:author="Brian Olea" w:date="2023-10-16T12:17:00Z">
                <w:rPr>
                  <w:sz w:val="25"/>
                  <w:szCs w:val="25"/>
                </w:rPr>
              </w:rPrChange>
            </w:rPr>
            <w:delText xml:space="preserve">as such. </w:delText>
          </w:r>
        </w:del>
      </w:ins>
    </w:p>
    <w:p w14:paraId="57EBC9A4" w14:textId="287869DC" w:rsidR="00ED5EFB" w:rsidRPr="00B40818" w:rsidDel="00B40818" w:rsidRDefault="00ED5EFB">
      <w:pPr>
        <w:pStyle w:val="Header"/>
        <w:numPr>
          <w:ilvl w:val="1"/>
          <w:numId w:val="42"/>
        </w:numPr>
        <w:tabs>
          <w:tab w:val="clear" w:pos="4320"/>
          <w:tab w:val="clear" w:pos="8640"/>
        </w:tabs>
        <w:spacing w:after="60"/>
        <w:rPr>
          <w:ins w:id="517" w:author="Brian Olea [2]" w:date="2022-07-21T11:48:00Z"/>
          <w:del w:id="518" w:author="Brian Olea" w:date="2023-10-16T12:20:00Z"/>
          <w:rFonts w:asciiTheme="minorHAnsi" w:hAnsiTheme="minorHAnsi" w:cstheme="minorHAnsi"/>
          <w:sz w:val="25"/>
          <w:szCs w:val="25"/>
          <w:rPrChange w:id="519" w:author="Brian Olea" w:date="2023-10-16T12:17:00Z">
            <w:rPr>
              <w:ins w:id="520" w:author="Brian Olea [2]" w:date="2022-07-21T11:48:00Z"/>
              <w:del w:id="521" w:author="Brian Olea" w:date="2023-10-16T12:20:00Z"/>
              <w:sz w:val="25"/>
              <w:szCs w:val="25"/>
            </w:rPr>
          </w:rPrChange>
        </w:rPr>
        <w:pPrChange w:id="522" w:author="Brian Olea [2]" w:date="2022-07-21T11:48:00Z">
          <w:pPr>
            <w:pStyle w:val="Header"/>
            <w:numPr>
              <w:numId w:val="42"/>
            </w:numPr>
            <w:tabs>
              <w:tab w:val="clear" w:pos="4320"/>
              <w:tab w:val="clear" w:pos="8640"/>
            </w:tabs>
            <w:spacing w:after="60"/>
            <w:ind w:left="360" w:hanging="360"/>
          </w:pPr>
        </w:pPrChange>
      </w:pPr>
      <w:ins w:id="523" w:author="Brian Olea [2]" w:date="2022-07-21T11:50:00Z">
        <w:del w:id="524" w:author="Brian Olea" w:date="2023-10-16T12:20:00Z">
          <w:r w:rsidRPr="00B40818" w:rsidDel="00B40818">
            <w:rPr>
              <w:rFonts w:asciiTheme="minorHAnsi" w:hAnsiTheme="minorHAnsi" w:cstheme="minorHAnsi"/>
              <w:sz w:val="25"/>
              <w:szCs w:val="25"/>
              <w:rPrChange w:id="525" w:author="Brian Olea" w:date="2023-10-16T12:17:00Z">
                <w:rPr>
                  <w:sz w:val="25"/>
                  <w:szCs w:val="25"/>
                </w:rPr>
              </w:rPrChange>
            </w:rPr>
            <w:delText xml:space="preserve">Controls are placed on the documents based on category and type within the QMS where required. </w:delText>
          </w:r>
        </w:del>
      </w:ins>
    </w:p>
    <w:p w14:paraId="41D92D09" w14:textId="4D2E5793" w:rsidR="00280A11" w:rsidRPr="00B40818" w:rsidDel="00B40818" w:rsidRDefault="00280A11">
      <w:pPr>
        <w:pStyle w:val="Header"/>
        <w:numPr>
          <w:ilvl w:val="1"/>
          <w:numId w:val="42"/>
        </w:numPr>
        <w:tabs>
          <w:tab w:val="clear" w:pos="4320"/>
          <w:tab w:val="clear" w:pos="8640"/>
        </w:tabs>
        <w:spacing w:after="60"/>
        <w:rPr>
          <w:del w:id="526" w:author="Brian Olea" w:date="2023-10-16T12:20:00Z"/>
          <w:rFonts w:asciiTheme="minorHAnsi" w:hAnsiTheme="minorHAnsi" w:cstheme="minorHAnsi"/>
          <w:sz w:val="25"/>
          <w:szCs w:val="25"/>
          <w:rPrChange w:id="527" w:author="Brian Olea" w:date="2023-10-16T12:17:00Z">
            <w:rPr>
              <w:del w:id="528" w:author="Brian Olea" w:date="2023-10-16T12:20:00Z"/>
              <w:sz w:val="25"/>
              <w:szCs w:val="25"/>
            </w:rPr>
          </w:rPrChange>
        </w:rPr>
        <w:pPrChange w:id="529" w:author="Brian Olea [2]" w:date="2022-07-21T11:48:00Z">
          <w:pPr>
            <w:pStyle w:val="Header"/>
            <w:numPr>
              <w:numId w:val="42"/>
            </w:numPr>
            <w:tabs>
              <w:tab w:val="clear" w:pos="4320"/>
              <w:tab w:val="clear" w:pos="8640"/>
            </w:tabs>
            <w:spacing w:after="60"/>
            <w:ind w:left="360" w:hanging="360"/>
          </w:pPr>
        </w:pPrChange>
      </w:pPr>
      <w:del w:id="530" w:author="Brian Olea" w:date="2023-10-16T12:20:00Z">
        <w:r w:rsidRPr="00B40818" w:rsidDel="00B40818">
          <w:rPr>
            <w:rFonts w:asciiTheme="minorHAnsi" w:hAnsiTheme="minorHAnsi" w:cstheme="minorHAnsi"/>
            <w:sz w:val="25"/>
            <w:szCs w:val="25"/>
            <w:rPrChange w:id="531" w:author="Brian Olea" w:date="2023-10-16T12:17:00Z">
              <w:rPr>
                <w:sz w:val="25"/>
                <w:szCs w:val="25"/>
              </w:rPr>
            </w:rPrChange>
          </w:rPr>
          <w:delText>Documents and Data controlled under this procedure are listed in the following table</w:delText>
        </w:r>
      </w:del>
      <w:ins w:id="532" w:author="Brian Olea [2]" w:date="2022-07-21T11:48:00Z">
        <w:del w:id="533" w:author="Brian Olea" w:date="2023-10-16T12:20:00Z">
          <w:r w:rsidR="00ED5EFB" w:rsidRPr="00B40818" w:rsidDel="00B40818">
            <w:rPr>
              <w:rFonts w:asciiTheme="minorHAnsi" w:hAnsiTheme="minorHAnsi" w:cstheme="minorHAnsi"/>
              <w:sz w:val="25"/>
              <w:szCs w:val="25"/>
              <w:rPrChange w:id="534" w:author="Brian Olea" w:date="2023-10-16T12:17:00Z">
                <w:rPr>
                  <w:sz w:val="25"/>
                  <w:szCs w:val="25"/>
                </w:rPr>
              </w:rPrChange>
            </w:rPr>
            <w:delText>list</w:delText>
          </w:r>
        </w:del>
      </w:ins>
      <w:del w:id="535" w:author="Brian Olea" w:date="2023-10-16T12:20:00Z">
        <w:r w:rsidRPr="00B40818" w:rsidDel="00B40818">
          <w:rPr>
            <w:rFonts w:asciiTheme="minorHAnsi" w:hAnsiTheme="minorHAnsi" w:cstheme="minorHAnsi"/>
            <w:sz w:val="25"/>
            <w:szCs w:val="25"/>
            <w:rPrChange w:id="536" w:author="Brian Olea" w:date="2023-10-16T12:17:00Z">
              <w:rPr>
                <w:sz w:val="25"/>
                <w:szCs w:val="25"/>
              </w:rPr>
            </w:rPrChange>
          </w:rPr>
          <w:delText>:</w:delText>
        </w:r>
      </w:del>
    </w:p>
    <w:tbl>
      <w:tblPr>
        <w:tblW w:w="5000" w:type="pct"/>
        <w:jc w:val="center"/>
        <w:tblLayout w:type="fixed"/>
        <w:tblLook w:val="0000" w:firstRow="0" w:lastRow="0" w:firstColumn="0" w:lastColumn="0" w:noHBand="0" w:noVBand="0"/>
        <w:tblPrChange w:id="537" w:author="Brian Olea [2]" w:date="2022-07-21T11:53:00Z">
          <w:tblPr>
            <w:tblW w:w="101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9839"/>
        <w:gridCol w:w="97"/>
        <w:tblGridChange w:id="538">
          <w:tblGrid>
            <w:gridCol w:w="2267"/>
            <w:gridCol w:w="7842"/>
          </w:tblGrid>
        </w:tblGridChange>
      </w:tblGrid>
      <w:tr w:rsidR="00ED5EFB" w:rsidRPr="00B40818" w:rsidDel="00B40818" w14:paraId="52AA5356" w14:textId="3BC297E0" w:rsidTr="00ED5EFB">
        <w:trPr>
          <w:trHeight w:val="720"/>
          <w:tblHeader/>
          <w:jc w:val="center"/>
          <w:del w:id="539" w:author="Brian Olea" w:date="2023-10-16T12:20:00Z"/>
          <w:trPrChange w:id="540" w:author="Brian Olea [2]" w:date="2022-07-21T11:53:00Z">
            <w:trPr>
              <w:gridAfter w:val="0"/>
              <w:wAfter w:w="7842" w:type="dxa"/>
              <w:trHeight w:val="720"/>
              <w:tblHeader/>
              <w:jc w:val="center"/>
            </w:trPr>
          </w:trPrChange>
        </w:trPr>
        <w:tc>
          <w:tcPr>
            <w:tcW w:w="5000" w:type="pct"/>
            <w:gridSpan w:val="2"/>
            <w:vAlign w:val="center"/>
            <w:tcPrChange w:id="541" w:author="Brian Olea [2]" w:date="2022-07-21T11:53:00Z">
              <w:tcPr>
                <w:tcW w:w="2267" w:type="dxa"/>
                <w:tcBorders>
                  <w:bottom w:val="nil"/>
                </w:tcBorders>
                <w:vAlign w:val="center"/>
              </w:tcPr>
            </w:tcPrChange>
          </w:tcPr>
          <w:p w14:paraId="7C319D6C" w14:textId="4B4F497A" w:rsidR="00ED5EFB" w:rsidRPr="00B40818" w:rsidDel="00B40818" w:rsidRDefault="00ED5EFB" w:rsidP="008E0ADC">
            <w:pPr>
              <w:jc w:val="center"/>
              <w:rPr>
                <w:del w:id="542" w:author="Brian Olea" w:date="2023-10-16T12:20:00Z"/>
                <w:rFonts w:asciiTheme="minorHAnsi" w:hAnsiTheme="minorHAnsi" w:cstheme="minorHAnsi"/>
                <w:b/>
                <w:bCs/>
                <w:sz w:val="24"/>
                <w:szCs w:val="24"/>
                <w:rPrChange w:id="543" w:author="Brian Olea" w:date="2023-10-16T12:17:00Z">
                  <w:rPr>
                    <w:del w:id="544" w:author="Brian Olea" w:date="2023-10-16T12:20:00Z"/>
                    <w:b/>
                    <w:bCs/>
                    <w:sz w:val="24"/>
                    <w:szCs w:val="24"/>
                  </w:rPr>
                </w:rPrChange>
              </w:rPr>
            </w:pPr>
            <w:del w:id="545" w:author="Brian Olea" w:date="2023-10-16T12:20:00Z">
              <w:r w:rsidRPr="00B40818" w:rsidDel="00B40818">
                <w:rPr>
                  <w:rFonts w:asciiTheme="minorHAnsi" w:hAnsiTheme="minorHAnsi" w:cstheme="minorHAnsi"/>
                  <w:b/>
                  <w:bCs/>
                  <w:sz w:val="24"/>
                  <w:szCs w:val="24"/>
                  <w:rPrChange w:id="546" w:author="Brian Olea" w:date="2023-10-16T12:17:00Z">
                    <w:rPr>
                      <w:b/>
                      <w:bCs/>
                      <w:sz w:val="24"/>
                      <w:szCs w:val="24"/>
                    </w:rPr>
                  </w:rPrChange>
                </w:rPr>
                <w:delText>Document Category</w:delText>
              </w:r>
            </w:del>
          </w:p>
        </w:tc>
      </w:tr>
      <w:tr w:rsidR="00293916" w:rsidRPr="00B40818" w:rsidDel="00D37EA0" w14:paraId="5965AC34" w14:textId="35D9DEFA" w:rsidTr="00ED5EFB">
        <w:trPr>
          <w:gridAfter w:val="1"/>
          <w:wAfter w:w="49" w:type="pct"/>
          <w:trHeight w:val="360"/>
          <w:jc w:val="center"/>
          <w:del w:id="547" w:author="Brian Olea" w:date="2023-10-16T13:01:00Z"/>
          <w:trPrChange w:id="548" w:author="Brian Olea [2]" w:date="2022-07-21T11:53:00Z">
            <w:trPr>
              <w:trHeight w:val="360"/>
              <w:jc w:val="center"/>
            </w:trPr>
          </w:trPrChange>
        </w:trPr>
        <w:tc>
          <w:tcPr>
            <w:tcW w:w="4951" w:type="pct"/>
            <w:shd w:val="pct20" w:color="auto" w:fill="FFFFFF"/>
            <w:vAlign w:val="center"/>
            <w:tcPrChange w:id="549" w:author="Brian Olea [2]" w:date="2022-07-21T11:53:00Z">
              <w:tcPr>
                <w:tcW w:w="10109" w:type="dxa"/>
                <w:gridSpan w:val="2"/>
                <w:shd w:val="pct20" w:color="auto" w:fill="FFFFFF"/>
                <w:vAlign w:val="center"/>
              </w:tcPr>
            </w:tcPrChange>
          </w:tcPr>
          <w:p w14:paraId="6B4BE38E" w14:textId="59448CC9" w:rsidR="00293916" w:rsidRPr="00B40818" w:rsidDel="00D37EA0" w:rsidRDefault="00293916" w:rsidP="008E0ADC">
            <w:pPr>
              <w:jc w:val="center"/>
              <w:rPr>
                <w:del w:id="550" w:author="Brian Olea" w:date="2023-10-16T13:01:00Z"/>
                <w:rFonts w:asciiTheme="minorHAnsi" w:hAnsiTheme="minorHAnsi" w:cstheme="minorHAnsi"/>
                <w:sz w:val="24"/>
                <w:szCs w:val="24"/>
                <w:rPrChange w:id="551" w:author="Brian Olea" w:date="2023-10-16T12:17:00Z">
                  <w:rPr>
                    <w:del w:id="552" w:author="Brian Olea" w:date="2023-10-16T13:01:00Z"/>
                    <w:sz w:val="24"/>
                    <w:szCs w:val="24"/>
                  </w:rPr>
                </w:rPrChange>
              </w:rPr>
            </w:pPr>
            <w:del w:id="553" w:author="Brian Olea" w:date="2023-10-16T13:01:00Z">
              <w:r w:rsidRPr="00B40818" w:rsidDel="00D37EA0">
                <w:rPr>
                  <w:rFonts w:asciiTheme="minorHAnsi" w:hAnsiTheme="minorHAnsi" w:cstheme="minorHAnsi"/>
                  <w:b/>
                  <w:bCs/>
                  <w:sz w:val="24"/>
                  <w:szCs w:val="24"/>
                  <w:rPrChange w:id="554" w:author="Brian Olea" w:date="2023-10-16T12:17:00Z">
                    <w:rPr>
                      <w:b/>
                      <w:bCs/>
                      <w:sz w:val="24"/>
                      <w:szCs w:val="24"/>
                    </w:rPr>
                  </w:rPrChange>
                </w:rPr>
                <w:delText>Internal Documents and Data</w:delText>
              </w:r>
            </w:del>
          </w:p>
        </w:tc>
      </w:tr>
      <w:tr w:rsidR="00ED5EFB" w:rsidRPr="00B40818" w:rsidDel="00D37EA0" w14:paraId="180E6534" w14:textId="40263E51" w:rsidTr="00B40818">
        <w:trPr>
          <w:jc w:val="center"/>
          <w:del w:id="555" w:author="Brian Olea" w:date="2023-10-16T13:01:00Z"/>
          <w:trPrChange w:id="556" w:author="Brian Olea" w:date="2023-10-16T12:21:00Z">
            <w:trPr>
              <w:gridAfter w:val="0"/>
              <w:wAfter w:w="7842" w:type="dxa"/>
              <w:jc w:val="center"/>
            </w:trPr>
          </w:trPrChange>
        </w:trPr>
        <w:tc>
          <w:tcPr>
            <w:tcW w:w="5000" w:type="pct"/>
            <w:gridSpan w:val="2"/>
            <w:tcBorders>
              <w:top w:val="single" w:sz="4" w:space="0" w:color="auto"/>
              <w:left w:val="single" w:sz="4" w:space="0" w:color="auto"/>
              <w:bottom w:val="single" w:sz="4" w:space="0" w:color="auto"/>
              <w:right w:val="single" w:sz="4" w:space="0" w:color="auto"/>
            </w:tcBorders>
            <w:tcPrChange w:id="557" w:author="Brian Olea" w:date="2023-10-16T12:21:00Z">
              <w:tcPr>
                <w:tcW w:w="2267" w:type="dxa"/>
              </w:tcPr>
            </w:tcPrChange>
          </w:tcPr>
          <w:p w14:paraId="2C8C3D34" w14:textId="080197B9" w:rsidR="00ED5EFB" w:rsidRPr="00B40818" w:rsidDel="00D37EA0" w:rsidRDefault="00ED5EFB" w:rsidP="008E0ADC">
            <w:pPr>
              <w:rPr>
                <w:del w:id="558" w:author="Brian Olea" w:date="2023-10-16T13:01:00Z"/>
                <w:rFonts w:asciiTheme="minorHAnsi" w:hAnsiTheme="minorHAnsi" w:cstheme="minorHAnsi"/>
                <w:sz w:val="24"/>
                <w:szCs w:val="24"/>
                <w:rPrChange w:id="559" w:author="Brian Olea" w:date="2023-10-16T12:17:00Z">
                  <w:rPr>
                    <w:del w:id="560" w:author="Brian Olea" w:date="2023-10-16T13:01:00Z"/>
                    <w:sz w:val="24"/>
                    <w:szCs w:val="24"/>
                  </w:rPr>
                </w:rPrChange>
              </w:rPr>
            </w:pPr>
            <w:del w:id="561" w:author="Brian Olea" w:date="2023-10-16T12:20:00Z">
              <w:r w:rsidRPr="00B40818" w:rsidDel="00B40818">
                <w:rPr>
                  <w:rFonts w:asciiTheme="minorHAnsi" w:hAnsiTheme="minorHAnsi" w:cstheme="minorHAnsi"/>
                  <w:sz w:val="24"/>
                  <w:szCs w:val="24"/>
                  <w:rPrChange w:id="562" w:author="Brian Olea" w:date="2023-10-16T12:17:00Z">
                    <w:rPr>
                      <w:sz w:val="24"/>
                      <w:szCs w:val="24"/>
                    </w:rPr>
                  </w:rPrChange>
                </w:rPr>
                <w:delText>IMS Quality Processes Manual</w:delText>
              </w:r>
            </w:del>
          </w:p>
        </w:tc>
      </w:tr>
      <w:tr w:rsidR="00ED5EFB" w:rsidRPr="00B40818" w:rsidDel="00D37EA0" w14:paraId="6D6F76D1" w14:textId="2BE730AD" w:rsidTr="00B40818">
        <w:trPr>
          <w:jc w:val="center"/>
          <w:del w:id="563" w:author="Brian Olea" w:date="2023-10-16T13:01:00Z"/>
          <w:trPrChange w:id="564" w:author="Brian Olea" w:date="2023-10-16T12:21:00Z">
            <w:trPr>
              <w:gridAfter w:val="0"/>
              <w:wAfter w:w="7842" w:type="dxa"/>
              <w:jc w:val="center"/>
            </w:trPr>
          </w:trPrChange>
        </w:trPr>
        <w:tc>
          <w:tcPr>
            <w:tcW w:w="5000" w:type="pct"/>
            <w:gridSpan w:val="2"/>
            <w:tcBorders>
              <w:top w:val="single" w:sz="4" w:space="0" w:color="auto"/>
              <w:left w:val="single" w:sz="4" w:space="0" w:color="auto"/>
              <w:bottom w:val="single" w:sz="4" w:space="0" w:color="auto"/>
              <w:right w:val="single" w:sz="4" w:space="0" w:color="auto"/>
            </w:tcBorders>
            <w:tcPrChange w:id="565" w:author="Brian Olea" w:date="2023-10-16T12:21:00Z">
              <w:tcPr>
                <w:tcW w:w="2267" w:type="dxa"/>
              </w:tcPr>
            </w:tcPrChange>
          </w:tcPr>
          <w:p w14:paraId="7B4D4086" w14:textId="04FE53F2" w:rsidR="00ED5EFB" w:rsidRPr="00B40818" w:rsidDel="00D37EA0" w:rsidRDefault="00ED5EFB" w:rsidP="00B40818">
            <w:pPr>
              <w:rPr>
                <w:del w:id="566" w:author="Brian Olea" w:date="2023-10-16T13:01:00Z"/>
                <w:rFonts w:asciiTheme="minorHAnsi" w:hAnsiTheme="minorHAnsi" w:cstheme="minorHAnsi"/>
                <w:sz w:val="24"/>
                <w:szCs w:val="24"/>
                <w:rPrChange w:id="567" w:author="Brian Olea" w:date="2023-10-16T12:17:00Z">
                  <w:rPr>
                    <w:del w:id="568" w:author="Brian Olea" w:date="2023-10-16T13:01:00Z"/>
                    <w:sz w:val="24"/>
                    <w:szCs w:val="24"/>
                  </w:rPr>
                </w:rPrChange>
              </w:rPr>
            </w:pPr>
            <w:del w:id="569" w:author="Brian Olea" w:date="2023-10-16T12:20:00Z">
              <w:r w:rsidRPr="00B40818" w:rsidDel="00B40818">
                <w:rPr>
                  <w:rFonts w:asciiTheme="minorHAnsi" w:hAnsiTheme="minorHAnsi" w:cstheme="minorHAnsi"/>
                  <w:sz w:val="24"/>
                  <w:szCs w:val="24"/>
                  <w:rPrChange w:id="570" w:author="Brian Olea" w:date="2023-10-16T12:17:00Z">
                    <w:rPr>
                      <w:sz w:val="24"/>
                      <w:szCs w:val="24"/>
                    </w:rPr>
                  </w:rPrChange>
                </w:rPr>
                <w:delText>Quality System Procedures</w:delText>
              </w:r>
            </w:del>
          </w:p>
        </w:tc>
      </w:tr>
      <w:tr w:rsidR="00ED5EFB" w:rsidRPr="00B40818" w:rsidDel="00D37EA0" w14:paraId="06D5097E" w14:textId="2B742AB6" w:rsidTr="00B40818">
        <w:trPr>
          <w:jc w:val="center"/>
          <w:del w:id="571" w:author="Brian Olea" w:date="2023-10-16T13:01:00Z"/>
          <w:trPrChange w:id="572" w:author="Brian Olea" w:date="2023-10-16T12:21:00Z">
            <w:trPr>
              <w:gridAfter w:val="0"/>
              <w:wAfter w:w="7842" w:type="dxa"/>
              <w:jc w:val="center"/>
            </w:trPr>
          </w:trPrChange>
        </w:trPr>
        <w:tc>
          <w:tcPr>
            <w:tcW w:w="5000" w:type="pct"/>
            <w:gridSpan w:val="2"/>
            <w:tcBorders>
              <w:top w:val="single" w:sz="4" w:space="0" w:color="auto"/>
              <w:left w:val="single" w:sz="4" w:space="0" w:color="auto"/>
              <w:bottom w:val="single" w:sz="4" w:space="0" w:color="auto"/>
              <w:right w:val="single" w:sz="4" w:space="0" w:color="auto"/>
            </w:tcBorders>
            <w:tcPrChange w:id="573" w:author="Brian Olea" w:date="2023-10-16T12:21:00Z">
              <w:tcPr>
                <w:tcW w:w="2267" w:type="dxa"/>
              </w:tcPr>
            </w:tcPrChange>
          </w:tcPr>
          <w:p w14:paraId="682E0EB5" w14:textId="5F431471" w:rsidR="00ED5EFB" w:rsidRPr="00B40818" w:rsidDel="00D37EA0" w:rsidRDefault="00ED5EFB" w:rsidP="008E0ADC">
            <w:pPr>
              <w:rPr>
                <w:del w:id="574" w:author="Brian Olea" w:date="2023-10-16T13:01:00Z"/>
                <w:rFonts w:asciiTheme="minorHAnsi" w:hAnsiTheme="minorHAnsi" w:cstheme="minorHAnsi"/>
                <w:sz w:val="24"/>
                <w:szCs w:val="24"/>
                <w:rPrChange w:id="575" w:author="Brian Olea" w:date="2023-10-16T12:17:00Z">
                  <w:rPr>
                    <w:del w:id="576" w:author="Brian Olea" w:date="2023-10-16T13:01:00Z"/>
                    <w:sz w:val="24"/>
                    <w:szCs w:val="24"/>
                  </w:rPr>
                </w:rPrChange>
              </w:rPr>
            </w:pPr>
            <w:del w:id="577" w:author="Brian Olea" w:date="2023-10-16T12:20:00Z">
              <w:r w:rsidRPr="00B40818" w:rsidDel="00B40818">
                <w:rPr>
                  <w:rFonts w:asciiTheme="minorHAnsi" w:hAnsiTheme="minorHAnsi" w:cstheme="minorHAnsi"/>
                  <w:sz w:val="24"/>
                  <w:szCs w:val="24"/>
                  <w:rPrChange w:id="578" w:author="Brian Olea" w:date="2023-10-16T12:17:00Z">
                    <w:rPr>
                      <w:sz w:val="24"/>
                      <w:szCs w:val="24"/>
                    </w:rPr>
                  </w:rPrChange>
                </w:rPr>
                <w:delText>Quality System Work Instructions</w:delText>
              </w:r>
            </w:del>
          </w:p>
        </w:tc>
      </w:tr>
      <w:tr w:rsidR="00ED5EFB" w:rsidRPr="00B40818" w:rsidDel="00D37EA0" w14:paraId="1A168A6D" w14:textId="250BA060" w:rsidTr="00B40818">
        <w:trPr>
          <w:jc w:val="center"/>
          <w:del w:id="579" w:author="Brian Olea" w:date="2023-10-16T13:01:00Z"/>
          <w:trPrChange w:id="580" w:author="Brian Olea" w:date="2023-10-16T12:21:00Z">
            <w:trPr>
              <w:gridAfter w:val="0"/>
              <w:wAfter w:w="7842" w:type="dxa"/>
              <w:jc w:val="center"/>
            </w:trPr>
          </w:trPrChange>
        </w:trPr>
        <w:tc>
          <w:tcPr>
            <w:tcW w:w="5000" w:type="pct"/>
            <w:gridSpan w:val="2"/>
            <w:tcBorders>
              <w:top w:val="single" w:sz="4" w:space="0" w:color="auto"/>
              <w:left w:val="single" w:sz="4" w:space="0" w:color="auto"/>
              <w:bottom w:val="single" w:sz="4" w:space="0" w:color="auto"/>
              <w:right w:val="single" w:sz="4" w:space="0" w:color="auto"/>
            </w:tcBorders>
            <w:tcPrChange w:id="581" w:author="Brian Olea" w:date="2023-10-16T12:21:00Z">
              <w:tcPr>
                <w:tcW w:w="2267" w:type="dxa"/>
              </w:tcPr>
            </w:tcPrChange>
          </w:tcPr>
          <w:p w14:paraId="35D9CB90" w14:textId="22976508" w:rsidR="00ED5EFB" w:rsidRPr="00B40818" w:rsidDel="00D37EA0" w:rsidRDefault="00ED5EFB" w:rsidP="008E0ADC">
            <w:pPr>
              <w:rPr>
                <w:del w:id="582" w:author="Brian Olea" w:date="2023-10-16T13:01:00Z"/>
                <w:rFonts w:asciiTheme="minorHAnsi" w:hAnsiTheme="minorHAnsi" w:cstheme="minorHAnsi"/>
                <w:sz w:val="24"/>
                <w:szCs w:val="24"/>
                <w:rPrChange w:id="583" w:author="Brian Olea" w:date="2023-10-16T12:17:00Z">
                  <w:rPr>
                    <w:del w:id="584" w:author="Brian Olea" w:date="2023-10-16T13:01:00Z"/>
                    <w:sz w:val="24"/>
                    <w:szCs w:val="24"/>
                  </w:rPr>
                </w:rPrChange>
              </w:rPr>
            </w:pPr>
            <w:del w:id="585" w:author="Brian Olea" w:date="2023-10-16T12:20:00Z">
              <w:r w:rsidRPr="00B40818" w:rsidDel="00B40818">
                <w:rPr>
                  <w:rFonts w:asciiTheme="minorHAnsi" w:hAnsiTheme="minorHAnsi" w:cstheme="minorHAnsi"/>
                  <w:sz w:val="24"/>
                  <w:szCs w:val="24"/>
                  <w:rPrChange w:id="586" w:author="Brian Olea" w:date="2023-10-16T12:17:00Z">
                    <w:rPr>
                      <w:sz w:val="24"/>
                      <w:szCs w:val="24"/>
                    </w:rPr>
                  </w:rPrChange>
                </w:rPr>
                <w:delText>Quality System Forms</w:delText>
              </w:r>
            </w:del>
          </w:p>
        </w:tc>
      </w:tr>
      <w:tr w:rsidR="00ED5EFB" w:rsidRPr="00B40818" w:rsidDel="00D37EA0" w14:paraId="2CA766DF" w14:textId="07D165B4" w:rsidTr="00B40818">
        <w:trPr>
          <w:jc w:val="center"/>
          <w:del w:id="587" w:author="Brian Olea" w:date="2023-10-16T13:01:00Z"/>
          <w:trPrChange w:id="588" w:author="Brian Olea" w:date="2023-10-16T12:21:00Z">
            <w:trPr>
              <w:gridAfter w:val="0"/>
              <w:wAfter w:w="7842" w:type="dxa"/>
              <w:jc w:val="center"/>
            </w:trPr>
          </w:trPrChange>
        </w:trPr>
        <w:tc>
          <w:tcPr>
            <w:tcW w:w="5000" w:type="pct"/>
            <w:gridSpan w:val="2"/>
            <w:tcBorders>
              <w:top w:val="single" w:sz="4" w:space="0" w:color="auto"/>
              <w:left w:val="single" w:sz="4" w:space="0" w:color="auto"/>
              <w:bottom w:val="single" w:sz="4" w:space="0" w:color="auto"/>
              <w:right w:val="single" w:sz="4" w:space="0" w:color="auto"/>
            </w:tcBorders>
            <w:tcPrChange w:id="589" w:author="Brian Olea" w:date="2023-10-16T12:21:00Z">
              <w:tcPr>
                <w:tcW w:w="2267" w:type="dxa"/>
                <w:tcBorders>
                  <w:bottom w:val="nil"/>
                </w:tcBorders>
              </w:tcPr>
            </w:tcPrChange>
          </w:tcPr>
          <w:p w14:paraId="6DC94718" w14:textId="4A144CC1" w:rsidR="00ED5EFB" w:rsidRPr="00B40818" w:rsidDel="00D37EA0" w:rsidRDefault="00ED5EFB" w:rsidP="008E0ADC">
            <w:pPr>
              <w:rPr>
                <w:del w:id="590" w:author="Brian Olea" w:date="2023-10-16T13:01:00Z"/>
                <w:rFonts w:asciiTheme="minorHAnsi" w:hAnsiTheme="minorHAnsi" w:cstheme="minorHAnsi"/>
                <w:sz w:val="24"/>
                <w:szCs w:val="24"/>
                <w:rPrChange w:id="591" w:author="Brian Olea" w:date="2023-10-16T12:17:00Z">
                  <w:rPr>
                    <w:del w:id="592" w:author="Brian Olea" w:date="2023-10-16T13:01:00Z"/>
                    <w:sz w:val="24"/>
                    <w:szCs w:val="24"/>
                  </w:rPr>
                </w:rPrChange>
              </w:rPr>
            </w:pPr>
            <w:del w:id="593" w:author="Brian Olea" w:date="2023-10-16T12:20:00Z">
              <w:r w:rsidRPr="00B40818" w:rsidDel="00B40818">
                <w:rPr>
                  <w:rFonts w:asciiTheme="minorHAnsi" w:hAnsiTheme="minorHAnsi" w:cstheme="minorHAnsi"/>
                  <w:sz w:val="24"/>
                  <w:szCs w:val="24"/>
                  <w:rPrChange w:id="594" w:author="Brian Olea" w:date="2023-10-16T12:17:00Z">
                    <w:rPr>
                      <w:sz w:val="24"/>
                      <w:szCs w:val="24"/>
                    </w:rPr>
                  </w:rPrChange>
                </w:rPr>
                <w:delText>Customer database</w:delText>
              </w:r>
            </w:del>
          </w:p>
        </w:tc>
      </w:tr>
      <w:tr w:rsidR="00ED5EFB" w:rsidRPr="00B40818" w:rsidDel="00D37EA0" w14:paraId="69F792C1" w14:textId="09F9A4F6" w:rsidTr="00B40818">
        <w:trPr>
          <w:jc w:val="center"/>
          <w:del w:id="595" w:author="Brian Olea" w:date="2023-10-16T13:01:00Z"/>
          <w:trPrChange w:id="596" w:author="Brian Olea" w:date="2023-10-16T12:21:00Z">
            <w:trPr>
              <w:gridAfter w:val="0"/>
              <w:wAfter w:w="7842" w:type="dxa"/>
              <w:jc w:val="center"/>
            </w:trPr>
          </w:trPrChange>
        </w:trPr>
        <w:tc>
          <w:tcPr>
            <w:tcW w:w="5000" w:type="pct"/>
            <w:gridSpan w:val="2"/>
            <w:tcBorders>
              <w:top w:val="single" w:sz="4" w:space="0" w:color="auto"/>
              <w:left w:val="single" w:sz="4" w:space="0" w:color="auto"/>
              <w:bottom w:val="single" w:sz="4" w:space="0" w:color="auto"/>
              <w:right w:val="single" w:sz="4" w:space="0" w:color="auto"/>
            </w:tcBorders>
            <w:tcPrChange w:id="597" w:author="Brian Olea" w:date="2023-10-16T12:21:00Z">
              <w:tcPr>
                <w:tcW w:w="2267" w:type="dxa"/>
                <w:tcBorders>
                  <w:bottom w:val="single" w:sz="4" w:space="0" w:color="auto"/>
                </w:tcBorders>
              </w:tcPr>
            </w:tcPrChange>
          </w:tcPr>
          <w:p w14:paraId="2D223435" w14:textId="24988381" w:rsidR="00ED5EFB" w:rsidRPr="00B40818" w:rsidDel="00D37EA0" w:rsidRDefault="00ED5EFB" w:rsidP="00B40818">
            <w:pPr>
              <w:rPr>
                <w:del w:id="598" w:author="Brian Olea" w:date="2023-10-16T13:01:00Z"/>
                <w:rFonts w:asciiTheme="minorHAnsi" w:hAnsiTheme="minorHAnsi" w:cstheme="minorHAnsi"/>
                <w:sz w:val="24"/>
                <w:szCs w:val="24"/>
                <w:rPrChange w:id="599" w:author="Brian Olea" w:date="2023-10-16T12:17:00Z">
                  <w:rPr>
                    <w:del w:id="600" w:author="Brian Olea" w:date="2023-10-16T13:01:00Z"/>
                    <w:sz w:val="24"/>
                    <w:szCs w:val="24"/>
                  </w:rPr>
                </w:rPrChange>
              </w:rPr>
            </w:pPr>
            <w:del w:id="601" w:author="Brian Olea" w:date="2023-10-16T12:20:00Z">
              <w:r w:rsidRPr="00B40818" w:rsidDel="00B40818">
                <w:rPr>
                  <w:rFonts w:asciiTheme="minorHAnsi" w:hAnsiTheme="minorHAnsi" w:cstheme="minorHAnsi"/>
                  <w:sz w:val="24"/>
                  <w:szCs w:val="24"/>
                  <w:rPrChange w:id="602" w:author="Brian Olea" w:date="2023-10-16T12:17:00Z">
                    <w:rPr>
                      <w:sz w:val="24"/>
                      <w:szCs w:val="24"/>
                    </w:rPr>
                  </w:rPrChange>
                </w:rPr>
                <w:delText>Pricing data</w:delText>
              </w:r>
            </w:del>
          </w:p>
        </w:tc>
      </w:tr>
      <w:tr w:rsidR="00ED5EFB" w:rsidRPr="00B40818" w:rsidDel="00D37EA0" w14:paraId="01E74237" w14:textId="63BA7E66" w:rsidTr="00B40818">
        <w:trPr>
          <w:jc w:val="center"/>
          <w:del w:id="603" w:author="Brian Olea" w:date="2023-10-16T13:01:00Z"/>
          <w:trPrChange w:id="604" w:author="Brian Olea" w:date="2023-10-16T12:21:00Z">
            <w:trPr>
              <w:gridAfter w:val="0"/>
              <w:wAfter w:w="7842" w:type="dxa"/>
              <w:jc w:val="center"/>
            </w:trPr>
          </w:trPrChange>
        </w:trPr>
        <w:tc>
          <w:tcPr>
            <w:tcW w:w="5000" w:type="pct"/>
            <w:gridSpan w:val="2"/>
            <w:tcBorders>
              <w:top w:val="single" w:sz="4" w:space="0" w:color="auto"/>
              <w:left w:val="single" w:sz="4" w:space="0" w:color="auto"/>
              <w:bottom w:val="single" w:sz="4" w:space="0" w:color="auto"/>
              <w:right w:val="single" w:sz="4" w:space="0" w:color="auto"/>
            </w:tcBorders>
            <w:tcPrChange w:id="605" w:author="Brian Olea" w:date="2023-10-16T12:21:00Z">
              <w:tcPr>
                <w:tcW w:w="2267" w:type="dxa"/>
                <w:tcBorders>
                  <w:bottom w:val="nil"/>
                </w:tcBorders>
              </w:tcPr>
            </w:tcPrChange>
          </w:tcPr>
          <w:p w14:paraId="59C5E78E" w14:textId="6C99CF81" w:rsidR="00ED5EFB" w:rsidRPr="00B40818" w:rsidDel="00D37EA0" w:rsidRDefault="00ED5EFB" w:rsidP="00B40818">
            <w:pPr>
              <w:rPr>
                <w:del w:id="606" w:author="Brian Olea" w:date="2023-10-16T13:01:00Z"/>
                <w:rFonts w:asciiTheme="minorHAnsi" w:hAnsiTheme="minorHAnsi" w:cstheme="minorHAnsi"/>
                <w:sz w:val="24"/>
                <w:szCs w:val="24"/>
                <w:rPrChange w:id="607" w:author="Brian Olea" w:date="2023-10-16T12:17:00Z">
                  <w:rPr>
                    <w:del w:id="608" w:author="Brian Olea" w:date="2023-10-16T13:01:00Z"/>
                    <w:sz w:val="24"/>
                    <w:szCs w:val="24"/>
                  </w:rPr>
                </w:rPrChange>
              </w:rPr>
            </w:pPr>
            <w:del w:id="609" w:author="Brian Olea" w:date="2023-10-16T12:20:00Z">
              <w:r w:rsidRPr="00B40818" w:rsidDel="00B40818">
                <w:rPr>
                  <w:rFonts w:asciiTheme="minorHAnsi" w:hAnsiTheme="minorHAnsi" w:cstheme="minorHAnsi"/>
                  <w:sz w:val="24"/>
                  <w:szCs w:val="24"/>
                  <w:rPrChange w:id="610" w:author="Brian Olea" w:date="2023-10-16T12:17:00Z">
                    <w:rPr>
                      <w:sz w:val="24"/>
                      <w:szCs w:val="24"/>
                    </w:rPr>
                  </w:rPrChange>
                </w:rPr>
                <w:delText>Supplier database</w:delText>
              </w:r>
            </w:del>
          </w:p>
        </w:tc>
      </w:tr>
      <w:tr w:rsidR="00ED5EFB" w:rsidRPr="00B40818" w:rsidDel="00D37EA0" w14:paraId="57F597E9" w14:textId="6E6F9F3E" w:rsidTr="00B40818">
        <w:trPr>
          <w:jc w:val="center"/>
          <w:del w:id="611" w:author="Brian Olea" w:date="2023-10-16T13:01:00Z"/>
          <w:trPrChange w:id="612" w:author="Brian Olea" w:date="2023-10-16T12:21:00Z">
            <w:trPr>
              <w:gridAfter w:val="0"/>
              <w:wAfter w:w="7842" w:type="dxa"/>
              <w:jc w:val="center"/>
            </w:trPr>
          </w:trPrChange>
        </w:trPr>
        <w:tc>
          <w:tcPr>
            <w:tcW w:w="5000" w:type="pct"/>
            <w:gridSpan w:val="2"/>
            <w:tcBorders>
              <w:top w:val="single" w:sz="4" w:space="0" w:color="auto"/>
              <w:left w:val="single" w:sz="4" w:space="0" w:color="auto"/>
              <w:bottom w:val="single" w:sz="4" w:space="0" w:color="auto"/>
              <w:right w:val="single" w:sz="4" w:space="0" w:color="auto"/>
            </w:tcBorders>
            <w:tcPrChange w:id="613" w:author="Brian Olea" w:date="2023-10-16T12:21:00Z">
              <w:tcPr>
                <w:tcW w:w="2267" w:type="dxa"/>
                <w:tcBorders>
                  <w:bottom w:val="nil"/>
                </w:tcBorders>
              </w:tcPr>
            </w:tcPrChange>
          </w:tcPr>
          <w:p w14:paraId="1FE3DD4C" w14:textId="35613D0B" w:rsidR="00ED5EFB" w:rsidRPr="00B40818" w:rsidDel="00D37EA0" w:rsidRDefault="00ED5EFB" w:rsidP="00B40818">
            <w:pPr>
              <w:rPr>
                <w:del w:id="614" w:author="Brian Olea" w:date="2023-10-16T13:01:00Z"/>
                <w:rFonts w:asciiTheme="minorHAnsi" w:hAnsiTheme="minorHAnsi" w:cstheme="minorHAnsi"/>
                <w:sz w:val="24"/>
                <w:szCs w:val="24"/>
                <w:rPrChange w:id="615" w:author="Brian Olea" w:date="2023-10-16T12:17:00Z">
                  <w:rPr>
                    <w:del w:id="616" w:author="Brian Olea" w:date="2023-10-16T13:01:00Z"/>
                    <w:sz w:val="24"/>
                    <w:szCs w:val="24"/>
                  </w:rPr>
                </w:rPrChange>
              </w:rPr>
            </w:pPr>
            <w:del w:id="617" w:author="Brian Olea" w:date="2023-10-16T12:20:00Z">
              <w:r w:rsidRPr="00B40818" w:rsidDel="00B40818">
                <w:rPr>
                  <w:rFonts w:asciiTheme="minorHAnsi" w:hAnsiTheme="minorHAnsi" w:cstheme="minorHAnsi"/>
                  <w:sz w:val="24"/>
                  <w:szCs w:val="24"/>
                  <w:rPrChange w:id="618" w:author="Brian Olea" w:date="2023-10-16T12:17:00Z">
                    <w:rPr>
                      <w:sz w:val="24"/>
                      <w:szCs w:val="24"/>
                    </w:rPr>
                  </w:rPrChange>
                </w:rPr>
                <w:delText>Marketing Literature</w:delText>
              </w:r>
            </w:del>
          </w:p>
        </w:tc>
      </w:tr>
      <w:tr w:rsidR="00293916" w:rsidRPr="00B40818" w:rsidDel="00D37EA0" w14:paraId="1CBD7FC3" w14:textId="37FB77C3" w:rsidTr="00ED5EFB">
        <w:trPr>
          <w:gridAfter w:val="1"/>
          <w:wAfter w:w="49" w:type="pct"/>
          <w:trHeight w:val="360"/>
          <w:jc w:val="center"/>
          <w:del w:id="619" w:author="Brian Olea" w:date="2023-10-16T13:02:00Z"/>
          <w:trPrChange w:id="620" w:author="Brian Olea [2]" w:date="2022-07-21T11:53:00Z">
            <w:trPr>
              <w:trHeight w:val="360"/>
              <w:jc w:val="center"/>
            </w:trPr>
          </w:trPrChange>
        </w:trPr>
        <w:tc>
          <w:tcPr>
            <w:tcW w:w="4951" w:type="pct"/>
            <w:shd w:val="pct20" w:color="auto" w:fill="FFFFFF"/>
            <w:vAlign w:val="center"/>
            <w:tcPrChange w:id="621" w:author="Brian Olea [2]" w:date="2022-07-21T11:53:00Z">
              <w:tcPr>
                <w:tcW w:w="10109" w:type="dxa"/>
                <w:gridSpan w:val="2"/>
                <w:tcBorders>
                  <w:top w:val="single" w:sz="4" w:space="0" w:color="auto"/>
                </w:tcBorders>
                <w:shd w:val="pct20" w:color="auto" w:fill="FFFFFF"/>
                <w:vAlign w:val="center"/>
              </w:tcPr>
            </w:tcPrChange>
          </w:tcPr>
          <w:p w14:paraId="03D1A542" w14:textId="076E929E" w:rsidR="00293916" w:rsidRPr="00B40818" w:rsidDel="00D37EA0" w:rsidRDefault="00293916" w:rsidP="008E0ADC">
            <w:pPr>
              <w:jc w:val="center"/>
              <w:rPr>
                <w:del w:id="622" w:author="Brian Olea" w:date="2023-10-16T13:02:00Z"/>
                <w:rFonts w:asciiTheme="minorHAnsi" w:hAnsiTheme="minorHAnsi" w:cstheme="minorHAnsi"/>
                <w:sz w:val="24"/>
                <w:szCs w:val="24"/>
                <w:rPrChange w:id="623" w:author="Brian Olea" w:date="2023-10-16T12:17:00Z">
                  <w:rPr>
                    <w:del w:id="624" w:author="Brian Olea" w:date="2023-10-16T13:02:00Z"/>
                    <w:sz w:val="24"/>
                    <w:szCs w:val="24"/>
                  </w:rPr>
                </w:rPrChange>
              </w:rPr>
            </w:pPr>
            <w:del w:id="625" w:author="Brian Olea" w:date="2023-10-16T13:02:00Z">
              <w:r w:rsidRPr="00B40818" w:rsidDel="00D37EA0">
                <w:rPr>
                  <w:rFonts w:asciiTheme="minorHAnsi" w:hAnsiTheme="minorHAnsi" w:cstheme="minorHAnsi"/>
                  <w:b/>
                  <w:bCs/>
                  <w:sz w:val="24"/>
                  <w:szCs w:val="24"/>
                  <w:rPrChange w:id="626" w:author="Brian Olea" w:date="2023-10-16T12:17:00Z">
                    <w:rPr>
                      <w:b/>
                      <w:bCs/>
                      <w:sz w:val="24"/>
                      <w:szCs w:val="24"/>
                    </w:rPr>
                  </w:rPrChange>
                </w:rPr>
                <w:delText>External Documents and Data</w:delText>
              </w:r>
            </w:del>
          </w:p>
        </w:tc>
      </w:tr>
      <w:tr w:rsidR="00ED5EFB" w:rsidRPr="00B40818" w:rsidDel="00D37EA0" w14:paraId="081089A9" w14:textId="277B34DA" w:rsidTr="00ED5EFB">
        <w:trPr>
          <w:jc w:val="center"/>
          <w:del w:id="627" w:author="Brian Olea" w:date="2023-10-16T13:02:00Z"/>
          <w:trPrChange w:id="628" w:author="Brian Olea [2]" w:date="2022-07-21T11:53:00Z">
            <w:trPr>
              <w:gridAfter w:val="0"/>
              <w:wAfter w:w="7842" w:type="dxa"/>
              <w:jc w:val="center"/>
            </w:trPr>
          </w:trPrChange>
        </w:trPr>
        <w:tc>
          <w:tcPr>
            <w:tcW w:w="5000" w:type="pct"/>
            <w:gridSpan w:val="2"/>
            <w:tcPrChange w:id="629" w:author="Brian Olea [2]" w:date="2022-07-21T11:53:00Z">
              <w:tcPr>
                <w:tcW w:w="2267" w:type="dxa"/>
              </w:tcPr>
            </w:tcPrChange>
          </w:tcPr>
          <w:p w14:paraId="2CDB2AD1" w14:textId="1C91FBF2" w:rsidR="00ED5EFB" w:rsidRPr="00B40818" w:rsidDel="00D37EA0" w:rsidRDefault="00ED5EFB" w:rsidP="008E0ADC">
            <w:pPr>
              <w:rPr>
                <w:del w:id="630" w:author="Brian Olea" w:date="2023-10-16T13:02:00Z"/>
                <w:rFonts w:asciiTheme="minorHAnsi" w:hAnsiTheme="minorHAnsi" w:cstheme="minorHAnsi"/>
                <w:sz w:val="24"/>
                <w:szCs w:val="24"/>
                <w:rPrChange w:id="631" w:author="Brian Olea" w:date="2023-10-16T12:17:00Z">
                  <w:rPr>
                    <w:del w:id="632" w:author="Brian Olea" w:date="2023-10-16T13:02:00Z"/>
                    <w:sz w:val="24"/>
                    <w:szCs w:val="24"/>
                  </w:rPr>
                </w:rPrChange>
              </w:rPr>
            </w:pPr>
            <w:del w:id="633" w:author="Brian Olea" w:date="2023-10-16T13:02:00Z">
              <w:r w:rsidRPr="00B40818" w:rsidDel="00D37EA0">
                <w:rPr>
                  <w:rFonts w:asciiTheme="minorHAnsi" w:hAnsiTheme="minorHAnsi" w:cstheme="minorHAnsi"/>
                  <w:sz w:val="24"/>
                  <w:szCs w:val="24"/>
                  <w:rPrChange w:id="634" w:author="Brian Olea" w:date="2023-10-16T12:17:00Z">
                    <w:rPr>
                      <w:sz w:val="24"/>
                      <w:szCs w:val="24"/>
                    </w:rPr>
                  </w:rPrChange>
                </w:rPr>
                <w:delText>ISO Standards</w:delText>
              </w:r>
            </w:del>
          </w:p>
        </w:tc>
      </w:tr>
      <w:tr w:rsidR="00ED5EFB" w:rsidRPr="00B40818" w:rsidDel="00D37EA0" w14:paraId="0295D14B" w14:textId="6BA34065" w:rsidTr="00ED5EFB">
        <w:trPr>
          <w:jc w:val="center"/>
          <w:del w:id="635" w:author="Brian Olea" w:date="2023-10-16T13:02:00Z"/>
          <w:trPrChange w:id="636" w:author="Brian Olea [2]" w:date="2022-07-21T11:53:00Z">
            <w:trPr>
              <w:gridAfter w:val="0"/>
              <w:wAfter w:w="7842" w:type="dxa"/>
              <w:jc w:val="center"/>
            </w:trPr>
          </w:trPrChange>
        </w:trPr>
        <w:tc>
          <w:tcPr>
            <w:tcW w:w="5000" w:type="pct"/>
            <w:gridSpan w:val="2"/>
            <w:tcPrChange w:id="637" w:author="Brian Olea [2]" w:date="2022-07-21T11:53:00Z">
              <w:tcPr>
                <w:tcW w:w="2267" w:type="dxa"/>
              </w:tcPr>
            </w:tcPrChange>
          </w:tcPr>
          <w:p w14:paraId="7D7DDB57" w14:textId="461340A1" w:rsidR="00ED5EFB" w:rsidRPr="00B40818" w:rsidDel="00D37EA0" w:rsidRDefault="00ED5EFB" w:rsidP="008E0ADC">
            <w:pPr>
              <w:rPr>
                <w:del w:id="638" w:author="Brian Olea" w:date="2023-10-16T13:02:00Z"/>
                <w:rFonts w:asciiTheme="minorHAnsi" w:hAnsiTheme="minorHAnsi" w:cstheme="minorHAnsi"/>
                <w:sz w:val="24"/>
                <w:szCs w:val="24"/>
                <w:rPrChange w:id="639" w:author="Brian Olea" w:date="2023-10-16T12:17:00Z">
                  <w:rPr>
                    <w:del w:id="640" w:author="Brian Olea" w:date="2023-10-16T13:02:00Z"/>
                    <w:sz w:val="24"/>
                    <w:szCs w:val="24"/>
                  </w:rPr>
                </w:rPrChange>
              </w:rPr>
            </w:pPr>
            <w:del w:id="641" w:author="Brian Olea" w:date="2023-10-16T13:02:00Z">
              <w:r w:rsidRPr="00B40818" w:rsidDel="00D37EA0">
                <w:rPr>
                  <w:rFonts w:asciiTheme="minorHAnsi" w:hAnsiTheme="minorHAnsi" w:cstheme="minorHAnsi"/>
                  <w:sz w:val="24"/>
                  <w:szCs w:val="24"/>
                  <w:rPrChange w:id="642" w:author="Brian Olea" w:date="2023-10-16T12:17:00Z">
                    <w:rPr>
                      <w:sz w:val="24"/>
                      <w:szCs w:val="24"/>
                    </w:rPr>
                  </w:rPrChange>
                </w:rPr>
                <w:delText>ASTM Material Standards</w:delText>
              </w:r>
            </w:del>
          </w:p>
        </w:tc>
      </w:tr>
      <w:tr w:rsidR="00ED5EFB" w:rsidRPr="00B40818" w:rsidDel="00D37EA0" w14:paraId="439558BF" w14:textId="08BC27EE" w:rsidTr="00ED5EFB">
        <w:trPr>
          <w:jc w:val="center"/>
          <w:del w:id="643" w:author="Brian Olea" w:date="2023-10-16T13:02:00Z"/>
          <w:trPrChange w:id="644" w:author="Brian Olea [2]" w:date="2022-07-21T11:53:00Z">
            <w:trPr>
              <w:gridAfter w:val="0"/>
              <w:wAfter w:w="7842" w:type="dxa"/>
              <w:jc w:val="center"/>
            </w:trPr>
          </w:trPrChange>
        </w:trPr>
        <w:tc>
          <w:tcPr>
            <w:tcW w:w="5000" w:type="pct"/>
            <w:gridSpan w:val="2"/>
            <w:tcPrChange w:id="645" w:author="Brian Olea [2]" w:date="2022-07-21T11:53:00Z">
              <w:tcPr>
                <w:tcW w:w="2267" w:type="dxa"/>
              </w:tcPr>
            </w:tcPrChange>
          </w:tcPr>
          <w:p w14:paraId="488AE703" w14:textId="04533F9D" w:rsidR="00ED5EFB" w:rsidRPr="00B40818" w:rsidDel="00D37EA0" w:rsidRDefault="00ED5EFB" w:rsidP="008E0ADC">
            <w:pPr>
              <w:rPr>
                <w:del w:id="646" w:author="Brian Olea" w:date="2023-10-16T13:02:00Z"/>
                <w:rFonts w:asciiTheme="minorHAnsi" w:hAnsiTheme="minorHAnsi" w:cstheme="minorHAnsi"/>
                <w:sz w:val="24"/>
                <w:szCs w:val="24"/>
                <w:rPrChange w:id="647" w:author="Brian Olea" w:date="2023-10-16T12:17:00Z">
                  <w:rPr>
                    <w:del w:id="648" w:author="Brian Olea" w:date="2023-10-16T13:02:00Z"/>
                    <w:sz w:val="24"/>
                    <w:szCs w:val="24"/>
                  </w:rPr>
                </w:rPrChange>
              </w:rPr>
            </w:pPr>
            <w:del w:id="649" w:author="Brian Olea" w:date="2023-10-16T13:02:00Z">
              <w:r w:rsidRPr="00B40818" w:rsidDel="00D37EA0">
                <w:rPr>
                  <w:rFonts w:asciiTheme="minorHAnsi" w:hAnsiTheme="minorHAnsi" w:cstheme="minorHAnsi"/>
                  <w:sz w:val="24"/>
                  <w:szCs w:val="24"/>
                  <w:rPrChange w:id="650" w:author="Brian Olea" w:date="2023-10-16T12:17:00Z">
                    <w:rPr>
                      <w:sz w:val="24"/>
                      <w:szCs w:val="24"/>
                    </w:rPr>
                  </w:rPrChange>
                </w:rPr>
                <w:delText>System Software</w:delText>
              </w:r>
            </w:del>
          </w:p>
        </w:tc>
      </w:tr>
      <w:tr w:rsidR="00ED5EFB" w:rsidRPr="00B40818" w:rsidDel="00D37EA0" w14:paraId="2B78B115" w14:textId="44FD0BF0" w:rsidTr="00ED5EFB">
        <w:trPr>
          <w:jc w:val="center"/>
          <w:del w:id="651" w:author="Brian Olea" w:date="2023-10-16T13:02:00Z"/>
          <w:trPrChange w:id="652" w:author="Brian Olea [2]" w:date="2022-07-21T11:53:00Z">
            <w:trPr>
              <w:gridAfter w:val="0"/>
              <w:wAfter w:w="7842" w:type="dxa"/>
              <w:jc w:val="center"/>
            </w:trPr>
          </w:trPrChange>
        </w:trPr>
        <w:tc>
          <w:tcPr>
            <w:tcW w:w="5000" w:type="pct"/>
            <w:gridSpan w:val="2"/>
            <w:tcPrChange w:id="653" w:author="Brian Olea [2]" w:date="2022-07-21T11:53:00Z">
              <w:tcPr>
                <w:tcW w:w="2267" w:type="dxa"/>
              </w:tcPr>
            </w:tcPrChange>
          </w:tcPr>
          <w:p w14:paraId="537A7353" w14:textId="0749EE89" w:rsidR="00ED5EFB" w:rsidRPr="00B40818" w:rsidDel="00D37EA0" w:rsidRDefault="00ED5EFB" w:rsidP="008E0ADC">
            <w:pPr>
              <w:rPr>
                <w:del w:id="654" w:author="Brian Olea" w:date="2023-10-16T13:02:00Z"/>
                <w:rFonts w:asciiTheme="minorHAnsi" w:hAnsiTheme="minorHAnsi" w:cstheme="minorHAnsi"/>
                <w:sz w:val="24"/>
                <w:szCs w:val="24"/>
                <w:rPrChange w:id="655" w:author="Brian Olea" w:date="2023-10-16T12:17:00Z">
                  <w:rPr>
                    <w:del w:id="656" w:author="Brian Olea" w:date="2023-10-16T13:02:00Z"/>
                    <w:sz w:val="24"/>
                    <w:szCs w:val="24"/>
                  </w:rPr>
                </w:rPrChange>
              </w:rPr>
            </w:pPr>
            <w:del w:id="657" w:author="Brian Olea" w:date="2023-10-16T13:02:00Z">
              <w:r w:rsidRPr="00B40818" w:rsidDel="00D37EA0">
                <w:rPr>
                  <w:rFonts w:asciiTheme="minorHAnsi" w:hAnsiTheme="minorHAnsi" w:cstheme="minorHAnsi"/>
                  <w:sz w:val="24"/>
                  <w:szCs w:val="24"/>
                  <w:rPrChange w:id="658" w:author="Brian Olea" w:date="2023-10-16T12:17:00Z">
                    <w:rPr>
                      <w:sz w:val="24"/>
                      <w:szCs w:val="24"/>
                    </w:rPr>
                  </w:rPrChange>
                </w:rPr>
                <w:delText>Customer Drawings</w:delText>
              </w:r>
            </w:del>
          </w:p>
          <w:p w14:paraId="1BA70C20" w14:textId="3A50B358" w:rsidR="00ED5EFB" w:rsidRPr="00B40818" w:rsidDel="00D37EA0" w:rsidRDefault="00ED5EFB" w:rsidP="008E0ADC">
            <w:pPr>
              <w:rPr>
                <w:del w:id="659" w:author="Brian Olea" w:date="2023-10-16T13:02:00Z"/>
                <w:rFonts w:asciiTheme="minorHAnsi" w:hAnsiTheme="minorHAnsi" w:cstheme="minorHAnsi"/>
                <w:sz w:val="24"/>
                <w:szCs w:val="24"/>
                <w:rPrChange w:id="660" w:author="Brian Olea" w:date="2023-10-16T12:17:00Z">
                  <w:rPr>
                    <w:del w:id="661" w:author="Brian Olea" w:date="2023-10-16T13:02:00Z"/>
                    <w:sz w:val="24"/>
                    <w:szCs w:val="24"/>
                  </w:rPr>
                </w:rPrChange>
              </w:rPr>
            </w:pPr>
          </w:p>
        </w:tc>
      </w:tr>
    </w:tbl>
    <w:moveFromRangeStart w:id="662" w:author="Brian Olea" w:date="2023-10-16T12:22:00Z" w:name="move148351388"/>
    <w:p w14:paraId="0CDFE838" w14:textId="1DB99755" w:rsidR="003A64E7" w:rsidRPr="00B40818" w:rsidDel="00D37EA0" w:rsidRDefault="00000000" w:rsidP="00B40818">
      <w:pPr>
        <w:pStyle w:val="Header"/>
        <w:numPr>
          <w:ilvl w:val="0"/>
          <w:numId w:val="42"/>
        </w:numPr>
        <w:pBdr>
          <w:top w:val="single" w:sz="4" w:space="1" w:color="auto"/>
          <w:left w:val="single" w:sz="4" w:space="4" w:color="auto"/>
          <w:bottom w:val="single" w:sz="4" w:space="1" w:color="auto"/>
          <w:right w:val="single" w:sz="4" w:space="4" w:color="auto"/>
          <w:between w:val="single" w:sz="4" w:space="1" w:color="auto"/>
          <w:bar w:val="single" w:sz="4" w:color="auto"/>
        </w:pBdr>
        <w:tabs>
          <w:tab w:val="clear" w:pos="4320"/>
          <w:tab w:val="clear" w:pos="8640"/>
        </w:tabs>
        <w:spacing w:before="120" w:after="60"/>
        <w:ind w:left="360"/>
        <w:rPr>
          <w:del w:id="663" w:author="Brian Olea" w:date="2023-10-16T13:02:00Z"/>
          <w:moveFrom w:id="664" w:author="Brian Olea" w:date="2023-10-16T12:22:00Z"/>
          <w:rFonts w:asciiTheme="minorHAnsi" w:hAnsiTheme="minorHAnsi" w:cstheme="minorHAnsi"/>
          <w:sz w:val="25"/>
          <w:szCs w:val="25"/>
          <w:rPrChange w:id="665" w:author="Brian Olea" w:date="2023-10-16T12:17:00Z">
            <w:rPr>
              <w:del w:id="666" w:author="Brian Olea" w:date="2023-10-16T13:02:00Z"/>
              <w:moveFrom w:id="667" w:author="Brian Olea" w:date="2023-10-16T12:22:00Z"/>
              <w:sz w:val="25"/>
              <w:szCs w:val="25"/>
            </w:rPr>
          </w:rPrChange>
        </w:rPr>
        <w:pPrChange w:id="668" w:author="Brian Olea" w:date="2023-10-16T12:22:00Z">
          <w:pPr>
            <w:pStyle w:val="Header"/>
            <w:numPr>
              <w:numId w:val="42"/>
            </w:numPr>
            <w:tabs>
              <w:tab w:val="clear" w:pos="4320"/>
              <w:tab w:val="clear" w:pos="8640"/>
            </w:tabs>
            <w:spacing w:before="120" w:after="60"/>
            <w:ind w:left="360" w:hanging="360"/>
          </w:pPr>
        </w:pPrChange>
      </w:pPr>
      <w:moveFrom w:id="669" w:author="Brian Olea" w:date="2023-10-16T12:22:00Z">
        <w:del w:id="670" w:author="Brian Olea" w:date="2023-10-16T13:02:00Z">
          <w:r w:rsidRPr="00B40818" w:rsidDel="00D37EA0">
            <w:rPr>
              <w:rFonts w:asciiTheme="minorHAnsi" w:hAnsiTheme="minorHAnsi" w:cstheme="minorHAnsi"/>
              <w:rPrChange w:id="671" w:author="Brian Olea" w:date="2023-10-16T12:17:00Z">
                <w:rPr/>
              </w:rPrChange>
            </w:rPr>
            <w:fldChar w:fldCharType="begin"/>
          </w:r>
          <w:r w:rsidRPr="00B40818" w:rsidDel="00D37EA0">
            <w:rPr>
              <w:rFonts w:asciiTheme="minorHAnsi" w:hAnsiTheme="minorHAnsi" w:cstheme="minorHAnsi"/>
              <w:rPrChange w:id="672" w:author="Brian Olea" w:date="2023-10-16T12:17:00Z">
                <w:rPr/>
              </w:rPrChange>
            </w:rPr>
            <w:delInstrText>HYPERLINK "file:///I:\\Support\\IQProcesses\\IQ%20Process%20Documents\\Master%20List%20of%20Documents.xlsx"</w:delInstrText>
          </w:r>
          <w:r w:rsidRPr="00B40818" w:rsidDel="00D37EA0">
            <w:rPr>
              <w:rFonts w:asciiTheme="minorHAnsi" w:hAnsiTheme="minorHAnsi" w:cstheme="minorHAnsi"/>
              <w:rPrChange w:id="673" w:author="Brian Olea" w:date="2023-10-16T12:17:00Z">
                <w:rPr/>
              </w:rPrChange>
            </w:rPr>
          </w:r>
          <w:r w:rsidRPr="00B40818" w:rsidDel="00D37EA0">
            <w:rPr>
              <w:rFonts w:asciiTheme="minorHAnsi" w:hAnsiTheme="minorHAnsi" w:cstheme="minorHAnsi"/>
              <w:rPrChange w:id="674" w:author="Brian Olea" w:date="2023-10-16T12:17:00Z">
                <w:rPr/>
              </w:rPrChange>
            </w:rPr>
            <w:fldChar w:fldCharType="separate"/>
          </w:r>
          <w:r w:rsidR="003A64E7" w:rsidRPr="00B40818" w:rsidDel="00D37EA0">
            <w:rPr>
              <w:rStyle w:val="Hyperlink"/>
              <w:rFonts w:asciiTheme="minorHAnsi" w:hAnsiTheme="minorHAnsi" w:cstheme="minorHAnsi"/>
              <w:sz w:val="25"/>
              <w:szCs w:val="25"/>
              <w:rPrChange w:id="675" w:author="Brian Olea" w:date="2023-10-16T12:17:00Z">
                <w:rPr>
                  <w:rStyle w:val="Hyperlink"/>
                  <w:sz w:val="25"/>
                  <w:szCs w:val="25"/>
                </w:rPr>
              </w:rPrChange>
            </w:rPr>
            <w:delText>Master List of Documents</w:delText>
          </w:r>
          <w:r w:rsidRPr="00B40818" w:rsidDel="00D37EA0">
            <w:rPr>
              <w:rStyle w:val="Hyperlink"/>
              <w:rFonts w:asciiTheme="minorHAnsi" w:hAnsiTheme="minorHAnsi" w:cstheme="minorHAnsi"/>
              <w:sz w:val="25"/>
              <w:szCs w:val="25"/>
              <w:rPrChange w:id="676" w:author="Brian Olea" w:date="2023-10-16T12:17:00Z">
                <w:rPr>
                  <w:rStyle w:val="Hyperlink"/>
                  <w:sz w:val="25"/>
                  <w:szCs w:val="25"/>
                </w:rPr>
              </w:rPrChange>
            </w:rPr>
            <w:fldChar w:fldCharType="end"/>
          </w:r>
        </w:del>
      </w:moveFrom>
    </w:p>
    <w:moveFromRangeEnd w:id="662"/>
    <w:p w14:paraId="621FD30E" w14:textId="6C97FAF9" w:rsidR="007336E3" w:rsidRPr="00B40818" w:rsidDel="00B40818" w:rsidRDefault="005F1B0A" w:rsidP="00B40818">
      <w:pPr>
        <w:pStyle w:val="Header"/>
        <w:pBdr>
          <w:top w:val="single" w:sz="4" w:space="1" w:color="auto"/>
          <w:left w:val="single" w:sz="4" w:space="4" w:color="auto"/>
          <w:bottom w:val="single" w:sz="4" w:space="1" w:color="auto"/>
          <w:right w:val="single" w:sz="4" w:space="4" w:color="auto"/>
          <w:between w:val="single" w:sz="4" w:space="1" w:color="auto"/>
          <w:bar w:val="single" w:sz="4" w:color="auto"/>
        </w:pBdr>
        <w:tabs>
          <w:tab w:val="clear" w:pos="4320"/>
          <w:tab w:val="clear" w:pos="8640"/>
        </w:tabs>
        <w:spacing w:after="60"/>
        <w:ind w:left="360"/>
        <w:rPr>
          <w:del w:id="677" w:author="Brian Olea" w:date="2023-10-16T12:23:00Z"/>
          <w:rFonts w:asciiTheme="minorHAnsi" w:hAnsiTheme="minorHAnsi" w:cstheme="minorHAnsi"/>
          <w:sz w:val="25"/>
          <w:szCs w:val="25"/>
          <w:rPrChange w:id="678" w:author="Brian Olea" w:date="2023-10-16T12:17:00Z">
            <w:rPr>
              <w:del w:id="679" w:author="Brian Olea" w:date="2023-10-16T12:23:00Z"/>
              <w:sz w:val="25"/>
              <w:szCs w:val="25"/>
            </w:rPr>
          </w:rPrChange>
        </w:rPr>
        <w:pPrChange w:id="680" w:author="Brian Olea" w:date="2023-10-16T12:22:00Z">
          <w:pPr>
            <w:pStyle w:val="Header"/>
            <w:tabs>
              <w:tab w:val="clear" w:pos="4320"/>
              <w:tab w:val="clear" w:pos="8640"/>
            </w:tabs>
            <w:spacing w:after="60"/>
            <w:ind w:left="360"/>
          </w:pPr>
        </w:pPrChange>
      </w:pPr>
      <w:del w:id="681" w:author="Brian Olea" w:date="2023-10-16T12:23:00Z">
        <w:r w:rsidRPr="00B40818" w:rsidDel="00B40818">
          <w:rPr>
            <w:rFonts w:asciiTheme="minorHAnsi" w:hAnsiTheme="minorHAnsi" w:cstheme="minorHAnsi"/>
            <w:sz w:val="25"/>
            <w:szCs w:val="25"/>
            <w:rPrChange w:id="682" w:author="Brian Olea" w:date="2023-10-16T12:17:00Z">
              <w:rPr>
                <w:sz w:val="25"/>
                <w:szCs w:val="25"/>
              </w:rPr>
            </w:rPrChange>
          </w:rPr>
          <w:delText xml:space="preserve">The Master List of Documents is reviewed for accuracy at least annually. </w:delText>
        </w:r>
        <w:r w:rsidR="00862AD4" w:rsidRPr="00B40818" w:rsidDel="00B40818">
          <w:rPr>
            <w:rFonts w:asciiTheme="minorHAnsi" w:hAnsiTheme="minorHAnsi" w:cstheme="minorHAnsi"/>
            <w:sz w:val="25"/>
            <w:szCs w:val="25"/>
            <w:rPrChange w:id="683" w:author="Brian Olea" w:date="2023-10-16T12:17:00Z">
              <w:rPr>
                <w:sz w:val="25"/>
                <w:szCs w:val="25"/>
              </w:rPr>
            </w:rPrChange>
          </w:rPr>
          <w:delText>Training materials are not controlled on the Master List of Documents.</w:delText>
        </w:r>
      </w:del>
    </w:p>
    <w:moveToRangeStart w:id="684" w:author="Brian Olea" w:date="2023-10-16T12:22:00Z" w:name="move148351388"/>
    <w:p w14:paraId="0C64B14D" w14:textId="4BA6F325" w:rsidR="00B40818" w:rsidRPr="003B09F7" w:rsidDel="00B40818" w:rsidRDefault="00B40818" w:rsidP="00B40818">
      <w:pPr>
        <w:pStyle w:val="Header"/>
        <w:numPr>
          <w:ilvl w:val="0"/>
          <w:numId w:val="42"/>
        </w:numPr>
        <w:pBdr>
          <w:top w:val="single" w:sz="4" w:space="1" w:color="auto"/>
          <w:left w:val="single" w:sz="4" w:space="4" w:color="auto"/>
          <w:bottom w:val="single" w:sz="4" w:space="1" w:color="auto"/>
          <w:right w:val="single" w:sz="4" w:space="4" w:color="auto"/>
          <w:between w:val="single" w:sz="4" w:space="1" w:color="auto"/>
          <w:bar w:val="single" w:sz="4" w:color="auto"/>
        </w:pBdr>
        <w:tabs>
          <w:tab w:val="clear" w:pos="4320"/>
          <w:tab w:val="clear" w:pos="8640"/>
        </w:tabs>
        <w:spacing w:before="120" w:after="60"/>
        <w:ind w:left="360"/>
        <w:rPr>
          <w:del w:id="685" w:author="Brian Olea" w:date="2023-10-16T12:23:00Z"/>
          <w:moveTo w:id="686" w:author="Brian Olea" w:date="2023-10-16T12:22:00Z"/>
          <w:rFonts w:asciiTheme="minorHAnsi" w:hAnsiTheme="minorHAnsi" w:cstheme="minorHAnsi"/>
          <w:sz w:val="25"/>
          <w:szCs w:val="25"/>
        </w:rPr>
      </w:pPr>
      <w:moveTo w:id="687" w:author="Brian Olea" w:date="2023-10-16T12:22:00Z">
        <w:del w:id="688" w:author="Brian Olea" w:date="2023-10-16T12:23:00Z">
          <w:r w:rsidRPr="003B09F7" w:rsidDel="00B40818">
            <w:rPr>
              <w:rFonts w:asciiTheme="minorHAnsi" w:hAnsiTheme="minorHAnsi" w:cstheme="minorHAnsi"/>
            </w:rPr>
            <w:fldChar w:fldCharType="begin"/>
          </w:r>
          <w:r w:rsidRPr="003B09F7" w:rsidDel="00B40818">
            <w:rPr>
              <w:rFonts w:asciiTheme="minorHAnsi" w:hAnsiTheme="minorHAnsi" w:cstheme="minorHAnsi"/>
            </w:rPr>
            <w:delInstrText>HYPERLINK "file:///I:\\Support\\IQProcesses\\IQ%20Process%20Documents\\Master%20List%20of%20Documents.xlsx"</w:delInstrText>
          </w:r>
          <w:r w:rsidRPr="003B09F7" w:rsidDel="00B40818">
            <w:rPr>
              <w:rFonts w:asciiTheme="minorHAnsi" w:hAnsiTheme="minorHAnsi" w:cstheme="minorHAnsi"/>
            </w:rPr>
          </w:r>
          <w:r w:rsidRPr="003B09F7" w:rsidDel="00B40818">
            <w:rPr>
              <w:rFonts w:asciiTheme="minorHAnsi" w:hAnsiTheme="minorHAnsi" w:cstheme="minorHAnsi"/>
            </w:rPr>
            <w:fldChar w:fldCharType="separate"/>
          </w:r>
          <w:r w:rsidRPr="003B09F7" w:rsidDel="00B40818">
            <w:rPr>
              <w:rStyle w:val="Hyperlink"/>
              <w:rFonts w:asciiTheme="minorHAnsi" w:hAnsiTheme="minorHAnsi" w:cstheme="minorHAnsi"/>
              <w:sz w:val="25"/>
              <w:szCs w:val="25"/>
            </w:rPr>
            <w:delText>Master List of Documents</w:delText>
          </w:r>
          <w:r w:rsidRPr="003B09F7" w:rsidDel="00B40818">
            <w:rPr>
              <w:rStyle w:val="Hyperlink"/>
              <w:rFonts w:asciiTheme="minorHAnsi" w:hAnsiTheme="minorHAnsi" w:cstheme="minorHAnsi"/>
              <w:sz w:val="25"/>
              <w:szCs w:val="25"/>
            </w:rPr>
            <w:fldChar w:fldCharType="end"/>
          </w:r>
        </w:del>
      </w:moveTo>
    </w:p>
    <w:moveToRangeEnd w:id="684"/>
    <w:p w14:paraId="359C7B79" w14:textId="6E14EC87" w:rsidR="00955E6F" w:rsidRPr="00B40818" w:rsidDel="00B40818" w:rsidRDefault="00955E6F" w:rsidP="00B40818">
      <w:pPr>
        <w:pStyle w:val="Header"/>
        <w:pBdr>
          <w:top w:val="single" w:sz="4" w:space="1" w:color="auto"/>
          <w:left w:val="single" w:sz="4" w:space="4" w:color="auto"/>
          <w:bottom w:val="single" w:sz="4" w:space="1" w:color="auto"/>
          <w:right w:val="single" w:sz="4" w:space="4" w:color="auto"/>
          <w:between w:val="single" w:sz="4" w:space="1" w:color="auto"/>
          <w:bar w:val="single" w:sz="4" w:color="auto"/>
        </w:pBdr>
        <w:tabs>
          <w:tab w:val="clear" w:pos="4320"/>
          <w:tab w:val="clear" w:pos="8640"/>
        </w:tabs>
        <w:spacing w:after="120"/>
        <w:ind w:left="360"/>
        <w:rPr>
          <w:del w:id="689" w:author="Brian Olea" w:date="2023-10-16T12:23:00Z"/>
          <w:rFonts w:asciiTheme="minorHAnsi" w:hAnsiTheme="minorHAnsi" w:cstheme="minorHAnsi"/>
          <w:sz w:val="25"/>
          <w:szCs w:val="25"/>
          <w:highlight w:val="yellow"/>
          <w:rPrChange w:id="690" w:author="Brian Olea" w:date="2023-10-16T12:17:00Z">
            <w:rPr>
              <w:del w:id="691" w:author="Brian Olea" w:date="2023-10-16T12:23:00Z"/>
              <w:sz w:val="25"/>
              <w:szCs w:val="25"/>
              <w:highlight w:val="yellow"/>
            </w:rPr>
          </w:rPrChange>
        </w:rPr>
        <w:pPrChange w:id="692" w:author="Brian Olea" w:date="2023-10-16T12:22:00Z">
          <w:pPr>
            <w:pStyle w:val="Header"/>
            <w:tabs>
              <w:tab w:val="clear" w:pos="4320"/>
              <w:tab w:val="clear" w:pos="8640"/>
            </w:tabs>
            <w:spacing w:after="120"/>
            <w:ind w:left="360"/>
          </w:pPr>
        </w:pPrChange>
      </w:pPr>
    </w:p>
    <w:p w14:paraId="492EAA4B" w14:textId="33C2F380" w:rsidR="00785D76" w:rsidRPr="00B40818" w:rsidDel="00B40818" w:rsidRDefault="00785D76" w:rsidP="00B40818">
      <w:pPr>
        <w:pStyle w:val="Header"/>
        <w:pBdr>
          <w:top w:val="single" w:sz="4" w:space="1" w:color="auto"/>
          <w:left w:val="single" w:sz="4" w:space="4" w:color="auto"/>
          <w:bottom w:val="single" w:sz="4" w:space="1" w:color="auto"/>
          <w:right w:val="single" w:sz="4" w:space="4" w:color="auto"/>
          <w:between w:val="single" w:sz="4" w:space="1" w:color="auto"/>
          <w:bar w:val="single" w:sz="4" w:color="auto"/>
        </w:pBdr>
        <w:tabs>
          <w:tab w:val="clear" w:pos="4320"/>
          <w:tab w:val="clear" w:pos="8640"/>
        </w:tabs>
        <w:spacing w:after="120"/>
        <w:ind w:left="360"/>
        <w:rPr>
          <w:del w:id="693" w:author="Brian Olea" w:date="2023-10-16T12:23:00Z"/>
          <w:rFonts w:asciiTheme="minorHAnsi" w:hAnsiTheme="minorHAnsi" w:cstheme="minorHAnsi"/>
          <w:sz w:val="25"/>
          <w:szCs w:val="25"/>
          <w:highlight w:val="yellow"/>
          <w:rPrChange w:id="694" w:author="Brian Olea" w:date="2023-10-16T12:17:00Z">
            <w:rPr>
              <w:del w:id="695" w:author="Brian Olea" w:date="2023-10-16T12:23:00Z"/>
              <w:sz w:val="25"/>
              <w:szCs w:val="25"/>
              <w:highlight w:val="yellow"/>
            </w:rPr>
          </w:rPrChange>
        </w:rPr>
        <w:pPrChange w:id="696" w:author="Brian Olea" w:date="2023-10-16T12:22:00Z">
          <w:pPr>
            <w:pStyle w:val="Header"/>
            <w:tabs>
              <w:tab w:val="clear" w:pos="4320"/>
              <w:tab w:val="clear" w:pos="8640"/>
            </w:tabs>
            <w:spacing w:after="120"/>
            <w:ind w:left="360"/>
          </w:pPr>
        </w:pPrChange>
      </w:pPr>
    </w:p>
    <w:p w14:paraId="5A56DCBF" w14:textId="13B561AE" w:rsidR="00293916" w:rsidRPr="00B40818" w:rsidDel="00B40818" w:rsidRDefault="00293916" w:rsidP="00B40818">
      <w:pPr>
        <w:pStyle w:val="Header"/>
        <w:numPr>
          <w:ilvl w:val="0"/>
          <w:numId w:val="42"/>
        </w:numPr>
        <w:pBdr>
          <w:top w:val="single" w:sz="4" w:space="1" w:color="auto"/>
          <w:left w:val="single" w:sz="4" w:space="4" w:color="auto"/>
          <w:bottom w:val="single" w:sz="4" w:space="1" w:color="auto"/>
          <w:right w:val="single" w:sz="4" w:space="4" w:color="auto"/>
          <w:between w:val="single" w:sz="4" w:space="1" w:color="auto"/>
          <w:bar w:val="single" w:sz="4" w:color="auto"/>
        </w:pBdr>
        <w:tabs>
          <w:tab w:val="clear" w:pos="4320"/>
          <w:tab w:val="clear" w:pos="8640"/>
        </w:tabs>
        <w:spacing w:after="60"/>
        <w:ind w:left="360"/>
        <w:rPr>
          <w:del w:id="697" w:author="Brian Olea" w:date="2023-10-16T12:23:00Z"/>
          <w:rFonts w:asciiTheme="minorHAnsi" w:hAnsiTheme="minorHAnsi" w:cstheme="minorHAnsi"/>
          <w:sz w:val="25"/>
          <w:szCs w:val="25"/>
          <w:rPrChange w:id="698" w:author="Brian Olea" w:date="2023-10-16T12:17:00Z">
            <w:rPr>
              <w:del w:id="699" w:author="Brian Olea" w:date="2023-10-16T12:23:00Z"/>
              <w:sz w:val="25"/>
              <w:szCs w:val="25"/>
            </w:rPr>
          </w:rPrChange>
        </w:rPr>
        <w:pPrChange w:id="700" w:author="Brian Olea" w:date="2023-10-16T12:22:00Z">
          <w:pPr>
            <w:pStyle w:val="Header"/>
            <w:numPr>
              <w:numId w:val="42"/>
            </w:numPr>
            <w:tabs>
              <w:tab w:val="clear" w:pos="4320"/>
              <w:tab w:val="clear" w:pos="8640"/>
            </w:tabs>
            <w:spacing w:after="60"/>
            <w:ind w:left="360" w:hanging="360"/>
          </w:pPr>
        </w:pPrChange>
      </w:pPr>
      <w:del w:id="701" w:author="Brian Olea" w:date="2023-10-16T12:23:00Z">
        <w:r w:rsidRPr="00B40818" w:rsidDel="00B40818">
          <w:rPr>
            <w:rFonts w:asciiTheme="minorHAnsi" w:hAnsiTheme="minorHAnsi" w:cstheme="minorHAnsi"/>
            <w:sz w:val="25"/>
            <w:szCs w:val="25"/>
            <w:rPrChange w:id="702" w:author="Brian Olea" w:date="2023-10-16T12:17:00Z">
              <w:rPr>
                <w:sz w:val="25"/>
                <w:szCs w:val="25"/>
              </w:rPr>
            </w:rPrChange>
          </w:rPr>
          <w:delText>Internal Documents and Data</w:delText>
        </w:r>
      </w:del>
    </w:p>
    <w:p w14:paraId="19A075B0" w14:textId="7B3CC1E2" w:rsidR="00664C28" w:rsidRPr="00B40818" w:rsidDel="00B40818" w:rsidRDefault="00AE6EE7" w:rsidP="00B40818">
      <w:pPr>
        <w:pStyle w:val="Header"/>
        <w:numPr>
          <w:ilvl w:val="0"/>
          <w:numId w:val="12"/>
        </w:numPr>
        <w:pBdr>
          <w:top w:val="single" w:sz="4" w:space="1" w:color="auto"/>
          <w:left w:val="single" w:sz="4" w:space="4" w:color="auto"/>
          <w:bottom w:val="single" w:sz="4" w:space="1" w:color="auto"/>
          <w:right w:val="single" w:sz="4" w:space="4" w:color="auto"/>
          <w:between w:val="single" w:sz="4" w:space="1" w:color="auto"/>
          <w:bar w:val="single" w:sz="4" w:color="auto"/>
        </w:pBdr>
        <w:tabs>
          <w:tab w:val="clear" w:pos="4320"/>
          <w:tab w:val="clear" w:pos="8640"/>
          <w:tab w:val="num" w:pos="1440"/>
        </w:tabs>
        <w:spacing w:after="60"/>
        <w:ind w:left="720"/>
        <w:rPr>
          <w:del w:id="703" w:author="Brian Olea" w:date="2023-10-16T12:23:00Z"/>
          <w:rFonts w:asciiTheme="minorHAnsi" w:hAnsiTheme="minorHAnsi" w:cstheme="minorHAnsi"/>
          <w:sz w:val="25"/>
          <w:szCs w:val="25"/>
          <w:highlight w:val="yellow"/>
          <w:rPrChange w:id="704" w:author="Brian Olea" w:date="2023-10-16T12:17:00Z">
            <w:rPr>
              <w:del w:id="705" w:author="Brian Olea" w:date="2023-10-16T12:23:00Z"/>
              <w:sz w:val="25"/>
              <w:szCs w:val="25"/>
              <w:highlight w:val="yellow"/>
            </w:rPr>
          </w:rPrChange>
        </w:rPr>
        <w:pPrChange w:id="706" w:author="Brian Olea" w:date="2023-10-16T12:22:00Z">
          <w:pPr>
            <w:pStyle w:val="Header"/>
            <w:numPr>
              <w:numId w:val="12"/>
            </w:numPr>
            <w:tabs>
              <w:tab w:val="clear" w:pos="4320"/>
              <w:tab w:val="clear" w:pos="8640"/>
              <w:tab w:val="num" w:pos="1440"/>
            </w:tabs>
            <w:spacing w:after="60"/>
            <w:ind w:left="720" w:hanging="360"/>
          </w:pPr>
        </w:pPrChange>
      </w:pPr>
      <w:del w:id="707" w:author="Brian Olea" w:date="2023-10-16T12:23:00Z">
        <w:r w:rsidRPr="00B40818" w:rsidDel="00B40818">
          <w:rPr>
            <w:rFonts w:asciiTheme="minorHAnsi" w:hAnsiTheme="minorHAnsi" w:cstheme="minorHAnsi"/>
            <w:sz w:val="25"/>
            <w:szCs w:val="25"/>
            <w:highlight w:val="yellow"/>
            <w:rPrChange w:id="708" w:author="Brian Olea" w:date="2023-10-16T12:17:00Z">
              <w:rPr>
                <w:sz w:val="25"/>
                <w:szCs w:val="25"/>
                <w:highlight w:val="yellow"/>
              </w:rPr>
            </w:rPrChange>
          </w:rPr>
          <w:delText>Document Identification Number</w:delText>
        </w:r>
      </w:del>
    </w:p>
    <w:p w14:paraId="3D86CEE0" w14:textId="7A531231" w:rsidR="00293916" w:rsidRPr="00B40818" w:rsidDel="00B40818" w:rsidRDefault="00293916" w:rsidP="00B40818">
      <w:pPr>
        <w:pStyle w:val="Header"/>
        <w:pBdr>
          <w:top w:val="single" w:sz="4" w:space="1" w:color="auto"/>
          <w:left w:val="single" w:sz="4" w:space="4" w:color="auto"/>
          <w:bottom w:val="single" w:sz="4" w:space="1" w:color="auto"/>
          <w:right w:val="single" w:sz="4" w:space="4" w:color="auto"/>
          <w:between w:val="single" w:sz="4" w:space="1" w:color="auto"/>
          <w:bar w:val="single" w:sz="4" w:color="auto"/>
        </w:pBdr>
        <w:tabs>
          <w:tab w:val="clear" w:pos="4320"/>
          <w:tab w:val="clear" w:pos="8640"/>
        </w:tabs>
        <w:spacing w:after="60"/>
        <w:ind w:left="720"/>
        <w:rPr>
          <w:del w:id="709" w:author="Brian Olea" w:date="2023-10-16T12:23:00Z"/>
          <w:rFonts w:asciiTheme="minorHAnsi" w:hAnsiTheme="minorHAnsi" w:cstheme="minorHAnsi"/>
          <w:sz w:val="25"/>
          <w:szCs w:val="25"/>
          <w:rPrChange w:id="710" w:author="Brian Olea" w:date="2023-10-16T12:17:00Z">
            <w:rPr>
              <w:del w:id="711" w:author="Brian Olea" w:date="2023-10-16T12:23:00Z"/>
              <w:sz w:val="25"/>
              <w:szCs w:val="25"/>
            </w:rPr>
          </w:rPrChange>
        </w:rPr>
        <w:pPrChange w:id="712" w:author="Brian Olea" w:date="2023-10-16T12:22:00Z">
          <w:pPr>
            <w:pStyle w:val="Header"/>
            <w:tabs>
              <w:tab w:val="clear" w:pos="4320"/>
              <w:tab w:val="clear" w:pos="8640"/>
            </w:tabs>
            <w:spacing w:after="60"/>
            <w:ind w:left="720"/>
          </w:pPr>
        </w:pPrChange>
      </w:pPr>
      <w:del w:id="713" w:author="Brian Olea" w:date="2023-10-16T12:23:00Z">
        <w:r w:rsidRPr="00B40818" w:rsidDel="00B40818">
          <w:rPr>
            <w:rFonts w:asciiTheme="minorHAnsi" w:hAnsiTheme="minorHAnsi" w:cstheme="minorHAnsi"/>
            <w:sz w:val="25"/>
            <w:szCs w:val="25"/>
            <w:rPrChange w:id="714" w:author="Brian Olea" w:date="2023-10-16T12:17:00Z">
              <w:rPr>
                <w:sz w:val="25"/>
                <w:szCs w:val="25"/>
              </w:rPr>
            </w:rPrChange>
          </w:rPr>
          <w:delText>Internal Quality System Procedures each carry a unique identification consisting of QSP followed by a number, a decimal, and digit.</w:delText>
        </w:r>
        <w:r w:rsidR="00752686" w:rsidRPr="00B40818" w:rsidDel="00B40818">
          <w:rPr>
            <w:rFonts w:asciiTheme="minorHAnsi" w:hAnsiTheme="minorHAnsi" w:cstheme="minorHAnsi"/>
            <w:sz w:val="25"/>
            <w:szCs w:val="25"/>
            <w:rPrChange w:id="715" w:author="Brian Olea" w:date="2023-10-16T12:17:00Z">
              <w:rPr>
                <w:sz w:val="25"/>
                <w:szCs w:val="25"/>
              </w:rPr>
            </w:rPrChange>
          </w:rPr>
          <w:delText xml:space="preserve"> </w:delText>
        </w:r>
        <w:r w:rsidRPr="00B40818" w:rsidDel="00B40818">
          <w:rPr>
            <w:rFonts w:asciiTheme="minorHAnsi" w:hAnsiTheme="minorHAnsi" w:cstheme="minorHAnsi"/>
            <w:sz w:val="25"/>
            <w:szCs w:val="25"/>
            <w:rPrChange w:id="716" w:author="Brian Olea" w:date="2023-10-16T12:17:00Z">
              <w:rPr>
                <w:sz w:val="25"/>
                <w:szCs w:val="25"/>
              </w:rPr>
            </w:rPrChange>
          </w:rPr>
          <w:delText>The number before the decimal point indicates the area documented in the procedure.</w:delText>
        </w:r>
        <w:r w:rsidR="00752686" w:rsidRPr="00B40818" w:rsidDel="00B40818">
          <w:rPr>
            <w:rFonts w:asciiTheme="minorHAnsi" w:hAnsiTheme="minorHAnsi" w:cstheme="minorHAnsi"/>
            <w:sz w:val="25"/>
            <w:szCs w:val="25"/>
            <w:rPrChange w:id="717" w:author="Brian Olea" w:date="2023-10-16T12:17:00Z">
              <w:rPr>
                <w:sz w:val="25"/>
                <w:szCs w:val="25"/>
              </w:rPr>
            </w:rPrChange>
          </w:rPr>
          <w:delText xml:space="preserve"> </w:delText>
        </w:r>
        <w:r w:rsidRPr="00B40818" w:rsidDel="00B40818">
          <w:rPr>
            <w:rFonts w:asciiTheme="minorHAnsi" w:hAnsiTheme="minorHAnsi" w:cstheme="minorHAnsi"/>
            <w:sz w:val="25"/>
            <w:szCs w:val="25"/>
            <w:rPrChange w:id="718" w:author="Brian Olea" w:date="2023-10-16T12:17:00Z">
              <w:rPr>
                <w:sz w:val="25"/>
                <w:szCs w:val="25"/>
              </w:rPr>
            </w:rPrChange>
          </w:rPr>
          <w:delText xml:space="preserve">The final digit uniquely identifies different procedures in the same area. </w:delText>
        </w:r>
        <w:r w:rsidRPr="00B40818" w:rsidDel="00B40818">
          <w:rPr>
            <w:rFonts w:asciiTheme="minorHAnsi" w:hAnsiTheme="minorHAnsi" w:cstheme="minorHAnsi"/>
            <w:sz w:val="25"/>
            <w:szCs w:val="25"/>
            <w:highlight w:val="magenta"/>
            <w:rPrChange w:id="719" w:author="Brian Olea" w:date="2023-10-16T12:17:00Z">
              <w:rPr>
                <w:sz w:val="25"/>
                <w:szCs w:val="25"/>
                <w:highlight w:val="magenta"/>
              </w:rPr>
            </w:rPrChange>
          </w:rPr>
          <w:delText xml:space="preserve">The first procedure in an area is XX.1. The final digit is incremented as other procedures in the same area are released. </w:delText>
        </w:r>
      </w:del>
    </w:p>
    <w:p w14:paraId="290D993B" w14:textId="771D6956" w:rsidR="009B48B1" w:rsidRPr="00B40818" w:rsidDel="00B40818" w:rsidRDefault="009B48B1" w:rsidP="00CC6A9A">
      <w:pPr>
        <w:pStyle w:val="Header"/>
        <w:tabs>
          <w:tab w:val="clear" w:pos="4320"/>
          <w:tab w:val="clear" w:pos="8640"/>
        </w:tabs>
        <w:spacing w:after="60"/>
        <w:ind w:left="720"/>
        <w:rPr>
          <w:del w:id="720" w:author="Brian Olea" w:date="2023-10-16T12:23:00Z"/>
          <w:rFonts w:asciiTheme="minorHAnsi" w:hAnsiTheme="minorHAnsi" w:cstheme="minorHAnsi"/>
          <w:sz w:val="25"/>
          <w:szCs w:val="25"/>
          <w:rPrChange w:id="721" w:author="Brian Olea" w:date="2023-10-16T12:17:00Z">
            <w:rPr>
              <w:del w:id="722" w:author="Brian Olea" w:date="2023-10-16T12:23:00Z"/>
              <w:sz w:val="25"/>
              <w:szCs w:val="25"/>
            </w:rPr>
          </w:rPrChange>
        </w:rPr>
      </w:pPr>
      <w:del w:id="723" w:author="Brian Olea" w:date="2023-10-16T12:23:00Z">
        <w:r w:rsidRPr="00B40818" w:rsidDel="00B40818">
          <w:rPr>
            <w:rFonts w:asciiTheme="minorHAnsi" w:hAnsiTheme="minorHAnsi" w:cstheme="minorHAnsi"/>
            <w:sz w:val="25"/>
            <w:szCs w:val="25"/>
            <w:rPrChange w:id="724" w:author="Brian Olea" w:date="2023-10-16T12:17:00Z">
              <w:rPr>
                <w:sz w:val="25"/>
                <w:szCs w:val="25"/>
              </w:rPr>
            </w:rPrChange>
          </w:rPr>
          <w:delText>Internal Quality System Forms each carry a unique identification number taking the form of a two or three letter alpha prefix followed by a numeric identifier.</w:delText>
        </w:r>
      </w:del>
    </w:p>
    <w:p w14:paraId="77BB4AA7" w14:textId="5FBF848E" w:rsidR="00293916" w:rsidRPr="00B40818" w:rsidRDefault="00293916" w:rsidP="00925128">
      <w:pPr>
        <w:pStyle w:val="Header"/>
        <w:tabs>
          <w:tab w:val="clear" w:pos="4320"/>
          <w:tab w:val="clear" w:pos="8640"/>
        </w:tabs>
        <w:spacing w:after="120"/>
        <w:ind w:left="720"/>
        <w:rPr>
          <w:rFonts w:asciiTheme="minorHAnsi" w:hAnsiTheme="minorHAnsi" w:cstheme="minorHAnsi"/>
          <w:sz w:val="25"/>
          <w:szCs w:val="25"/>
          <w:rPrChange w:id="725" w:author="Brian Olea" w:date="2023-10-16T12:17:00Z">
            <w:rPr>
              <w:sz w:val="25"/>
              <w:szCs w:val="25"/>
            </w:rPr>
          </w:rPrChange>
        </w:rPr>
      </w:pPr>
      <w:del w:id="726" w:author="Brian Olea" w:date="2023-10-16T12:23:00Z">
        <w:r w:rsidRPr="00B40818" w:rsidDel="00B40818">
          <w:rPr>
            <w:rFonts w:asciiTheme="minorHAnsi" w:hAnsiTheme="minorHAnsi" w:cstheme="minorHAnsi"/>
            <w:sz w:val="25"/>
            <w:szCs w:val="25"/>
            <w:highlight w:val="yellow"/>
            <w:rPrChange w:id="727" w:author="Brian Olea" w:date="2023-10-16T12:17:00Z">
              <w:rPr>
                <w:sz w:val="25"/>
                <w:szCs w:val="25"/>
                <w:highlight w:val="yellow"/>
              </w:rPr>
            </w:rPrChange>
          </w:rPr>
          <w:delText>The identifiers for the different areas are identified per the following table</w:delText>
        </w:r>
        <w:r w:rsidRPr="00B40818" w:rsidDel="00B40818">
          <w:rPr>
            <w:rFonts w:asciiTheme="minorHAnsi" w:hAnsiTheme="minorHAnsi" w:cstheme="minorHAnsi"/>
            <w:sz w:val="25"/>
            <w:szCs w:val="25"/>
            <w:rPrChange w:id="728" w:author="Brian Olea" w:date="2023-10-16T12:17:00Z">
              <w:rPr>
                <w:sz w:val="25"/>
                <w:szCs w:val="25"/>
              </w:rPr>
            </w:rPrChange>
          </w:rPr>
          <w:delText>. Please note that not all areas have procedures at this time.</w:delText>
        </w:r>
      </w:del>
    </w:p>
    <w:tbl>
      <w:tblPr>
        <w:tblW w:w="10368" w:type="dxa"/>
        <w:jc w:val="center"/>
        <w:tblLayout w:type="fixed"/>
        <w:tblCellMar>
          <w:left w:w="0" w:type="dxa"/>
          <w:right w:w="0" w:type="dxa"/>
        </w:tblCellMar>
        <w:tblLook w:val="01E0" w:firstRow="1" w:lastRow="1" w:firstColumn="1" w:lastColumn="1" w:noHBand="0" w:noVBand="0"/>
      </w:tblPr>
      <w:tblGrid>
        <w:gridCol w:w="432"/>
        <w:gridCol w:w="4752"/>
        <w:gridCol w:w="432"/>
        <w:gridCol w:w="4752"/>
      </w:tblGrid>
      <w:tr w:rsidR="00E92A0F" w:rsidRPr="00B40818" w:rsidDel="00B40818" w14:paraId="75B24FCD" w14:textId="2C03A515" w:rsidTr="001A7D31">
        <w:trPr>
          <w:trHeight w:hRule="exact" w:val="288"/>
          <w:jc w:val="center"/>
          <w:del w:id="729" w:author="Brian Olea" w:date="2023-10-16T12:23:00Z"/>
        </w:trPr>
        <w:tc>
          <w:tcPr>
            <w:tcW w:w="5184" w:type="dxa"/>
            <w:gridSpan w:val="2"/>
            <w:tcBorders>
              <w:top w:val="single" w:sz="6" w:space="0" w:color="000000"/>
              <w:left w:val="single" w:sz="6" w:space="0" w:color="000000"/>
              <w:bottom w:val="single" w:sz="6" w:space="0" w:color="000000"/>
              <w:right w:val="single" w:sz="6" w:space="0" w:color="000000"/>
            </w:tcBorders>
            <w:vAlign w:val="center"/>
            <w:hideMark/>
          </w:tcPr>
          <w:p w14:paraId="4E0A5D44" w14:textId="63AE39CC" w:rsidR="00E92A0F" w:rsidRPr="00B40818" w:rsidDel="00B40818" w:rsidRDefault="00E92A0F" w:rsidP="00B52DF9">
            <w:pPr>
              <w:spacing w:line="260" w:lineRule="exact"/>
              <w:ind w:left="14"/>
              <w:jc w:val="center"/>
              <w:rPr>
                <w:del w:id="730" w:author="Brian Olea" w:date="2023-10-16T12:23:00Z"/>
                <w:rFonts w:asciiTheme="minorHAnsi" w:hAnsiTheme="minorHAnsi" w:cstheme="minorHAnsi"/>
                <w:b/>
                <w:sz w:val="24"/>
                <w:szCs w:val="24"/>
                <w:rPrChange w:id="731" w:author="Brian Olea" w:date="2023-10-16T12:17:00Z">
                  <w:rPr>
                    <w:del w:id="732" w:author="Brian Olea" w:date="2023-10-16T12:23:00Z"/>
                    <w:b/>
                    <w:sz w:val="24"/>
                    <w:szCs w:val="24"/>
                  </w:rPr>
                </w:rPrChange>
              </w:rPr>
            </w:pPr>
            <w:bookmarkStart w:id="733" w:name="_Hlk90895443"/>
            <w:del w:id="734" w:author="Brian Olea" w:date="2023-10-16T12:23:00Z">
              <w:r w:rsidRPr="00B40818" w:rsidDel="00B40818">
                <w:rPr>
                  <w:rFonts w:asciiTheme="minorHAnsi" w:hAnsiTheme="minorHAnsi" w:cstheme="minorHAnsi"/>
                  <w:b/>
                  <w:sz w:val="24"/>
                  <w:szCs w:val="24"/>
                  <w:highlight w:val="yellow"/>
                  <w:rPrChange w:id="735" w:author="Brian Olea" w:date="2023-10-16T12:17:00Z">
                    <w:rPr>
                      <w:b/>
                      <w:sz w:val="24"/>
                      <w:szCs w:val="24"/>
                      <w:highlight w:val="yellow"/>
                    </w:rPr>
                  </w:rPrChange>
                </w:rPr>
                <w:delText>A</w:delText>
              </w:r>
              <w:r w:rsidRPr="00B40818" w:rsidDel="00B40818">
                <w:rPr>
                  <w:rFonts w:asciiTheme="minorHAnsi" w:hAnsiTheme="minorHAnsi" w:cstheme="minorHAnsi"/>
                  <w:b/>
                  <w:spacing w:val="-6"/>
                  <w:sz w:val="24"/>
                  <w:szCs w:val="24"/>
                  <w:highlight w:val="yellow"/>
                  <w:rPrChange w:id="736" w:author="Brian Olea" w:date="2023-10-16T12:17:00Z">
                    <w:rPr>
                      <w:b/>
                      <w:spacing w:val="-6"/>
                      <w:sz w:val="24"/>
                      <w:szCs w:val="24"/>
                      <w:highlight w:val="yellow"/>
                    </w:rPr>
                  </w:rPrChange>
                </w:rPr>
                <w:delText>r</w:delText>
              </w:r>
              <w:r w:rsidRPr="00B40818" w:rsidDel="00B40818">
                <w:rPr>
                  <w:rFonts w:asciiTheme="minorHAnsi" w:hAnsiTheme="minorHAnsi" w:cstheme="minorHAnsi"/>
                  <w:b/>
                  <w:spacing w:val="-1"/>
                  <w:sz w:val="24"/>
                  <w:szCs w:val="24"/>
                  <w:highlight w:val="yellow"/>
                  <w:rPrChange w:id="737" w:author="Brian Olea" w:date="2023-10-16T12:17:00Z">
                    <w:rPr>
                      <w:b/>
                      <w:spacing w:val="-1"/>
                      <w:sz w:val="24"/>
                      <w:szCs w:val="24"/>
                      <w:highlight w:val="yellow"/>
                    </w:rPr>
                  </w:rPrChange>
                </w:rPr>
                <w:delText>e</w:delText>
              </w:r>
              <w:r w:rsidRPr="00B40818" w:rsidDel="00B40818">
                <w:rPr>
                  <w:rFonts w:asciiTheme="minorHAnsi" w:hAnsiTheme="minorHAnsi" w:cstheme="minorHAnsi"/>
                  <w:b/>
                  <w:sz w:val="24"/>
                  <w:szCs w:val="24"/>
                  <w:highlight w:val="yellow"/>
                  <w:rPrChange w:id="738" w:author="Brian Olea" w:date="2023-10-16T12:17:00Z">
                    <w:rPr>
                      <w:b/>
                      <w:sz w:val="24"/>
                      <w:szCs w:val="24"/>
                      <w:highlight w:val="yellow"/>
                    </w:rPr>
                  </w:rPrChange>
                </w:rPr>
                <w:delText>a</w:delText>
              </w:r>
              <w:r w:rsidR="004201B4" w:rsidRPr="00B40818" w:rsidDel="00B40818">
                <w:rPr>
                  <w:rFonts w:asciiTheme="minorHAnsi" w:hAnsiTheme="minorHAnsi" w:cstheme="minorHAnsi"/>
                  <w:b/>
                  <w:sz w:val="24"/>
                  <w:szCs w:val="24"/>
                  <w:highlight w:val="yellow"/>
                  <w:rPrChange w:id="739" w:author="Brian Olea" w:date="2023-10-16T12:17:00Z">
                    <w:rPr>
                      <w:b/>
                      <w:sz w:val="24"/>
                      <w:szCs w:val="24"/>
                      <w:highlight w:val="yellow"/>
                    </w:rPr>
                  </w:rPrChange>
                </w:rPr>
                <w:delText xml:space="preserve"> Documented</w:delText>
              </w:r>
            </w:del>
          </w:p>
        </w:tc>
        <w:tc>
          <w:tcPr>
            <w:tcW w:w="5184" w:type="dxa"/>
            <w:gridSpan w:val="2"/>
            <w:tcBorders>
              <w:top w:val="single" w:sz="6" w:space="0" w:color="000000"/>
              <w:left w:val="single" w:sz="6" w:space="0" w:color="000000"/>
              <w:bottom w:val="single" w:sz="6" w:space="0" w:color="000000"/>
              <w:right w:val="single" w:sz="6" w:space="0" w:color="000000"/>
            </w:tcBorders>
            <w:vAlign w:val="center"/>
          </w:tcPr>
          <w:p w14:paraId="0FF99ABF" w14:textId="56DB0961" w:rsidR="00E92A0F" w:rsidRPr="00B40818" w:rsidDel="00B40818" w:rsidRDefault="004201B4" w:rsidP="00B52DF9">
            <w:pPr>
              <w:spacing w:line="260" w:lineRule="exact"/>
              <w:ind w:left="14"/>
              <w:jc w:val="center"/>
              <w:rPr>
                <w:del w:id="740" w:author="Brian Olea" w:date="2023-10-16T12:23:00Z"/>
                <w:rFonts w:asciiTheme="minorHAnsi" w:hAnsiTheme="minorHAnsi" w:cstheme="minorHAnsi"/>
                <w:b/>
                <w:sz w:val="24"/>
                <w:szCs w:val="24"/>
                <w:rPrChange w:id="741" w:author="Brian Olea" w:date="2023-10-16T12:17:00Z">
                  <w:rPr>
                    <w:del w:id="742" w:author="Brian Olea" w:date="2023-10-16T12:23:00Z"/>
                    <w:b/>
                    <w:sz w:val="24"/>
                    <w:szCs w:val="24"/>
                  </w:rPr>
                </w:rPrChange>
              </w:rPr>
            </w:pPr>
            <w:del w:id="743" w:author="Brian Olea" w:date="2023-10-16T12:23:00Z">
              <w:r w:rsidRPr="00B40818" w:rsidDel="00B40818">
                <w:rPr>
                  <w:rFonts w:asciiTheme="minorHAnsi" w:hAnsiTheme="minorHAnsi" w:cstheme="minorHAnsi"/>
                  <w:b/>
                  <w:sz w:val="24"/>
                  <w:szCs w:val="24"/>
                  <w:highlight w:val="yellow"/>
                  <w:rPrChange w:id="744" w:author="Brian Olea" w:date="2023-10-16T12:17:00Z">
                    <w:rPr>
                      <w:b/>
                      <w:sz w:val="24"/>
                      <w:szCs w:val="24"/>
                      <w:highlight w:val="yellow"/>
                    </w:rPr>
                  </w:rPrChange>
                </w:rPr>
                <w:delText>Documented</w:delText>
              </w:r>
              <w:r w:rsidR="008B7B12" w:rsidRPr="00B40818" w:rsidDel="00B40818">
                <w:rPr>
                  <w:rFonts w:asciiTheme="minorHAnsi" w:hAnsiTheme="minorHAnsi" w:cstheme="minorHAnsi"/>
                  <w:highlight w:val="yellow"/>
                  <w:rPrChange w:id="745" w:author="Brian Olea" w:date="2023-10-16T12:17:00Z">
                    <w:rPr>
                      <w:highlight w:val="yellow"/>
                    </w:rPr>
                  </w:rPrChange>
                </w:rPr>
                <w:delText xml:space="preserve"> </w:delText>
              </w:r>
              <w:r w:rsidR="008B7B12" w:rsidRPr="00B40818" w:rsidDel="00B40818">
                <w:rPr>
                  <w:rFonts w:asciiTheme="minorHAnsi" w:hAnsiTheme="minorHAnsi" w:cstheme="minorHAnsi"/>
                  <w:b/>
                  <w:sz w:val="24"/>
                  <w:szCs w:val="24"/>
                  <w:highlight w:val="yellow"/>
                  <w:rPrChange w:id="746" w:author="Brian Olea" w:date="2023-10-16T12:17:00Z">
                    <w:rPr>
                      <w:b/>
                      <w:sz w:val="24"/>
                      <w:szCs w:val="24"/>
                      <w:highlight w:val="yellow"/>
                    </w:rPr>
                  </w:rPrChange>
                </w:rPr>
                <w:delText>Area</w:delText>
              </w:r>
            </w:del>
          </w:p>
        </w:tc>
      </w:tr>
      <w:tr w:rsidR="00293916" w:rsidRPr="00B40818" w:rsidDel="00B40818" w14:paraId="7362BC4F" w14:textId="187CF850" w:rsidTr="00AD49CC">
        <w:trPr>
          <w:trHeight w:val="288"/>
          <w:jc w:val="center"/>
          <w:del w:id="747" w:author="Brian Olea" w:date="2023-10-16T12:23:00Z"/>
        </w:trPr>
        <w:tc>
          <w:tcPr>
            <w:tcW w:w="432" w:type="dxa"/>
            <w:tcBorders>
              <w:top w:val="single" w:sz="6" w:space="0" w:color="000000"/>
              <w:left w:val="single" w:sz="6" w:space="0" w:color="000000"/>
              <w:bottom w:val="single" w:sz="6" w:space="0" w:color="000000"/>
            </w:tcBorders>
            <w:vAlign w:val="center"/>
            <w:hideMark/>
          </w:tcPr>
          <w:p w14:paraId="2C70A1F8" w14:textId="27B5BCF4" w:rsidR="00293916" w:rsidRPr="00B40818" w:rsidDel="00B40818" w:rsidRDefault="00560FBC" w:rsidP="00E51156">
            <w:pPr>
              <w:spacing w:line="260" w:lineRule="exact"/>
              <w:ind w:left="105"/>
              <w:rPr>
                <w:del w:id="748" w:author="Brian Olea" w:date="2023-10-16T12:23:00Z"/>
                <w:rFonts w:asciiTheme="minorHAnsi" w:hAnsiTheme="minorHAnsi" w:cstheme="minorHAnsi"/>
                <w:spacing w:val="-2"/>
                <w:sz w:val="24"/>
                <w:szCs w:val="24"/>
                <w:rPrChange w:id="749" w:author="Brian Olea" w:date="2023-10-16T12:17:00Z">
                  <w:rPr>
                    <w:del w:id="750" w:author="Brian Olea" w:date="2023-10-16T12:23:00Z"/>
                    <w:spacing w:val="-2"/>
                    <w:sz w:val="24"/>
                    <w:szCs w:val="24"/>
                  </w:rPr>
                </w:rPrChange>
              </w:rPr>
            </w:pPr>
            <w:del w:id="751" w:author="Brian Olea" w:date="2023-10-16T12:23:00Z">
              <w:r w:rsidRPr="00B40818" w:rsidDel="00B40818">
                <w:rPr>
                  <w:rFonts w:asciiTheme="minorHAnsi" w:hAnsiTheme="minorHAnsi" w:cstheme="minorHAnsi"/>
                  <w:spacing w:val="-2"/>
                  <w:sz w:val="24"/>
                  <w:szCs w:val="24"/>
                  <w:rPrChange w:id="752" w:author="Brian Olea" w:date="2023-10-16T12:17:00Z">
                    <w:rPr>
                      <w:spacing w:val="-2"/>
                      <w:sz w:val="24"/>
                      <w:szCs w:val="24"/>
                    </w:rPr>
                  </w:rPrChange>
                </w:rPr>
                <w:delText>1</w:delText>
              </w:r>
            </w:del>
          </w:p>
          <w:p w14:paraId="54AC5113" w14:textId="021E9BE2" w:rsidR="00560FBC" w:rsidRPr="00B40818" w:rsidDel="00B40818" w:rsidRDefault="00560FBC" w:rsidP="00E51156">
            <w:pPr>
              <w:spacing w:line="260" w:lineRule="exact"/>
              <w:ind w:left="105"/>
              <w:rPr>
                <w:del w:id="753" w:author="Brian Olea" w:date="2023-10-16T12:23:00Z"/>
                <w:rFonts w:asciiTheme="minorHAnsi" w:hAnsiTheme="minorHAnsi" w:cstheme="minorHAnsi"/>
                <w:spacing w:val="-2"/>
                <w:sz w:val="24"/>
                <w:szCs w:val="24"/>
                <w:rPrChange w:id="754" w:author="Brian Olea" w:date="2023-10-16T12:17:00Z">
                  <w:rPr>
                    <w:del w:id="755" w:author="Brian Olea" w:date="2023-10-16T12:23:00Z"/>
                    <w:spacing w:val="-2"/>
                    <w:sz w:val="24"/>
                    <w:szCs w:val="24"/>
                  </w:rPr>
                </w:rPrChange>
              </w:rPr>
            </w:pPr>
          </w:p>
        </w:tc>
        <w:tc>
          <w:tcPr>
            <w:tcW w:w="4752" w:type="dxa"/>
            <w:tcBorders>
              <w:top w:val="single" w:sz="6" w:space="0" w:color="000000"/>
              <w:bottom w:val="single" w:sz="6" w:space="0" w:color="000000"/>
              <w:right w:val="single" w:sz="6" w:space="0" w:color="000000"/>
            </w:tcBorders>
            <w:vAlign w:val="center"/>
            <w:hideMark/>
          </w:tcPr>
          <w:p w14:paraId="71AF2B6D" w14:textId="26A6992C" w:rsidR="00293916" w:rsidRPr="00B40818" w:rsidDel="00B40818" w:rsidRDefault="00293916" w:rsidP="00E51156">
            <w:pPr>
              <w:spacing w:line="260" w:lineRule="exact"/>
              <w:rPr>
                <w:del w:id="756" w:author="Brian Olea" w:date="2023-10-16T12:23:00Z"/>
                <w:rFonts w:asciiTheme="minorHAnsi" w:hAnsiTheme="minorHAnsi" w:cstheme="minorHAnsi"/>
                <w:sz w:val="24"/>
                <w:szCs w:val="24"/>
                <w:rPrChange w:id="757" w:author="Brian Olea" w:date="2023-10-16T12:17:00Z">
                  <w:rPr>
                    <w:del w:id="758" w:author="Brian Olea" w:date="2023-10-16T12:23:00Z"/>
                    <w:sz w:val="24"/>
                    <w:szCs w:val="24"/>
                  </w:rPr>
                </w:rPrChange>
              </w:rPr>
            </w:pPr>
            <w:del w:id="759" w:author="Brian Olea" w:date="2023-10-16T12:23:00Z">
              <w:r w:rsidRPr="00B40818" w:rsidDel="00B40818">
                <w:rPr>
                  <w:rFonts w:asciiTheme="minorHAnsi" w:hAnsiTheme="minorHAnsi" w:cstheme="minorHAnsi"/>
                  <w:spacing w:val="-2"/>
                  <w:sz w:val="24"/>
                  <w:szCs w:val="24"/>
                  <w:rPrChange w:id="760" w:author="Brian Olea" w:date="2023-10-16T12:17:00Z">
                    <w:rPr>
                      <w:spacing w:val="-2"/>
                      <w:sz w:val="24"/>
                      <w:szCs w:val="24"/>
                    </w:rPr>
                  </w:rPrChange>
                </w:rPr>
                <w:delText>M</w:delText>
              </w:r>
              <w:r w:rsidRPr="00B40818" w:rsidDel="00B40818">
                <w:rPr>
                  <w:rFonts w:asciiTheme="minorHAnsi" w:hAnsiTheme="minorHAnsi" w:cstheme="minorHAnsi"/>
                  <w:spacing w:val="4"/>
                  <w:sz w:val="24"/>
                  <w:szCs w:val="24"/>
                  <w:rPrChange w:id="761" w:author="Brian Olea" w:date="2023-10-16T12:17:00Z">
                    <w:rPr>
                      <w:spacing w:val="4"/>
                      <w:sz w:val="24"/>
                      <w:szCs w:val="24"/>
                    </w:rPr>
                  </w:rPrChange>
                </w:rPr>
                <w:delText>a</w:delText>
              </w:r>
              <w:r w:rsidRPr="00B40818" w:rsidDel="00B40818">
                <w:rPr>
                  <w:rFonts w:asciiTheme="minorHAnsi" w:hAnsiTheme="minorHAnsi" w:cstheme="minorHAnsi"/>
                  <w:spacing w:val="-5"/>
                  <w:sz w:val="24"/>
                  <w:szCs w:val="24"/>
                  <w:rPrChange w:id="762" w:author="Brian Olea" w:date="2023-10-16T12:17:00Z">
                    <w:rPr>
                      <w:spacing w:val="-5"/>
                      <w:sz w:val="24"/>
                      <w:szCs w:val="24"/>
                    </w:rPr>
                  </w:rPrChange>
                </w:rPr>
                <w:delText>n</w:delText>
              </w:r>
              <w:r w:rsidRPr="00B40818" w:rsidDel="00B40818">
                <w:rPr>
                  <w:rFonts w:asciiTheme="minorHAnsi" w:hAnsiTheme="minorHAnsi" w:cstheme="minorHAnsi"/>
                  <w:spacing w:val="-1"/>
                  <w:sz w:val="24"/>
                  <w:szCs w:val="24"/>
                  <w:rPrChange w:id="763" w:author="Brian Olea" w:date="2023-10-16T12:17:00Z">
                    <w:rPr>
                      <w:spacing w:val="-1"/>
                      <w:sz w:val="24"/>
                      <w:szCs w:val="24"/>
                    </w:rPr>
                  </w:rPrChange>
                </w:rPr>
                <w:delText>a</w:delText>
              </w:r>
              <w:r w:rsidRPr="00B40818" w:rsidDel="00B40818">
                <w:rPr>
                  <w:rFonts w:asciiTheme="minorHAnsi" w:hAnsiTheme="minorHAnsi" w:cstheme="minorHAnsi"/>
                  <w:sz w:val="24"/>
                  <w:szCs w:val="24"/>
                  <w:rPrChange w:id="764" w:author="Brian Olea" w:date="2023-10-16T12:17:00Z">
                    <w:rPr>
                      <w:sz w:val="24"/>
                      <w:szCs w:val="24"/>
                    </w:rPr>
                  </w:rPrChange>
                </w:rPr>
                <w:delText>g</w:delText>
              </w:r>
              <w:r w:rsidRPr="00B40818" w:rsidDel="00B40818">
                <w:rPr>
                  <w:rFonts w:asciiTheme="minorHAnsi" w:hAnsiTheme="minorHAnsi" w:cstheme="minorHAnsi"/>
                  <w:spacing w:val="4"/>
                  <w:sz w:val="24"/>
                  <w:szCs w:val="24"/>
                  <w:rPrChange w:id="765" w:author="Brian Olea" w:date="2023-10-16T12:17:00Z">
                    <w:rPr>
                      <w:spacing w:val="4"/>
                      <w:sz w:val="24"/>
                      <w:szCs w:val="24"/>
                    </w:rPr>
                  </w:rPrChange>
                </w:rPr>
                <w:delText>e</w:delText>
              </w:r>
              <w:r w:rsidRPr="00B40818" w:rsidDel="00B40818">
                <w:rPr>
                  <w:rFonts w:asciiTheme="minorHAnsi" w:hAnsiTheme="minorHAnsi" w:cstheme="minorHAnsi"/>
                  <w:spacing w:val="-4"/>
                  <w:sz w:val="24"/>
                  <w:szCs w:val="24"/>
                  <w:rPrChange w:id="766" w:author="Brian Olea" w:date="2023-10-16T12:17:00Z">
                    <w:rPr>
                      <w:spacing w:val="-4"/>
                      <w:sz w:val="24"/>
                      <w:szCs w:val="24"/>
                    </w:rPr>
                  </w:rPrChange>
                </w:rPr>
                <w:delText>m</w:delText>
              </w:r>
              <w:r w:rsidRPr="00B40818" w:rsidDel="00B40818">
                <w:rPr>
                  <w:rFonts w:asciiTheme="minorHAnsi" w:hAnsiTheme="minorHAnsi" w:cstheme="minorHAnsi"/>
                  <w:spacing w:val="4"/>
                  <w:sz w:val="24"/>
                  <w:szCs w:val="24"/>
                  <w:rPrChange w:id="767" w:author="Brian Olea" w:date="2023-10-16T12:17:00Z">
                    <w:rPr>
                      <w:spacing w:val="4"/>
                      <w:sz w:val="24"/>
                      <w:szCs w:val="24"/>
                    </w:rPr>
                  </w:rPrChange>
                </w:rPr>
                <w:delText>e</w:delText>
              </w:r>
              <w:r w:rsidRPr="00B40818" w:rsidDel="00B40818">
                <w:rPr>
                  <w:rFonts w:asciiTheme="minorHAnsi" w:hAnsiTheme="minorHAnsi" w:cstheme="minorHAnsi"/>
                  <w:spacing w:val="-5"/>
                  <w:sz w:val="24"/>
                  <w:szCs w:val="24"/>
                  <w:rPrChange w:id="768" w:author="Brian Olea" w:date="2023-10-16T12:17:00Z">
                    <w:rPr>
                      <w:spacing w:val="-5"/>
                      <w:sz w:val="24"/>
                      <w:szCs w:val="24"/>
                    </w:rPr>
                  </w:rPrChange>
                </w:rPr>
                <w:delText>n</w:delText>
              </w:r>
              <w:r w:rsidRPr="00B40818" w:rsidDel="00B40818">
                <w:rPr>
                  <w:rFonts w:asciiTheme="minorHAnsi" w:hAnsiTheme="minorHAnsi" w:cstheme="minorHAnsi"/>
                  <w:sz w:val="24"/>
                  <w:szCs w:val="24"/>
                  <w:rPrChange w:id="769" w:author="Brian Olea" w:date="2023-10-16T12:17:00Z">
                    <w:rPr>
                      <w:sz w:val="24"/>
                      <w:szCs w:val="24"/>
                    </w:rPr>
                  </w:rPrChange>
                </w:rPr>
                <w:delText>t</w:delText>
              </w:r>
            </w:del>
          </w:p>
        </w:tc>
        <w:tc>
          <w:tcPr>
            <w:tcW w:w="432" w:type="dxa"/>
            <w:tcBorders>
              <w:top w:val="single" w:sz="6" w:space="0" w:color="000000"/>
              <w:left w:val="single" w:sz="6" w:space="0" w:color="000000"/>
              <w:bottom w:val="single" w:sz="6" w:space="0" w:color="000000"/>
            </w:tcBorders>
            <w:vAlign w:val="center"/>
          </w:tcPr>
          <w:p w14:paraId="6821F985" w14:textId="4FA0C289" w:rsidR="00293916" w:rsidRPr="00B40818" w:rsidDel="00B40818" w:rsidRDefault="00560FBC" w:rsidP="00E51156">
            <w:pPr>
              <w:spacing w:line="260" w:lineRule="exact"/>
              <w:ind w:left="105"/>
              <w:rPr>
                <w:del w:id="770" w:author="Brian Olea" w:date="2023-10-16T12:23:00Z"/>
                <w:rFonts w:asciiTheme="minorHAnsi" w:hAnsiTheme="minorHAnsi" w:cstheme="minorHAnsi"/>
                <w:spacing w:val="-2"/>
                <w:sz w:val="24"/>
                <w:szCs w:val="24"/>
                <w:rPrChange w:id="771" w:author="Brian Olea" w:date="2023-10-16T12:17:00Z">
                  <w:rPr>
                    <w:del w:id="772" w:author="Brian Olea" w:date="2023-10-16T12:23:00Z"/>
                    <w:spacing w:val="-2"/>
                    <w:sz w:val="24"/>
                    <w:szCs w:val="24"/>
                  </w:rPr>
                </w:rPrChange>
              </w:rPr>
            </w:pPr>
            <w:del w:id="773" w:author="Brian Olea" w:date="2023-10-16T12:23:00Z">
              <w:r w:rsidRPr="00B40818" w:rsidDel="00B40818">
                <w:rPr>
                  <w:rFonts w:asciiTheme="minorHAnsi" w:hAnsiTheme="minorHAnsi" w:cstheme="minorHAnsi"/>
                  <w:spacing w:val="-2"/>
                  <w:sz w:val="24"/>
                  <w:szCs w:val="24"/>
                  <w:rPrChange w:id="774" w:author="Brian Olea" w:date="2023-10-16T12:17:00Z">
                    <w:rPr>
                      <w:spacing w:val="-2"/>
                      <w:sz w:val="24"/>
                      <w:szCs w:val="24"/>
                    </w:rPr>
                  </w:rPrChange>
                </w:rPr>
                <w:delText>11</w:delText>
              </w:r>
            </w:del>
          </w:p>
        </w:tc>
        <w:tc>
          <w:tcPr>
            <w:tcW w:w="4752" w:type="dxa"/>
            <w:tcBorders>
              <w:top w:val="single" w:sz="6" w:space="0" w:color="000000"/>
              <w:bottom w:val="single" w:sz="6" w:space="0" w:color="000000"/>
              <w:right w:val="single" w:sz="6" w:space="0" w:color="000000"/>
            </w:tcBorders>
            <w:vAlign w:val="center"/>
          </w:tcPr>
          <w:p w14:paraId="7385E9AE" w14:textId="4826EDC8" w:rsidR="00293916" w:rsidRPr="00B40818" w:rsidDel="00B40818" w:rsidRDefault="00293916" w:rsidP="00E51156">
            <w:pPr>
              <w:spacing w:line="260" w:lineRule="exact"/>
              <w:rPr>
                <w:del w:id="775" w:author="Brian Olea" w:date="2023-10-16T12:23:00Z"/>
                <w:rFonts w:asciiTheme="minorHAnsi" w:hAnsiTheme="minorHAnsi" w:cstheme="minorHAnsi"/>
                <w:sz w:val="24"/>
                <w:szCs w:val="24"/>
                <w:rPrChange w:id="776" w:author="Brian Olea" w:date="2023-10-16T12:17:00Z">
                  <w:rPr>
                    <w:del w:id="777" w:author="Brian Olea" w:date="2023-10-16T12:23:00Z"/>
                    <w:sz w:val="24"/>
                    <w:szCs w:val="24"/>
                  </w:rPr>
                </w:rPrChange>
              </w:rPr>
            </w:pPr>
            <w:del w:id="778" w:author="Brian Olea" w:date="2023-10-16T12:23:00Z">
              <w:r w:rsidRPr="00B40818" w:rsidDel="00B40818">
                <w:rPr>
                  <w:rFonts w:asciiTheme="minorHAnsi" w:hAnsiTheme="minorHAnsi" w:cstheme="minorHAnsi"/>
                  <w:spacing w:val="-2"/>
                  <w:sz w:val="24"/>
                  <w:szCs w:val="24"/>
                  <w:rPrChange w:id="779" w:author="Brian Olea" w:date="2023-10-16T12:17:00Z">
                    <w:rPr>
                      <w:spacing w:val="-2"/>
                      <w:sz w:val="24"/>
                      <w:szCs w:val="24"/>
                    </w:rPr>
                  </w:rPrChange>
                </w:rPr>
                <w:delText>C</w:delText>
              </w:r>
              <w:r w:rsidRPr="00B40818" w:rsidDel="00B40818">
                <w:rPr>
                  <w:rFonts w:asciiTheme="minorHAnsi" w:hAnsiTheme="minorHAnsi" w:cstheme="minorHAnsi"/>
                  <w:spacing w:val="5"/>
                  <w:sz w:val="24"/>
                  <w:szCs w:val="24"/>
                  <w:rPrChange w:id="780" w:author="Brian Olea" w:date="2023-10-16T12:17:00Z">
                    <w:rPr>
                      <w:spacing w:val="5"/>
                      <w:sz w:val="24"/>
                      <w:szCs w:val="24"/>
                    </w:rPr>
                  </w:rPrChange>
                </w:rPr>
                <w:delText>o</w:delText>
              </w:r>
              <w:r w:rsidRPr="00B40818" w:rsidDel="00B40818">
                <w:rPr>
                  <w:rFonts w:asciiTheme="minorHAnsi" w:hAnsiTheme="minorHAnsi" w:cstheme="minorHAnsi"/>
                  <w:spacing w:val="-5"/>
                  <w:sz w:val="24"/>
                  <w:szCs w:val="24"/>
                  <w:rPrChange w:id="781" w:author="Brian Olea" w:date="2023-10-16T12:17:00Z">
                    <w:rPr>
                      <w:spacing w:val="-5"/>
                      <w:sz w:val="24"/>
                      <w:szCs w:val="24"/>
                    </w:rPr>
                  </w:rPrChange>
                </w:rPr>
                <w:delText>n</w:delText>
              </w:r>
              <w:r w:rsidRPr="00B40818" w:rsidDel="00B40818">
                <w:rPr>
                  <w:rFonts w:asciiTheme="minorHAnsi" w:hAnsiTheme="minorHAnsi" w:cstheme="minorHAnsi"/>
                  <w:spacing w:val="5"/>
                  <w:sz w:val="24"/>
                  <w:szCs w:val="24"/>
                  <w:rPrChange w:id="782" w:author="Brian Olea" w:date="2023-10-16T12:17:00Z">
                    <w:rPr>
                      <w:spacing w:val="5"/>
                      <w:sz w:val="24"/>
                      <w:szCs w:val="24"/>
                    </w:rPr>
                  </w:rPrChange>
                </w:rPr>
                <w:delText>t</w:delText>
              </w:r>
              <w:r w:rsidRPr="00B40818" w:rsidDel="00B40818">
                <w:rPr>
                  <w:rFonts w:asciiTheme="minorHAnsi" w:hAnsiTheme="minorHAnsi" w:cstheme="minorHAnsi"/>
                  <w:spacing w:val="-3"/>
                  <w:sz w:val="24"/>
                  <w:szCs w:val="24"/>
                  <w:rPrChange w:id="783" w:author="Brian Olea" w:date="2023-10-16T12:17:00Z">
                    <w:rPr>
                      <w:spacing w:val="-3"/>
                      <w:sz w:val="24"/>
                      <w:szCs w:val="24"/>
                    </w:rPr>
                  </w:rPrChange>
                </w:rPr>
                <w:delText>r</w:delText>
              </w:r>
              <w:r w:rsidRPr="00B40818" w:rsidDel="00B40818">
                <w:rPr>
                  <w:rFonts w:asciiTheme="minorHAnsi" w:hAnsiTheme="minorHAnsi" w:cstheme="minorHAnsi"/>
                  <w:spacing w:val="5"/>
                  <w:sz w:val="24"/>
                  <w:szCs w:val="24"/>
                  <w:rPrChange w:id="784" w:author="Brian Olea" w:date="2023-10-16T12:17:00Z">
                    <w:rPr>
                      <w:spacing w:val="5"/>
                      <w:sz w:val="24"/>
                      <w:szCs w:val="24"/>
                    </w:rPr>
                  </w:rPrChange>
                </w:rPr>
                <w:delText>o</w:delText>
              </w:r>
              <w:r w:rsidRPr="00B40818" w:rsidDel="00B40818">
                <w:rPr>
                  <w:rFonts w:asciiTheme="minorHAnsi" w:hAnsiTheme="minorHAnsi" w:cstheme="minorHAnsi"/>
                  <w:sz w:val="24"/>
                  <w:szCs w:val="24"/>
                  <w:rPrChange w:id="785" w:author="Brian Olea" w:date="2023-10-16T12:17:00Z">
                    <w:rPr>
                      <w:sz w:val="24"/>
                      <w:szCs w:val="24"/>
                    </w:rPr>
                  </w:rPrChange>
                </w:rPr>
                <w:delText>l</w:delText>
              </w:r>
              <w:r w:rsidRPr="00B40818" w:rsidDel="00B40818">
                <w:rPr>
                  <w:rFonts w:asciiTheme="minorHAnsi" w:hAnsiTheme="minorHAnsi" w:cstheme="minorHAnsi"/>
                  <w:spacing w:val="-7"/>
                  <w:sz w:val="24"/>
                  <w:szCs w:val="24"/>
                  <w:rPrChange w:id="786" w:author="Brian Olea" w:date="2023-10-16T12:17:00Z">
                    <w:rPr>
                      <w:spacing w:val="-7"/>
                      <w:sz w:val="24"/>
                      <w:szCs w:val="24"/>
                    </w:rPr>
                  </w:rPrChange>
                </w:rPr>
                <w:delText xml:space="preserve"> </w:delText>
              </w:r>
              <w:r w:rsidRPr="00B40818" w:rsidDel="00B40818">
                <w:rPr>
                  <w:rFonts w:asciiTheme="minorHAnsi" w:hAnsiTheme="minorHAnsi" w:cstheme="minorHAnsi"/>
                  <w:spacing w:val="5"/>
                  <w:sz w:val="24"/>
                  <w:szCs w:val="24"/>
                  <w:rPrChange w:id="787" w:author="Brian Olea" w:date="2023-10-16T12:17:00Z">
                    <w:rPr>
                      <w:spacing w:val="5"/>
                      <w:sz w:val="24"/>
                      <w:szCs w:val="24"/>
                    </w:rPr>
                  </w:rPrChange>
                </w:rPr>
                <w:delText>o</w:delText>
              </w:r>
              <w:r w:rsidRPr="00B40818" w:rsidDel="00B40818">
                <w:rPr>
                  <w:rFonts w:asciiTheme="minorHAnsi" w:hAnsiTheme="minorHAnsi" w:cstheme="minorHAnsi"/>
                  <w:sz w:val="24"/>
                  <w:szCs w:val="24"/>
                  <w:rPrChange w:id="788" w:author="Brian Olea" w:date="2023-10-16T12:17:00Z">
                    <w:rPr>
                      <w:sz w:val="24"/>
                      <w:szCs w:val="24"/>
                    </w:rPr>
                  </w:rPrChange>
                </w:rPr>
                <w:delText>f</w:delText>
              </w:r>
              <w:r w:rsidRPr="00B40818" w:rsidDel="00B40818">
                <w:rPr>
                  <w:rFonts w:asciiTheme="minorHAnsi" w:hAnsiTheme="minorHAnsi" w:cstheme="minorHAnsi"/>
                  <w:spacing w:val="-6"/>
                  <w:sz w:val="24"/>
                  <w:szCs w:val="24"/>
                  <w:rPrChange w:id="789" w:author="Brian Olea" w:date="2023-10-16T12:17:00Z">
                    <w:rPr>
                      <w:spacing w:val="-6"/>
                      <w:sz w:val="24"/>
                      <w:szCs w:val="24"/>
                    </w:rPr>
                  </w:rPrChange>
                </w:rPr>
                <w:delText xml:space="preserve"> </w:delText>
              </w:r>
              <w:r w:rsidRPr="00B40818" w:rsidDel="00B40818">
                <w:rPr>
                  <w:rFonts w:asciiTheme="minorHAnsi" w:hAnsiTheme="minorHAnsi" w:cstheme="minorHAnsi"/>
                  <w:spacing w:val="1"/>
                  <w:sz w:val="24"/>
                  <w:szCs w:val="24"/>
                  <w:rPrChange w:id="790" w:author="Brian Olea" w:date="2023-10-16T12:17:00Z">
                    <w:rPr>
                      <w:spacing w:val="1"/>
                      <w:sz w:val="24"/>
                      <w:szCs w:val="24"/>
                    </w:rPr>
                  </w:rPrChange>
                </w:rPr>
                <w:delText>I</w:delText>
              </w:r>
              <w:r w:rsidRPr="00B40818" w:rsidDel="00B40818">
                <w:rPr>
                  <w:rFonts w:asciiTheme="minorHAnsi" w:hAnsiTheme="minorHAnsi" w:cstheme="minorHAnsi"/>
                  <w:spacing w:val="-5"/>
                  <w:sz w:val="24"/>
                  <w:szCs w:val="24"/>
                  <w:rPrChange w:id="791" w:author="Brian Olea" w:date="2023-10-16T12:17:00Z">
                    <w:rPr>
                      <w:spacing w:val="-5"/>
                      <w:sz w:val="24"/>
                      <w:szCs w:val="24"/>
                    </w:rPr>
                  </w:rPrChange>
                </w:rPr>
                <w:delText>n</w:delText>
              </w:r>
              <w:r w:rsidRPr="00B40818" w:rsidDel="00B40818">
                <w:rPr>
                  <w:rFonts w:asciiTheme="minorHAnsi" w:hAnsiTheme="minorHAnsi" w:cstheme="minorHAnsi"/>
                  <w:spacing w:val="-2"/>
                  <w:sz w:val="24"/>
                  <w:szCs w:val="24"/>
                  <w:rPrChange w:id="792" w:author="Brian Olea" w:date="2023-10-16T12:17:00Z">
                    <w:rPr>
                      <w:spacing w:val="-2"/>
                      <w:sz w:val="24"/>
                      <w:szCs w:val="24"/>
                    </w:rPr>
                  </w:rPrChange>
                </w:rPr>
                <w:delText>s</w:delText>
              </w:r>
              <w:r w:rsidRPr="00B40818" w:rsidDel="00B40818">
                <w:rPr>
                  <w:rFonts w:asciiTheme="minorHAnsi" w:hAnsiTheme="minorHAnsi" w:cstheme="minorHAnsi"/>
                  <w:spacing w:val="5"/>
                  <w:sz w:val="24"/>
                  <w:szCs w:val="24"/>
                  <w:rPrChange w:id="793" w:author="Brian Olea" w:date="2023-10-16T12:17:00Z">
                    <w:rPr>
                      <w:spacing w:val="5"/>
                      <w:sz w:val="24"/>
                      <w:szCs w:val="24"/>
                    </w:rPr>
                  </w:rPrChange>
                </w:rPr>
                <w:delText>p</w:delText>
              </w:r>
              <w:r w:rsidRPr="00B40818" w:rsidDel="00B40818">
                <w:rPr>
                  <w:rFonts w:asciiTheme="minorHAnsi" w:hAnsiTheme="minorHAnsi" w:cstheme="minorHAnsi"/>
                  <w:spacing w:val="-1"/>
                  <w:sz w:val="24"/>
                  <w:szCs w:val="24"/>
                  <w:rPrChange w:id="794" w:author="Brian Olea" w:date="2023-10-16T12:17:00Z">
                    <w:rPr>
                      <w:spacing w:val="-1"/>
                      <w:sz w:val="24"/>
                      <w:szCs w:val="24"/>
                    </w:rPr>
                  </w:rPrChange>
                </w:rPr>
                <w:delText>ec</w:delText>
              </w:r>
              <w:r w:rsidRPr="00B40818" w:rsidDel="00B40818">
                <w:rPr>
                  <w:rFonts w:asciiTheme="minorHAnsi" w:hAnsiTheme="minorHAnsi" w:cstheme="minorHAnsi"/>
                  <w:spacing w:val="10"/>
                  <w:sz w:val="24"/>
                  <w:szCs w:val="24"/>
                  <w:rPrChange w:id="795" w:author="Brian Olea" w:date="2023-10-16T12:17:00Z">
                    <w:rPr>
                      <w:spacing w:val="10"/>
                      <w:sz w:val="24"/>
                      <w:szCs w:val="24"/>
                    </w:rPr>
                  </w:rPrChange>
                </w:rPr>
                <w:delText>t</w:delText>
              </w:r>
              <w:r w:rsidRPr="00B40818" w:rsidDel="00B40818">
                <w:rPr>
                  <w:rFonts w:asciiTheme="minorHAnsi" w:hAnsiTheme="minorHAnsi" w:cstheme="minorHAnsi"/>
                  <w:spacing w:val="-9"/>
                  <w:sz w:val="24"/>
                  <w:szCs w:val="24"/>
                  <w:rPrChange w:id="796" w:author="Brian Olea" w:date="2023-10-16T12:17:00Z">
                    <w:rPr>
                      <w:spacing w:val="-9"/>
                      <w:sz w:val="24"/>
                      <w:szCs w:val="24"/>
                    </w:rPr>
                  </w:rPrChange>
                </w:rPr>
                <w:delText>i</w:delText>
              </w:r>
              <w:r w:rsidRPr="00B40818" w:rsidDel="00B40818">
                <w:rPr>
                  <w:rFonts w:asciiTheme="minorHAnsi" w:hAnsiTheme="minorHAnsi" w:cstheme="minorHAnsi"/>
                  <w:spacing w:val="5"/>
                  <w:sz w:val="24"/>
                  <w:szCs w:val="24"/>
                  <w:rPrChange w:id="797" w:author="Brian Olea" w:date="2023-10-16T12:17:00Z">
                    <w:rPr>
                      <w:spacing w:val="5"/>
                      <w:sz w:val="24"/>
                      <w:szCs w:val="24"/>
                    </w:rPr>
                  </w:rPrChange>
                </w:rPr>
                <w:delText>o</w:delText>
              </w:r>
              <w:r w:rsidRPr="00B40818" w:rsidDel="00B40818">
                <w:rPr>
                  <w:rFonts w:asciiTheme="minorHAnsi" w:hAnsiTheme="minorHAnsi" w:cstheme="minorHAnsi"/>
                  <w:sz w:val="24"/>
                  <w:szCs w:val="24"/>
                  <w:rPrChange w:id="798" w:author="Brian Olea" w:date="2023-10-16T12:17:00Z">
                    <w:rPr>
                      <w:sz w:val="24"/>
                      <w:szCs w:val="24"/>
                    </w:rPr>
                  </w:rPrChange>
                </w:rPr>
                <w:delText>n</w:delText>
              </w:r>
              <w:r w:rsidRPr="00B40818" w:rsidDel="00B40818">
                <w:rPr>
                  <w:rFonts w:asciiTheme="minorHAnsi" w:hAnsiTheme="minorHAnsi" w:cstheme="minorHAnsi"/>
                  <w:spacing w:val="-3"/>
                  <w:sz w:val="24"/>
                  <w:szCs w:val="24"/>
                  <w:rPrChange w:id="799" w:author="Brian Olea" w:date="2023-10-16T12:17:00Z">
                    <w:rPr>
                      <w:spacing w:val="-3"/>
                      <w:sz w:val="24"/>
                      <w:szCs w:val="24"/>
                    </w:rPr>
                  </w:rPrChange>
                </w:rPr>
                <w:delText xml:space="preserve"> </w:delText>
              </w:r>
              <w:r w:rsidRPr="00B40818" w:rsidDel="00B40818">
                <w:rPr>
                  <w:rFonts w:asciiTheme="minorHAnsi" w:hAnsiTheme="minorHAnsi" w:cstheme="minorHAnsi"/>
                  <w:spacing w:val="-1"/>
                  <w:sz w:val="24"/>
                  <w:szCs w:val="24"/>
                  <w:rPrChange w:id="800" w:author="Brian Olea" w:date="2023-10-16T12:17:00Z">
                    <w:rPr>
                      <w:spacing w:val="-1"/>
                      <w:sz w:val="24"/>
                      <w:szCs w:val="24"/>
                    </w:rPr>
                  </w:rPrChange>
                </w:rPr>
                <w:delText>a</w:delText>
              </w:r>
              <w:r w:rsidRPr="00B40818" w:rsidDel="00B40818">
                <w:rPr>
                  <w:rFonts w:asciiTheme="minorHAnsi" w:hAnsiTheme="minorHAnsi" w:cstheme="minorHAnsi"/>
                  <w:spacing w:val="-5"/>
                  <w:sz w:val="24"/>
                  <w:szCs w:val="24"/>
                  <w:rPrChange w:id="801" w:author="Brian Olea" w:date="2023-10-16T12:17:00Z">
                    <w:rPr>
                      <w:spacing w:val="-5"/>
                      <w:sz w:val="24"/>
                      <w:szCs w:val="24"/>
                    </w:rPr>
                  </w:rPrChange>
                </w:rPr>
                <w:delText>n</w:delText>
              </w:r>
              <w:r w:rsidRPr="00B40818" w:rsidDel="00B40818">
                <w:rPr>
                  <w:rFonts w:asciiTheme="minorHAnsi" w:hAnsiTheme="minorHAnsi" w:cstheme="minorHAnsi"/>
                  <w:sz w:val="24"/>
                  <w:szCs w:val="24"/>
                  <w:rPrChange w:id="802" w:author="Brian Olea" w:date="2023-10-16T12:17:00Z">
                    <w:rPr>
                      <w:sz w:val="24"/>
                      <w:szCs w:val="24"/>
                    </w:rPr>
                  </w:rPrChange>
                </w:rPr>
                <w:delText>d</w:delText>
              </w:r>
              <w:r w:rsidR="00E51156" w:rsidRPr="00B40818" w:rsidDel="00B40818">
                <w:rPr>
                  <w:rFonts w:asciiTheme="minorHAnsi" w:hAnsiTheme="minorHAnsi" w:cstheme="minorHAnsi"/>
                  <w:sz w:val="24"/>
                  <w:szCs w:val="24"/>
                  <w:rPrChange w:id="803" w:author="Brian Olea" w:date="2023-10-16T12:17:00Z">
                    <w:rPr>
                      <w:sz w:val="24"/>
                      <w:szCs w:val="24"/>
                    </w:rPr>
                  </w:rPrChange>
                </w:rPr>
                <w:delText xml:space="preserve"> </w:delText>
              </w:r>
              <w:r w:rsidRPr="00B40818" w:rsidDel="00B40818">
                <w:rPr>
                  <w:rFonts w:asciiTheme="minorHAnsi" w:hAnsiTheme="minorHAnsi" w:cstheme="minorHAnsi"/>
                  <w:spacing w:val="-2"/>
                  <w:sz w:val="24"/>
                  <w:szCs w:val="24"/>
                  <w:rPrChange w:id="804" w:author="Brian Olea" w:date="2023-10-16T12:17:00Z">
                    <w:rPr>
                      <w:spacing w:val="-2"/>
                      <w:sz w:val="24"/>
                      <w:szCs w:val="24"/>
                    </w:rPr>
                  </w:rPrChange>
                </w:rPr>
                <w:delText>M</w:delText>
              </w:r>
              <w:r w:rsidRPr="00B40818" w:rsidDel="00B40818">
                <w:rPr>
                  <w:rFonts w:asciiTheme="minorHAnsi" w:hAnsiTheme="minorHAnsi" w:cstheme="minorHAnsi"/>
                  <w:spacing w:val="-1"/>
                  <w:sz w:val="24"/>
                  <w:szCs w:val="24"/>
                  <w:rPrChange w:id="805" w:author="Brian Olea" w:date="2023-10-16T12:17:00Z">
                    <w:rPr>
                      <w:spacing w:val="-1"/>
                      <w:sz w:val="24"/>
                      <w:szCs w:val="24"/>
                    </w:rPr>
                  </w:rPrChange>
                </w:rPr>
                <w:delText>ea</w:delText>
              </w:r>
              <w:r w:rsidRPr="00B40818" w:rsidDel="00B40818">
                <w:rPr>
                  <w:rFonts w:asciiTheme="minorHAnsi" w:hAnsiTheme="minorHAnsi" w:cstheme="minorHAnsi"/>
                  <w:spacing w:val="-2"/>
                  <w:sz w:val="24"/>
                  <w:szCs w:val="24"/>
                  <w:rPrChange w:id="806" w:author="Brian Olea" w:date="2023-10-16T12:17:00Z">
                    <w:rPr>
                      <w:spacing w:val="-2"/>
                      <w:sz w:val="24"/>
                      <w:szCs w:val="24"/>
                    </w:rPr>
                  </w:rPrChange>
                </w:rPr>
                <w:delText>s</w:delText>
              </w:r>
              <w:r w:rsidRPr="00B40818" w:rsidDel="00B40818">
                <w:rPr>
                  <w:rFonts w:asciiTheme="minorHAnsi" w:hAnsiTheme="minorHAnsi" w:cstheme="minorHAnsi"/>
                  <w:sz w:val="24"/>
                  <w:szCs w:val="24"/>
                  <w:rPrChange w:id="807" w:author="Brian Olea" w:date="2023-10-16T12:17:00Z">
                    <w:rPr>
                      <w:sz w:val="24"/>
                      <w:szCs w:val="24"/>
                    </w:rPr>
                  </w:rPrChange>
                </w:rPr>
                <w:delText>u</w:delText>
              </w:r>
              <w:r w:rsidRPr="00B40818" w:rsidDel="00B40818">
                <w:rPr>
                  <w:rFonts w:asciiTheme="minorHAnsi" w:hAnsiTheme="minorHAnsi" w:cstheme="minorHAnsi"/>
                  <w:spacing w:val="6"/>
                  <w:sz w:val="24"/>
                  <w:szCs w:val="24"/>
                  <w:rPrChange w:id="808" w:author="Brian Olea" w:date="2023-10-16T12:17:00Z">
                    <w:rPr>
                      <w:spacing w:val="6"/>
                      <w:sz w:val="24"/>
                      <w:szCs w:val="24"/>
                    </w:rPr>
                  </w:rPrChange>
                </w:rPr>
                <w:delText>r</w:delText>
              </w:r>
              <w:r w:rsidRPr="00B40818" w:rsidDel="00B40818">
                <w:rPr>
                  <w:rFonts w:asciiTheme="minorHAnsi" w:hAnsiTheme="minorHAnsi" w:cstheme="minorHAnsi"/>
                  <w:spacing w:val="-4"/>
                  <w:sz w:val="24"/>
                  <w:szCs w:val="24"/>
                  <w:rPrChange w:id="809" w:author="Brian Olea" w:date="2023-10-16T12:17:00Z">
                    <w:rPr>
                      <w:spacing w:val="-4"/>
                      <w:sz w:val="24"/>
                      <w:szCs w:val="24"/>
                    </w:rPr>
                  </w:rPrChange>
                </w:rPr>
                <w:delText>i</w:delText>
              </w:r>
              <w:r w:rsidRPr="00B40818" w:rsidDel="00B40818">
                <w:rPr>
                  <w:rFonts w:asciiTheme="minorHAnsi" w:hAnsiTheme="minorHAnsi" w:cstheme="minorHAnsi"/>
                  <w:sz w:val="24"/>
                  <w:szCs w:val="24"/>
                  <w:rPrChange w:id="810" w:author="Brian Olea" w:date="2023-10-16T12:17:00Z">
                    <w:rPr>
                      <w:sz w:val="24"/>
                      <w:szCs w:val="24"/>
                    </w:rPr>
                  </w:rPrChange>
                </w:rPr>
                <w:delText>ng</w:delText>
              </w:r>
              <w:r w:rsidRPr="00B40818" w:rsidDel="00B40818">
                <w:rPr>
                  <w:rFonts w:asciiTheme="minorHAnsi" w:hAnsiTheme="minorHAnsi" w:cstheme="minorHAnsi"/>
                  <w:spacing w:val="2"/>
                  <w:sz w:val="24"/>
                  <w:szCs w:val="24"/>
                  <w:rPrChange w:id="811" w:author="Brian Olea" w:date="2023-10-16T12:17:00Z">
                    <w:rPr>
                      <w:spacing w:val="2"/>
                      <w:sz w:val="24"/>
                      <w:szCs w:val="24"/>
                    </w:rPr>
                  </w:rPrChange>
                </w:rPr>
                <w:delText xml:space="preserve"> E</w:delText>
              </w:r>
              <w:r w:rsidRPr="00B40818" w:rsidDel="00B40818">
                <w:rPr>
                  <w:rFonts w:asciiTheme="minorHAnsi" w:hAnsiTheme="minorHAnsi" w:cstheme="minorHAnsi"/>
                  <w:sz w:val="24"/>
                  <w:szCs w:val="24"/>
                  <w:rPrChange w:id="812" w:author="Brian Olea" w:date="2023-10-16T12:17:00Z">
                    <w:rPr>
                      <w:sz w:val="24"/>
                      <w:szCs w:val="24"/>
                    </w:rPr>
                  </w:rPrChange>
                </w:rPr>
                <w:delText>q</w:delText>
              </w:r>
              <w:r w:rsidRPr="00B40818" w:rsidDel="00B40818">
                <w:rPr>
                  <w:rFonts w:asciiTheme="minorHAnsi" w:hAnsiTheme="minorHAnsi" w:cstheme="minorHAnsi"/>
                  <w:spacing w:val="5"/>
                  <w:sz w:val="24"/>
                  <w:szCs w:val="24"/>
                  <w:rPrChange w:id="813" w:author="Brian Olea" w:date="2023-10-16T12:17:00Z">
                    <w:rPr>
                      <w:spacing w:val="5"/>
                      <w:sz w:val="24"/>
                      <w:szCs w:val="24"/>
                    </w:rPr>
                  </w:rPrChange>
                </w:rPr>
                <w:delText>u</w:delText>
              </w:r>
              <w:r w:rsidRPr="00B40818" w:rsidDel="00B40818">
                <w:rPr>
                  <w:rFonts w:asciiTheme="minorHAnsi" w:hAnsiTheme="minorHAnsi" w:cstheme="minorHAnsi"/>
                  <w:spacing w:val="-9"/>
                  <w:sz w:val="24"/>
                  <w:szCs w:val="24"/>
                  <w:rPrChange w:id="814" w:author="Brian Olea" w:date="2023-10-16T12:17:00Z">
                    <w:rPr>
                      <w:spacing w:val="-9"/>
                      <w:sz w:val="24"/>
                      <w:szCs w:val="24"/>
                    </w:rPr>
                  </w:rPrChange>
                </w:rPr>
                <w:delText>i</w:delText>
              </w:r>
              <w:r w:rsidRPr="00B40818" w:rsidDel="00B40818">
                <w:rPr>
                  <w:rFonts w:asciiTheme="minorHAnsi" w:hAnsiTheme="minorHAnsi" w:cstheme="minorHAnsi"/>
                  <w:spacing w:val="5"/>
                  <w:sz w:val="24"/>
                  <w:szCs w:val="24"/>
                  <w:rPrChange w:id="815" w:author="Brian Olea" w:date="2023-10-16T12:17:00Z">
                    <w:rPr>
                      <w:spacing w:val="5"/>
                      <w:sz w:val="24"/>
                      <w:szCs w:val="24"/>
                    </w:rPr>
                  </w:rPrChange>
                </w:rPr>
                <w:delText>p</w:delText>
              </w:r>
              <w:r w:rsidRPr="00B40818" w:rsidDel="00B40818">
                <w:rPr>
                  <w:rFonts w:asciiTheme="minorHAnsi" w:hAnsiTheme="minorHAnsi" w:cstheme="minorHAnsi"/>
                  <w:spacing w:val="-4"/>
                  <w:sz w:val="24"/>
                  <w:szCs w:val="24"/>
                  <w:rPrChange w:id="816" w:author="Brian Olea" w:date="2023-10-16T12:17:00Z">
                    <w:rPr>
                      <w:spacing w:val="-4"/>
                      <w:sz w:val="24"/>
                      <w:szCs w:val="24"/>
                    </w:rPr>
                  </w:rPrChange>
                </w:rPr>
                <w:delText>m</w:delText>
              </w:r>
              <w:r w:rsidRPr="00B40818" w:rsidDel="00B40818">
                <w:rPr>
                  <w:rFonts w:asciiTheme="minorHAnsi" w:hAnsiTheme="minorHAnsi" w:cstheme="minorHAnsi"/>
                  <w:spacing w:val="4"/>
                  <w:sz w:val="24"/>
                  <w:szCs w:val="24"/>
                  <w:rPrChange w:id="817" w:author="Brian Olea" w:date="2023-10-16T12:17:00Z">
                    <w:rPr>
                      <w:spacing w:val="4"/>
                      <w:sz w:val="24"/>
                      <w:szCs w:val="24"/>
                    </w:rPr>
                  </w:rPrChange>
                </w:rPr>
                <w:delText>e</w:delText>
              </w:r>
              <w:r w:rsidRPr="00B40818" w:rsidDel="00B40818">
                <w:rPr>
                  <w:rFonts w:asciiTheme="minorHAnsi" w:hAnsiTheme="minorHAnsi" w:cstheme="minorHAnsi"/>
                  <w:spacing w:val="-5"/>
                  <w:sz w:val="24"/>
                  <w:szCs w:val="24"/>
                  <w:rPrChange w:id="818" w:author="Brian Olea" w:date="2023-10-16T12:17:00Z">
                    <w:rPr>
                      <w:spacing w:val="-5"/>
                      <w:sz w:val="24"/>
                      <w:szCs w:val="24"/>
                    </w:rPr>
                  </w:rPrChange>
                </w:rPr>
                <w:delText>n</w:delText>
              </w:r>
              <w:r w:rsidRPr="00B40818" w:rsidDel="00B40818">
                <w:rPr>
                  <w:rFonts w:asciiTheme="minorHAnsi" w:hAnsiTheme="minorHAnsi" w:cstheme="minorHAnsi"/>
                  <w:sz w:val="24"/>
                  <w:szCs w:val="24"/>
                  <w:rPrChange w:id="819" w:author="Brian Olea" w:date="2023-10-16T12:17:00Z">
                    <w:rPr>
                      <w:sz w:val="24"/>
                      <w:szCs w:val="24"/>
                    </w:rPr>
                  </w:rPrChange>
                </w:rPr>
                <w:delText>t</w:delText>
              </w:r>
            </w:del>
          </w:p>
        </w:tc>
      </w:tr>
      <w:tr w:rsidR="00293916" w:rsidRPr="00B40818" w:rsidDel="00B40818" w14:paraId="2FED45D8" w14:textId="7CA222EC" w:rsidTr="00AD49CC">
        <w:trPr>
          <w:trHeight w:val="288"/>
          <w:jc w:val="center"/>
          <w:del w:id="820" w:author="Brian Olea" w:date="2023-10-16T12:23:00Z"/>
        </w:trPr>
        <w:tc>
          <w:tcPr>
            <w:tcW w:w="432" w:type="dxa"/>
            <w:tcBorders>
              <w:top w:val="single" w:sz="6" w:space="0" w:color="000000"/>
              <w:left w:val="single" w:sz="6" w:space="0" w:color="000000"/>
              <w:bottom w:val="single" w:sz="6" w:space="0" w:color="000000"/>
            </w:tcBorders>
            <w:vAlign w:val="center"/>
          </w:tcPr>
          <w:p w14:paraId="2DDF0588" w14:textId="218FF1E5" w:rsidR="00293916" w:rsidRPr="00B40818" w:rsidDel="00B40818" w:rsidRDefault="00560FBC" w:rsidP="00E51156">
            <w:pPr>
              <w:spacing w:line="260" w:lineRule="exact"/>
              <w:ind w:left="105"/>
              <w:rPr>
                <w:del w:id="821" w:author="Brian Olea" w:date="2023-10-16T12:23:00Z"/>
                <w:rFonts w:asciiTheme="minorHAnsi" w:hAnsiTheme="minorHAnsi" w:cstheme="minorHAnsi"/>
                <w:spacing w:val="-2"/>
                <w:sz w:val="24"/>
                <w:szCs w:val="24"/>
                <w:rPrChange w:id="822" w:author="Brian Olea" w:date="2023-10-16T12:17:00Z">
                  <w:rPr>
                    <w:del w:id="823" w:author="Brian Olea" w:date="2023-10-16T12:23:00Z"/>
                    <w:spacing w:val="-2"/>
                    <w:sz w:val="24"/>
                    <w:szCs w:val="24"/>
                  </w:rPr>
                </w:rPrChange>
              </w:rPr>
            </w:pPr>
            <w:del w:id="824" w:author="Brian Olea" w:date="2023-10-16T12:23:00Z">
              <w:r w:rsidRPr="00B40818" w:rsidDel="00B40818">
                <w:rPr>
                  <w:rFonts w:asciiTheme="minorHAnsi" w:hAnsiTheme="minorHAnsi" w:cstheme="minorHAnsi"/>
                  <w:spacing w:val="-2"/>
                  <w:sz w:val="24"/>
                  <w:szCs w:val="24"/>
                  <w:rPrChange w:id="825" w:author="Brian Olea" w:date="2023-10-16T12:17:00Z">
                    <w:rPr>
                      <w:spacing w:val="-2"/>
                      <w:sz w:val="24"/>
                      <w:szCs w:val="24"/>
                    </w:rPr>
                  </w:rPrChange>
                </w:rPr>
                <w:delText>2</w:delText>
              </w:r>
            </w:del>
          </w:p>
        </w:tc>
        <w:tc>
          <w:tcPr>
            <w:tcW w:w="4752" w:type="dxa"/>
            <w:tcBorders>
              <w:top w:val="single" w:sz="6" w:space="0" w:color="000000"/>
              <w:bottom w:val="single" w:sz="6" w:space="0" w:color="000000"/>
              <w:right w:val="single" w:sz="6" w:space="0" w:color="000000"/>
            </w:tcBorders>
            <w:vAlign w:val="center"/>
            <w:hideMark/>
          </w:tcPr>
          <w:p w14:paraId="5FE3FC5C" w14:textId="47774EFC" w:rsidR="00293916" w:rsidRPr="00B40818" w:rsidDel="00B40818" w:rsidRDefault="00293916" w:rsidP="00E51156">
            <w:pPr>
              <w:spacing w:line="260" w:lineRule="exact"/>
              <w:rPr>
                <w:del w:id="826" w:author="Brian Olea" w:date="2023-10-16T12:23:00Z"/>
                <w:rFonts w:asciiTheme="minorHAnsi" w:hAnsiTheme="minorHAnsi" w:cstheme="minorHAnsi"/>
                <w:sz w:val="24"/>
                <w:szCs w:val="24"/>
                <w:rPrChange w:id="827" w:author="Brian Olea" w:date="2023-10-16T12:17:00Z">
                  <w:rPr>
                    <w:del w:id="828" w:author="Brian Olea" w:date="2023-10-16T12:23:00Z"/>
                    <w:sz w:val="24"/>
                    <w:szCs w:val="24"/>
                  </w:rPr>
                </w:rPrChange>
              </w:rPr>
            </w:pPr>
            <w:del w:id="829" w:author="Brian Olea" w:date="2023-10-16T12:23:00Z">
              <w:r w:rsidRPr="00B40818" w:rsidDel="00B40818">
                <w:rPr>
                  <w:rFonts w:asciiTheme="minorHAnsi" w:hAnsiTheme="minorHAnsi" w:cstheme="minorHAnsi"/>
                  <w:spacing w:val="6"/>
                  <w:sz w:val="24"/>
                  <w:szCs w:val="24"/>
                  <w:rPrChange w:id="830" w:author="Brian Olea" w:date="2023-10-16T12:17:00Z">
                    <w:rPr>
                      <w:spacing w:val="6"/>
                      <w:sz w:val="24"/>
                      <w:szCs w:val="24"/>
                    </w:rPr>
                  </w:rPrChange>
                </w:rPr>
                <w:delText>P</w:delText>
              </w:r>
              <w:r w:rsidRPr="00B40818" w:rsidDel="00B40818">
                <w:rPr>
                  <w:rFonts w:asciiTheme="minorHAnsi" w:hAnsiTheme="minorHAnsi" w:cstheme="minorHAnsi"/>
                  <w:spacing w:val="-9"/>
                  <w:sz w:val="24"/>
                  <w:szCs w:val="24"/>
                  <w:rPrChange w:id="831" w:author="Brian Olea" w:date="2023-10-16T12:17:00Z">
                    <w:rPr>
                      <w:spacing w:val="-9"/>
                      <w:sz w:val="24"/>
                      <w:szCs w:val="24"/>
                    </w:rPr>
                  </w:rPrChange>
                </w:rPr>
                <w:delText>l</w:delText>
              </w:r>
              <w:r w:rsidRPr="00B40818" w:rsidDel="00B40818">
                <w:rPr>
                  <w:rFonts w:asciiTheme="minorHAnsi" w:hAnsiTheme="minorHAnsi" w:cstheme="minorHAnsi"/>
                  <w:spacing w:val="4"/>
                  <w:sz w:val="24"/>
                  <w:szCs w:val="24"/>
                  <w:rPrChange w:id="832" w:author="Brian Olea" w:date="2023-10-16T12:17:00Z">
                    <w:rPr>
                      <w:spacing w:val="4"/>
                      <w:sz w:val="24"/>
                      <w:szCs w:val="24"/>
                    </w:rPr>
                  </w:rPrChange>
                </w:rPr>
                <w:delText>a</w:delText>
              </w:r>
              <w:r w:rsidRPr="00B40818" w:rsidDel="00B40818">
                <w:rPr>
                  <w:rFonts w:asciiTheme="minorHAnsi" w:hAnsiTheme="minorHAnsi" w:cstheme="minorHAnsi"/>
                  <w:sz w:val="24"/>
                  <w:szCs w:val="24"/>
                  <w:rPrChange w:id="833" w:author="Brian Olea" w:date="2023-10-16T12:17:00Z">
                    <w:rPr>
                      <w:sz w:val="24"/>
                      <w:szCs w:val="24"/>
                    </w:rPr>
                  </w:rPrChange>
                </w:rPr>
                <w:delText>nn</w:delText>
              </w:r>
              <w:r w:rsidRPr="00B40818" w:rsidDel="00B40818">
                <w:rPr>
                  <w:rFonts w:asciiTheme="minorHAnsi" w:hAnsiTheme="minorHAnsi" w:cstheme="minorHAnsi"/>
                  <w:spacing w:val="-4"/>
                  <w:sz w:val="24"/>
                  <w:szCs w:val="24"/>
                  <w:rPrChange w:id="834" w:author="Brian Olea" w:date="2023-10-16T12:17:00Z">
                    <w:rPr>
                      <w:spacing w:val="-4"/>
                      <w:sz w:val="24"/>
                      <w:szCs w:val="24"/>
                    </w:rPr>
                  </w:rPrChange>
                </w:rPr>
                <w:delText>i</w:delText>
              </w:r>
              <w:r w:rsidRPr="00B40818" w:rsidDel="00B40818">
                <w:rPr>
                  <w:rFonts w:asciiTheme="minorHAnsi" w:hAnsiTheme="minorHAnsi" w:cstheme="minorHAnsi"/>
                  <w:sz w:val="24"/>
                  <w:szCs w:val="24"/>
                  <w:rPrChange w:id="835" w:author="Brian Olea" w:date="2023-10-16T12:17:00Z">
                    <w:rPr>
                      <w:sz w:val="24"/>
                      <w:szCs w:val="24"/>
                    </w:rPr>
                  </w:rPrChange>
                </w:rPr>
                <w:delText>ng</w:delText>
              </w:r>
            </w:del>
          </w:p>
        </w:tc>
        <w:tc>
          <w:tcPr>
            <w:tcW w:w="432" w:type="dxa"/>
            <w:tcBorders>
              <w:top w:val="single" w:sz="6" w:space="0" w:color="000000"/>
              <w:left w:val="single" w:sz="6" w:space="0" w:color="000000"/>
              <w:bottom w:val="single" w:sz="6" w:space="0" w:color="000000"/>
            </w:tcBorders>
            <w:vAlign w:val="center"/>
          </w:tcPr>
          <w:p w14:paraId="485539FA" w14:textId="60996AF5" w:rsidR="00293916" w:rsidRPr="00B40818" w:rsidDel="00B40818" w:rsidRDefault="00560FBC" w:rsidP="00E51156">
            <w:pPr>
              <w:spacing w:line="260" w:lineRule="exact"/>
              <w:ind w:left="105"/>
              <w:rPr>
                <w:del w:id="836" w:author="Brian Olea" w:date="2023-10-16T12:23:00Z"/>
                <w:rFonts w:asciiTheme="minorHAnsi" w:hAnsiTheme="minorHAnsi" w:cstheme="minorHAnsi"/>
                <w:spacing w:val="-2"/>
                <w:sz w:val="24"/>
                <w:szCs w:val="24"/>
                <w:rPrChange w:id="837" w:author="Brian Olea" w:date="2023-10-16T12:17:00Z">
                  <w:rPr>
                    <w:del w:id="838" w:author="Brian Olea" w:date="2023-10-16T12:23:00Z"/>
                    <w:spacing w:val="-2"/>
                    <w:sz w:val="24"/>
                    <w:szCs w:val="24"/>
                  </w:rPr>
                </w:rPrChange>
              </w:rPr>
            </w:pPr>
            <w:del w:id="839" w:author="Brian Olea" w:date="2023-10-16T12:23:00Z">
              <w:r w:rsidRPr="00B40818" w:rsidDel="00B40818">
                <w:rPr>
                  <w:rFonts w:asciiTheme="minorHAnsi" w:hAnsiTheme="minorHAnsi" w:cstheme="minorHAnsi"/>
                  <w:spacing w:val="-2"/>
                  <w:sz w:val="24"/>
                  <w:szCs w:val="24"/>
                  <w:rPrChange w:id="840" w:author="Brian Olea" w:date="2023-10-16T12:17:00Z">
                    <w:rPr>
                      <w:spacing w:val="-2"/>
                      <w:sz w:val="24"/>
                      <w:szCs w:val="24"/>
                    </w:rPr>
                  </w:rPrChange>
                </w:rPr>
                <w:delText>12</w:delText>
              </w:r>
            </w:del>
          </w:p>
        </w:tc>
        <w:tc>
          <w:tcPr>
            <w:tcW w:w="4752" w:type="dxa"/>
            <w:tcBorders>
              <w:top w:val="single" w:sz="6" w:space="0" w:color="000000"/>
              <w:bottom w:val="single" w:sz="6" w:space="0" w:color="000000"/>
              <w:right w:val="single" w:sz="6" w:space="0" w:color="000000"/>
            </w:tcBorders>
            <w:vAlign w:val="center"/>
          </w:tcPr>
          <w:p w14:paraId="089DFC86" w14:textId="348F6854" w:rsidR="00293916" w:rsidRPr="00B40818" w:rsidDel="00B40818" w:rsidRDefault="00293916" w:rsidP="00E51156">
            <w:pPr>
              <w:spacing w:line="260" w:lineRule="exact"/>
              <w:rPr>
                <w:del w:id="841" w:author="Brian Olea" w:date="2023-10-16T12:23:00Z"/>
                <w:rFonts w:asciiTheme="minorHAnsi" w:hAnsiTheme="minorHAnsi" w:cstheme="minorHAnsi"/>
                <w:spacing w:val="6"/>
                <w:sz w:val="24"/>
                <w:szCs w:val="24"/>
                <w:rPrChange w:id="842" w:author="Brian Olea" w:date="2023-10-16T12:17:00Z">
                  <w:rPr>
                    <w:del w:id="843" w:author="Brian Olea" w:date="2023-10-16T12:23:00Z"/>
                    <w:spacing w:val="6"/>
                    <w:sz w:val="24"/>
                    <w:szCs w:val="24"/>
                  </w:rPr>
                </w:rPrChange>
              </w:rPr>
            </w:pPr>
            <w:del w:id="844" w:author="Brian Olea" w:date="2023-10-16T12:23:00Z">
              <w:r w:rsidRPr="00B40818" w:rsidDel="00B40818">
                <w:rPr>
                  <w:rFonts w:asciiTheme="minorHAnsi" w:hAnsiTheme="minorHAnsi" w:cstheme="minorHAnsi"/>
                  <w:spacing w:val="1"/>
                  <w:sz w:val="24"/>
                  <w:szCs w:val="24"/>
                  <w:rPrChange w:id="845" w:author="Brian Olea" w:date="2023-10-16T12:17:00Z">
                    <w:rPr>
                      <w:spacing w:val="1"/>
                      <w:sz w:val="24"/>
                      <w:szCs w:val="24"/>
                    </w:rPr>
                  </w:rPrChange>
                </w:rPr>
                <w:delText>I</w:delText>
              </w:r>
              <w:r w:rsidRPr="00B40818" w:rsidDel="00B40818">
                <w:rPr>
                  <w:rFonts w:asciiTheme="minorHAnsi" w:hAnsiTheme="minorHAnsi" w:cstheme="minorHAnsi"/>
                  <w:spacing w:val="-5"/>
                  <w:sz w:val="24"/>
                  <w:szCs w:val="24"/>
                  <w:rPrChange w:id="846" w:author="Brian Olea" w:date="2023-10-16T12:17:00Z">
                    <w:rPr>
                      <w:spacing w:val="-5"/>
                      <w:sz w:val="24"/>
                      <w:szCs w:val="24"/>
                    </w:rPr>
                  </w:rPrChange>
                </w:rPr>
                <w:delText>n</w:delText>
              </w:r>
              <w:r w:rsidRPr="00B40818" w:rsidDel="00B40818">
                <w:rPr>
                  <w:rFonts w:asciiTheme="minorHAnsi" w:hAnsiTheme="minorHAnsi" w:cstheme="minorHAnsi"/>
                  <w:spacing w:val="-2"/>
                  <w:sz w:val="24"/>
                  <w:szCs w:val="24"/>
                  <w:rPrChange w:id="847" w:author="Brian Olea" w:date="2023-10-16T12:17:00Z">
                    <w:rPr>
                      <w:spacing w:val="-2"/>
                      <w:sz w:val="24"/>
                      <w:szCs w:val="24"/>
                    </w:rPr>
                  </w:rPrChange>
                </w:rPr>
                <w:delText>s</w:delText>
              </w:r>
              <w:r w:rsidRPr="00B40818" w:rsidDel="00B40818">
                <w:rPr>
                  <w:rFonts w:asciiTheme="minorHAnsi" w:hAnsiTheme="minorHAnsi" w:cstheme="minorHAnsi"/>
                  <w:sz w:val="24"/>
                  <w:szCs w:val="24"/>
                  <w:rPrChange w:id="848" w:author="Brian Olea" w:date="2023-10-16T12:17:00Z">
                    <w:rPr>
                      <w:sz w:val="24"/>
                      <w:szCs w:val="24"/>
                    </w:rPr>
                  </w:rPrChange>
                </w:rPr>
                <w:delText>p</w:delText>
              </w:r>
              <w:r w:rsidRPr="00B40818" w:rsidDel="00B40818">
                <w:rPr>
                  <w:rFonts w:asciiTheme="minorHAnsi" w:hAnsiTheme="minorHAnsi" w:cstheme="minorHAnsi"/>
                  <w:spacing w:val="-1"/>
                  <w:sz w:val="24"/>
                  <w:szCs w:val="24"/>
                  <w:rPrChange w:id="849" w:author="Brian Olea" w:date="2023-10-16T12:17:00Z">
                    <w:rPr>
                      <w:spacing w:val="-1"/>
                      <w:sz w:val="24"/>
                      <w:szCs w:val="24"/>
                    </w:rPr>
                  </w:rPrChange>
                </w:rPr>
                <w:delText>ec</w:delText>
              </w:r>
              <w:r w:rsidRPr="00B40818" w:rsidDel="00B40818">
                <w:rPr>
                  <w:rFonts w:asciiTheme="minorHAnsi" w:hAnsiTheme="minorHAnsi" w:cstheme="minorHAnsi"/>
                  <w:spacing w:val="10"/>
                  <w:sz w:val="24"/>
                  <w:szCs w:val="24"/>
                  <w:rPrChange w:id="850" w:author="Brian Olea" w:date="2023-10-16T12:17:00Z">
                    <w:rPr>
                      <w:spacing w:val="10"/>
                      <w:sz w:val="24"/>
                      <w:szCs w:val="24"/>
                    </w:rPr>
                  </w:rPrChange>
                </w:rPr>
                <w:delText>t</w:delText>
              </w:r>
              <w:r w:rsidRPr="00B40818" w:rsidDel="00B40818">
                <w:rPr>
                  <w:rFonts w:asciiTheme="minorHAnsi" w:hAnsiTheme="minorHAnsi" w:cstheme="minorHAnsi"/>
                  <w:spacing w:val="-9"/>
                  <w:sz w:val="24"/>
                  <w:szCs w:val="24"/>
                  <w:rPrChange w:id="851" w:author="Brian Olea" w:date="2023-10-16T12:17:00Z">
                    <w:rPr>
                      <w:spacing w:val="-9"/>
                      <w:sz w:val="24"/>
                      <w:szCs w:val="24"/>
                    </w:rPr>
                  </w:rPrChange>
                </w:rPr>
                <w:delText>i</w:delText>
              </w:r>
              <w:r w:rsidRPr="00B40818" w:rsidDel="00B40818">
                <w:rPr>
                  <w:rFonts w:asciiTheme="minorHAnsi" w:hAnsiTheme="minorHAnsi" w:cstheme="minorHAnsi"/>
                  <w:spacing w:val="5"/>
                  <w:sz w:val="24"/>
                  <w:szCs w:val="24"/>
                  <w:rPrChange w:id="852" w:author="Brian Olea" w:date="2023-10-16T12:17:00Z">
                    <w:rPr>
                      <w:spacing w:val="5"/>
                      <w:sz w:val="24"/>
                      <w:szCs w:val="24"/>
                    </w:rPr>
                  </w:rPrChange>
                </w:rPr>
                <w:delText>o</w:delText>
              </w:r>
              <w:r w:rsidRPr="00B40818" w:rsidDel="00B40818">
                <w:rPr>
                  <w:rFonts w:asciiTheme="minorHAnsi" w:hAnsiTheme="minorHAnsi" w:cstheme="minorHAnsi"/>
                  <w:sz w:val="24"/>
                  <w:szCs w:val="24"/>
                  <w:rPrChange w:id="853" w:author="Brian Olea" w:date="2023-10-16T12:17:00Z">
                    <w:rPr>
                      <w:sz w:val="24"/>
                      <w:szCs w:val="24"/>
                    </w:rPr>
                  </w:rPrChange>
                </w:rPr>
                <w:delText>n</w:delText>
              </w:r>
              <w:r w:rsidRPr="00B40818" w:rsidDel="00B40818">
                <w:rPr>
                  <w:rFonts w:asciiTheme="minorHAnsi" w:hAnsiTheme="minorHAnsi" w:cstheme="minorHAnsi"/>
                  <w:spacing w:val="-3"/>
                  <w:sz w:val="24"/>
                  <w:szCs w:val="24"/>
                  <w:rPrChange w:id="854" w:author="Brian Olea" w:date="2023-10-16T12:17:00Z">
                    <w:rPr>
                      <w:spacing w:val="-3"/>
                      <w:sz w:val="24"/>
                      <w:szCs w:val="24"/>
                    </w:rPr>
                  </w:rPrChange>
                </w:rPr>
                <w:delText xml:space="preserve"> </w:delText>
              </w:r>
              <w:r w:rsidRPr="00B40818" w:rsidDel="00B40818">
                <w:rPr>
                  <w:rFonts w:asciiTheme="minorHAnsi" w:hAnsiTheme="minorHAnsi" w:cstheme="minorHAnsi"/>
                  <w:spacing w:val="1"/>
                  <w:sz w:val="24"/>
                  <w:szCs w:val="24"/>
                  <w:rPrChange w:id="855" w:author="Brian Olea" w:date="2023-10-16T12:17:00Z">
                    <w:rPr>
                      <w:spacing w:val="1"/>
                      <w:sz w:val="24"/>
                      <w:szCs w:val="24"/>
                    </w:rPr>
                  </w:rPrChange>
                </w:rPr>
                <w:delText>S</w:delText>
              </w:r>
              <w:r w:rsidRPr="00B40818" w:rsidDel="00B40818">
                <w:rPr>
                  <w:rFonts w:asciiTheme="minorHAnsi" w:hAnsiTheme="minorHAnsi" w:cstheme="minorHAnsi"/>
                  <w:spacing w:val="5"/>
                  <w:sz w:val="24"/>
                  <w:szCs w:val="24"/>
                  <w:rPrChange w:id="856" w:author="Brian Olea" w:date="2023-10-16T12:17:00Z">
                    <w:rPr>
                      <w:spacing w:val="5"/>
                      <w:sz w:val="24"/>
                      <w:szCs w:val="24"/>
                    </w:rPr>
                  </w:rPrChange>
                </w:rPr>
                <w:delText>t</w:delText>
              </w:r>
              <w:r w:rsidRPr="00B40818" w:rsidDel="00B40818">
                <w:rPr>
                  <w:rFonts w:asciiTheme="minorHAnsi" w:hAnsiTheme="minorHAnsi" w:cstheme="minorHAnsi"/>
                  <w:spacing w:val="-1"/>
                  <w:sz w:val="24"/>
                  <w:szCs w:val="24"/>
                  <w:rPrChange w:id="857" w:author="Brian Olea" w:date="2023-10-16T12:17:00Z">
                    <w:rPr>
                      <w:spacing w:val="-1"/>
                      <w:sz w:val="24"/>
                      <w:szCs w:val="24"/>
                    </w:rPr>
                  </w:rPrChange>
                </w:rPr>
                <w:delText>a</w:delText>
              </w:r>
              <w:r w:rsidRPr="00B40818" w:rsidDel="00B40818">
                <w:rPr>
                  <w:rFonts w:asciiTheme="minorHAnsi" w:hAnsiTheme="minorHAnsi" w:cstheme="minorHAnsi"/>
                  <w:spacing w:val="5"/>
                  <w:sz w:val="24"/>
                  <w:szCs w:val="24"/>
                  <w:rPrChange w:id="858" w:author="Brian Olea" w:date="2023-10-16T12:17:00Z">
                    <w:rPr>
                      <w:spacing w:val="5"/>
                      <w:sz w:val="24"/>
                      <w:szCs w:val="24"/>
                    </w:rPr>
                  </w:rPrChange>
                </w:rPr>
                <w:delText>t</w:delText>
              </w:r>
              <w:r w:rsidRPr="00B40818" w:rsidDel="00B40818">
                <w:rPr>
                  <w:rFonts w:asciiTheme="minorHAnsi" w:hAnsiTheme="minorHAnsi" w:cstheme="minorHAnsi"/>
                  <w:sz w:val="24"/>
                  <w:szCs w:val="24"/>
                  <w:rPrChange w:id="859" w:author="Brian Olea" w:date="2023-10-16T12:17:00Z">
                    <w:rPr>
                      <w:sz w:val="24"/>
                      <w:szCs w:val="24"/>
                    </w:rPr>
                  </w:rPrChange>
                </w:rPr>
                <w:delText>us</w:delText>
              </w:r>
            </w:del>
          </w:p>
        </w:tc>
      </w:tr>
      <w:tr w:rsidR="00293916" w:rsidRPr="00B40818" w:rsidDel="00B40818" w14:paraId="60F6AC69" w14:textId="5EC49A4D" w:rsidTr="00AD49CC">
        <w:trPr>
          <w:trHeight w:val="288"/>
          <w:jc w:val="center"/>
          <w:del w:id="860" w:author="Brian Olea" w:date="2023-10-16T12:23:00Z"/>
        </w:trPr>
        <w:tc>
          <w:tcPr>
            <w:tcW w:w="432" w:type="dxa"/>
            <w:tcBorders>
              <w:top w:val="single" w:sz="6" w:space="0" w:color="000000"/>
              <w:left w:val="single" w:sz="6" w:space="0" w:color="000000"/>
              <w:bottom w:val="single" w:sz="6" w:space="0" w:color="000000"/>
            </w:tcBorders>
            <w:vAlign w:val="center"/>
          </w:tcPr>
          <w:p w14:paraId="3C9D4CE8" w14:textId="1508AE99" w:rsidR="00293916" w:rsidRPr="00B40818" w:rsidDel="00B40818" w:rsidRDefault="00560FBC" w:rsidP="00E51156">
            <w:pPr>
              <w:spacing w:line="260" w:lineRule="exact"/>
              <w:ind w:left="105"/>
              <w:rPr>
                <w:del w:id="861" w:author="Brian Olea" w:date="2023-10-16T12:23:00Z"/>
                <w:rFonts w:asciiTheme="minorHAnsi" w:hAnsiTheme="minorHAnsi" w:cstheme="minorHAnsi"/>
                <w:spacing w:val="-2"/>
                <w:sz w:val="24"/>
                <w:szCs w:val="24"/>
                <w:rPrChange w:id="862" w:author="Brian Olea" w:date="2023-10-16T12:17:00Z">
                  <w:rPr>
                    <w:del w:id="863" w:author="Brian Olea" w:date="2023-10-16T12:23:00Z"/>
                    <w:spacing w:val="-2"/>
                    <w:sz w:val="24"/>
                    <w:szCs w:val="24"/>
                  </w:rPr>
                </w:rPrChange>
              </w:rPr>
            </w:pPr>
            <w:del w:id="864" w:author="Brian Olea" w:date="2023-10-16T12:23:00Z">
              <w:r w:rsidRPr="00B40818" w:rsidDel="00B40818">
                <w:rPr>
                  <w:rFonts w:asciiTheme="minorHAnsi" w:hAnsiTheme="minorHAnsi" w:cstheme="minorHAnsi"/>
                  <w:spacing w:val="-2"/>
                  <w:sz w:val="24"/>
                  <w:szCs w:val="24"/>
                  <w:rPrChange w:id="865" w:author="Brian Olea" w:date="2023-10-16T12:17:00Z">
                    <w:rPr>
                      <w:spacing w:val="-2"/>
                      <w:sz w:val="24"/>
                      <w:szCs w:val="24"/>
                    </w:rPr>
                  </w:rPrChange>
                </w:rPr>
                <w:delText>3</w:delText>
              </w:r>
            </w:del>
          </w:p>
        </w:tc>
        <w:tc>
          <w:tcPr>
            <w:tcW w:w="4752" w:type="dxa"/>
            <w:tcBorders>
              <w:top w:val="single" w:sz="6" w:space="0" w:color="000000"/>
              <w:bottom w:val="single" w:sz="6" w:space="0" w:color="000000"/>
              <w:right w:val="single" w:sz="6" w:space="0" w:color="000000"/>
            </w:tcBorders>
            <w:vAlign w:val="center"/>
            <w:hideMark/>
          </w:tcPr>
          <w:p w14:paraId="769749A6" w14:textId="47E68F6C" w:rsidR="00293916" w:rsidRPr="00B40818" w:rsidDel="00B40818" w:rsidRDefault="00293916" w:rsidP="00E51156">
            <w:pPr>
              <w:spacing w:line="260" w:lineRule="exact"/>
              <w:rPr>
                <w:del w:id="866" w:author="Brian Olea" w:date="2023-10-16T12:23:00Z"/>
                <w:rFonts w:asciiTheme="minorHAnsi" w:hAnsiTheme="minorHAnsi" w:cstheme="minorHAnsi"/>
                <w:sz w:val="24"/>
                <w:szCs w:val="24"/>
                <w:rPrChange w:id="867" w:author="Brian Olea" w:date="2023-10-16T12:17:00Z">
                  <w:rPr>
                    <w:del w:id="868" w:author="Brian Olea" w:date="2023-10-16T12:23:00Z"/>
                    <w:sz w:val="24"/>
                    <w:szCs w:val="24"/>
                  </w:rPr>
                </w:rPrChange>
              </w:rPr>
            </w:pPr>
            <w:del w:id="869" w:author="Brian Olea" w:date="2023-10-16T12:23:00Z">
              <w:r w:rsidRPr="00B40818" w:rsidDel="00B40818">
                <w:rPr>
                  <w:rFonts w:asciiTheme="minorHAnsi" w:hAnsiTheme="minorHAnsi" w:cstheme="minorHAnsi"/>
                  <w:spacing w:val="-2"/>
                  <w:sz w:val="24"/>
                  <w:szCs w:val="24"/>
                  <w:highlight w:val="yellow"/>
                  <w:rPrChange w:id="870" w:author="Brian Olea" w:date="2023-10-16T12:17:00Z">
                    <w:rPr>
                      <w:spacing w:val="-2"/>
                      <w:sz w:val="24"/>
                      <w:szCs w:val="24"/>
                      <w:highlight w:val="yellow"/>
                    </w:rPr>
                  </w:rPrChange>
                </w:rPr>
                <w:delText>C</w:delText>
              </w:r>
              <w:r w:rsidRPr="00B40818" w:rsidDel="00B40818">
                <w:rPr>
                  <w:rFonts w:asciiTheme="minorHAnsi" w:hAnsiTheme="minorHAnsi" w:cstheme="minorHAnsi"/>
                  <w:spacing w:val="5"/>
                  <w:sz w:val="24"/>
                  <w:szCs w:val="24"/>
                  <w:highlight w:val="yellow"/>
                  <w:rPrChange w:id="871" w:author="Brian Olea" w:date="2023-10-16T12:17:00Z">
                    <w:rPr>
                      <w:spacing w:val="5"/>
                      <w:sz w:val="24"/>
                      <w:szCs w:val="24"/>
                      <w:highlight w:val="yellow"/>
                    </w:rPr>
                  </w:rPrChange>
                </w:rPr>
                <w:delText>o</w:delText>
              </w:r>
              <w:r w:rsidRPr="00B40818" w:rsidDel="00B40818">
                <w:rPr>
                  <w:rFonts w:asciiTheme="minorHAnsi" w:hAnsiTheme="minorHAnsi" w:cstheme="minorHAnsi"/>
                  <w:spacing w:val="-5"/>
                  <w:sz w:val="24"/>
                  <w:szCs w:val="24"/>
                  <w:highlight w:val="yellow"/>
                  <w:rPrChange w:id="872" w:author="Brian Olea" w:date="2023-10-16T12:17:00Z">
                    <w:rPr>
                      <w:spacing w:val="-5"/>
                      <w:sz w:val="24"/>
                      <w:szCs w:val="24"/>
                      <w:highlight w:val="yellow"/>
                    </w:rPr>
                  </w:rPrChange>
                </w:rPr>
                <w:delText>n</w:delText>
              </w:r>
              <w:r w:rsidRPr="00B40818" w:rsidDel="00B40818">
                <w:rPr>
                  <w:rFonts w:asciiTheme="minorHAnsi" w:hAnsiTheme="minorHAnsi" w:cstheme="minorHAnsi"/>
                  <w:spacing w:val="5"/>
                  <w:sz w:val="24"/>
                  <w:szCs w:val="24"/>
                  <w:highlight w:val="yellow"/>
                  <w:rPrChange w:id="873" w:author="Brian Olea" w:date="2023-10-16T12:17:00Z">
                    <w:rPr>
                      <w:spacing w:val="5"/>
                      <w:sz w:val="24"/>
                      <w:szCs w:val="24"/>
                      <w:highlight w:val="yellow"/>
                    </w:rPr>
                  </w:rPrChange>
                </w:rPr>
                <w:delText>t</w:delText>
              </w:r>
              <w:r w:rsidRPr="00B40818" w:rsidDel="00B40818">
                <w:rPr>
                  <w:rFonts w:asciiTheme="minorHAnsi" w:hAnsiTheme="minorHAnsi" w:cstheme="minorHAnsi"/>
                  <w:spacing w:val="1"/>
                  <w:sz w:val="24"/>
                  <w:szCs w:val="24"/>
                  <w:highlight w:val="yellow"/>
                  <w:rPrChange w:id="874" w:author="Brian Olea" w:date="2023-10-16T12:17:00Z">
                    <w:rPr>
                      <w:spacing w:val="1"/>
                      <w:sz w:val="24"/>
                      <w:szCs w:val="24"/>
                      <w:highlight w:val="yellow"/>
                    </w:rPr>
                  </w:rPrChange>
                </w:rPr>
                <w:delText>r</w:delText>
              </w:r>
              <w:r w:rsidRPr="00B40818" w:rsidDel="00B40818">
                <w:rPr>
                  <w:rFonts w:asciiTheme="minorHAnsi" w:hAnsiTheme="minorHAnsi" w:cstheme="minorHAnsi"/>
                  <w:spacing w:val="-1"/>
                  <w:sz w:val="24"/>
                  <w:szCs w:val="24"/>
                  <w:highlight w:val="yellow"/>
                  <w:rPrChange w:id="875" w:author="Brian Olea" w:date="2023-10-16T12:17:00Z">
                    <w:rPr>
                      <w:spacing w:val="-1"/>
                      <w:sz w:val="24"/>
                      <w:szCs w:val="24"/>
                      <w:highlight w:val="yellow"/>
                    </w:rPr>
                  </w:rPrChange>
                </w:rPr>
                <w:delText>a</w:delText>
              </w:r>
              <w:r w:rsidRPr="00B40818" w:rsidDel="00B40818">
                <w:rPr>
                  <w:rFonts w:asciiTheme="minorHAnsi" w:hAnsiTheme="minorHAnsi" w:cstheme="minorHAnsi"/>
                  <w:spacing w:val="-6"/>
                  <w:sz w:val="24"/>
                  <w:szCs w:val="24"/>
                  <w:highlight w:val="yellow"/>
                  <w:rPrChange w:id="876" w:author="Brian Olea" w:date="2023-10-16T12:17:00Z">
                    <w:rPr>
                      <w:spacing w:val="-6"/>
                      <w:sz w:val="24"/>
                      <w:szCs w:val="24"/>
                      <w:highlight w:val="yellow"/>
                    </w:rPr>
                  </w:rPrChange>
                </w:rPr>
                <w:delText>c</w:delText>
              </w:r>
              <w:r w:rsidRPr="00B40818" w:rsidDel="00B40818">
                <w:rPr>
                  <w:rFonts w:asciiTheme="minorHAnsi" w:hAnsiTheme="minorHAnsi" w:cstheme="minorHAnsi"/>
                  <w:sz w:val="24"/>
                  <w:szCs w:val="24"/>
                  <w:highlight w:val="yellow"/>
                  <w:rPrChange w:id="877" w:author="Brian Olea" w:date="2023-10-16T12:17:00Z">
                    <w:rPr>
                      <w:sz w:val="24"/>
                      <w:szCs w:val="24"/>
                      <w:highlight w:val="yellow"/>
                    </w:rPr>
                  </w:rPrChange>
                </w:rPr>
                <w:delText>t</w:delText>
              </w:r>
              <w:r w:rsidRPr="00B40818" w:rsidDel="00B40818">
                <w:rPr>
                  <w:rFonts w:asciiTheme="minorHAnsi" w:hAnsiTheme="minorHAnsi" w:cstheme="minorHAnsi"/>
                  <w:spacing w:val="7"/>
                  <w:sz w:val="24"/>
                  <w:szCs w:val="24"/>
                  <w:highlight w:val="yellow"/>
                  <w:rPrChange w:id="878" w:author="Brian Olea" w:date="2023-10-16T12:17:00Z">
                    <w:rPr>
                      <w:spacing w:val="7"/>
                      <w:sz w:val="24"/>
                      <w:szCs w:val="24"/>
                      <w:highlight w:val="yellow"/>
                    </w:rPr>
                  </w:rPrChange>
                </w:rPr>
                <w:delText xml:space="preserve"> </w:delText>
              </w:r>
              <w:r w:rsidRPr="00B40818" w:rsidDel="00B40818">
                <w:rPr>
                  <w:rFonts w:asciiTheme="minorHAnsi" w:hAnsiTheme="minorHAnsi" w:cstheme="minorHAnsi"/>
                  <w:spacing w:val="-2"/>
                  <w:sz w:val="24"/>
                  <w:szCs w:val="24"/>
                  <w:highlight w:val="yellow"/>
                  <w:rPrChange w:id="879" w:author="Brian Olea" w:date="2023-10-16T12:17:00Z">
                    <w:rPr>
                      <w:spacing w:val="-2"/>
                      <w:sz w:val="24"/>
                      <w:szCs w:val="24"/>
                      <w:highlight w:val="yellow"/>
                    </w:rPr>
                  </w:rPrChange>
                </w:rPr>
                <w:delText>R</w:delText>
              </w:r>
              <w:r w:rsidRPr="00B40818" w:rsidDel="00B40818">
                <w:rPr>
                  <w:rFonts w:asciiTheme="minorHAnsi" w:hAnsiTheme="minorHAnsi" w:cstheme="minorHAnsi"/>
                  <w:spacing w:val="-1"/>
                  <w:sz w:val="24"/>
                  <w:szCs w:val="24"/>
                  <w:highlight w:val="yellow"/>
                  <w:rPrChange w:id="880" w:author="Brian Olea" w:date="2023-10-16T12:17:00Z">
                    <w:rPr>
                      <w:spacing w:val="-1"/>
                      <w:sz w:val="24"/>
                      <w:szCs w:val="24"/>
                      <w:highlight w:val="yellow"/>
                    </w:rPr>
                  </w:rPrChange>
                </w:rPr>
                <w:delText>e</w:delText>
              </w:r>
              <w:r w:rsidRPr="00B40818" w:rsidDel="00B40818">
                <w:rPr>
                  <w:rFonts w:asciiTheme="minorHAnsi" w:hAnsiTheme="minorHAnsi" w:cstheme="minorHAnsi"/>
                  <w:sz w:val="24"/>
                  <w:szCs w:val="24"/>
                  <w:highlight w:val="yellow"/>
                  <w:rPrChange w:id="881" w:author="Brian Olea" w:date="2023-10-16T12:17:00Z">
                    <w:rPr>
                      <w:sz w:val="24"/>
                      <w:szCs w:val="24"/>
                      <w:highlight w:val="yellow"/>
                    </w:rPr>
                  </w:rPrChange>
                </w:rPr>
                <w:delText>v</w:delText>
              </w:r>
              <w:r w:rsidRPr="00B40818" w:rsidDel="00B40818">
                <w:rPr>
                  <w:rFonts w:asciiTheme="minorHAnsi" w:hAnsiTheme="minorHAnsi" w:cstheme="minorHAnsi"/>
                  <w:spacing w:val="-9"/>
                  <w:sz w:val="24"/>
                  <w:szCs w:val="24"/>
                  <w:highlight w:val="yellow"/>
                  <w:rPrChange w:id="882" w:author="Brian Olea" w:date="2023-10-16T12:17:00Z">
                    <w:rPr>
                      <w:spacing w:val="-9"/>
                      <w:sz w:val="24"/>
                      <w:szCs w:val="24"/>
                      <w:highlight w:val="yellow"/>
                    </w:rPr>
                  </w:rPrChange>
                </w:rPr>
                <w:delText>i</w:delText>
              </w:r>
              <w:r w:rsidRPr="00B40818" w:rsidDel="00B40818">
                <w:rPr>
                  <w:rFonts w:asciiTheme="minorHAnsi" w:hAnsiTheme="minorHAnsi" w:cstheme="minorHAnsi"/>
                  <w:spacing w:val="-1"/>
                  <w:sz w:val="24"/>
                  <w:szCs w:val="24"/>
                  <w:highlight w:val="yellow"/>
                  <w:rPrChange w:id="883" w:author="Brian Olea" w:date="2023-10-16T12:17:00Z">
                    <w:rPr>
                      <w:spacing w:val="-1"/>
                      <w:sz w:val="24"/>
                      <w:szCs w:val="24"/>
                      <w:highlight w:val="yellow"/>
                    </w:rPr>
                  </w:rPrChange>
                </w:rPr>
                <w:delText>e</w:delText>
              </w:r>
              <w:r w:rsidRPr="00B40818" w:rsidDel="00B40818">
                <w:rPr>
                  <w:rFonts w:asciiTheme="minorHAnsi" w:hAnsiTheme="minorHAnsi" w:cstheme="minorHAnsi"/>
                  <w:sz w:val="24"/>
                  <w:szCs w:val="24"/>
                  <w:highlight w:val="yellow"/>
                  <w:rPrChange w:id="884" w:author="Brian Olea" w:date="2023-10-16T12:17:00Z">
                    <w:rPr>
                      <w:sz w:val="24"/>
                      <w:szCs w:val="24"/>
                      <w:highlight w:val="yellow"/>
                    </w:rPr>
                  </w:rPrChange>
                </w:rPr>
                <w:delText>w</w:delText>
              </w:r>
              <w:r w:rsidRPr="00B40818" w:rsidDel="00B40818">
                <w:rPr>
                  <w:rFonts w:asciiTheme="minorHAnsi" w:hAnsiTheme="minorHAnsi" w:cstheme="minorHAnsi"/>
                  <w:spacing w:val="2"/>
                  <w:sz w:val="24"/>
                  <w:szCs w:val="24"/>
                  <w:highlight w:val="yellow"/>
                  <w:rPrChange w:id="885" w:author="Brian Olea" w:date="2023-10-16T12:17:00Z">
                    <w:rPr>
                      <w:spacing w:val="2"/>
                      <w:sz w:val="24"/>
                      <w:szCs w:val="24"/>
                      <w:highlight w:val="yellow"/>
                    </w:rPr>
                  </w:rPrChange>
                </w:rPr>
                <w:delText xml:space="preserve"> </w:delText>
              </w:r>
              <w:r w:rsidRPr="00B40818" w:rsidDel="00B40818">
                <w:rPr>
                  <w:rFonts w:asciiTheme="minorHAnsi" w:hAnsiTheme="minorHAnsi" w:cstheme="minorHAnsi"/>
                  <w:spacing w:val="4"/>
                  <w:sz w:val="24"/>
                  <w:szCs w:val="24"/>
                  <w:highlight w:val="yellow"/>
                  <w:rPrChange w:id="886" w:author="Brian Olea" w:date="2023-10-16T12:17:00Z">
                    <w:rPr>
                      <w:spacing w:val="4"/>
                      <w:sz w:val="24"/>
                      <w:szCs w:val="24"/>
                      <w:highlight w:val="yellow"/>
                    </w:rPr>
                  </w:rPrChange>
                </w:rPr>
                <w:delText>a</w:delText>
              </w:r>
              <w:r w:rsidRPr="00B40818" w:rsidDel="00B40818">
                <w:rPr>
                  <w:rFonts w:asciiTheme="minorHAnsi" w:hAnsiTheme="minorHAnsi" w:cstheme="minorHAnsi"/>
                  <w:spacing w:val="-5"/>
                  <w:sz w:val="24"/>
                  <w:szCs w:val="24"/>
                  <w:highlight w:val="yellow"/>
                  <w:rPrChange w:id="887" w:author="Brian Olea" w:date="2023-10-16T12:17:00Z">
                    <w:rPr>
                      <w:spacing w:val="-5"/>
                      <w:sz w:val="24"/>
                      <w:szCs w:val="24"/>
                      <w:highlight w:val="yellow"/>
                    </w:rPr>
                  </w:rPrChange>
                </w:rPr>
                <w:delText>n</w:delText>
              </w:r>
              <w:r w:rsidRPr="00B40818" w:rsidDel="00B40818">
                <w:rPr>
                  <w:rFonts w:asciiTheme="minorHAnsi" w:hAnsiTheme="minorHAnsi" w:cstheme="minorHAnsi"/>
                  <w:sz w:val="24"/>
                  <w:szCs w:val="24"/>
                  <w:highlight w:val="yellow"/>
                  <w:rPrChange w:id="888" w:author="Brian Olea" w:date="2023-10-16T12:17:00Z">
                    <w:rPr>
                      <w:sz w:val="24"/>
                      <w:szCs w:val="24"/>
                      <w:highlight w:val="yellow"/>
                    </w:rPr>
                  </w:rPrChange>
                </w:rPr>
                <w:delText>d</w:delText>
              </w:r>
              <w:r w:rsidR="00E51156" w:rsidRPr="00B40818" w:rsidDel="00B40818">
                <w:rPr>
                  <w:rFonts w:asciiTheme="minorHAnsi" w:hAnsiTheme="minorHAnsi" w:cstheme="minorHAnsi"/>
                  <w:sz w:val="24"/>
                  <w:szCs w:val="24"/>
                  <w:highlight w:val="yellow"/>
                  <w:rPrChange w:id="889" w:author="Brian Olea" w:date="2023-10-16T12:17:00Z">
                    <w:rPr>
                      <w:sz w:val="24"/>
                      <w:szCs w:val="24"/>
                      <w:highlight w:val="yellow"/>
                    </w:rPr>
                  </w:rPrChange>
                </w:rPr>
                <w:delText xml:space="preserve"> </w:delText>
              </w:r>
              <w:r w:rsidRPr="00B40818" w:rsidDel="00B40818">
                <w:rPr>
                  <w:rFonts w:asciiTheme="minorHAnsi" w:hAnsiTheme="minorHAnsi" w:cstheme="minorHAnsi"/>
                  <w:spacing w:val="-2"/>
                  <w:sz w:val="24"/>
                  <w:szCs w:val="24"/>
                  <w:highlight w:val="yellow"/>
                  <w:rPrChange w:id="890" w:author="Brian Olea" w:date="2023-10-16T12:17:00Z">
                    <w:rPr>
                      <w:spacing w:val="-2"/>
                      <w:sz w:val="24"/>
                      <w:szCs w:val="24"/>
                      <w:highlight w:val="yellow"/>
                    </w:rPr>
                  </w:rPrChange>
                </w:rPr>
                <w:delText>C</w:delText>
              </w:r>
              <w:r w:rsidRPr="00B40818" w:rsidDel="00B40818">
                <w:rPr>
                  <w:rFonts w:asciiTheme="minorHAnsi" w:hAnsiTheme="minorHAnsi" w:cstheme="minorHAnsi"/>
                  <w:sz w:val="24"/>
                  <w:szCs w:val="24"/>
                  <w:highlight w:val="yellow"/>
                  <w:rPrChange w:id="891" w:author="Brian Olea" w:date="2023-10-16T12:17:00Z">
                    <w:rPr>
                      <w:sz w:val="24"/>
                      <w:szCs w:val="24"/>
                      <w:highlight w:val="yellow"/>
                    </w:rPr>
                  </w:rPrChange>
                </w:rPr>
                <w:delText>u</w:delText>
              </w:r>
              <w:r w:rsidRPr="00B40818" w:rsidDel="00B40818">
                <w:rPr>
                  <w:rFonts w:asciiTheme="minorHAnsi" w:hAnsiTheme="minorHAnsi" w:cstheme="minorHAnsi"/>
                  <w:spacing w:val="-2"/>
                  <w:sz w:val="24"/>
                  <w:szCs w:val="24"/>
                  <w:highlight w:val="yellow"/>
                  <w:rPrChange w:id="892" w:author="Brian Olea" w:date="2023-10-16T12:17:00Z">
                    <w:rPr>
                      <w:spacing w:val="-2"/>
                      <w:sz w:val="24"/>
                      <w:szCs w:val="24"/>
                      <w:highlight w:val="yellow"/>
                    </w:rPr>
                  </w:rPrChange>
                </w:rPr>
                <w:delText>s</w:delText>
              </w:r>
              <w:r w:rsidRPr="00B40818" w:rsidDel="00B40818">
                <w:rPr>
                  <w:rFonts w:asciiTheme="minorHAnsi" w:hAnsiTheme="minorHAnsi" w:cstheme="minorHAnsi"/>
                  <w:spacing w:val="5"/>
                  <w:sz w:val="24"/>
                  <w:szCs w:val="24"/>
                  <w:highlight w:val="yellow"/>
                  <w:rPrChange w:id="893" w:author="Brian Olea" w:date="2023-10-16T12:17:00Z">
                    <w:rPr>
                      <w:spacing w:val="5"/>
                      <w:sz w:val="24"/>
                      <w:szCs w:val="24"/>
                      <w:highlight w:val="yellow"/>
                    </w:rPr>
                  </w:rPrChange>
                </w:rPr>
                <w:delText>to</w:delText>
              </w:r>
              <w:r w:rsidRPr="00B40818" w:rsidDel="00B40818">
                <w:rPr>
                  <w:rFonts w:asciiTheme="minorHAnsi" w:hAnsiTheme="minorHAnsi" w:cstheme="minorHAnsi"/>
                  <w:spacing w:val="-9"/>
                  <w:sz w:val="24"/>
                  <w:szCs w:val="24"/>
                  <w:highlight w:val="yellow"/>
                  <w:rPrChange w:id="894" w:author="Brian Olea" w:date="2023-10-16T12:17:00Z">
                    <w:rPr>
                      <w:spacing w:val="-9"/>
                      <w:sz w:val="24"/>
                      <w:szCs w:val="24"/>
                      <w:highlight w:val="yellow"/>
                    </w:rPr>
                  </w:rPrChange>
                </w:rPr>
                <w:delText>m</w:delText>
              </w:r>
              <w:r w:rsidRPr="00B40818" w:rsidDel="00B40818">
                <w:rPr>
                  <w:rFonts w:asciiTheme="minorHAnsi" w:hAnsiTheme="minorHAnsi" w:cstheme="minorHAnsi"/>
                  <w:spacing w:val="-1"/>
                  <w:sz w:val="24"/>
                  <w:szCs w:val="24"/>
                  <w:highlight w:val="yellow"/>
                  <w:rPrChange w:id="895" w:author="Brian Olea" w:date="2023-10-16T12:17:00Z">
                    <w:rPr>
                      <w:spacing w:val="-1"/>
                      <w:sz w:val="24"/>
                      <w:szCs w:val="24"/>
                      <w:highlight w:val="yellow"/>
                    </w:rPr>
                  </w:rPrChange>
                </w:rPr>
                <w:delText>e</w:delText>
              </w:r>
              <w:r w:rsidRPr="00B40818" w:rsidDel="00B40818">
                <w:rPr>
                  <w:rFonts w:asciiTheme="minorHAnsi" w:hAnsiTheme="minorHAnsi" w:cstheme="minorHAnsi"/>
                  <w:sz w:val="24"/>
                  <w:szCs w:val="24"/>
                  <w:highlight w:val="yellow"/>
                  <w:rPrChange w:id="896" w:author="Brian Olea" w:date="2023-10-16T12:17:00Z">
                    <w:rPr>
                      <w:sz w:val="24"/>
                      <w:szCs w:val="24"/>
                      <w:highlight w:val="yellow"/>
                    </w:rPr>
                  </w:rPrChange>
                </w:rPr>
                <w:delText>r</w:delText>
              </w:r>
              <w:r w:rsidRPr="00B40818" w:rsidDel="00B40818">
                <w:rPr>
                  <w:rFonts w:asciiTheme="minorHAnsi" w:hAnsiTheme="minorHAnsi" w:cstheme="minorHAnsi"/>
                  <w:spacing w:val="4"/>
                  <w:sz w:val="24"/>
                  <w:szCs w:val="24"/>
                  <w:highlight w:val="yellow"/>
                  <w:rPrChange w:id="897" w:author="Brian Olea" w:date="2023-10-16T12:17:00Z">
                    <w:rPr>
                      <w:spacing w:val="4"/>
                      <w:sz w:val="24"/>
                      <w:szCs w:val="24"/>
                      <w:highlight w:val="yellow"/>
                    </w:rPr>
                  </w:rPrChange>
                </w:rPr>
                <w:delText xml:space="preserve"> </w:delText>
              </w:r>
              <w:r w:rsidRPr="00B40818" w:rsidDel="00B40818">
                <w:rPr>
                  <w:rFonts w:asciiTheme="minorHAnsi" w:hAnsiTheme="minorHAnsi" w:cstheme="minorHAnsi"/>
                  <w:spacing w:val="-2"/>
                  <w:sz w:val="24"/>
                  <w:szCs w:val="24"/>
                  <w:highlight w:val="yellow"/>
                  <w:rPrChange w:id="898" w:author="Brian Olea" w:date="2023-10-16T12:17:00Z">
                    <w:rPr>
                      <w:spacing w:val="-2"/>
                      <w:sz w:val="24"/>
                      <w:szCs w:val="24"/>
                      <w:highlight w:val="yellow"/>
                    </w:rPr>
                  </w:rPrChange>
                </w:rPr>
                <w:delText>C</w:delText>
              </w:r>
              <w:r w:rsidRPr="00B40818" w:rsidDel="00B40818">
                <w:rPr>
                  <w:rFonts w:asciiTheme="minorHAnsi" w:hAnsiTheme="minorHAnsi" w:cstheme="minorHAnsi"/>
                  <w:spacing w:val="5"/>
                  <w:sz w:val="24"/>
                  <w:szCs w:val="24"/>
                  <w:highlight w:val="yellow"/>
                  <w:rPrChange w:id="899" w:author="Brian Olea" w:date="2023-10-16T12:17:00Z">
                    <w:rPr>
                      <w:spacing w:val="5"/>
                      <w:sz w:val="24"/>
                      <w:szCs w:val="24"/>
                      <w:highlight w:val="yellow"/>
                    </w:rPr>
                  </w:rPrChange>
                </w:rPr>
                <w:delText>o</w:delText>
              </w:r>
              <w:r w:rsidRPr="00B40818" w:rsidDel="00B40818">
                <w:rPr>
                  <w:rFonts w:asciiTheme="minorHAnsi" w:hAnsiTheme="minorHAnsi" w:cstheme="minorHAnsi"/>
                  <w:spacing w:val="-4"/>
                  <w:sz w:val="24"/>
                  <w:szCs w:val="24"/>
                  <w:highlight w:val="yellow"/>
                  <w:rPrChange w:id="900" w:author="Brian Olea" w:date="2023-10-16T12:17:00Z">
                    <w:rPr>
                      <w:spacing w:val="-4"/>
                      <w:sz w:val="24"/>
                      <w:szCs w:val="24"/>
                      <w:highlight w:val="yellow"/>
                    </w:rPr>
                  </w:rPrChange>
                </w:rPr>
                <w:delText>mm</w:delText>
              </w:r>
              <w:r w:rsidRPr="00B40818" w:rsidDel="00B40818">
                <w:rPr>
                  <w:rFonts w:asciiTheme="minorHAnsi" w:hAnsiTheme="minorHAnsi" w:cstheme="minorHAnsi"/>
                  <w:spacing w:val="5"/>
                  <w:sz w:val="24"/>
                  <w:szCs w:val="24"/>
                  <w:highlight w:val="yellow"/>
                  <w:rPrChange w:id="901" w:author="Brian Olea" w:date="2023-10-16T12:17:00Z">
                    <w:rPr>
                      <w:spacing w:val="5"/>
                      <w:sz w:val="24"/>
                      <w:szCs w:val="24"/>
                      <w:highlight w:val="yellow"/>
                    </w:rPr>
                  </w:rPrChange>
                </w:rPr>
                <w:delText>u</w:delText>
              </w:r>
              <w:r w:rsidRPr="00B40818" w:rsidDel="00B40818">
                <w:rPr>
                  <w:rFonts w:asciiTheme="minorHAnsi" w:hAnsiTheme="minorHAnsi" w:cstheme="minorHAnsi"/>
                  <w:sz w:val="24"/>
                  <w:szCs w:val="24"/>
                  <w:highlight w:val="yellow"/>
                  <w:rPrChange w:id="902" w:author="Brian Olea" w:date="2023-10-16T12:17:00Z">
                    <w:rPr>
                      <w:sz w:val="24"/>
                      <w:szCs w:val="24"/>
                      <w:highlight w:val="yellow"/>
                    </w:rPr>
                  </w:rPrChange>
                </w:rPr>
                <w:delText>n</w:delText>
              </w:r>
              <w:r w:rsidRPr="00B40818" w:rsidDel="00B40818">
                <w:rPr>
                  <w:rFonts w:asciiTheme="minorHAnsi" w:hAnsiTheme="minorHAnsi" w:cstheme="minorHAnsi"/>
                  <w:spacing w:val="-4"/>
                  <w:sz w:val="24"/>
                  <w:szCs w:val="24"/>
                  <w:highlight w:val="yellow"/>
                  <w:rPrChange w:id="903" w:author="Brian Olea" w:date="2023-10-16T12:17:00Z">
                    <w:rPr>
                      <w:spacing w:val="-4"/>
                      <w:sz w:val="24"/>
                      <w:szCs w:val="24"/>
                      <w:highlight w:val="yellow"/>
                    </w:rPr>
                  </w:rPrChange>
                </w:rPr>
                <w:delText>i</w:delText>
              </w:r>
              <w:r w:rsidRPr="00B40818" w:rsidDel="00B40818">
                <w:rPr>
                  <w:rFonts w:asciiTheme="minorHAnsi" w:hAnsiTheme="minorHAnsi" w:cstheme="minorHAnsi"/>
                  <w:spacing w:val="-1"/>
                  <w:sz w:val="24"/>
                  <w:szCs w:val="24"/>
                  <w:highlight w:val="yellow"/>
                  <w:rPrChange w:id="904" w:author="Brian Olea" w:date="2023-10-16T12:17:00Z">
                    <w:rPr>
                      <w:spacing w:val="-1"/>
                      <w:sz w:val="24"/>
                      <w:szCs w:val="24"/>
                      <w:highlight w:val="yellow"/>
                    </w:rPr>
                  </w:rPrChange>
                </w:rPr>
                <w:delText>ca</w:delText>
              </w:r>
              <w:r w:rsidRPr="00B40818" w:rsidDel="00B40818">
                <w:rPr>
                  <w:rFonts w:asciiTheme="minorHAnsi" w:hAnsiTheme="minorHAnsi" w:cstheme="minorHAnsi"/>
                  <w:spacing w:val="10"/>
                  <w:sz w:val="24"/>
                  <w:szCs w:val="24"/>
                  <w:highlight w:val="yellow"/>
                  <w:rPrChange w:id="905" w:author="Brian Olea" w:date="2023-10-16T12:17:00Z">
                    <w:rPr>
                      <w:spacing w:val="10"/>
                      <w:sz w:val="24"/>
                      <w:szCs w:val="24"/>
                      <w:highlight w:val="yellow"/>
                    </w:rPr>
                  </w:rPrChange>
                </w:rPr>
                <w:delText>t</w:delText>
              </w:r>
              <w:r w:rsidRPr="00B40818" w:rsidDel="00B40818">
                <w:rPr>
                  <w:rFonts w:asciiTheme="minorHAnsi" w:hAnsiTheme="minorHAnsi" w:cstheme="minorHAnsi"/>
                  <w:spacing w:val="-9"/>
                  <w:sz w:val="24"/>
                  <w:szCs w:val="24"/>
                  <w:highlight w:val="yellow"/>
                  <w:rPrChange w:id="906" w:author="Brian Olea" w:date="2023-10-16T12:17:00Z">
                    <w:rPr>
                      <w:spacing w:val="-9"/>
                      <w:sz w:val="24"/>
                      <w:szCs w:val="24"/>
                      <w:highlight w:val="yellow"/>
                    </w:rPr>
                  </w:rPrChange>
                </w:rPr>
                <w:delText>i</w:delText>
              </w:r>
              <w:r w:rsidRPr="00B40818" w:rsidDel="00B40818">
                <w:rPr>
                  <w:rFonts w:asciiTheme="minorHAnsi" w:hAnsiTheme="minorHAnsi" w:cstheme="minorHAnsi"/>
                  <w:spacing w:val="5"/>
                  <w:sz w:val="24"/>
                  <w:szCs w:val="24"/>
                  <w:highlight w:val="yellow"/>
                  <w:rPrChange w:id="907" w:author="Brian Olea" w:date="2023-10-16T12:17:00Z">
                    <w:rPr>
                      <w:spacing w:val="5"/>
                      <w:sz w:val="24"/>
                      <w:szCs w:val="24"/>
                      <w:highlight w:val="yellow"/>
                    </w:rPr>
                  </w:rPrChange>
                </w:rPr>
                <w:delText>o</w:delText>
              </w:r>
              <w:r w:rsidRPr="00B40818" w:rsidDel="00B40818">
                <w:rPr>
                  <w:rFonts w:asciiTheme="minorHAnsi" w:hAnsiTheme="minorHAnsi" w:cstheme="minorHAnsi"/>
                  <w:sz w:val="24"/>
                  <w:szCs w:val="24"/>
                  <w:highlight w:val="yellow"/>
                  <w:rPrChange w:id="908" w:author="Brian Olea" w:date="2023-10-16T12:17:00Z">
                    <w:rPr>
                      <w:sz w:val="24"/>
                      <w:szCs w:val="24"/>
                      <w:highlight w:val="yellow"/>
                    </w:rPr>
                  </w:rPrChange>
                </w:rPr>
                <w:delText>n</w:delText>
              </w:r>
            </w:del>
          </w:p>
        </w:tc>
        <w:tc>
          <w:tcPr>
            <w:tcW w:w="432" w:type="dxa"/>
            <w:tcBorders>
              <w:top w:val="single" w:sz="6" w:space="0" w:color="000000"/>
              <w:left w:val="single" w:sz="6" w:space="0" w:color="000000"/>
              <w:bottom w:val="single" w:sz="6" w:space="0" w:color="000000"/>
            </w:tcBorders>
            <w:vAlign w:val="center"/>
          </w:tcPr>
          <w:p w14:paraId="24F16BF4" w14:textId="207CD739" w:rsidR="00293916" w:rsidRPr="00B40818" w:rsidDel="00B40818" w:rsidRDefault="00560FBC" w:rsidP="00E51156">
            <w:pPr>
              <w:spacing w:line="260" w:lineRule="exact"/>
              <w:ind w:left="105"/>
              <w:rPr>
                <w:del w:id="909" w:author="Brian Olea" w:date="2023-10-16T12:23:00Z"/>
                <w:rFonts w:asciiTheme="minorHAnsi" w:hAnsiTheme="minorHAnsi" w:cstheme="minorHAnsi"/>
                <w:spacing w:val="-2"/>
                <w:sz w:val="24"/>
                <w:szCs w:val="24"/>
                <w:rPrChange w:id="910" w:author="Brian Olea" w:date="2023-10-16T12:17:00Z">
                  <w:rPr>
                    <w:del w:id="911" w:author="Brian Olea" w:date="2023-10-16T12:23:00Z"/>
                    <w:spacing w:val="-2"/>
                    <w:sz w:val="24"/>
                    <w:szCs w:val="24"/>
                  </w:rPr>
                </w:rPrChange>
              </w:rPr>
            </w:pPr>
            <w:del w:id="912" w:author="Brian Olea" w:date="2023-10-16T12:23:00Z">
              <w:r w:rsidRPr="00B40818" w:rsidDel="00B40818">
                <w:rPr>
                  <w:rFonts w:asciiTheme="minorHAnsi" w:hAnsiTheme="minorHAnsi" w:cstheme="minorHAnsi"/>
                  <w:spacing w:val="-2"/>
                  <w:sz w:val="24"/>
                  <w:szCs w:val="24"/>
                  <w:rPrChange w:id="913" w:author="Brian Olea" w:date="2023-10-16T12:17:00Z">
                    <w:rPr>
                      <w:spacing w:val="-2"/>
                      <w:sz w:val="24"/>
                      <w:szCs w:val="24"/>
                    </w:rPr>
                  </w:rPrChange>
                </w:rPr>
                <w:delText>13</w:delText>
              </w:r>
            </w:del>
          </w:p>
        </w:tc>
        <w:tc>
          <w:tcPr>
            <w:tcW w:w="4752" w:type="dxa"/>
            <w:tcBorders>
              <w:top w:val="single" w:sz="6" w:space="0" w:color="000000"/>
              <w:bottom w:val="single" w:sz="6" w:space="0" w:color="000000"/>
              <w:right w:val="single" w:sz="6" w:space="0" w:color="000000"/>
            </w:tcBorders>
            <w:vAlign w:val="center"/>
          </w:tcPr>
          <w:p w14:paraId="5CC732DA" w14:textId="637A1D58" w:rsidR="00293916" w:rsidRPr="00B40818" w:rsidDel="00B40818" w:rsidRDefault="00293916" w:rsidP="00E51156">
            <w:pPr>
              <w:spacing w:line="260" w:lineRule="exact"/>
              <w:rPr>
                <w:del w:id="914" w:author="Brian Olea" w:date="2023-10-16T12:23:00Z"/>
                <w:rFonts w:asciiTheme="minorHAnsi" w:hAnsiTheme="minorHAnsi" w:cstheme="minorHAnsi"/>
                <w:spacing w:val="-2"/>
                <w:sz w:val="24"/>
                <w:szCs w:val="24"/>
                <w:rPrChange w:id="915" w:author="Brian Olea" w:date="2023-10-16T12:17:00Z">
                  <w:rPr>
                    <w:del w:id="916" w:author="Brian Olea" w:date="2023-10-16T12:23:00Z"/>
                    <w:spacing w:val="-2"/>
                    <w:sz w:val="24"/>
                    <w:szCs w:val="24"/>
                  </w:rPr>
                </w:rPrChange>
              </w:rPr>
            </w:pPr>
            <w:del w:id="917" w:author="Brian Olea" w:date="2023-10-16T12:23:00Z">
              <w:r w:rsidRPr="00B40818" w:rsidDel="00B40818">
                <w:rPr>
                  <w:rFonts w:asciiTheme="minorHAnsi" w:hAnsiTheme="minorHAnsi" w:cstheme="minorHAnsi"/>
                  <w:sz w:val="24"/>
                  <w:szCs w:val="24"/>
                  <w:rPrChange w:id="918" w:author="Brian Olea" w:date="2023-10-16T12:17:00Z">
                    <w:rPr>
                      <w:sz w:val="24"/>
                      <w:szCs w:val="24"/>
                    </w:rPr>
                  </w:rPrChange>
                </w:rPr>
                <w:delText>N</w:delText>
              </w:r>
              <w:r w:rsidRPr="00B40818" w:rsidDel="00B40818">
                <w:rPr>
                  <w:rFonts w:asciiTheme="minorHAnsi" w:hAnsiTheme="minorHAnsi" w:cstheme="minorHAnsi"/>
                  <w:spacing w:val="4"/>
                  <w:sz w:val="24"/>
                  <w:szCs w:val="24"/>
                  <w:rPrChange w:id="919" w:author="Brian Olea" w:date="2023-10-16T12:17:00Z">
                    <w:rPr>
                      <w:spacing w:val="4"/>
                      <w:sz w:val="24"/>
                      <w:szCs w:val="24"/>
                    </w:rPr>
                  </w:rPrChange>
                </w:rPr>
                <w:delText>o</w:delText>
              </w:r>
              <w:r w:rsidRPr="00B40818" w:rsidDel="00B40818">
                <w:rPr>
                  <w:rFonts w:asciiTheme="minorHAnsi" w:hAnsiTheme="minorHAnsi" w:cstheme="minorHAnsi"/>
                  <w:spacing w:val="-5"/>
                  <w:sz w:val="24"/>
                  <w:szCs w:val="24"/>
                  <w:rPrChange w:id="920" w:author="Brian Olea" w:date="2023-10-16T12:17:00Z">
                    <w:rPr>
                      <w:spacing w:val="-5"/>
                      <w:sz w:val="24"/>
                      <w:szCs w:val="24"/>
                    </w:rPr>
                  </w:rPrChange>
                </w:rPr>
                <w:delText>n</w:delText>
              </w:r>
              <w:r w:rsidRPr="00B40818" w:rsidDel="00B40818">
                <w:rPr>
                  <w:rFonts w:asciiTheme="minorHAnsi" w:hAnsiTheme="minorHAnsi" w:cstheme="minorHAnsi"/>
                  <w:spacing w:val="-1"/>
                  <w:sz w:val="24"/>
                  <w:szCs w:val="24"/>
                  <w:rPrChange w:id="921" w:author="Brian Olea" w:date="2023-10-16T12:17:00Z">
                    <w:rPr>
                      <w:spacing w:val="-1"/>
                      <w:sz w:val="24"/>
                      <w:szCs w:val="24"/>
                    </w:rPr>
                  </w:rPrChange>
                </w:rPr>
                <w:delText>c</w:delText>
              </w:r>
              <w:r w:rsidRPr="00B40818" w:rsidDel="00B40818">
                <w:rPr>
                  <w:rFonts w:asciiTheme="minorHAnsi" w:hAnsiTheme="minorHAnsi" w:cstheme="minorHAnsi"/>
                  <w:spacing w:val="5"/>
                  <w:sz w:val="24"/>
                  <w:szCs w:val="24"/>
                  <w:rPrChange w:id="922" w:author="Brian Olea" w:date="2023-10-16T12:17:00Z">
                    <w:rPr>
                      <w:spacing w:val="5"/>
                      <w:sz w:val="24"/>
                      <w:szCs w:val="24"/>
                    </w:rPr>
                  </w:rPrChange>
                </w:rPr>
                <w:delText>o</w:delText>
              </w:r>
              <w:r w:rsidRPr="00B40818" w:rsidDel="00B40818">
                <w:rPr>
                  <w:rFonts w:asciiTheme="minorHAnsi" w:hAnsiTheme="minorHAnsi" w:cstheme="minorHAnsi"/>
                  <w:sz w:val="24"/>
                  <w:szCs w:val="24"/>
                  <w:rPrChange w:id="923" w:author="Brian Olea" w:date="2023-10-16T12:17:00Z">
                    <w:rPr>
                      <w:sz w:val="24"/>
                      <w:szCs w:val="24"/>
                    </w:rPr>
                  </w:rPrChange>
                </w:rPr>
                <w:delText>n</w:delText>
              </w:r>
              <w:r w:rsidRPr="00B40818" w:rsidDel="00B40818">
                <w:rPr>
                  <w:rFonts w:asciiTheme="minorHAnsi" w:hAnsiTheme="minorHAnsi" w:cstheme="minorHAnsi"/>
                  <w:spacing w:val="-8"/>
                  <w:sz w:val="24"/>
                  <w:szCs w:val="24"/>
                  <w:rPrChange w:id="924" w:author="Brian Olea" w:date="2023-10-16T12:17:00Z">
                    <w:rPr>
                      <w:spacing w:val="-8"/>
                      <w:sz w:val="24"/>
                      <w:szCs w:val="24"/>
                    </w:rPr>
                  </w:rPrChange>
                </w:rPr>
                <w:delText>f</w:delText>
              </w:r>
              <w:r w:rsidRPr="00B40818" w:rsidDel="00B40818">
                <w:rPr>
                  <w:rFonts w:asciiTheme="minorHAnsi" w:hAnsiTheme="minorHAnsi" w:cstheme="minorHAnsi"/>
                  <w:spacing w:val="5"/>
                  <w:sz w:val="24"/>
                  <w:szCs w:val="24"/>
                  <w:rPrChange w:id="925" w:author="Brian Olea" w:date="2023-10-16T12:17:00Z">
                    <w:rPr>
                      <w:spacing w:val="5"/>
                      <w:sz w:val="24"/>
                      <w:szCs w:val="24"/>
                    </w:rPr>
                  </w:rPrChange>
                </w:rPr>
                <w:delText>o</w:delText>
              </w:r>
              <w:r w:rsidRPr="00B40818" w:rsidDel="00B40818">
                <w:rPr>
                  <w:rFonts w:asciiTheme="minorHAnsi" w:hAnsiTheme="minorHAnsi" w:cstheme="minorHAnsi"/>
                  <w:spacing w:val="1"/>
                  <w:sz w:val="24"/>
                  <w:szCs w:val="24"/>
                  <w:rPrChange w:id="926" w:author="Brian Olea" w:date="2023-10-16T12:17:00Z">
                    <w:rPr>
                      <w:spacing w:val="1"/>
                      <w:sz w:val="24"/>
                      <w:szCs w:val="24"/>
                    </w:rPr>
                  </w:rPrChange>
                </w:rPr>
                <w:delText>r</w:delText>
              </w:r>
              <w:r w:rsidRPr="00B40818" w:rsidDel="00B40818">
                <w:rPr>
                  <w:rFonts w:asciiTheme="minorHAnsi" w:hAnsiTheme="minorHAnsi" w:cstheme="minorHAnsi"/>
                  <w:spacing w:val="-4"/>
                  <w:sz w:val="24"/>
                  <w:szCs w:val="24"/>
                  <w:rPrChange w:id="927" w:author="Brian Olea" w:date="2023-10-16T12:17:00Z">
                    <w:rPr>
                      <w:spacing w:val="-4"/>
                      <w:sz w:val="24"/>
                      <w:szCs w:val="24"/>
                    </w:rPr>
                  </w:rPrChange>
                </w:rPr>
                <w:delText>mi</w:delText>
              </w:r>
              <w:r w:rsidRPr="00B40818" w:rsidDel="00B40818">
                <w:rPr>
                  <w:rFonts w:asciiTheme="minorHAnsi" w:hAnsiTheme="minorHAnsi" w:cstheme="minorHAnsi"/>
                  <w:sz w:val="24"/>
                  <w:szCs w:val="24"/>
                  <w:rPrChange w:id="928" w:author="Brian Olea" w:date="2023-10-16T12:17:00Z">
                    <w:rPr>
                      <w:sz w:val="24"/>
                      <w:szCs w:val="24"/>
                    </w:rPr>
                  </w:rPrChange>
                </w:rPr>
                <w:delText>ng</w:delText>
              </w:r>
              <w:r w:rsidRPr="00B40818" w:rsidDel="00B40818">
                <w:rPr>
                  <w:rFonts w:asciiTheme="minorHAnsi" w:hAnsiTheme="minorHAnsi" w:cstheme="minorHAnsi"/>
                  <w:spacing w:val="2"/>
                  <w:sz w:val="24"/>
                  <w:szCs w:val="24"/>
                  <w:rPrChange w:id="929" w:author="Brian Olea" w:date="2023-10-16T12:17:00Z">
                    <w:rPr>
                      <w:spacing w:val="2"/>
                      <w:sz w:val="24"/>
                      <w:szCs w:val="24"/>
                    </w:rPr>
                  </w:rPrChange>
                </w:rPr>
                <w:delText xml:space="preserve"> </w:delText>
              </w:r>
              <w:r w:rsidRPr="00B40818" w:rsidDel="00B40818">
                <w:rPr>
                  <w:rFonts w:asciiTheme="minorHAnsi" w:hAnsiTheme="minorHAnsi" w:cstheme="minorHAnsi"/>
                  <w:spacing w:val="3"/>
                  <w:sz w:val="24"/>
                  <w:szCs w:val="24"/>
                  <w:rPrChange w:id="930" w:author="Brian Olea" w:date="2023-10-16T12:17:00Z">
                    <w:rPr>
                      <w:spacing w:val="3"/>
                      <w:sz w:val="24"/>
                      <w:szCs w:val="24"/>
                    </w:rPr>
                  </w:rPrChange>
                </w:rPr>
                <w:delText>P</w:delText>
              </w:r>
              <w:r w:rsidRPr="00B40818" w:rsidDel="00B40818">
                <w:rPr>
                  <w:rFonts w:asciiTheme="minorHAnsi" w:hAnsiTheme="minorHAnsi" w:cstheme="minorHAnsi"/>
                  <w:spacing w:val="1"/>
                  <w:sz w:val="24"/>
                  <w:szCs w:val="24"/>
                  <w:rPrChange w:id="931" w:author="Brian Olea" w:date="2023-10-16T12:17:00Z">
                    <w:rPr>
                      <w:spacing w:val="1"/>
                      <w:sz w:val="24"/>
                      <w:szCs w:val="24"/>
                    </w:rPr>
                  </w:rPrChange>
                </w:rPr>
                <w:delText>r</w:delText>
              </w:r>
              <w:r w:rsidRPr="00B40818" w:rsidDel="00B40818">
                <w:rPr>
                  <w:rFonts w:asciiTheme="minorHAnsi" w:hAnsiTheme="minorHAnsi" w:cstheme="minorHAnsi"/>
                  <w:spacing w:val="5"/>
                  <w:sz w:val="24"/>
                  <w:szCs w:val="24"/>
                  <w:rPrChange w:id="932" w:author="Brian Olea" w:date="2023-10-16T12:17:00Z">
                    <w:rPr>
                      <w:spacing w:val="5"/>
                      <w:sz w:val="24"/>
                      <w:szCs w:val="24"/>
                    </w:rPr>
                  </w:rPrChange>
                </w:rPr>
                <w:delText>o</w:delText>
              </w:r>
              <w:r w:rsidRPr="00B40818" w:rsidDel="00B40818">
                <w:rPr>
                  <w:rFonts w:asciiTheme="minorHAnsi" w:hAnsiTheme="minorHAnsi" w:cstheme="minorHAnsi"/>
                  <w:sz w:val="24"/>
                  <w:szCs w:val="24"/>
                  <w:rPrChange w:id="933" w:author="Brian Olea" w:date="2023-10-16T12:17:00Z">
                    <w:rPr>
                      <w:sz w:val="24"/>
                      <w:szCs w:val="24"/>
                    </w:rPr>
                  </w:rPrChange>
                </w:rPr>
                <w:delText>du</w:delText>
              </w:r>
              <w:r w:rsidRPr="00B40818" w:rsidDel="00B40818">
                <w:rPr>
                  <w:rFonts w:asciiTheme="minorHAnsi" w:hAnsiTheme="minorHAnsi" w:cstheme="minorHAnsi"/>
                  <w:spacing w:val="-6"/>
                  <w:sz w:val="24"/>
                  <w:szCs w:val="24"/>
                  <w:rPrChange w:id="934" w:author="Brian Olea" w:date="2023-10-16T12:17:00Z">
                    <w:rPr>
                      <w:spacing w:val="-6"/>
                      <w:sz w:val="24"/>
                      <w:szCs w:val="24"/>
                    </w:rPr>
                  </w:rPrChange>
                </w:rPr>
                <w:delText>c</w:delText>
              </w:r>
              <w:r w:rsidRPr="00B40818" w:rsidDel="00B40818">
                <w:rPr>
                  <w:rFonts w:asciiTheme="minorHAnsi" w:hAnsiTheme="minorHAnsi" w:cstheme="minorHAnsi"/>
                  <w:sz w:val="24"/>
                  <w:szCs w:val="24"/>
                  <w:rPrChange w:id="935" w:author="Brian Olea" w:date="2023-10-16T12:17:00Z">
                    <w:rPr>
                      <w:sz w:val="24"/>
                      <w:szCs w:val="24"/>
                    </w:rPr>
                  </w:rPrChange>
                </w:rPr>
                <w:delText>t</w:delText>
              </w:r>
            </w:del>
          </w:p>
        </w:tc>
      </w:tr>
      <w:tr w:rsidR="00293916" w:rsidRPr="00B40818" w:rsidDel="00B40818" w14:paraId="01F64A66" w14:textId="1A5DE65B" w:rsidTr="00AD49CC">
        <w:trPr>
          <w:trHeight w:val="288"/>
          <w:jc w:val="center"/>
          <w:del w:id="936" w:author="Brian Olea" w:date="2023-10-16T12:23:00Z"/>
        </w:trPr>
        <w:tc>
          <w:tcPr>
            <w:tcW w:w="432" w:type="dxa"/>
            <w:tcBorders>
              <w:top w:val="single" w:sz="6" w:space="0" w:color="000000"/>
              <w:left w:val="single" w:sz="6" w:space="0" w:color="000000"/>
              <w:bottom w:val="single" w:sz="6" w:space="0" w:color="000000"/>
            </w:tcBorders>
            <w:vAlign w:val="center"/>
          </w:tcPr>
          <w:p w14:paraId="72412277" w14:textId="0738CDAF" w:rsidR="00293916" w:rsidRPr="00B40818" w:rsidDel="00B40818" w:rsidRDefault="00560FBC" w:rsidP="00E51156">
            <w:pPr>
              <w:spacing w:line="260" w:lineRule="exact"/>
              <w:ind w:left="105"/>
              <w:rPr>
                <w:del w:id="937" w:author="Brian Olea" w:date="2023-10-16T12:23:00Z"/>
                <w:rFonts w:asciiTheme="minorHAnsi" w:hAnsiTheme="minorHAnsi" w:cstheme="minorHAnsi"/>
                <w:spacing w:val="-2"/>
                <w:sz w:val="24"/>
                <w:szCs w:val="24"/>
                <w:rPrChange w:id="938" w:author="Brian Olea" w:date="2023-10-16T12:17:00Z">
                  <w:rPr>
                    <w:del w:id="939" w:author="Brian Olea" w:date="2023-10-16T12:23:00Z"/>
                    <w:spacing w:val="-2"/>
                    <w:sz w:val="24"/>
                    <w:szCs w:val="24"/>
                  </w:rPr>
                </w:rPrChange>
              </w:rPr>
            </w:pPr>
            <w:del w:id="940" w:author="Brian Olea" w:date="2023-10-16T12:23:00Z">
              <w:r w:rsidRPr="00B40818" w:rsidDel="00B40818">
                <w:rPr>
                  <w:rFonts w:asciiTheme="minorHAnsi" w:hAnsiTheme="minorHAnsi" w:cstheme="minorHAnsi"/>
                  <w:spacing w:val="-2"/>
                  <w:sz w:val="24"/>
                  <w:szCs w:val="24"/>
                  <w:rPrChange w:id="941" w:author="Brian Olea" w:date="2023-10-16T12:17:00Z">
                    <w:rPr>
                      <w:spacing w:val="-2"/>
                      <w:sz w:val="24"/>
                      <w:szCs w:val="24"/>
                    </w:rPr>
                  </w:rPrChange>
                </w:rPr>
                <w:delText>4</w:delText>
              </w:r>
            </w:del>
          </w:p>
        </w:tc>
        <w:tc>
          <w:tcPr>
            <w:tcW w:w="4752" w:type="dxa"/>
            <w:tcBorders>
              <w:top w:val="single" w:sz="6" w:space="0" w:color="000000"/>
              <w:bottom w:val="single" w:sz="6" w:space="0" w:color="000000"/>
              <w:right w:val="single" w:sz="6" w:space="0" w:color="000000"/>
            </w:tcBorders>
            <w:vAlign w:val="center"/>
            <w:hideMark/>
          </w:tcPr>
          <w:p w14:paraId="47D425C4" w14:textId="371BE09A" w:rsidR="00293916" w:rsidRPr="00B40818" w:rsidDel="00B40818" w:rsidRDefault="00293916" w:rsidP="00E51156">
            <w:pPr>
              <w:spacing w:line="260" w:lineRule="exact"/>
              <w:rPr>
                <w:del w:id="942" w:author="Brian Olea" w:date="2023-10-16T12:23:00Z"/>
                <w:rFonts w:asciiTheme="minorHAnsi" w:hAnsiTheme="minorHAnsi" w:cstheme="minorHAnsi"/>
                <w:sz w:val="24"/>
                <w:szCs w:val="24"/>
                <w:rPrChange w:id="943" w:author="Brian Olea" w:date="2023-10-16T12:17:00Z">
                  <w:rPr>
                    <w:del w:id="944" w:author="Brian Olea" w:date="2023-10-16T12:23:00Z"/>
                    <w:sz w:val="24"/>
                    <w:szCs w:val="24"/>
                  </w:rPr>
                </w:rPrChange>
              </w:rPr>
            </w:pPr>
            <w:del w:id="945" w:author="Brian Olea" w:date="2023-10-16T12:23:00Z">
              <w:r w:rsidRPr="00B40818" w:rsidDel="00B40818">
                <w:rPr>
                  <w:rFonts w:asciiTheme="minorHAnsi" w:hAnsiTheme="minorHAnsi" w:cstheme="minorHAnsi"/>
                  <w:spacing w:val="3"/>
                  <w:sz w:val="24"/>
                  <w:szCs w:val="24"/>
                  <w:rPrChange w:id="946" w:author="Brian Olea" w:date="2023-10-16T12:17:00Z">
                    <w:rPr>
                      <w:spacing w:val="3"/>
                      <w:sz w:val="24"/>
                      <w:szCs w:val="24"/>
                    </w:rPr>
                  </w:rPrChange>
                </w:rPr>
                <w:delText>B</w:delText>
              </w:r>
              <w:r w:rsidRPr="00B40818" w:rsidDel="00B40818">
                <w:rPr>
                  <w:rFonts w:asciiTheme="minorHAnsi" w:hAnsiTheme="minorHAnsi" w:cstheme="minorHAnsi"/>
                  <w:spacing w:val="-4"/>
                  <w:sz w:val="24"/>
                  <w:szCs w:val="24"/>
                  <w:rPrChange w:id="947" w:author="Brian Olea" w:date="2023-10-16T12:17:00Z">
                    <w:rPr>
                      <w:spacing w:val="-4"/>
                      <w:sz w:val="24"/>
                      <w:szCs w:val="24"/>
                    </w:rPr>
                  </w:rPrChange>
                </w:rPr>
                <w:delText>i</w:delText>
              </w:r>
              <w:r w:rsidRPr="00B40818" w:rsidDel="00B40818">
                <w:rPr>
                  <w:rFonts w:asciiTheme="minorHAnsi" w:hAnsiTheme="minorHAnsi" w:cstheme="minorHAnsi"/>
                  <w:sz w:val="24"/>
                  <w:szCs w:val="24"/>
                  <w:rPrChange w:id="948" w:author="Brian Olea" w:date="2023-10-16T12:17:00Z">
                    <w:rPr>
                      <w:sz w:val="24"/>
                      <w:szCs w:val="24"/>
                    </w:rPr>
                  </w:rPrChange>
                </w:rPr>
                <w:delText>l</w:delText>
              </w:r>
              <w:r w:rsidRPr="00B40818" w:rsidDel="00B40818">
                <w:rPr>
                  <w:rFonts w:asciiTheme="minorHAnsi" w:hAnsiTheme="minorHAnsi" w:cstheme="minorHAnsi"/>
                  <w:spacing w:val="1"/>
                  <w:sz w:val="24"/>
                  <w:szCs w:val="24"/>
                  <w:rPrChange w:id="949" w:author="Brian Olea" w:date="2023-10-16T12:17:00Z">
                    <w:rPr>
                      <w:spacing w:val="1"/>
                      <w:sz w:val="24"/>
                      <w:szCs w:val="24"/>
                    </w:rPr>
                  </w:rPrChange>
                </w:rPr>
                <w:delText>l</w:delText>
              </w:r>
              <w:r w:rsidRPr="00B40818" w:rsidDel="00B40818">
                <w:rPr>
                  <w:rFonts w:asciiTheme="minorHAnsi" w:hAnsiTheme="minorHAnsi" w:cstheme="minorHAnsi"/>
                  <w:spacing w:val="-4"/>
                  <w:sz w:val="24"/>
                  <w:szCs w:val="24"/>
                  <w:rPrChange w:id="950" w:author="Brian Olea" w:date="2023-10-16T12:17:00Z">
                    <w:rPr>
                      <w:spacing w:val="-4"/>
                      <w:sz w:val="24"/>
                      <w:szCs w:val="24"/>
                    </w:rPr>
                  </w:rPrChange>
                </w:rPr>
                <w:delText>i</w:delText>
              </w:r>
              <w:r w:rsidRPr="00B40818" w:rsidDel="00B40818">
                <w:rPr>
                  <w:rFonts w:asciiTheme="minorHAnsi" w:hAnsiTheme="minorHAnsi" w:cstheme="minorHAnsi"/>
                  <w:sz w:val="24"/>
                  <w:szCs w:val="24"/>
                  <w:rPrChange w:id="951" w:author="Brian Olea" w:date="2023-10-16T12:17:00Z">
                    <w:rPr>
                      <w:sz w:val="24"/>
                      <w:szCs w:val="24"/>
                    </w:rPr>
                  </w:rPrChange>
                </w:rPr>
                <w:delText>ng,</w:delText>
              </w:r>
              <w:r w:rsidRPr="00B40818" w:rsidDel="00B40818">
                <w:rPr>
                  <w:rFonts w:asciiTheme="minorHAnsi" w:hAnsiTheme="minorHAnsi" w:cstheme="minorHAnsi"/>
                  <w:spacing w:val="4"/>
                  <w:sz w:val="24"/>
                  <w:szCs w:val="24"/>
                  <w:rPrChange w:id="952" w:author="Brian Olea" w:date="2023-10-16T12:17:00Z">
                    <w:rPr>
                      <w:spacing w:val="4"/>
                      <w:sz w:val="24"/>
                      <w:szCs w:val="24"/>
                    </w:rPr>
                  </w:rPrChange>
                </w:rPr>
                <w:delText xml:space="preserve"> </w:delText>
              </w:r>
              <w:r w:rsidRPr="00B40818" w:rsidDel="00B40818">
                <w:rPr>
                  <w:rFonts w:asciiTheme="minorHAnsi" w:hAnsiTheme="minorHAnsi" w:cstheme="minorHAnsi"/>
                  <w:spacing w:val="-5"/>
                  <w:sz w:val="24"/>
                  <w:szCs w:val="24"/>
                  <w:rPrChange w:id="953" w:author="Brian Olea" w:date="2023-10-16T12:17:00Z">
                    <w:rPr>
                      <w:spacing w:val="-5"/>
                      <w:sz w:val="24"/>
                      <w:szCs w:val="24"/>
                    </w:rPr>
                  </w:rPrChange>
                </w:rPr>
                <w:delText>A</w:delText>
              </w:r>
              <w:r w:rsidRPr="00B40818" w:rsidDel="00B40818">
                <w:rPr>
                  <w:rFonts w:asciiTheme="minorHAnsi" w:hAnsiTheme="minorHAnsi" w:cstheme="minorHAnsi"/>
                  <w:spacing w:val="-1"/>
                  <w:sz w:val="24"/>
                  <w:szCs w:val="24"/>
                  <w:rPrChange w:id="954" w:author="Brian Olea" w:date="2023-10-16T12:17:00Z">
                    <w:rPr>
                      <w:spacing w:val="-1"/>
                      <w:sz w:val="24"/>
                      <w:szCs w:val="24"/>
                    </w:rPr>
                  </w:rPrChange>
                </w:rPr>
                <w:delText>cc</w:delText>
              </w:r>
              <w:r w:rsidRPr="00B40818" w:rsidDel="00B40818">
                <w:rPr>
                  <w:rFonts w:asciiTheme="minorHAnsi" w:hAnsiTheme="minorHAnsi" w:cstheme="minorHAnsi"/>
                  <w:spacing w:val="5"/>
                  <w:sz w:val="24"/>
                  <w:szCs w:val="24"/>
                  <w:rPrChange w:id="955" w:author="Brian Olea" w:date="2023-10-16T12:17:00Z">
                    <w:rPr>
                      <w:spacing w:val="5"/>
                      <w:sz w:val="24"/>
                      <w:szCs w:val="24"/>
                    </w:rPr>
                  </w:rPrChange>
                </w:rPr>
                <w:delText>o</w:delText>
              </w:r>
              <w:r w:rsidRPr="00B40818" w:rsidDel="00B40818">
                <w:rPr>
                  <w:rFonts w:asciiTheme="minorHAnsi" w:hAnsiTheme="minorHAnsi" w:cstheme="minorHAnsi"/>
                  <w:sz w:val="24"/>
                  <w:szCs w:val="24"/>
                  <w:rPrChange w:id="956" w:author="Brian Olea" w:date="2023-10-16T12:17:00Z">
                    <w:rPr>
                      <w:sz w:val="24"/>
                      <w:szCs w:val="24"/>
                    </w:rPr>
                  </w:rPrChange>
                </w:rPr>
                <w:delText>u</w:delText>
              </w:r>
              <w:r w:rsidRPr="00B40818" w:rsidDel="00B40818">
                <w:rPr>
                  <w:rFonts w:asciiTheme="minorHAnsi" w:hAnsiTheme="minorHAnsi" w:cstheme="minorHAnsi"/>
                  <w:spacing w:val="-5"/>
                  <w:sz w:val="24"/>
                  <w:szCs w:val="24"/>
                  <w:rPrChange w:id="957" w:author="Brian Olea" w:date="2023-10-16T12:17:00Z">
                    <w:rPr>
                      <w:spacing w:val="-5"/>
                      <w:sz w:val="24"/>
                      <w:szCs w:val="24"/>
                    </w:rPr>
                  </w:rPrChange>
                </w:rPr>
                <w:delText>n</w:delText>
              </w:r>
              <w:r w:rsidRPr="00B40818" w:rsidDel="00B40818">
                <w:rPr>
                  <w:rFonts w:asciiTheme="minorHAnsi" w:hAnsiTheme="minorHAnsi" w:cstheme="minorHAnsi"/>
                  <w:spacing w:val="10"/>
                  <w:sz w:val="24"/>
                  <w:szCs w:val="24"/>
                  <w:rPrChange w:id="958" w:author="Brian Olea" w:date="2023-10-16T12:17:00Z">
                    <w:rPr>
                      <w:spacing w:val="10"/>
                      <w:sz w:val="24"/>
                      <w:szCs w:val="24"/>
                    </w:rPr>
                  </w:rPrChange>
                </w:rPr>
                <w:delText>t</w:delText>
              </w:r>
              <w:r w:rsidRPr="00B40818" w:rsidDel="00B40818">
                <w:rPr>
                  <w:rFonts w:asciiTheme="minorHAnsi" w:hAnsiTheme="minorHAnsi" w:cstheme="minorHAnsi"/>
                  <w:spacing w:val="-4"/>
                  <w:sz w:val="24"/>
                  <w:szCs w:val="24"/>
                  <w:rPrChange w:id="959" w:author="Brian Olea" w:date="2023-10-16T12:17:00Z">
                    <w:rPr>
                      <w:spacing w:val="-4"/>
                      <w:sz w:val="24"/>
                      <w:szCs w:val="24"/>
                    </w:rPr>
                  </w:rPrChange>
                </w:rPr>
                <w:delText>i</w:delText>
              </w:r>
              <w:r w:rsidRPr="00B40818" w:rsidDel="00B40818">
                <w:rPr>
                  <w:rFonts w:asciiTheme="minorHAnsi" w:hAnsiTheme="minorHAnsi" w:cstheme="minorHAnsi"/>
                  <w:spacing w:val="-5"/>
                  <w:sz w:val="24"/>
                  <w:szCs w:val="24"/>
                  <w:rPrChange w:id="960" w:author="Brian Olea" w:date="2023-10-16T12:17:00Z">
                    <w:rPr>
                      <w:spacing w:val="-5"/>
                      <w:sz w:val="24"/>
                      <w:szCs w:val="24"/>
                    </w:rPr>
                  </w:rPrChange>
                </w:rPr>
                <w:delText>n</w:delText>
              </w:r>
              <w:r w:rsidRPr="00B40818" w:rsidDel="00B40818">
                <w:rPr>
                  <w:rFonts w:asciiTheme="minorHAnsi" w:hAnsiTheme="minorHAnsi" w:cstheme="minorHAnsi"/>
                  <w:sz w:val="24"/>
                  <w:szCs w:val="24"/>
                  <w:rPrChange w:id="961" w:author="Brian Olea" w:date="2023-10-16T12:17:00Z">
                    <w:rPr>
                      <w:sz w:val="24"/>
                      <w:szCs w:val="24"/>
                    </w:rPr>
                  </w:rPrChange>
                </w:rPr>
                <w:delText>g</w:delText>
              </w:r>
              <w:r w:rsidRPr="00B40818" w:rsidDel="00B40818">
                <w:rPr>
                  <w:rFonts w:asciiTheme="minorHAnsi" w:hAnsiTheme="minorHAnsi" w:cstheme="minorHAnsi"/>
                  <w:spacing w:val="5"/>
                  <w:sz w:val="24"/>
                  <w:szCs w:val="24"/>
                  <w:rPrChange w:id="962" w:author="Brian Olea" w:date="2023-10-16T12:17:00Z">
                    <w:rPr>
                      <w:spacing w:val="5"/>
                      <w:sz w:val="24"/>
                      <w:szCs w:val="24"/>
                    </w:rPr>
                  </w:rPrChange>
                </w:rPr>
                <w:delText xml:space="preserve"> </w:delText>
              </w:r>
              <w:r w:rsidRPr="00B40818" w:rsidDel="00B40818">
                <w:rPr>
                  <w:rFonts w:asciiTheme="minorHAnsi" w:hAnsiTheme="minorHAnsi" w:cstheme="minorHAnsi"/>
                  <w:spacing w:val="5"/>
                  <w:sz w:val="24"/>
                  <w:szCs w:val="24"/>
                  <w:highlight w:val="yellow"/>
                  <w:rPrChange w:id="963" w:author="Brian Olea" w:date="2023-10-16T12:17:00Z">
                    <w:rPr>
                      <w:spacing w:val="5"/>
                      <w:sz w:val="24"/>
                      <w:szCs w:val="24"/>
                      <w:highlight w:val="yellow"/>
                    </w:rPr>
                  </w:rPrChange>
                </w:rPr>
                <w:delText>o</w:delText>
              </w:r>
              <w:r w:rsidRPr="00B40818" w:rsidDel="00B40818">
                <w:rPr>
                  <w:rFonts w:asciiTheme="minorHAnsi" w:hAnsiTheme="minorHAnsi" w:cstheme="minorHAnsi"/>
                  <w:sz w:val="24"/>
                  <w:szCs w:val="24"/>
                  <w:highlight w:val="yellow"/>
                  <w:rPrChange w:id="964" w:author="Brian Olea" w:date="2023-10-16T12:17:00Z">
                    <w:rPr>
                      <w:sz w:val="24"/>
                      <w:szCs w:val="24"/>
                      <w:highlight w:val="yellow"/>
                    </w:rPr>
                  </w:rPrChange>
                </w:rPr>
                <w:delText>r</w:delText>
              </w:r>
              <w:r w:rsidRPr="00B40818" w:rsidDel="00B40818">
                <w:rPr>
                  <w:rFonts w:asciiTheme="minorHAnsi" w:hAnsiTheme="minorHAnsi" w:cstheme="minorHAnsi"/>
                  <w:spacing w:val="4"/>
                  <w:sz w:val="24"/>
                  <w:szCs w:val="24"/>
                  <w:rPrChange w:id="965" w:author="Brian Olea" w:date="2023-10-16T12:17:00Z">
                    <w:rPr>
                      <w:spacing w:val="4"/>
                      <w:sz w:val="24"/>
                      <w:szCs w:val="24"/>
                    </w:rPr>
                  </w:rPrChange>
                </w:rPr>
                <w:delText xml:space="preserve"> </w:delText>
              </w:r>
              <w:r w:rsidRPr="00B40818" w:rsidDel="00B40818">
                <w:rPr>
                  <w:rFonts w:asciiTheme="minorHAnsi" w:hAnsiTheme="minorHAnsi" w:cstheme="minorHAnsi"/>
                  <w:spacing w:val="-2"/>
                  <w:sz w:val="24"/>
                  <w:szCs w:val="24"/>
                  <w:rPrChange w:id="966" w:author="Brian Olea" w:date="2023-10-16T12:17:00Z">
                    <w:rPr>
                      <w:spacing w:val="-2"/>
                      <w:sz w:val="24"/>
                      <w:szCs w:val="24"/>
                    </w:rPr>
                  </w:rPrChange>
                </w:rPr>
                <w:delText>C</w:delText>
              </w:r>
              <w:r w:rsidRPr="00B40818" w:rsidDel="00B40818">
                <w:rPr>
                  <w:rFonts w:asciiTheme="minorHAnsi" w:hAnsiTheme="minorHAnsi" w:cstheme="minorHAnsi"/>
                  <w:spacing w:val="1"/>
                  <w:sz w:val="24"/>
                  <w:szCs w:val="24"/>
                  <w:rPrChange w:id="967" w:author="Brian Olea" w:date="2023-10-16T12:17:00Z">
                    <w:rPr>
                      <w:spacing w:val="1"/>
                      <w:sz w:val="24"/>
                      <w:szCs w:val="24"/>
                    </w:rPr>
                  </w:rPrChange>
                </w:rPr>
                <w:delText>r</w:delText>
              </w:r>
              <w:r w:rsidRPr="00B40818" w:rsidDel="00B40818">
                <w:rPr>
                  <w:rFonts w:asciiTheme="minorHAnsi" w:hAnsiTheme="minorHAnsi" w:cstheme="minorHAnsi"/>
                  <w:spacing w:val="-1"/>
                  <w:sz w:val="24"/>
                  <w:szCs w:val="24"/>
                  <w:rPrChange w:id="968" w:author="Brian Olea" w:date="2023-10-16T12:17:00Z">
                    <w:rPr>
                      <w:spacing w:val="-1"/>
                      <w:sz w:val="24"/>
                      <w:szCs w:val="24"/>
                    </w:rPr>
                  </w:rPrChange>
                </w:rPr>
                <w:delText>e</w:delText>
              </w:r>
              <w:r w:rsidRPr="00B40818" w:rsidDel="00B40818">
                <w:rPr>
                  <w:rFonts w:asciiTheme="minorHAnsi" w:hAnsiTheme="minorHAnsi" w:cstheme="minorHAnsi"/>
                  <w:sz w:val="24"/>
                  <w:szCs w:val="24"/>
                  <w:rPrChange w:id="969" w:author="Brian Olea" w:date="2023-10-16T12:17:00Z">
                    <w:rPr>
                      <w:sz w:val="24"/>
                      <w:szCs w:val="24"/>
                    </w:rPr>
                  </w:rPrChange>
                </w:rPr>
                <w:delText>d</w:delText>
              </w:r>
              <w:r w:rsidRPr="00B40818" w:rsidDel="00B40818">
                <w:rPr>
                  <w:rFonts w:asciiTheme="minorHAnsi" w:hAnsiTheme="minorHAnsi" w:cstheme="minorHAnsi"/>
                  <w:spacing w:val="-9"/>
                  <w:sz w:val="24"/>
                  <w:szCs w:val="24"/>
                  <w:rPrChange w:id="970" w:author="Brian Olea" w:date="2023-10-16T12:17:00Z">
                    <w:rPr>
                      <w:spacing w:val="-9"/>
                      <w:sz w:val="24"/>
                      <w:szCs w:val="24"/>
                    </w:rPr>
                  </w:rPrChange>
                </w:rPr>
                <w:delText>i</w:delText>
              </w:r>
              <w:r w:rsidRPr="00B40818" w:rsidDel="00B40818">
                <w:rPr>
                  <w:rFonts w:asciiTheme="minorHAnsi" w:hAnsiTheme="minorHAnsi" w:cstheme="minorHAnsi"/>
                  <w:sz w:val="24"/>
                  <w:szCs w:val="24"/>
                  <w:rPrChange w:id="971" w:author="Brian Olea" w:date="2023-10-16T12:17:00Z">
                    <w:rPr>
                      <w:sz w:val="24"/>
                      <w:szCs w:val="24"/>
                    </w:rPr>
                  </w:rPrChange>
                </w:rPr>
                <w:delText>t</w:delText>
              </w:r>
            </w:del>
          </w:p>
        </w:tc>
        <w:tc>
          <w:tcPr>
            <w:tcW w:w="432" w:type="dxa"/>
            <w:tcBorders>
              <w:top w:val="single" w:sz="6" w:space="0" w:color="000000"/>
              <w:left w:val="single" w:sz="6" w:space="0" w:color="000000"/>
              <w:bottom w:val="single" w:sz="6" w:space="0" w:color="000000"/>
            </w:tcBorders>
            <w:vAlign w:val="center"/>
          </w:tcPr>
          <w:p w14:paraId="30B9B7D5" w14:textId="471BB902" w:rsidR="00293916" w:rsidRPr="00B40818" w:rsidDel="00B40818" w:rsidRDefault="00560FBC" w:rsidP="00E51156">
            <w:pPr>
              <w:spacing w:line="260" w:lineRule="exact"/>
              <w:ind w:left="105"/>
              <w:rPr>
                <w:del w:id="972" w:author="Brian Olea" w:date="2023-10-16T12:23:00Z"/>
                <w:rFonts w:asciiTheme="minorHAnsi" w:hAnsiTheme="minorHAnsi" w:cstheme="minorHAnsi"/>
                <w:spacing w:val="-2"/>
                <w:sz w:val="24"/>
                <w:szCs w:val="24"/>
                <w:rPrChange w:id="973" w:author="Brian Olea" w:date="2023-10-16T12:17:00Z">
                  <w:rPr>
                    <w:del w:id="974" w:author="Brian Olea" w:date="2023-10-16T12:23:00Z"/>
                    <w:spacing w:val="-2"/>
                    <w:sz w:val="24"/>
                    <w:szCs w:val="24"/>
                  </w:rPr>
                </w:rPrChange>
              </w:rPr>
            </w:pPr>
            <w:del w:id="975" w:author="Brian Olea" w:date="2023-10-16T12:23:00Z">
              <w:r w:rsidRPr="00B40818" w:rsidDel="00B40818">
                <w:rPr>
                  <w:rFonts w:asciiTheme="minorHAnsi" w:hAnsiTheme="minorHAnsi" w:cstheme="minorHAnsi"/>
                  <w:spacing w:val="-2"/>
                  <w:sz w:val="24"/>
                  <w:szCs w:val="24"/>
                  <w:rPrChange w:id="976" w:author="Brian Olea" w:date="2023-10-16T12:17:00Z">
                    <w:rPr>
                      <w:spacing w:val="-2"/>
                      <w:sz w:val="24"/>
                      <w:szCs w:val="24"/>
                    </w:rPr>
                  </w:rPrChange>
                </w:rPr>
                <w:delText>14</w:delText>
              </w:r>
            </w:del>
          </w:p>
        </w:tc>
        <w:tc>
          <w:tcPr>
            <w:tcW w:w="4752" w:type="dxa"/>
            <w:tcBorders>
              <w:top w:val="single" w:sz="6" w:space="0" w:color="000000"/>
              <w:bottom w:val="single" w:sz="6" w:space="0" w:color="000000"/>
              <w:right w:val="single" w:sz="6" w:space="0" w:color="000000"/>
            </w:tcBorders>
            <w:vAlign w:val="center"/>
          </w:tcPr>
          <w:p w14:paraId="5FCE21DF" w14:textId="173D010C" w:rsidR="00293916" w:rsidRPr="00B40818" w:rsidDel="00B40818" w:rsidRDefault="00293916" w:rsidP="00E51156">
            <w:pPr>
              <w:spacing w:line="260" w:lineRule="exact"/>
              <w:rPr>
                <w:del w:id="977" w:author="Brian Olea" w:date="2023-10-16T12:23:00Z"/>
                <w:rFonts w:asciiTheme="minorHAnsi" w:hAnsiTheme="minorHAnsi" w:cstheme="minorHAnsi"/>
                <w:spacing w:val="3"/>
                <w:sz w:val="24"/>
                <w:szCs w:val="24"/>
                <w:rPrChange w:id="978" w:author="Brian Olea" w:date="2023-10-16T12:17:00Z">
                  <w:rPr>
                    <w:del w:id="979" w:author="Brian Olea" w:date="2023-10-16T12:23:00Z"/>
                    <w:spacing w:val="3"/>
                    <w:sz w:val="24"/>
                    <w:szCs w:val="24"/>
                  </w:rPr>
                </w:rPrChange>
              </w:rPr>
            </w:pPr>
            <w:del w:id="980" w:author="Brian Olea" w:date="2023-10-16T12:23:00Z">
              <w:r w:rsidRPr="00B40818" w:rsidDel="00B40818">
                <w:rPr>
                  <w:rFonts w:asciiTheme="minorHAnsi" w:hAnsiTheme="minorHAnsi" w:cstheme="minorHAnsi"/>
                  <w:spacing w:val="-2"/>
                  <w:sz w:val="24"/>
                  <w:szCs w:val="24"/>
                  <w:rPrChange w:id="981" w:author="Brian Olea" w:date="2023-10-16T12:17:00Z">
                    <w:rPr>
                      <w:spacing w:val="-2"/>
                      <w:sz w:val="24"/>
                      <w:szCs w:val="24"/>
                    </w:rPr>
                  </w:rPrChange>
                </w:rPr>
                <w:delText>C</w:delText>
              </w:r>
              <w:r w:rsidRPr="00B40818" w:rsidDel="00B40818">
                <w:rPr>
                  <w:rFonts w:asciiTheme="minorHAnsi" w:hAnsiTheme="minorHAnsi" w:cstheme="minorHAnsi"/>
                  <w:spacing w:val="5"/>
                  <w:sz w:val="24"/>
                  <w:szCs w:val="24"/>
                  <w:rPrChange w:id="982" w:author="Brian Olea" w:date="2023-10-16T12:17:00Z">
                    <w:rPr>
                      <w:spacing w:val="5"/>
                      <w:sz w:val="24"/>
                      <w:szCs w:val="24"/>
                    </w:rPr>
                  </w:rPrChange>
                </w:rPr>
                <w:delText>o</w:delText>
              </w:r>
              <w:r w:rsidRPr="00B40818" w:rsidDel="00B40818">
                <w:rPr>
                  <w:rFonts w:asciiTheme="minorHAnsi" w:hAnsiTheme="minorHAnsi" w:cstheme="minorHAnsi"/>
                  <w:spacing w:val="1"/>
                  <w:sz w:val="24"/>
                  <w:szCs w:val="24"/>
                  <w:rPrChange w:id="983" w:author="Brian Olea" w:date="2023-10-16T12:17:00Z">
                    <w:rPr>
                      <w:spacing w:val="1"/>
                      <w:sz w:val="24"/>
                      <w:szCs w:val="24"/>
                    </w:rPr>
                  </w:rPrChange>
                </w:rPr>
                <w:delText>rr</w:delText>
              </w:r>
              <w:r w:rsidRPr="00B40818" w:rsidDel="00B40818">
                <w:rPr>
                  <w:rFonts w:asciiTheme="minorHAnsi" w:hAnsiTheme="minorHAnsi" w:cstheme="minorHAnsi"/>
                  <w:spacing w:val="-1"/>
                  <w:sz w:val="24"/>
                  <w:szCs w:val="24"/>
                  <w:rPrChange w:id="984" w:author="Brian Olea" w:date="2023-10-16T12:17:00Z">
                    <w:rPr>
                      <w:spacing w:val="-1"/>
                      <w:sz w:val="24"/>
                      <w:szCs w:val="24"/>
                    </w:rPr>
                  </w:rPrChange>
                </w:rPr>
                <w:delText>e</w:delText>
              </w:r>
              <w:r w:rsidRPr="00B40818" w:rsidDel="00B40818">
                <w:rPr>
                  <w:rFonts w:asciiTheme="minorHAnsi" w:hAnsiTheme="minorHAnsi" w:cstheme="minorHAnsi"/>
                  <w:spacing w:val="-6"/>
                  <w:sz w:val="24"/>
                  <w:szCs w:val="24"/>
                  <w:rPrChange w:id="985" w:author="Brian Olea" w:date="2023-10-16T12:17:00Z">
                    <w:rPr>
                      <w:spacing w:val="-6"/>
                      <w:sz w:val="24"/>
                      <w:szCs w:val="24"/>
                    </w:rPr>
                  </w:rPrChange>
                </w:rPr>
                <w:delText>c</w:delText>
              </w:r>
              <w:r w:rsidRPr="00B40818" w:rsidDel="00B40818">
                <w:rPr>
                  <w:rFonts w:asciiTheme="minorHAnsi" w:hAnsiTheme="minorHAnsi" w:cstheme="minorHAnsi"/>
                  <w:spacing w:val="5"/>
                  <w:sz w:val="24"/>
                  <w:szCs w:val="24"/>
                  <w:rPrChange w:id="986" w:author="Brian Olea" w:date="2023-10-16T12:17:00Z">
                    <w:rPr>
                      <w:spacing w:val="5"/>
                      <w:sz w:val="24"/>
                      <w:szCs w:val="24"/>
                    </w:rPr>
                  </w:rPrChange>
                </w:rPr>
                <w:delText>t</w:delText>
              </w:r>
              <w:r w:rsidRPr="00B40818" w:rsidDel="00B40818">
                <w:rPr>
                  <w:rFonts w:asciiTheme="minorHAnsi" w:hAnsiTheme="minorHAnsi" w:cstheme="minorHAnsi"/>
                  <w:spacing w:val="-4"/>
                  <w:sz w:val="24"/>
                  <w:szCs w:val="24"/>
                  <w:rPrChange w:id="987" w:author="Brian Olea" w:date="2023-10-16T12:17:00Z">
                    <w:rPr>
                      <w:spacing w:val="-4"/>
                      <w:sz w:val="24"/>
                      <w:szCs w:val="24"/>
                    </w:rPr>
                  </w:rPrChange>
                </w:rPr>
                <w:delText>i</w:delText>
              </w:r>
              <w:r w:rsidRPr="00B40818" w:rsidDel="00B40818">
                <w:rPr>
                  <w:rFonts w:asciiTheme="minorHAnsi" w:hAnsiTheme="minorHAnsi" w:cstheme="minorHAnsi"/>
                  <w:spacing w:val="-5"/>
                  <w:sz w:val="24"/>
                  <w:szCs w:val="24"/>
                  <w:rPrChange w:id="988" w:author="Brian Olea" w:date="2023-10-16T12:17:00Z">
                    <w:rPr>
                      <w:spacing w:val="-5"/>
                      <w:sz w:val="24"/>
                      <w:szCs w:val="24"/>
                    </w:rPr>
                  </w:rPrChange>
                </w:rPr>
                <w:delText>v</w:delText>
              </w:r>
              <w:r w:rsidRPr="00B40818" w:rsidDel="00B40818">
                <w:rPr>
                  <w:rFonts w:asciiTheme="minorHAnsi" w:hAnsiTheme="minorHAnsi" w:cstheme="minorHAnsi"/>
                  <w:sz w:val="24"/>
                  <w:szCs w:val="24"/>
                  <w:rPrChange w:id="989" w:author="Brian Olea" w:date="2023-10-16T12:17:00Z">
                    <w:rPr>
                      <w:sz w:val="24"/>
                      <w:szCs w:val="24"/>
                    </w:rPr>
                  </w:rPrChange>
                </w:rPr>
                <w:delText>e</w:delText>
              </w:r>
              <w:r w:rsidRPr="00B40818" w:rsidDel="00B40818">
                <w:rPr>
                  <w:rFonts w:asciiTheme="minorHAnsi" w:hAnsiTheme="minorHAnsi" w:cstheme="minorHAnsi"/>
                  <w:spacing w:val="6"/>
                  <w:sz w:val="24"/>
                  <w:szCs w:val="24"/>
                  <w:rPrChange w:id="990" w:author="Brian Olea" w:date="2023-10-16T12:17:00Z">
                    <w:rPr>
                      <w:spacing w:val="6"/>
                      <w:sz w:val="24"/>
                      <w:szCs w:val="24"/>
                    </w:rPr>
                  </w:rPrChange>
                </w:rPr>
                <w:delText xml:space="preserve"> </w:delText>
              </w:r>
              <w:r w:rsidRPr="00B40818" w:rsidDel="00B40818">
                <w:rPr>
                  <w:rFonts w:asciiTheme="minorHAnsi" w:hAnsiTheme="minorHAnsi" w:cstheme="minorHAnsi"/>
                  <w:spacing w:val="-5"/>
                  <w:sz w:val="24"/>
                  <w:szCs w:val="24"/>
                  <w:rPrChange w:id="991" w:author="Brian Olea" w:date="2023-10-16T12:17:00Z">
                    <w:rPr>
                      <w:spacing w:val="-5"/>
                      <w:sz w:val="24"/>
                      <w:szCs w:val="24"/>
                    </w:rPr>
                  </w:rPrChange>
                </w:rPr>
                <w:delText>A</w:delText>
              </w:r>
              <w:r w:rsidRPr="00B40818" w:rsidDel="00B40818">
                <w:rPr>
                  <w:rFonts w:asciiTheme="minorHAnsi" w:hAnsiTheme="minorHAnsi" w:cstheme="minorHAnsi"/>
                  <w:spacing w:val="-1"/>
                  <w:sz w:val="24"/>
                  <w:szCs w:val="24"/>
                  <w:rPrChange w:id="992" w:author="Brian Olea" w:date="2023-10-16T12:17:00Z">
                    <w:rPr>
                      <w:spacing w:val="-1"/>
                      <w:sz w:val="24"/>
                      <w:szCs w:val="24"/>
                    </w:rPr>
                  </w:rPrChange>
                </w:rPr>
                <w:delText>c</w:delText>
              </w:r>
              <w:r w:rsidRPr="00B40818" w:rsidDel="00B40818">
                <w:rPr>
                  <w:rFonts w:asciiTheme="minorHAnsi" w:hAnsiTheme="minorHAnsi" w:cstheme="minorHAnsi"/>
                  <w:spacing w:val="10"/>
                  <w:sz w:val="24"/>
                  <w:szCs w:val="24"/>
                  <w:rPrChange w:id="993" w:author="Brian Olea" w:date="2023-10-16T12:17:00Z">
                    <w:rPr>
                      <w:spacing w:val="10"/>
                      <w:sz w:val="24"/>
                      <w:szCs w:val="24"/>
                    </w:rPr>
                  </w:rPrChange>
                </w:rPr>
                <w:delText>t</w:delText>
              </w:r>
              <w:r w:rsidRPr="00B40818" w:rsidDel="00B40818">
                <w:rPr>
                  <w:rFonts w:asciiTheme="minorHAnsi" w:hAnsiTheme="minorHAnsi" w:cstheme="minorHAnsi"/>
                  <w:spacing w:val="-9"/>
                  <w:sz w:val="24"/>
                  <w:szCs w:val="24"/>
                  <w:rPrChange w:id="994" w:author="Brian Olea" w:date="2023-10-16T12:17:00Z">
                    <w:rPr>
                      <w:spacing w:val="-9"/>
                      <w:sz w:val="24"/>
                      <w:szCs w:val="24"/>
                    </w:rPr>
                  </w:rPrChange>
                </w:rPr>
                <w:delText>i</w:delText>
              </w:r>
              <w:r w:rsidRPr="00B40818" w:rsidDel="00B40818">
                <w:rPr>
                  <w:rFonts w:asciiTheme="minorHAnsi" w:hAnsiTheme="minorHAnsi" w:cstheme="minorHAnsi"/>
                  <w:spacing w:val="5"/>
                  <w:sz w:val="24"/>
                  <w:szCs w:val="24"/>
                  <w:rPrChange w:id="995" w:author="Brian Olea" w:date="2023-10-16T12:17:00Z">
                    <w:rPr>
                      <w:spacing w:val="5"/>
                      <w:sz w:val="24"/>
                      <w:szCs w:val="24"/>
                    </w:rPr>
                  </w:rPrChange>
                </w:rPr>
                <w:delText>o</w:delText>
              </w:r>
              <w:r w:rsidRPr="00B40818" w:rsidDel="00B40818">
                <w:rPr>
                  <w:rFonts w:asciiTheme="minorHAnsi" w:hAnsiTheme="minorHAnsi" w:cstheme="minorHAnsi"/>
                  <w:sz w:val="24"/>
                  <w:szCs w:val="24"/>
                  <w:rPrChange w:id="996" w:author="Brian Olea" w:date="2023-10-16T12:17:00Z">
                    <w:rPr>
                      <w:sz w:val="24"/>
                      <w:szCs w:val="24"/>
                    </w:rPr>
                  </w:rPrChange>
                </w:rPr>
                <w:delText>n</w:delText>
              </w:r>
              <w:r w:rsidR="00F91AA0" w:rsidRPr="00B40818" w:rsidDel="00B40818">
                <w:rPr>
                  <w:rFonts w:asciiTheme="minorHAnsi" w:hAnsiTheme="minorHAnsi" w:cstheme="minorHAnsi"/>
                  <w:sz w:val="24"/>
                  <w:szCs w:val="24"/>
                  <w:highlight w:val="green"/>
                  <w:rPrChange w:id="997" w:author="Brian Olea" w:date="2023-10-16T12:17:00Z">
                    <w:rPr>
                      <w:sz w:val="24"/>
                      <w:szCs w:val="24"/>
                      <w:highlight w:val="green"/>
                    </w:rPr>
                  </w:rPrChange>
                </w:rPr>
                <w:delText>/Continuous Improvement</w:delText>
              </w:r>
            </w:del>
          </w:p>
        </w:tc>
      </w:tr>
      <w:tr w:rsidR="00293916" w:rsidRPr="00B40818" w:rsidDel="00B40818" w14:paraId="24645665" w14:textId="689516D5" w:rsidTr="00AD49CC">
        <w:trPr>
          <w:trHeight w:val="288"/>
          <w:jc w:val="center"/>
          <w:del w:id="998" w:author="Brian Olea" w:date="2023-10-16T12:23:00Z"/>
        </w:trPr>
        <w:tc>
          <w:tcPr>
            <w:tcW w:w="432" w:type="dxa"/>
            <w:tcBorders>
              <w:top w:val="single" w:sz="6" w:space="0" w:color="000000"/>
              <w:left w:val="single" w:sz="6" w:space="0" w:color="000000"/>
              <w:bottom w:val="single" w:sz="6" w:space="0" w:color="000000"/>
            </w:tcBorders>
            <w:vAlign w:val="center"/>
          </w:tcPr>
          <w:p w14:paraId="6090CB1F" w14:textId="7C297702" w:rsidR="00293916" w:rsidRPr="00B40818" w:rsidDel="00B40818" w:rsidRDefault="00560FBC" w:rsidP="00E51156">
            <w:pPr>
              <w:spacing w:line="260" w:lineRule="exact"/>
              <w:ind w:left="105"/>
              <w:rPr>
                <w:del w:id="999" w:author="Brian Olea" w:date="2023-10-16T12:23:00Z"/>
                <w:rFonts w:asciiTheme="minorHAnsi" w:hAnsiTheme="minorHAnsi" w:cstheme="minorHAnsi"/>
                <w:spacing w:val="-2"/>
                <w:sz w:val="24"/>
                <w:szCs w:val="24"/>
                <w:rPrChange w:id="1000" w:author="Brian Olea" w:date="2023-10-16T12:17:00Z">
                  <w:rPr>
                    <w:del w:id="1001" w:author="Brian Olea" w:date="2023-10-16T12:23:00Z"/>
                    <w:spacing w:val="-2"/>
                    <w:sz w:val="24"/>
                    <w:szCs w:val="24"/>
                  </w:rPr>
                </w:rPrChange>
              </w:rPr>
            </w:pPr>
            <w:del w:id="1002" w:author="Brian Olea" w:date="2023-10-16T12:23:00Z">
              <w:r w:rsidRPr="00B40818" w:rsidDel="00B40818">
                <w:rPr>
                  <w:rFonts w:asciiTheme="minorHAnsi" w:hAnsiTheme="minorHAnsi" w:cstheme="minorHAnsi"/>
                  <w:spacing w:val="-2"/>
                  <w:sz w:val="24"/>
                  <w:szCs w:val="24"/>
                  <w:rPrChange w:id="1003" w:author="Brian Olea" w:date="2023-10-16T12:17:00Z">
                    <w:rPr>
                      <w:spacing w:val="-2"/>
                      <w:sz w:val="24"/>
                      <w:szCs w:val="24"/>
                    </w:rPr>
                  </w:rPrChange>
                </w:rPr>
                <w:delText>5</w:delText>
              </w:r>
            </w:del>
          </w:p>
        </w:tc>
        <w:tc>
          <w:tcPr>
            <w:tcW w:w="4752" w:type="dxa"/>
            <w:tcBorders>
              <w:top w:val="single" w:sz="6" w:space="0" w:color="000000"/>
              <w:bottom w:val="single" w:sz="6" w:space="0" w:color="000000"/>
              <w:right w:val="single" w:sz="6" w:space="0" w:color="000000"/>
            </w:tcBorders>
            <w:vAlign w:val="center"/>
            <w:hideMark/>
          </w:tcPr>
          <w:p w14:paraId="2DCD5A94" w14:textId="0EA0A01D" w:rsidR="00293916" w:rsidRPr="00B40818" w:rsidDel="00B40818" w:rsidRDefault="00AD49CC" w:rsidP="00E51156">
            <w:pPr>
              <w:spacing w:line="260" w:lineRule="exact"/>
              <w:rPr>
                <w:del w:id="1004" w:author="Brian Olea" w:date="2023-10-16T12:23:00Z"/>
                <w:rFonts w:asciiTheme="minorHAnsi" w:hAnsiTheme="minorHAnsi" w:cstheme="minorHAnsi"/>
                <w:sz w:val="24"/>
                <w:szCs w:val="24"/>
                <w:rPrChange w:id="1005" w:author="Brian Olea" w:date="2023-10-16T12:17:00Z">
                  <w:rPr>
                    <w:del w:id="1006" w:author="Brian Olea" w:date="2023-10-16T12:23:00Z"/>
                    <w:sz w:val="24"/>
                    <w:szCs w:val="24"/>
                  </w:rPr>
                </w:rPrChange>
              </w:rPr>
            </w:pPr>
            <w:del w:id="1007" w:author="Brian Olea" w:date="2023-10-16T12:23:00Z">
              <w:r w:rsidRPr="00B40818" w:rsidDel="00B40818">
                <w:rPr>
                  <w:rFonts w:asciiTheme="minorHAnsi" w:hAnsiTheme="minorHAnsi" w:cstheme="minorHAnsi"/>
                  <w:sz w:val="24"/>
                  <w:szCs w:val="24"/>
                  <w:highlight w:val="green"/>
                  <w:rPrChange w:id="1008" w:author="Brian Olea" w:date="2023-10-16T12:17:00Z">
                    <w:rPr>
                      <w:sz w:val="24"/>
                      <w:szCs w:val="24"/>
                      <w:highlight w:val="green"/>
                    </w:rPr>
                  </w:rPrChange>
                </w:rPr>
                <w:delText>Documented Information</w:delText>
              </w:r>
            </w:del>
          </w:p>
        </w:tc>
        <w:tc>
          <w:tcPr>
            <w:tcW w:w="432" w:type="dxa"/>
            <w:tcBorders>
              <w:top w:val="single" w:sz="6" w:space="0" w:color="000000"/>
              <w:left w:val="single" w:sz="6" w:space="0" w:color="000000"/>
              <w:bottom w:val="single" w:sz="6" w:space="0" w:color="000000"/>
            </w:tcBorders>
            <w:vAlign w:val="center"/>
          </w:tcPr>
          <w:p w14:paraId="3A18A2FA" w14:textId="6BDC6E65" w:rsidR="00293916" w:rsidRPr="00B40818" w:rsidDel="00B40818" w:rsidRDefault="00560FBC" w:rsidP="00E51156">
            <w:pPr>
              <w:spacing w:line="260" w:lineRule="exact"/>
              <w:ind w:left="105"/>
              <w:rPr>
                <w:del w:id="1009" w:author="Brian Olea" w:date="2023-10-16T12:23:00Z"/>
                <w:rFonts w:asciiTheme="minorHAnsi" w:hAnsiTheme="minorHAnsi" w:cstheme="minorHAnsi"/>
                <w:spacing w:val="-2"/>
                <w:sz w:val="24"/>
                <w:szCs w:val="24"/>
                <w:rPrChange w:id="1010" w:author="Brian Olea" w:date="2023-10-16T12:17:00Z">
                  <w:rPr>
                    <w:del w:id="1011" w:author="Brian Olea" w:date="2023-10-16T12:23:00Z"/>
                    <w:spacing w:val="-2"/>
                    <w:sz w:val="24"/>
                    <w:szCs w:val="24"/>
                  </w:rPr>
                </w:rPrChange>
              </w:rPr>
            </w:pPr>
            <w:del w:id="1012" w:author="Brian Olea" w:date="2023-10-16T12:23:00Z">
              <w:r w:rsidRPr="00B40818" w:rsidDel="00B40818">
                <w:rPr>
                  <w:rFonts w:asciiTheme="minorHAnsi" w:hAnsiTheme="minorHAnsi" w:cstheme="minorHAnsi"/>
                  <w:spacing w:val="-2"/>
                  <w:sz w:val="24"/>
                  <w:szCs w:val="24"/>
                  <w:rPrChange w:id="1013" w:author="Brian Olea" w:date="2023-10-16T12:17:00Z">
                    <w:rPr>
                      <w:spacing w:val="-2"/>
                      <w:sz w:val="24"/>
                      <w:szCs w:val="24"/>
                    </w:rPr>
                  </w:rPrChange>
                </w:rPr>
                <w:delText>15</w:delText>
              </w:r>
            </w:del>
          </w:p>
        </w:tc>
        <w:tc>
          <w:tcPr>
            <w:tcW w:w="4752" w:type="dxa"/>
            <w:tcBorders>
              <w:top w:val="single" w:sz="6" w:space="0" w:color="000000"/>
              <w:bottom w:val="single" w:sz="6" w:space="0" w:color="000000"/>
              <w:right w:val="single" w:sz="6" w:space="0" w:color="000000"/>
            </w:tcBorders>
            <w:vAlign w:val="center"/>
          </w:tcPr>
          <w:p w14:paraId="1ED9CB98" w14:textId="7645A342" w:rsidR="00293916" w:rsidRPr="00B40818" w:rsidDel="00B40818" w:rsidRDefault="00293916" w:rsidP="00E51156">
            <w:pPr>
              <w:spacing w:line="260" w:lineRule="exact"/>
              <w:rPr>
                <w:del w:id="1014" w:author="Brian Olea" w:date="2023-10-16T12:23:00Z"/>
                <w:rFonts w:asciiTheme="minorHAnsi" w:hAnsiTheme="minorHAnsi" w:cstheme="minorHAnsi"/>
                <w:sz w:val="24"/>
                <w:szCs w:val="24"/>
                <w:rPrChange w:id="1015" w:author="Brian Olea" w:date="2023-10-16T12:17:00Z">
                  <w:rPr>
                    <w:del w:id="1016" w:author="Brian Olea" w:date="2023-10-16T12:23:00Z"/>
                    <w:sz w:val="24"/>
                    <w:szCs w:val="24"/>
                  </w:rPr>
                </w:rPrChange>
              </w:rPr>
            </w:pPr>
            <w:del w:id="1017" w:author="Brian Olea" w:date="2023-10-16T12:23:00Z">
              <w:r w:rsidRPr="00B40818" w:rsidDel="00B40818">
                <w:rPr>
                  <w:rFonts w:asciiTheme="minorHAnsi" w:hAnsiTheme="minorHAnsi" w:cstheme="minorHAnsi"/>
                  <w:sz w:val="24"/>
                  <w:szCs w:val="24"/>
                  <w:rPrChange w:id="1018" w:author="Brian Olea" w:date="2023-10-16T12:17:00Z">
                    <w:rPr>
                      <w:sz w:val="24"/>
                      <w:szCs w:val="24"/>
                    </w:rPr>
                  </w:rPrChange>
                </w:rPr>
                <w:delText>H</w:delText>
              </w:r>
              <w:r w:rsidRPr="00B40818" w:rsidDel="00B40818">
                <w:rPr>
                  <w:rFonts w:asciiTheme="minorHAnsi" w:hAnsiTheme="minorHAnsi" w:cstheme="minorHAnsi"/>
                  <w:spacing w:val="-1"/>
                  <w:sz w:val="24"/>
                  <w:szCs w:val="24"/>
                  <w:rPrChange w:id="1019" w:author="Brian Olea" w:date="2023-10-16T12:17:00Z">
                    <w:rPr>
                      <w:spacing w:val="-1"/>
                      <w:sz w:val="24"/>
                      <w:szCs w:val="24"/>
                    </w:rPr>
                  </w:rPrChange>
                </w:rPr>
                <w:delText>a</w:delText>
              </w:r>
              <w:r w:rsidRPr="00B40818" w:rsidDel="00B40818">
                <w:rPr>
                  <w:rFonts w:asciiTheme="minorHAnsi" w:hAnsiTheme="minorHAnsi" w:cstheme="minorHAnsi"/>
                  <w:spacing w:val="-5"/>
                  <w:sz w:val="24"/>
                  <w:szCs w:val="24"/>
                  <w:rPrChange w:id="1020" w:author="Brian Olea" w:date="2023-10-16T12:17:00Z">
                    <w:rPr>
                      <w:spacing w:val="-5"/>
                      <w:sz w:val="24"/>
                      <w:szCs w:val="24"/>
                    </w:rPr>
                  </w:rPrChange>
                </w:rPr>
                <w:delText>n</w:delText>
              </w:r>
              <w:r w:rsidRPr="00B40818" w:rsidDel="00B40818">
                <w:rPr>
                  <w:rFonts w:asciiTheme="minorHAnsi" w:hAnsiTheme="minorHAnsi" w:cstheme="minorHAnsi"/>
                  <w:spacing w:val="5"/>
                  <w:sz w:val="24"/>
                  <w:szCs w:val="24"/>
                  <w:rPrChange w:id="1021" w:author="Brian Olea" w:date="2023-10-16T12:17:00Z">
                    <w:rPr>
                      <w:spacing w:val="5"/>
                      <w:sz w:val="24"/>
                      <w:szCs w:val="24"/>
                    </w:rPr>
                  </w:rPrChange>
                </w:rPr>
                <w:delText>d</w:delText>
              </w:r>
              <w:r w:rsidRPr="00B40818" w:rsidDel="00B40818">
                <w:rPr>
                  <w:rFonts w:asciiTheme="minorHAnsi" w:hAnsiTheme="minorHAnsi" w:cstheme="minorHAnsi"/>
                  <w:sz w:val="24"/>
                  <w:szCs w:val="24"/>
                  <w:rPrChange w:id="1022" w:author="Brian Olea" w:date="2023-10-16T12:17:00Z">
                    <w:rPr>
                      <w:sz w:val="24"/>
                      <w:szCs w:val="24"/>
                    </w:rPr>
                  </w:rPrChange>
                </w:rPr>
                <w:delText>l</w:delText>
              </w:r>
              <w:r w:rsidRPr="00B40818" w:rsidDel="00B40818">
                <w:rPr>
                  <w:rFonts w:asciiTheme="minorHAnsi" w:hAnsiTheme="minorHAnsi" w:cstheme="minorHAnsi"/>
                  <w:spacing w:val="-4"/>
                  <w:sz w:val="24"/>
                  <w:szCs w:val="24"/>
                  <w:rPrChange w:id="1023" w:author="Brian Olea" w:date="2023-10-16T12:17:00Z">
                    <w:rPr>
                      <w:spacing w:val="-4"/>
                      <w:sz w:val="24"/>
                      <w:szCs w:val="24"/>
                    </w:rPr>
                  </w:rPrChange>
                </w:rPr>
                <w:delText>i</w:delText>
              </w:r>
              <w:r w:rsidRPr="00B40818" w:rsidDel="00B40818">
                <w:rPr>
                  <w:rFonts w:asciiTheme="minorHAnsi" w:hAnsiTheme="minorHAnsi" w:cstheme="minorHAnsi"/>
                  <w:sz w:val="24"/>
                  <w:szCs w:val="24"/>
                  <w:rPrChange w:id="1024" w:author="Brian Olea" w:date="2023-10-16T12:17:00Z">
                    <w:rPr>
                      <w:sz w:val="24"/>
                      <w:szCs w:val="24"/>
                    </w:rPr>
                  </w:rPrChange>
                </w:rPr>
                <w:delText>ng,</w:delText>
              </w:r>
              <w:r w:rsidRPr="00B40818" w:rsidDel="00B40818">
                <w:rPr>
                  <w:rFonts w:asciiTheme="minorHAnsi" w:hAnsiTheme="minorHAnsi" w:cstheme="minorHAnsi"/>
                  <w:spacing w:val="4"/>
                  <w:sz w:val="24"/>
                  <w:szCs w:val="24"/>
                  <w:rPrChange w:id="1025" w:author="Brian Olea" w:date="2023-10-16T12:17:00Z">
                    <w:rPr>
                      <w:spacing w:val="4"/>
                      <w:sz w:val="24"/>
                      <w:szCs w:val="24"/>
                    </w:rPr>
                  </w:rPrChange>
                </w:rPr>
                <w:delText xml:space="preserve"> </w:delText>
              </w:r>
              <w:r w:rsidRPr="00B40818" w:rsidDel="00B40818">
                <w:rPr>
                  <w:rFonts w:asciiTheme="minorHAnsi" w:hAnsiTheme="minorHAnsi" w:cstheme="minorHAnsi"/>
                  <w:spacing w:val="1"/>
                  <w:sz w:val="24"/>
                  <w:szCs w:val="24"/>
                  <w:rPrChange w:id="1026" w:author="Brian Olea" w:date="2023-10-16T12:17:00Z">
                    <w:rPr>
                      <w:spacing w:val="1"/>
                      <w:sz w:val="24"/>
                      <w:szCs w:val="24"/>
                    </w:rPr>
                  </w:rPrChange>
                </w:rPr>
                <w:delText>S</w:delText>
              </w:r>
              <w:r w:rsidRPr="00B40818" w:rsidDel="00B40818">
                <w:rPr>
                  <w:rFonts w:asciiTheme="minorHAnsi" w:hAnsiTheme="minorHAnsi" w:cstheme="minorHAnsi"/>
                  <w:sz w:val="24"/>
                  <w:szCs w:val="24"/>
                  <w:rPrChange w:id="1027" w:author="Brian Olea" w:date="2023-10-16T12:17:00Z">
                    <w:rPr>
                      <w:sz w:val="24"/>
                      <w:szCs w:val="24"/>
                    </w:rPr>
                  </w:rPrChange>
                </w:rPr>
                <w:delText>to</w:delText>
              </w:r>
              <w:r w:rsidRPr="00B40818" w:rsidDel="00B40818">
                <w:rPr>
                  <w:rFonts w:asciiTheme="minorHAnsi" w:hAnsiTheme="minorHAnsi" w:cstheme="minorHAnsi"/>
                  <w:spacing w:val="2"/>
                  <w:sz w:val="24"/>
                  <w:szCs w:val="24"/>
                  <w:rPrChange w:id="1028" w:author="Brian Olea" w:date="2023-10-16T12:17:00Z">
                    <w:rPr>
                      <w:spacing w:val="2"/>
                      <w:sz w:val="24"/>
                      <w:szCs w:val="24"/>
                    </w:rPr>
                  </w:rPrChange>
                </w:rPr>
                <w:delText>r</w:delText>
              </w:r>
              <w:r w:rsidRPr="00B40818" w:rsidDel="00B40818">
                <w:rPr>
                  <w:rFonts w:asciiTheme="minorHAnsi" w:hAnsiTheme="minorHAnsi" w:cstheme="minorHAnsi"/>
                  <w:spacing w:val="-1"/>
                  <w:sz w:val="24"/>
                  <w:szCs w:val="24"/>
                  <w:rPrChange w:id="1029" w:author="Brian Olea" w:date="2023-10-16T12:17:00Z">
                    <w:rPr>
                      <w:spacing w:val="-1"/>
                      <w:sz w:val="24"/>
                      <w:szCs w:val="24"/>
                    </w:rPr>
                  </w:rPrChange>
                </w:rPr>
                <w:delText>a</w:delText>
              </w:r>
              <w:r w:rsidRPr="00B40818" w:rsidDel="00B40818">
                <w:rPr>
                  <w:rFonts w:asciiTheme="minorHAnsi" w:hAnsiTheme="minorHAnsi" w:cstheme="minorHAnsi"/>
                  <w:sz w:val="24"/>
                  <w:szCs w:val="24"/>
                  <w:rPrChange w:id="1030" w:author="Brian Olea" w:date="2023-10-16T12:17:00Z">
                    <w:rPr>
                      <w:sz w:val="24"/>
                      <w:szCs w:val="24"/>
                    </w:rPr>
                  </w:rPrChange>
                </w:rPr>
                <w:delText>g</w:delText>
              </w:r>
              <w:r w:rsidRPr="00B40818" w:rsidDel="00B40818">
                <w:rPr>
                  <w:rFonts w:asciiTheme="minorHAnsi" w:hAnsiTheme="minorHAnsi" w:cstheme="minorHAnsi"/>
                  <w:spacing w:val="-1"/>
                  <w:sz w:val="24"/>
                  <w:szCs w:val="24"/>
                  <w:rPrChange w:id="1031" w:author="Brian Olea" w:date="2023-10-16T12:17:00Z">
                    <w:rPr>
                      <w:spacing w:val="-1"/>
                      <w:sz w:val="24"/>
                      <w:szCs w:val="24"/>
                    </w:rPr>
                  </w:rPrChange>
                </w:rPr>
                <w:delText>e</w:delText>
              </w:r>
              <w:r w:rsidRPr="00B40818" w:rsidDel="00B40818">
                <w:rPr>
                  <w:rFonts w:asciiTheme="minorHAnsi" w:hAnsiTheme="minorHAnsi" w:cstheme="minorHAnsi"/>
                  <w:sz w:val="24"/>
                  <w:szCs w:val="24"/>
                  <w:rPrChange w:id="1032" w:author="Brian Olea" w:date="2023-10-16T12:17:00Z">
                    <w:rPr>
                      <w:sz w:val="24"/>
                      <w:szCs w:val="24"/>
                    </w:rPr>
                  </w:rPrChange>
                </w:rPr>
                <w:delText>,</w:delText>
              </w:r>
              <w:r w:rsidR="00E51156" w:rsidRPr="00B40818" w:rsidDel="00B40818">
                <w:rPr>
                  <w:rFonts w:asciiTheme="minorHAnsi" w:hAnsiTheme="minorHAnsi" w:cstheme="minorHAnsi"/>
                  <w:sz w:val="24"/>
                  <w:szCs w:val="24"/>
                  <w:rPrChange w:id="1033" w:author="Brian Olea" w:date="2023-10-16T12:17:00Z">
                    <w:rPr>
                      <w:sz w:val="24"/>
                      <w:szCs w:val="24"/>
                    </w:rPr>
                  </w:rPrChange>
                </w:rPr>
                <w:delText xml:space="preserve"> </w:delText>
              </w:r>
              <w:r w:rsidRPr="00B40818" w:rsidDel="00B40818">
                <w:rPr>
                  <w:rFonts w:asciiTheme="minorHAnsi" w:hAnsiTheme="minorHAnsi" w:cstheme="minorHAnsi"/>
                  <w:spacing w:val="1"/>
                  <w:sz w:val="24"/>
                  <w:szCs w:val="24"/>
                  <w:rPrChange w:id="1034" w:author="Brian Olea" w:date="2023-10-16T12:17:00Z">
                    <w:rPr>
                      <w:spacing w:val="1"/>
                      <w:sz w:val="24"/>
                      <w:szCs w:val="24"/>
                    </w:rPr>
                  </w:rPrChange>
                </w:rPr>
                <w:delText>P</w:delText>
              </w:r>
              <w:r w:rsidRPr="00B40818" w:rsidDel="00B40818">
                <w:rPr>
                  <w:rFonts w:asciiTheme="minorHAnsi" w:hAnsiTheme="minorHAnsi" w:cstheme="minorHAnsi"/>
                  <w:spacing w:val="-1"/>
                  <w:sz w:val="24"/>
                  <w:szCs w:val="24"/>
                  <w:rPrChange w:id="1035" w:author="Brian Olea" w:date="2023-10-16T12:17:00Z">
                    <w:rPr>
                      <w:spacing w:val="-1"/>
                      <w:sz w:val="24"/>
                      <w:szCs w:val="24"/>
                    </w:rPr>
                  </w:rPrChange>
                </w:rPr>
                <w:delText>ac</w:delText>
              </w:r>
              <w:r w:rsidRPr="00B40818" w:rsidDel="00B40818">
                <w:rPr>
                  <w:rFonts w:asciiTheme="minorHAnsi" w:hAnsiTheme="minorHAnsi" w:cstheme="minorHAnsi"/>
                  <w:sz w:val="24"/>
                  <w:szCs w:val="24"/>
                  <w:rPrChange w:id="1036" w:author="Brian Olea" w:date="2023-10-16T12:17:00Z">
                    <w:rPr>
                      <w:sz w:val="24"/>
                      <w:szCs w:val="24"/>
                    </w:rPr>
                  </w:rPrChange>
                </w:rPr>
                <w:delText>k</w:delText>
              </w:r>
              <w:r w:rsidRPr="00B40818" w:rsidDel="00B40818">
                <w:rPr>
                  <w:rFonts w:asciiTheme="minorHAnsi" w:hAnsiTheme="minorHAnsi" w:cstheme="minorHAnsi"/>
                  <w:spacing w:val="-1"/>
                  <w:sz w:val="24"/>
                  <w:szCs w:val="24"/>
                  <w:rPrChange w:id="1037" w:author="Brian Olea" w:date="2023-10-16T12:17:00Z">
                    <w:rPr>
                      <w:spacing w:val="-1"/>
                      <w:sz w:val="24"/>
                      <w:szCs w:val="24"/>
                    </w:rPr>
                  </w:rPrChange>
                </w:rPr>
                <w:delText>a</w:delText>
              </w:r>
              <w:r w:rsidRPr="00B40818" w:rsidDel="00B40818">
                <w:rPr>
                  <w:rFonts w:asciiTheme="minorHAnsi" w:hAnsiTheme="minorHAnsi" w:cstheme="minorHAnsi"/>
                  <w:spacing w:val="5"/>
                  <w:sz w:val="24"/>
                  <w:szCs w:val="24"/>
                  <w:rPrChange w:id="1038" w:author="Brian Olea" w:date="2023-10-16T12:17:00Z">
                    <w:rPr>
                      <w:spacing w:val="5"/>
                      <w:sz w:val="24"/>
                      <w:szCs w:val="24"/>
                    </w:rPr>
                  </w:rPrChange>
                </w:rPr>
                <w:delText>g</w:delText>
              </w:r>
              <w:r w:rsidRPr="00B40818" w:rsidDel="00B40818">
                <w:rPr>
                  <w:rFonts w:asciiTheme="minorHAnsi" w:hAnsiTheme="minorHAnsi" w:cstheme="minorHAnsi"/>
                  <w:spacing w:val="-4"/>
                  <w:sz w:val="24"/>
                  <w:szCs w:val="24"/>
                  <w:rPrChange w:id="1039" w:author="Brian Olea" w:date="2023-10-16T12:17:00Z">
                    <w:rPr>
                      <w:spacing w:val="-4"/>
                      <w:sz w:val="24"/>
                      <w:szCs w:val="24"/>
                    </w:rPr>
                  </w:rPrChange>
                </w:rPr>
                <w:delText>i</w:delText>
              </w:r>
              <w:r w:rsidRPr="00B40818" w:rsidDel="00B40818">
                <w:rPr>
                  <w:rFonts w:asciiTheme="minorHAnsi" w:hAnsiTheme="minorHAnsi" w:cstheme="minorHAnsi"/>
                  <w:spacing w:val="-5"/>
                  <w:sz w:val="24"/>
                  <w:szCs w:val="24"/>
                  <w:rPrChange w:id="1040" w:author="Brian Olea" w:date="2023-10-16T12:17:00Z">
                    <w:rPr>
                      <w:spacing w:val="-5"/>
                      <w:sz w:val="24"/>
                      <w:szCs w:val="24"/>
                    </w:rPr>
                  </w:rPrChange>
                </w:rPr>
                <w:delText>n</w:delText>
              </w:r>
              <w:r w:rsidRPr="00B40818" w:rsidDel="00B40818">
                <w:rPr>
                  <w:rFonts w:asciiTheme="minorHAnsi" w:hAnsiTheme="minorHAnsi" w:cstheme="minorHAnsi"/>
                  <w:sz w:val="24"/>
                  <w:szCs w:val="24"/>
                  <w:rPrChange w:id="1041" w:author="Brian Olea" w:date="2023-10-16T12:17:00Z">
                    <w:rPr>
                      <w:sz w:val="24"/>
                      <w:szCs w:val="24"/>
                    </w:rPr>
                  </w:rPrChange>
                </w:rPr>
                <w:delText>g,</w:delText>
              </w:r>
              <w:r w:rsidRPr="00B40818" w:rsidDel="00B40818">
                <w:rPr>
                  <w:rFonts w:asciiTheme="minorHAnsi" w:hAnsiTheme="minorHAnsi" w:cstheme="minorHAnsi"/>
                  <w:spacing w:val="4"/>
                  <w:sz w:val="24"/>
                  <w:szCs w:val="24"/>
                  <w:rPrChange w:id="1042" w:author="Brian Olea" w:date="2023-10-16T12:17:00Z">
                    <w:rPr>
                      <w:spacing w:val="4"/>
                      <w:sz w:val="24"/>
                      <w:szCs w:val="24"/>
                    </w:rPr>
                  </w:rPrChange>
                </w:rPr>
                <w:delText xml:space="preserve"> </w:delText>
              </w:r>
              <w:r w:rsidRPr="00B40818" w:rsidDel="00B40818">
                <w:rPr>
                  <w:rFonts w:asciiTheme="minorHAnsi" w:hAnsiTheme="minorHAnsi" w:cstheme="minorHAnsi"/>
                  <w:spacing w:val="-1"/>
                  <w:sz w:val="24"/>
                  <w:szCs w:val="24"/>
                  <w:rPrChange w:id="1043" w:author="Brian Olea" w:date="2023-10-16T12:17:00Z">
                    <w:rPr>
                      <w:spacing w:val="-1"/>
                      <w:sz w:val="24"/>
                      <w:szCs w:val="24"/>
                    </w:rPr>
                  </w:rPrChange>
                </w:rPr>
                <w:delText>a</w:delText>
              </w:r>
              <w:r w:rsidRPr="00B40818" w:rsidDel="00B40818">
                <w:rPr>
                  <w:rFonts w:asciiTheme="minorHAnsi" w:hAnsiTheme="minorHAnsi" w:cstheme="minorHAnsi"/>
                  <w:spacing w:val="-5"/>
                  <w:sz w:val="24"/>
                  <w:szCs w:val="24"/>
                  <w:rPrChange w:id="1044" w:author="Brian Olea" w:date="2023-10-16T12:17:00Z">
                    <w:rPr>
                      <w:spacing w:val="-5"/>
                      <w:sz w:val="24"/>
                      <w:szCs w:val="24"/>
                    </w:rPr>
                  </w:rPrChange>
                </w:rPr>
                <w:delText>n</w:delText>
              </w:r>
              <w:r w:rsidRPr="00B40818" w:rsidDel="00B40818">
                <w:rPr>
                  <w:rFonts w:asciiTheme="minorHAnsi" w:hAnsiTheme="minorHAnsi" w:cstheme="minorHAnsi"/>
                  <w:sz w:val="24"/>
                  <w:szCs w:val="24"/>
                  <w:rPrChange w:id="1045" w:author="Brian Olea" w:date="2023-10-16T12:17:00Z">
                    <w:rPr>
                      <w:sz w:val="24"/>
                      <w:szCs w:val="24"/>
                    </w:rPr>
                  </w:rPrChange>
                </w:rPr>
                <w:delText>d</w:delText>
              </w:r>
              <w:r w:rsidRPr="00B40818" w:rsidDel="00B40818">
                <w:rPr>
                  <w:rFonts w:asciiTheme="minorHAnsi" w:hAnsiTheme="minorHAnsi" w:cstheme="minorHAnsi"/>
                  <w:spacing w:val="2"/>
                  <w:sz w:val="24"/>
                  <w:szCs w:val="24"/>
                  <w:rPrChange w:id="1046" w:author="Brian Olea" w:date="2023-10-16T12:17:00Z">
                    <w:rPr>
                      <w:spacing w:val="2"/>
                      <w:sz w:val="24"/>
                      <w:szCs w:val="24"/>
                    </w:rPr>
                  </w:rPrChange>
                </w:rPr>
                <w:delText xml:space="preserve"> </w:delText>
              </w:r>
              <w:r w:rsidRPr="00B40818" w:rsidDel="00B40818">
                <w:rPr>
                  <w:rFonts w:asciiTheme="minorHAnsi" w:hAnsiTheme="minorHAnsi" w:cstheme="minorHAnsi"/>
                  <w:spacing w:val="1"/>
                  <w:sz w:val="24"/>
                  <w:szCs w:val="24"/>
                  <w:rPrChange w:id="1047" w:author="Brian Olea" w:date="2023-10-16T12:17:00Z">
                    <w:rPr>
                      <w:spacing w:val="1"/>
                      <w:sz w:val="24"/>
                      <w:szCs w:val="24"/>
                    </w:rPr>
                  </w:rPrChange>
                </w:rPr>
                <w:delText>Pr</w:delText>
              </w:r>
              <w:r w:rsidRPr="00B40818" w:rsidDel="00B40818">
                <w:rPr>
                  <w:rFonts w:asciiTheme="minorHAnsi" w:hAnsiTheme="minorHAnsi" w:cstheme="minorHAnsi"/>
                  <w:spacing w:val="-1"/>
                  <w:sz w:val="24"/>
                  <w:szCs w:val="24"/>
                  <w:rPrChange w:id="1048" w:author="Brian Olea" w:date="2023-10-16T12:17:00Z">
                    <w:rPr>
                      <w:spacing w:val="-1"/>
                      <w:sz w:val="24"/>
                      <w:szCs w:val="24"/>
                    </w:rPr>
                  </w:rPrChange>
                </w:rPr>
                <w:delText>e</w:delText>
              </w:r>
              <w:r w:rsidRPr="00B40818" w:rsidDel="00B40818">
                <w:rPr>
                  <w:rFonts w:asciiTheme="minorHAnsi" w:hAnsiTheme="minorHAnsi" w:cstheme="minorHAnsi"/>
                  <w:spacing w:val="-2"/>
                  <w:sz w:val="24"/>
                  <w:szCs w:val="24"/>
                  <w:rPrChange w:id="1049" w:author="Brian Olea" w:date="2023-10-16T12:17:00Z">
                    <w:rPr>
                      <w:spacing w:val="-2"/>
                      <w:sz w:val="24"/>
                      <w:szCs w:val="24"/>
                    </w:rPr>
                  </w:rPrChange>
                </w:rPr>
                <w:delText>s</w:delText>
              </w:r>
              <w:r w:rsidRPr="00B40818" w:rsidDel="00B40818">
                <w:rPr>
                  <w:rFonts w:asciiTheme="minorHAnsi" w:hAnsiTheme="minorHAnsi" w:cstheme="minorHAnsi"/>
                  <w:spacing w:val="-1"/>
                  <w:sz w:val="24"/>
                  <w:szCs w:val="24"/>
                  <w:rPrChange w:id="1050" w:author="Brian Olea" w:date="2023-10-16T12:17:00Z">
                    <w:rPr>
                      <w:spacing w:val="-1"/>
                      <w:sz w:val="24"/>
                      <w:szCs w:val="24"/>
                    </w:rPr>
                  </w:rPrChange>
                </w:rPr>
                <w:delText>e</w:delText>
              </w:r>
              <w:r w:rsidRPr="00B40818" w:rsidDel="00B40818">
                <w:rPr>
                  <w:rFonts w:asciiTheme="minorHAnsi" w:hAnsiTheme="minorHAnsi" w:cstheme="minorHAnsi"/>
                  <w:spacing w:val="6"/>
                  <w:sz w:val="24"/>
                  <w:szCs w:val="24"/>
                  <w:rPrChange w:id="1051" w:author="Brian Olea" w:date="2023-10-16T12:17:00Z">
                    <w:rPr>
                      <w:spacing w:val="6"/>
                      <w:sz w:val="24"/>
                      <w:szCs w:val="24"/>
                    </w:rPr>
                  </w:rPrChange>
                </w:rPr>
                <w:delText>r</w:delText>
              </w:r>
              <w:r w:rsidRPr="00B40818" w:rsidDel="00B40818">
                <w:rPr>
                  <w:rFonts w:asciiTheme="minorHAnsi" w:hAnsiTheme="minorHAnsi" w:cstheme="minorHAnsi"/>
                  <w:spacing w:val="-5"/>
                  <w:sz w:val="24"/>
                  <w:szCs w:val="24"/>
                  <w:rPrChange w:id="1052" w:author="Brian Olea" w:date="2023-10-16T12:17:00Z">
                    <w:rPr>
                      <w:spacing w:val="-5"/>
                      <w:sz w:val="24"/>
                      <w:szCs w:val="24"/>
                    </w:rPr>
                  </w:rPrChange>
                </w:rPr>
                <w:delText>v</w:delText>
              </w:r>
              <w:r w:rsidRPr="00B40818" w:rsidDel="00B40818">
                <w:rPr>
                  <w:rFonts w:asciiTheme="minorHAnsi" w:hAnsiTheme="minorHAnsi" w:cstheme="minorHAnsi"/>
                  <w:spacing w:val="-1"/>
                  <w:sz w:val="24"/>
                  <w:szCs w:val="24"/>
                  <w:rPrChange w:id="1053" w:author="Brian Olea" w:date="2023-10-16T12:17:00Z">
                    <w:rPr>
                      <w:spacing w:val="-1"/>
                      <w:sz w:val="24"/>
                      <w:szCs w:val="24"/>
                    </w:rPr>
                  </w:rPrChange>
                </w:rPr>
                <w:delText>a</w:delText>
              </w:r>
              <w:r w:rsidRPr="00B40818" w:rsidDel="00B40818">
                <w:rPr>
                  <w:rFonts w:asciiTheme="minorHAnsi" w:hAnsiTheme="minorHAnsi" w:cstheme="minorHAnsi"/>
                  <w:spacing w:val="10"/>
                  <w:sz w:val="24"/>
                  <w:szCs w:val="24"/>
                  <w:rPrChange w:id="1054" w:author="Brian Olea" w:date="2023-10-16T12:17:00Z">
                    <w:rPr>
                      <w:spacing w:val="10"/>
                      <w:sz w:val="24"/>
                      <w:szCs w:val="24"/>
                    </w:rPr>
                  </w:rPrChange>
                </w:rPr>
                <w:delText>t</w:delText>
              </w:r>
              <w:r w:rsidRPr="00B40818" w:rsidDel="00B40818">
                <w:rPr>
                  <w:rFonts w:asciiTheme="minorHAnsi" w:hAnsiTheme="minorHAnsi" w:cstheme="minorHAnsi"/>
                  <w:spacing w:val="-9"/>
                  <w:sz w:val="24"/>
                  <w:szCs w:val="24"/>
                  <w:rPrChange w:id="1055" w:author="Brian Olea" w:date="2023-10-16T12:17:00Z">
                    <w:rPr>
                      <w:spacing w:val="-9"/>
                      <w:sz w:val="24"/>
                      <w:szCs w:val="24"/>
                    </w:rPr>
                  </w:rPrChange>
                </w:rPr>
                <w:delText>i</w:delText>
              </w:r>
              <w:r w:rsidRPr="00B40818" w:rsidDel="00B40818">
                <w:rPr>
                  <w:rFonts w:asciiTheme="minorHAnsi" w:hAnsiTheme="minorHAnsi" w:cstheme="minorHAnsi"/>
                  <w:spacing w:val="5"/>
                  <w:sz w:val="24"/>
                  <w:szCs w:val="24"/>
                  <w:rPrChange w:id="1056" w:author="Brian Olea" w:date="2023-10-16T12:17:00Z">
                    <w:rPr>
                      <w:spacing w:val="5"/>
                      <w:sz w:val="24"/>
                      <w:szCs w:val="24"/>
                    </w:rPr>
                  </w:rPrChange>
                </w:rPr>
                <w:delText>o</w:delText>
              </w:r>
              <w:r w:rsidRPr="00B40818" w:rsidDel="00B40818">
                <w:rPr>
                  <w:rFonts w:asciiTheme="minorHAnsi" w:hAnsiTheme="minorHAnsi" w:cstheme="minorHAnsi"/>
                  <w:sz w:val="24"/>
                  <w:szCs w:val="24"/>
                  <w:rPrChange w:id="1057" w:author="Brian Olea" w:date="2023-10-16T12:17:00Z">
                    <w:rPr>
                      <w:sz w:val="24"/>
                      <w:szCs w:val="24"/>
                    </w:rPr>
                  </w:rPrChange>
                </w:rPr>
                <w:delText>n</w:delText>
              </w:r>
            </w:del>
          </w:p>
        </w:tc>
      </w:tr>
      <w:tr w:rsidR="00293916" w:rsidRPr="00B40818" w:rsidDel="00B40818" w14:paraId="627E2FF5" w14:textId="5BA28374" w:rsidTr="00AD49CC">
        <w:trPr>
          <w:trHeight w:val="288"/>
          <w:jc w:val="center"/>
          <w:del w:id="1058" w:author="Brian Olea" w:date="2023-10-16T12:23:00Z"/>
        </w:trPr>
        <w:tc>
          <w:tcPr>
            <w:tcW w:w="432" w:type="dxa"/>
            <w:tcBorders>
              <w:top w:val="single" w:sz="6" w:space="0" w:color="000000"/>
              <w:left w:val="single" w:sz="6" w:space="0" w:color="000000"/>
              <w:bottom w:val="single" w:sz="6" w:space="0" w:color="000000"/>
            </w:tcBorders>
            <w:vAlign w:val="center"/>
          </w:tcPr>
          <w:p w14:paraId="385321CE" w14:textId="3958BC34" w:rsidR="00293916" w:rsidRPr="00B40818" w:rsidDel="00B40818" w:rsidRDefault="00560FBC" w:rsidP="00E51156">
            <w:pPr>
              <w:spacing w:line="260" w:lineRule="exact"/>
              <w:ind w:left="105"/>
              <w:rPr>
                <w:del w:id="1059" w:author="Brian Olea" w:date="2023-10-16T12:23:00Z"/>
                <w:rFonts w:asciiTheme="minorHAnsi" w:hAnsiTheme="minorHAnsi" w:cstheme="minorHAnsi"/>
                <w:spacing w:val="-2"/>
                <w:sz w:val="24"/>
                <w:szCs w:val="24"/>
                <w:rPrChange w:id="1060" w:author="Brian Olea" w:date="2023-10-16T12:17:00Z">
                  <w:rPr>
                    <w:del w:id="1061" w:author="Brian Olea" w:date="2023-10-16T12:23:00Z"/>
                    <w:spacing w:val="-2"/>
                    <w:sz w:val="24"/>
                    <w:szCs w:val="24"/>
                  </w:rPr>
                </w:rPrChange>
              </w:rPr>
            </w:pPr>
            <w:del w:id="1062" w:author="Brian Olea" w:date="2023-10-16T12:23:00Z">
              <w:r w:rsidRPr="00B40818" w:rsidDel="00B40818">
                <w:rPr>
                  <w:rFonts w:asciiTheme="minorHAnsi" w:hAnsiTheme="minorHAnsi" w:cstheme="minorHAnsi"/>
                  <w:spacing w:val="-2"/>
                  <w:sz w:val="24"/>
                  <w:szCs w:val="24"/>
                  <w:rPrChange w:id="1063" w:author="Brian Olea" w:date="2023-10-16T12:17:00Z">
                    <w:rPr>
                      <w:spacing w:val="-2"/>
                      <w:sz w:val="24"/>
                      <w:szCs w:val="24"/>
                    </w:rPr>
                  </w:rPrChange>
                </w:rPr>
                <w:delText>6</w:delText>
              </w:r>
            </w:del>
          </w:p>
        </w:tc>
        <w:tc>
          <w:tcPr>
            <w:tcW w:w="4752" w:type="dxa"/>
            <w:tcBorders>
              <w:top w:val="single" w:sz="6" w:space="0" w:color="000000"/>
              <w:bottom w:val="single" w:sz="6" w:space="0" w:color="000000"/>
              <w:right w:val="single" w:sz="6" w:space="0" w:color="000000"/>
            </w:tcBorders>
            <w:vAlign w:val="center"/>
            <w:hideMark/>
          </w:tcPr>
          <w:p w14:paraId="6844AFC1" w14:textId="4F9A860E" w:rsidR="00293916" w:rsidRPr="00B40818" w:rsidDel="00B40818" w:rsidRDefault="00E51156" w:rsidP="00E51156">
            <w:pPr>
              <w:spacing w:line="260" w:lineRule="exact"/>
              <w:rPr>
                <w:del w:id="1064" w:author="Brian Olea" w:date="2023-10-16T12:23:00Z"/>
                <w:rFonts w:asciiTheme="minorHAnsi" w:hAnsiTheme="minorHAnsi" w:cstheme="minorHAnsi"/>
                <w:sz w:val="24"/>
                <w:szCs w:val="24"/>
                <w:rPrChange w:id="1065" w:author="Brian Olea" w:date="2023-10-16T12:17:00Z">
                  <w:rPr>
                    <w:del w:id="1066" w:author="Brian Olea" w:date="2023-10-16T12:23:00Z"/>
                    <w:sz w:val="24"/>
                    <w:szCs w:val="24"/>
                  </w:rPr>
                </w:rPrChange>
              </w:rPr>
            </w:pPr>
            <w:del w:id="1067" w:author="Brian Olea" w:date="2023-10-16T12:23:00Z">
              <w:r w:rsidRPr="00B40818" w:rsidDel="00B40818">
                <w:rPr>
                  <w:rFonts w:asciiTheme="minorHAnsi" w:hAnsiTheme="minorHAnsi" w:cstheme="minorHAnsi"/>
                  <w:sz w:val="24"/>
                  <w:szCs w:val="24"/>
                  <w:rPrChange w:id="1068" w:author="Brian Olea" w:date="2023-10-16T12:17:00Z">
                    <w:rPr>
                      <w:sz w:val="24"/>
                      <w:szCs w:val="24"/>
                    </w:rPr>
                  </w:rPrChange>
                </w:rPr>
                <w:delText>Purchasing</w:delText>
              </w:r>
            </w:del>
          </w:p>
        </w:tc>
        <w:tc>
          <w:tcPr>
            <w:tcW w:w="432" w:type="dxa"/>
            <w:tcBorders>
              <w:top w:val="single" w:sz="6" w:space="0" w:color="000000"/>
              <w:left w:val="single" w:sz="6" w:space="0" w:color="000000"/>
              <w:bottom w:val="single" w:sz="6" w:space="0" w:color="000000"/>
            </w:tcBorders>
            <w:vAlign w:val="center"/>
          </w:tcPr>
          <w:p w14:paraId="2E1769BD" w14:textId="3510C9B0" w:rsidR="00293916" w:rsidRPr="00B40818" w:rsidDel="00B40818" w:rsidRDefault="00560FBC" w:rsidP="00E51156">
            <w:pPr>
              <w:spacing w:line="260" w:lineRule="exact"/>
              <w:ind w:left="105"/>
              <w:rPr>
                <w:del w:id="1069" w:author="Brian Olea" w:date="2023-10-16T12:23:00Z"/>
                <w:rFonts w:asciiTheme="minorHAnsi" w:hAnsiTheme="minorHAnsi" w:cstheme="minorHAnsi"/>
                <w:spacing w:val="-2"/>
                <w:sz w:val="24"/>
                <w:szCs w:val="24"/>
                <w:rPrChange w:id="1070" w:author="Brian Olea" w:date="2023-10-16T12:17:00Z">
                  <w:rPr>
                    <w:del w:id="1071" w:author="Brian Olea" w:date="2023-10-16T12:23:00Z"/>
                    <w:spacing w:val="-2"/>
                    <w:sz w:val="24"/>
                    <w:szCs w:val="24"/>
                  </w:rPr>
                </w:rPrChange>
              </w:rPr>
            </w:pPr>
            <w:del w:id="1072" w:author="Brian Olea" w:date="2023-10-16T12:23:00Z">
              <w:r w:rsidRPr="00B40818" w:rsidDel="00B40818">
                <w:rPr>
                  <w:rFonts w:asciiTheme="minorHAnsi" w:hAnsiTheme="minorHAnsi" w:cstheme="minorHAnsi"/>
                  <w:spacing w:val="-2"/>
                  <w:sz w:val="24"/>
                  <w:szCs w:val="24"/>
                  <w:rPrChange w:id="1073" w:author="Brian Olea" w:date="2023-10-16T12:17:00Z">
                    <w:rPr>
                      <w:spacing w:val="-2"/>
                      <w:sz w:val="24"/>
                      <w:szCs w:val="24"/>
                    </w:rPr>
                  </w:rPrChange>
                </w:rPr>
                <w:delText>16</w:delText>
              </w:r>
            </w:del>
          </w:p>
        </w:tc>
        <w:tc>
          <w:tcPr>
            <w:tcW w:w="4752" w:type="dxa"/>
            <w:tcBorders>
              <w:top w:val="single" w:sz="6" w:space="0" w:color="000000"/>
              <w:bottom w:val="single" w:sz="6" w:space="0" w:color="000000"/>
              <w:right w:val="single" w:sz="6" w:space="0" w:color="000000"/>
            </w:tcBorders>
            <w:vAlign w:val="center"/>
          </w:tcPr>
          <w:p w14:paraId="53403D58" w14:textId="3D46AE89" w:rsidR="00293916" w:rsidRPr="00B40818" w:rsidDel="00B40818" w:rsidRDefault="00293916" w:rsidP="00E51156">
            <w:pPr>
              <w:spacing w:line="260" w:lineRule="exact"/>
              <w:rPr>
                <w:del w:id="1074" w:author="Brian Olea" w:date="2023-10-16T12:23:00Z"/>
                <w:rFonts w:asciiTheme="minorHAnsi" w:hAnsiTheme="minorHAnsi" w:cstheme="minorHAnsi"/>
                <w:spacing w:val="1"/>
                <w:sz w:val="24"/>
                <w:szCs w:val="24"/>
                <w:highlight w:val="yellow"/>
                <w:rPrChange w:id="1075" w:author="Brian Olea" w:date="2023-10-16T12:17:00Z">
                  <w:rPr>
                    <w:del w:id="1076" w:author="Brian Olea" w:date="2023-10-16T12:23:00Z"/>
                    <w:spacing w:val="1"/>
                    <w:sz w:val="24"/>
                    <w:szCs w:val="24"/>
                    <w:highlight w:val="yellow"/>
                  </w:rPr>
                </w:rPrChange>
              </w:rPr>
            </w:pPr>
            <w:del w:id="1077" w:author="Brian Olea" w:date="2023-10-16T12:23:00Z">
              <w:r w:rsidRPr="00B40818" w:rsidDel="00B40818">
                <w:rPr>
                  <w:rFonts w:asciiTheme="minorHAnsi" w:hAnsiTheme="minorHAnsi" w:cstheme="minorHAnsi"/>
                  <w:sz w:val="24"/>
                  <w:szCs w:val="24"/>
                  <w:highlight w:val="yellow"/>
                  <w:rPrChange w:id="1078" w:author="Brian Olea" w:date="2023-10-16T12:17:00Z">
                    <w:rPr>
                      <w:sz w:val="24"/>
                      <w:szCs w:val="24"/>
                      <w:highlight w:val="yellow"/>
                    </w:rPr>
                  </w:rPrChange>
                </w:rPr>
                <w:delText>Qu</w:delText>
              </w:r>
              <w:r w:rsidRPr="00B40818" w:rsidDel="00B40818">
                <w:rPr>
                  <w:rFonts w:asciiTheme="minorHAnsi" w:hAnsiTheme="minorHAnsi" w:cstheme="minorHAnsi"/>
                  <w:spacing w:val="3"/>
                  <w:sz w:val="24"/>
                  <w:szCs w:val="24"/>
                  <w:highlight w:val="yellow"/>
                  <w:rPrChange w:id="1079" w:author="Brian Olea" w:date="2023-10-16T12:17:00Z">
                    <w:rPr>
                      <w:spacing w:val="3"/>
                      <w:sz w:val="24"/>
                      <w:szCs w:val="24"/>
                      <w:highlight w:val="yellow"/>
                    </w:rPr>
                  </w:rPrChange>
                </w:rPr>
                <w:delText>a</w:delText>
              </w:r>
              <w:r w:rsidRPr="00B40818" w:rsidDel="00B40818">
                <w:rPr>
                  <w:rFonts w:asciiTheme="minorHAnsi" w:hAnsiTheme="minorHAnsi" w:cstheme="minorHAnsi"/>
                  <w:spacing w:val="-4"/>
                  <w:sz w:val="24"/>
                  <w:szCs w:val="24"/>
                  <w:highlight w:val="yellow"/>
                  <w:rPrChange w:id="1080" w:author="Brian Olea" w:date="2023-10-16T12:17:00Z">
                    <w:rPr>
                      <w:spacing w:val="-4"/>
                      <w:sz w:val="24"/>
                      <w:szCs w:val="24"/>
                      <w:highlight w:val="yellow"/>
                    </w:rPr>
                  </w:rPrChange>
                </w:rPr>
                <w:delText>l</w:delText>
              </w:r>
              <w:r w:rsidRPr="00B40818" w:rsidDel="00B40818">
                <w:rPr>
                  <w:rFonts w:asciiTheme="minorHAnsi" w:hAnsiTheme="minorHAnsi" w:cstheme="minorHAnsi"/>
                  <w:spacing w:val="-9"/>
                  <w:sz w:val="24"/>
                  <w:szCs w:val="24"/>
                  <w:highlight w:val="yellow"/>
                  <w:rPrChange w:id="1081" w:author="Brian Olea" w:date="2023-10-16T12:17:00Z">
                    <w:rPr>
                      <w:spacing w:val="-9"/>
                      <w:sz w:val="24"/>
                      <w:szCs w:val="24"/>
                      <w:highlight w:val="yellow"/>
                    </w:rPr>
                  </w:rPrChange>
                </w:rPr>
                <w:delText>i</w:delText>
              </w:r>
              <w:r w:rsidRPr="00B40818" w:rsidDel="00B40818">
                <w:rPr>
                  <w:rFonts w:asciiTheme="minorHAnsi" w:hAnsiTheme="minorHAnsi" w:cstheme="minorHAnsi"/>
                  <w:spacing w:val="10"/>
                  <w:sz w:val="24"/>
                  <w:szCs w:val="24"/>
                  <w:highlight w:val="yellow"/>
                  <w:rPrChange w:id="1082" w:author="Brian Olea" w:date="2023-10-16T12:17:00Z">
                    <w:rPr>
                      <w:spacing w:val="10"/>
                      <w:sz w:val="24"/>
                      <w:szCs w:val="24"/>
                      <w:highlight w:val="yellow"/>
                    </w:rPr>
                  </w:rPrChange>
                </w:rPr>
                <w:delText>t</w:delText>
              </w:r>
              <w:r w:rsidRPr="00B40818" w:rsidDel="00B40818">
                <w:rPr>
                  <w:rFonts w:asciiTheme="minorHAnsi" w:hAnsiTheme="minorHAnsi" w:cstheme="minorHAnsi"/>
                  <w:sz w:val="24"/>
                  <w:szCs w:val="24"/>
                  <w:highlight w:val="yellow"/>
                  <w:rPrChange w:id="1083" w:author="Brian Olea" w:date="2023-10-16T12:17:00Z">
                    <w:rPr>
                      <w:sz w:val="24"/>
                      <w:szCs w:val="24"/>
                      <w:highlight w:val="yellow"/>
                    </w:rPr>
                  </w:rPrChange>
                </w:rPr>
                <w:delText>y</w:delText>
              </w:r>
              <w:r w:rsidRPr="00B40818" w:rsidDel="00B40818">
                <w:rPr>
                  <w:rFonts w:asciiTheme="minorHAnsi" w:hAnsiTheme="minorHAnsi" w:cstheme="minorHAnsi"/>
                  <w:spacing w:val="-3"/>
                  <w:sz w:val="24"/>
                  <w:szCs w:val="24"/>
                  <w:highlight w:val="yellow"/>
                  <w:rPrChange w:id="1084" w:author="Brian Olea" w:date="2023-10-16T12:17:00Z">
                    <w:rPr>
                      <w:spacing w:val="-3"/>
                      <w:sz w:val="24"/>
                      <w:szCs w:val="24"/>
                      <w:highlight w:val="yellow"/>
                    </w:rPr>
                  </w:rPrChange>
                </w:rPr>
                <w:delText xml:space="preserve"> </w:delText>
              </w:r>
              <w:r w:rsidRPr="00B40818" w:rsidDel="00B40818">
                <w:rPr>
                  <w:rFonts w:asciiTheme="minorHAnsi" w:hAnsiTheme="minorHAnsi" w:cstheme="minorHAnsi"/>
                  <w:spacing w:val="-2"/>
                  <w:sz w:val="24"/>
                  <w:szCs w:val="24"/>
                  <w:highlight w:val="yellow"/>
                  <w:rPrChange w:id="1085" w:author="Brian Olea" w:date="2023-10-16T12:17:00Z">
                    <w:rPr>
                      <w:spacing w:val="-2"/>
                      <w:sz w:val="24"/>
                      <w:szCs w:val="24"/>
                      <w:highlight w:val="yellow"/>
                    </w:rPr>
                  </w:rPrChange>
                </w:rPr>
                <w:delText>R</w:delText>
              </w:r>
              <w:r w:rsidRPr="00B40818" w:rsidDel="00B40818">
                <w:rPr>
                  <w:rFonts w:asciiTheme="minorHAnsi" w:hAnsiTheme="minorHAnsi" w:cstheme="minorHAnsi"/>
                  <w:spacing w:val="-1"/>
                  <w:sz w:val="24"/>
                  <w:szCs w:val="24"/>
                  <w:highlight w:val="yellow"/>
                  <w:rPrChange w:id="1086" w:author="Brian Olea" w:date="2023-10-16T12:17:00Z">
                    <w:rPr>
                      <w:spacing w:val="-1"/>
                      <w:sz w:val="24"/>
                      <w:szCs w:val="24"/>
                      <w:highlight w:val="yellow"/>
                    </w:rPr>
                  </w:rPrChange>
                </w:rPr>
                <w:delText>ec</w:delText>
              </w:r>
              <w:r w:rsidRPr="00B40818" w:rsidDel="00B40818">
                <w:rPr>
                  <w:rFonts w:asciiTheme="minorHAnsi" w:hAnsiTheme="minorHAnsi" w:cstheme="minorHAnsi"/>
                  <w:spacing w:val="5"/>
                  <w:sz w:val="24"/>
                  <w:szCs w:val="24"/>
                  <w:highlight w:val="yellow"/>
                  <w:rPrChange w:id="1087" w:author="Brian Olea" w:date="2023-10-16T12:17:00Z">
                    <w:rPr>
                      <w:spacing w:val="5"/>
                      <w:sz w:val="24"/>
                      <w:szCs w:val="24"/>
                      <w:highlight w:val="yellow"/>
                    </w:rPr>
                  </w:rPrChange>
                </w:rPr>
                <w:delText>o</w:delText>
              </w:r>
              <w:r w:rsidRPr="00B40818" w:rsidDel="00B40818">
                <w:rPr>
                  <w:rFonts w:asciiTheme="minorHAnsi" w:hAnsiTheme="minorHAnsi" w:cstheme="minorHAnsi"/>
                  <w:spacing w:val="1"/>
                  <w:sz w:val="24"/>
                  <w:szCs w:val="24"/>
                  <w:highlight w:val="yellow"/>
                  <w:rPrChange w:id="1088" w:author="Brian Olea" w:date="2023-10-16T12:17:00Z">
                    <w:rPr>
                      <w:spacing w:val="1"/>
                      <w:sz w:val="24"/>
                      <w:szCs w:val="24"/>
                      <w:highlight w:val="yellow"/>
                    </w:rPr>
                  </w:rPrChange>
                </w:rPr>
                <w:delText>r</w:delText>
              </w:r>
              <w:r w:rsidRPr="00B40818" w:rsidDel="00B40818">
                <w:rPr>
                  <w:rFonts w:asciiTheme="minorHAnsi" w:hAnsiTheme="minorHAnsi" w:cstheme="minorHAnsi"/>
                  <w:sz w:val="24"/>
                  <w:szCs w:val="24"/>
                  <w:highlight w:val="yellow"/>
                  <w:rPrChange w:id="1089" w:author="Brian Olea" w:date="2023-10-16T12:17:00Z">
                    <w:rPr>
                      <w:sz w:val="24"/>
                      <w:szCs w:val="24"/>
                      <w:highlight w:val="yellow"/>
                    </w:rPr>
                  </w:rPrChange>
                </w:rPr>
                <w:delText>ds</w:delText>
              </w:r>
              <w:r w:rsidRPr="00B40818" w:rsidDel="00B40818">
                <w:rPr>
                  <w:rFonts w:asciiTheme="minorHAnsi" w:hAnsiTheme="minorHAnsi" w:cstheme="minorHAnsi"/>
                  <w:spacing w:val="2"/>
                  <w:sz w:val="24"/>
                  <w:szCs w:val="24"/>
                  <w:highlight w:val="yellow"/>
                  <w:rPrChange w:id="1090" w:author="Brian Olea" w:date="2023-10-16T12:17:00Z">
                    <w:rPr>
                      <w:spacing w:val="2"/>
                      <w:sz w:val="24"/>
                      <w:szCs w:val="24"/>
                      <w:highlight w:val="yellow"/>
                    </w:rPr>
                  </w:rPrChange>
                </w:rPr>
                <w:delText xml:space="preserve"> </w:delText>
              </w:r>
              <w:r w:rsidRPr="00B40818" w:rsidDel="00B40818">
                <w:rPr>
                  <w:rFonts w:asciiTheme="minorHAnsi" w:hAnsiTheme="minorHAnsi" w:cstheme="minorHAnsi"/>
                  <w:spacing w:val="-1"/>
                  <w:sz w:val="24"/>
                  <w:szCs w:val="24"/>
                  <w:highlight w:val="yellow"/>
                  <w:rPrChange w:id="1091" w:author="Brian Olea" w:date="2023-10-16T12:17:00Z">
                    <w:rPr>
                      <w:spacing w:val="-1"/>
                      <w:sz w:val="24"/>
                      <w:szCs w:val="24"/>
                      <w:highlight w:val="yellow"/>
                    </w:rPr>
                  </w:rPrChange>
                </w:rPr>
                <w:delText>a</w:delText>
              </w:r>
              <w:r w:rsidRPr="00B40818" w:rsidDel="00B40818">
                <w:rPr>
                  <w:rFonts w:asciiTheme="minorHAnsi" w:hAnsiTheme="minorHAnsi" w:cstheme="minorHAnsi"/>
                  <w:spacing w:val="-5"/>
                  <w:sz w:val="24"/>
                  <w:szCs w:val="24"/>
                  <w:highlight w:val="yellow"/>
                  <w:rPrChange w:id="1092" w:author="Brian Olea" w:date="2023-10-16T12:17:00Z">
                    <w:rPr>
                      <w:spacing w:val="-5"/>
                      <w:sz w:val="24"/>
                      <w:szCs w:val="24"/>
                      <w:highlight w:val="yellow"/>
                    </w:rPr>
                  </w:rPrChange>
                </w:rPr>
                <w:delText>n</w:delText>
              </w:r>
              <w:r w:rsidRPr="00B40818" w:rsidDel="00B40818">
                <w:rPr>
                  <w:rFonts w:asciiTheme="minorHAnsi" w:hAnsiTheme="minorHAnsi" w:cstheme="minorHAnsi"/>
                  <w:sz w:val="24"/>
                  <w:szCs w:val="24"/>
                  <w:highlight w:val="yellow"/>
                  <w:rPrChange w:id="1093" w:author="Brian Olea" w:date="2023-10-16T12:17:00Z">
                    <w:rPr>
                      <w:sz w:val="24"/>
                      <w:szCs w:val="24"/>
                      <w:highlight w:val="yellow"/>
                    </w:rPr>
                  </w:rPrChange>
                </w:rPr>
                <w:delText>d</w:delText>
              </w:r>
              <w:r w:rsidRPr="00B40818" w:rsidDel="00B40818">
                <w:rPr>
                  <w:rFonts w:asciiTheme="minorHAnsi" w:hAnsiTheme="minorHAnsi" w:cstheme="minorHAnsi"/>
                  <w:spacing w:val="2"/>
                  <w:sz w:val="24"/>
                  <w:szCs w:val="24"/>
                  <w:highlight w:val="yellow"/>
                  <w:rPrChange w:id="1094" w:author="Brian Olea" w:date="2023-10-16T12:17:00Z">
                    <w:rPr>
                      <w:spacing w:val="2"/>
                      <w:sz w:val="24"/>
                      <w:szCs w:val="24"/>
                      <w:highlight w:val="yellow"/>
                    </w:rPr>
                  </w:rPrChange>
                </w:rPr>
                <w:delText xml:space="preserve"> </w:delText>
              </w:r>
              <w:r w:rsidRPr="00B40818" w:rsidDel="00B40818">
                <w:rPr>
                  <w:rFonts w:asciiTheme="minorHAnsi" w:hAnsiTheme="minorHAnsi" w:cstheme="minorHAnsi"/>
                  <w:sz w:val="24"/>
                  <w:szCs w:val="24"/>
                  <w:highlight w:val="yellow"/>
                  <w:rPrChange w:id="1095" w:author="Brian Olea" w:date="2023-10-16T12:17:00Z">
                    <w:rPr>
                      <w:sz w:val="24"/>
                      <w:szCs w:val="24"/>
                      <w:highlight w:val="yellow"/>
                    </w:rPr>
                  </w:rPrChange>
                </w:rPr>
                <w:delText>D</w:delText>
              </w:r>
              <w:r w:rsidRPr="00B40818" w:rsidDel="00B40818">
                <w:rPr>
                  <w:rFonts w:asciiTheme="minorHAnsi" w:hAnsiTheme="minorHAnsi" w:cstheme="minorHAnsi"/>
                  <w:spacing w:val="-1"/>
                  <w:sz w:val="24"/>
                  <w:szCs w:val="24"/>
                  <w:highlight w:val="yellow"/>
                  <w:rPrChange w:id="1096" w:author="Brian Olea" w:date="2023-10-16T12:17:00Z">
                    <w:rPr>
                      <w:spacing w:val="-1"/>
                      <w:sz w:val="24"/>
                      <w:szCs w:val="24"/>
                      <w:highlight w:val="yellow"/>
                    </w:rPr>
                  </w:rPrChange>
                </w:rPr>
                <w:delText>a</w:delText>
              </w:r>
              <w:r w:rsidRPr="00B40818" w:rsidDel="00B40818">
                <w:rPr>
                  <w:rFonts w:asciiTheme="minorHAnsi" w:hAnsiTheme="minorHAnsi" w:cstheme="minorHAnsi"/>
                  <w:spacing w:val="5"/>
                  <w:sz w:val="24"/>
                  <w:szCs w:val="24"/>
                  <w:highlight w:val="yellow"/>
                  <w:rPrChange w:id="1097" w:author="Brian Olea" w:date="2023-10-16T12:17:00Z">
                    <w:rPr>
                      <w:spacing w:val="5"/>
                      <w:sz w:val="24"/>
                      <w:szCs w:val="24"/>
                      <w:highlight w:val="yellow"/>
                    </w:rPr>
                  </w:rPrChange>
                </w:rPr>
                <w:delText>t</w:delText>
              </w:r>
              <w:r w:rsidRPr="00B40818" w:rsidDel="00B40818">
                <w:rPr>
                  <w:rFonts w:asciiTheme="minorHAnsi" w:hAnsiTheme="minorHAnsi" w:cstheme="minorHAnsi"/>
                  <w:sz w:val="24"/>
                  <w:szCs w:val="24"/>
                  <w:highlight w:val="yellow"/>
                  <w:rPrChange w:id="1098" w:author="Brian Olea" w:date="2023-10-16T12:17:00Z">
                    <w:rPr>
                      <w:sz w:val="24"/>
                      <w:szCs w:val="24"/>
                      <w:highlight w:val="yellow"/>
                    </w:rPr>
                  </w:rPrChange>
                </w:rPr>
                <w:delText>a</w:delText>
              </w:r>
            </w:del>
          </w:p>
        </w:tc>
      </w:tr>
      <w:tr w:rsidR="00293916" w:rsidRPr="00B40818" w:rsidDel="00B40818" w14:paraId="120AD404" w14:textId="0BD67A62" w:rsidTr="00AD49CC">
        <w:trPr>
          <w:trHeight w:val="288"/>
          <w:jc w:val="center"/>
          <w:del w:id="1099" w:author="Brian Olea" w:date="2023-10-16T12:23:00Z"/>
        </w:trPr>
        <w:tc>
          <w:tcPr>
            <w:tcW w:w="432" w:type="dxa"/>
            <w:tcBorders>
              <w:top w:val="single" w:sz="6" w:space="0" w:color="000000"/>
              <w:left w:val="single" w:sz="6" w:space="0" w:color="000000"/>
              <w:bottom w:val="single" w:sz="6" w:space="0" w:color="000000"/>
            </w:tcBorders>
            <w:vAlign w:val="center"/>
          </w:tcPr>
          <w:p w14:paraId="1E02C5CA" w14:textId="1BD27DC6" w:rsidR="00293916" w:rsidRPr="00B40818" w:rsidDel="00B40818" w:rsidRDefault="00560FBC" w:rsidP="00E51156">
            <w:pPr>
              <w:spacing w:line="260" w:lineRule="exact"/>
              <w:ind w:left="105"/>
              <w:rPr>
                <w:del w:id="1100" w:author="Brian Olea" w:date="2023-10-16T12:23:00Z"/>
                <w:rFonts w:asciiTheme="minorHAnsi" w:hAnsiTheme="minorHAnsi" w:cstheme="minorHAnsi"/>
                <w:spacing w:val="-2"/>
                <w:sz w:val="24"/>
                <w:szCs w:val="24"/>
                <w:rPrChange w:id="1101" w:author="Brian Olea" w:date="2023-10-16T12:17:00Z">
                  <w:rPr>
                    <w:del w:id="1102" w:author="Brian Olea" w:date="2023-10-16T12:23:00Z"/>
                    <w:spacing w:val="-2"/>
                    <w:sz w:val="24"/>
                    <w:szCs w:val="24"/>
                  </w:rPr>
                </w:rPrChange>
              </w:rPr>
            </w:pPr>
            <w:del w:id="1103" w:author="Brian Olea" w:date="2023-10-16T12:23:00Z">
              <w:r w:rsidRPr="00B40818" w:rsidDel="00B40818">
                <w:rPr>
                  <w:rFonts w:asciiTheme="minorHAnsi" w:hAnsiTheme="minorHAnsi" w:cstheme="minorHAnsi"/>
                  <w:spacing w:val="-2"/>
                  <w:sz w:val="24"/>
                  <w:szCs w:val="24"/>
                  <w:rPrChange w:id="1104" w:author="Brian Olea" w:date="2023-10-16T12:17:00Z">
                    <w:rPr>
                      <w:spacing w:val="-2"/>
                      <w:sz w:val="24"/>
                      <w:szCs w:val="24"/>
                    </w:rPr>
                  </w:rPrChange>
                </w:rPr>
                <w:delText>7</w:delText>
              </w:r>
            </w:del>
          </w:p>
        </w:tc>
        <w:tc>
          <w:tcPr>
            <w:tcW w:w="4752" w:type="dxa"/>
            <w:tcBorders>
              <w:top w:val="single" w:sz="6" w:space="0" w:color="000000"/>
              <w:bottom w:val="single" w:sz="6" w:space="0" w:color="000000"/>
              <w:right w:val="single" w:sz="6" w:space="0" w:color="000000"/>
            </w:tcBorders>
            <w:vAlign w:val="center"/>
            <w:hideMark/>
          </w:tcPr>
          <w:p w14:paraId="6B6A8C8E" w14:textId="1DC67093" w:rsidR="00293916" w:rsidRPr="00B40818" w:rsidDel="00B40818" w:rsidRDefault="00293916" w:rsidP="00E51156">
            <w:pPr>
              <w:spacing w:line="260" w:lineRule="exact"/>
              <w:rPr>
                <w:del w:id="1105" w:author="Brian Olea" w:date="2023-10-16T12:23:00Z"/>
                <w:rFonts w:asciiTheme="minorHAnsi" w:hAnsiTheme="minorHAnsi" w:cstheme="minorHAnsi"/>
                <w:sz w:val="24"/>
                <w:szCs w:val="24"/>
                <w:rPrChange w:id="1106" w:author="Brian Olea" w:date="2023-10-16T12:17:00Z">
                  <w:rPr>
                    <w:del w:id="1107" w:author="Brian Olea" w:date="2023-10-16T12:23:00Z"/>
                    <w:sz w:val="24"/>
                    <w:szCs w:val="24"/>
                  </w:rPr>
                </w:rPrChange>
              </w:rPr>
            </w:pPr>
            <w:del w:id="1108" w:author="Brian Olea" w:date="2023-10-16T12:23:00Z">
              <w:r w:rsidRPr="00B40818" w:rsidDel="00B40818">
                <w:rPr>
                  <w:rFonts w:asciiTheme="minorHAnsi" w:hAnsiTheme="minorHAnsi" w:cstheme="minorHAnsi"/>
                  <w:spacing w:val="-2"/>
                  <w:sz w:val="24"/>
                  <w:szCs w:val="24"/>
                  <w:rPrChange w:id="1109" w:author="Brian Olea" w:date="2023-10-16T12:17:00Z">
                    <w:rPr>
                      <w:spacing w:val="-2"/>
                      <w:sz w:val="24"/>
                      <w:szCs w:val="24"/>
                    </w:rPr>
                  </w:rPrChange>
                </w:rPr>
                <w:delText>C</w:delText>
              </w:r>
              <w:r w:rsidRPr="00B40818" w:rsidDel="00B40818">
                <w:rPr>
                  <w:rFonts w:asciiTheme="minorHAnsi" w:hAnsiTheme="minorHAnsi" w:cstheme="minorHAnsi"/>
                  <w:sz w:val="24"/>
                  <w:szCs w:val="24"/>
                  <w:rPrChange w:id="1110" w:author="Brian Olea" w:date="2023-10-16T12:17:00Z">
                    <w:rPr>
                      <w:sz w:val="24"/>
                      <w:szCs w:val="24"/>
                    </w:rPr>
                  </w:rPrChange>
                </w:rPr>
                <w:delText>u</w:delText>
              </w:r>
              <w:r w:rsidRPr="00B40818" w:rsidDel="00B40818">
                <w:rPr>
                  <w:rFonts w:asciiTheme="minorHAnsi" w:hAnsiTheme="minorHAnsi" w:cstheme="minorHAnsi"/>
                  <w:spacing w:val="-2"/>
                  <w:sz w:val="24"/>
                  <w:szCs w:val="24"/>
                  <w:rPrChange w:id="1111" w:author="Brian Olea" w:date="2023-10-16T12:17:00Z">
                    <w:rPr>
                      <w:spacing w:val="-2"/>
                      <w:sz w:val="24"/>
                      <w:szCs w:val="24"/>
                    </w:rPr>
                  </w:rPrChange>
                </w:rPr>
                <w:delText>s</w:delText>
              </w:r>
              <w:r w:rsidRPr="00B40818" w:rsidDel="00B40818">
                <w:rPr>
                  <w:rFonts w:asciiTheme="minorHAnsi" w:hAnsiTheme="minorHAnsi" w:cstheme="minorHAnsi"/>
                  <w:spacing w:val="5"/>
                  <w:sz w:val="24"/>
                  <w:szCs w:val="24"/>
                  <w:rPrChange w:id="1112" w:author="Brian Olea" w:date="2023-10-16T12:17:00Z">
                    <w:rPr>
                      <w:spacing w:val="5"/>
                      <w:sz w:val="24"/>
                      <w:szCs w:val="24"/>
                    </w:rPr>
                  </w:rPrChange>
                </w:rPr>
                <w:delText>to</w:delText>
              </w:r>
              <w:r w:rsidRPr="00B40818" w:rsidDel="00B40818">
                <w:rPr>
                  <w:rFonts w:asciiTheme="minorHAnsi" w:hAnsiTheme="minorHAnsi" w:cstheme="minorHAnsi"/>
                  <w:spacing w:val="-9"/>
                  <w:sz w:val="24"/>
                  <w:szCs w:val="24"/>
                  <w:rPrChange w:id="1113" w:author="Brian Olea" w:date="2023-10-16T12:17:00Z">
                    <w:rPr>
                      <w:spacing w:val="-9"/>
                      <w:sz w:val="24"/>
                      <w:szCs w:val="24"/>
                    </w:rPr>
                  </w:rPrChange>
                </w:rPr>
                <w:delText>m</w:delText>
              </w:r>
              <w:r w:rsidRPr="00B40818" w:rsidDel="00B40818">
                <w:rPr>
                  <w:rFonts w:asciiTheme="minorHAnsi" w:hAnsiTheme="minorHAnsi" w:cstheme="minorHAnsi"/>
                  <w:spacing w:val="-1"/>
                  <w:sz w:val="24"/>
                  <w:szCs w:val="24"/>
                  <w:rPrChange w:id="1114" w:author="Brian Olea" w:date="2023-10-16T12:17:00Z">
                    <w:rPr>
                      <w:spacing w:val="-1"/>
                      <w:sz w:val="24"/>
                      <w:szCs w:val="24"/>
                    </w:rPr>
                  </w:rPrChange>
                </w:rPr>
                <w:delText>e</w:delText>
              </w:r>
              <w:r w:rsidRPr="00B40818" w:rsidDel="00B40818">
                <w:rPr>
                  <w:rFonts w:asciiTheme="minorHAnsi" w:hAnsiTheme="minorHAnsi" w:cstheme="minorHAnsi"/>
                  <w:sz w:val="24"/>
                  <w:szCs w:val="24"/>
                  <w:rPrChange w:id="1115" w:author="Brian Olea" w:date="2023-10-16T12:17:00Z">
                    <w:rPr>
                      <w:sz w:val="24"/>
                      <w:szCs w:val="24"/>
                    </w:rPr>
                  </w:rPrChange>
                </w:rPr>
                <w:delText>r</w:delText>
              </w:r>
              <w:r w:rsidRPr="00B40818" w:rsidDel="00B40818">
                <w:rPr>
                  <w:rFonts w:asciiTheme="minorHAnsi" w:hAnsiTheme="minorHAnsi" w:cstheme="minorHAnsi"/>
                  <w:spacing w:val="4"/>
                  <w:sz w:val="24"/>
                  <w:szCs w:val="24"/>
                  <w:rPrChange w:id="1116" w:author="Brian Olea" w:date="2023-10-16T12:17:00Z">
                    <w:rPr>
                      <w:spacing w:val="4"/>
                      <w:sz w:val="24"/>
                      <w:szCs w:val="24"/>
                    </w:rPr>
                  </w:rPrChange>
                </w:rPr>
                <w:delText xml:space="preserve"> </w:delText>
              </w:r>
              <w:r w:rsidRPr="00B40818" w:rsidDel="00B40818">
                <w:rPr>
                  <w:rFonts w:asciiTheme="minorHAnsi" w:hAnsiTheme="minorHAnsi" w:cstheme="minorHAnsi"/>
                  <w:spacing w:val="1"/>
                  <w:sz w:val="24"/>
                  <w:szCs w:val="24"/>
                  <w:rPrChange w:id="1117" w:author="Brian Olea" w:date="2023-10-16T12:17:00Z">
                    <w:rPr>
                      <w:spacing w:val="1"/>
                      <w:sz w:val="24"/>
                      <w:szCs w:val="24"/>
                    </w:rPr>
                  </w:rPrChange>
                </w:rPr>
                <w:delText>P</w:delText>
              </w:r>
              <w:r w:rsidRPr="00B40818" w:rsidDel="00B40818">
                <w:rPr>
                  <w:rFonts w:asciiTheme="minorHAnsi" w:hAnsiTheme="minorHAnsi" w:cstheme="minorHAnsi"/>
                  <w:spacing w:val="-3"/>
                  <w:sz w:val="24"/>
                  <w:szCs w:val="24"/>
                  <w:rPrChange w:id="1118" w:author="Brian Olea" w:date="2023-10-16T12:17:00Z">
                    <w:rPr>
                      <w:spacing w:val="-3"/>
                      <w:sz w:val="24"/>
                      <w:szCs w:val="24"/>
                    </w:rPr>
                  </w:rPrChange>
                </w:rPr>
                <w:delText>r</w:delText>
              </w:r>
              <w:r w:rsidRPr="00B40818" w:rsidDel="00B40818">
                <w:rPr>
                  <w:rFonts w:asciiTheme="minorHAnsi" w:hAnsiTheme="minorHAnsi" w:cstheme="minorHAnsi"/>
                  <w:spacing w:val="5"/>
                  <w:sz w:val="24"/>
                  <w:szCs w:val="24"/>
                  <w:rPrChange w:id="1119" w:author="Brian Olea" w:date="2023-10-16T12:17:00Z">
                    <w:rPr>
                      <w:spacing w:val="5"/>
                      <w:sz w:val="24"/>
                      <w:szCs w:val="24"/>
                    </w:rPr>
                  </w:rPrChange>
                </w:rPr>
                <w:delText>o</w:delText>
              </w:r>
              <w:r w:rsidRPr="00B40818" w:rsidDel="00B40818">
                <w:rPr>
                  <w:rFonts w:asciiTheme="minorHAnsi" w:hAnsiTheme="minorHAnsi" w:cstheme="minorHAnsi"/>
                  <w:sz w:val="24"/>
                  <w:szCs w:val="24"/>
                  <w:rPrChange w:id="1120" w:author="Brian Olea" w:date="2023-10-16T12:17:00Z">
                    <w:rPr>
                      <w:sz w:val="24"/>
                      <w:szCs w:val="24"/>
                    </w:rPr>
                  </w:rPrChange>
                </w:rPr>
                <w:delText>p</w:delText>
              </w:r>
              <w:r w:rsidRPr="00B40818" w:rsidDel="00B40818">
                <w:rPr>
                  <w:rFonts w:asciiTheme="minorHAnsi" w:hAnsiTheme="minorHAnsi" w:cstheme="minorHAnsi"/>
                  <w:spacing w:val="-1"/>
                  <w:sz w:val="24"/>
                  <w:szCs w:val="24"/>
                  <w:rPrChange w:id="1121" w:author="Brian Olea" w:date="2023-10-16T12:17:00Z">
                    <w:rPr>
                      <w:spacing w:val="-1"/>
                      <w:sz w:val="24"/>
                      <w:szCs w:val="24"/>
                    </w:rPr>
                  </w:rPrChange>
                </w:rPr>
                <w:delText>e</w:delText>
              </w:r>
              <w:r w:rsidRPr="00B40818" w:rsidDel="00B40818">
                <w:rPr>
                  <w:rFonts w:asciiTheme="minorHAnsi" w:hAnsiTheme="minorHAnsi" w:cstheme="minorHAnsi"/>
                  <w:spacing w:val="-3"/>
                  <w:sz w:val="24"/>
                  <w:szCs w:val="24"/>
                  <w:rPrChange w:id="1122" w:author="Brian Olea" w:date="2023-10-16T12:17:00Z">
                    <w:rPr>
                      <w:spacing w:val="-3"/>
                      <w:sz w:val="24"/>
                      <w:szCs w:val="24"/>
                    </w:rPr>
                  </w:rPrChange>
                </w:rPr>
                <w:delText>r</w:delText>
              </w:r>
              <w:r w:rsidRPr="00B40818" w:rsidDel="00B40818">
                <w:rPr>
                  <w:rFonts w:asciiTheme="minorHAnsi" w:hAnsiTheme="minorHAnsi" w:cstheme="minorHAnsi"/>
                  <w:spacing w:val="5"/>
                  <w:sz w:val="24"/>
                  <w:szCs w:val="24"/>
                  <w:rPrChange w:id="1123" w:author="Brian Olea" w:date="2023-10-16T12:17:00Z">
                    <w:rPr>
                      <w:spacing w:val="5"/>
                      <w:sz w:val="24"/>
                      <w:szCs w:val="24"/>
                    </w:rPr>
                  </w:rPrChange>
                </w:rPr>
                <w:delText>t</w:delText>
              </w:r>
              <w:r w:rsidRPr="00B40818" w:rsidDel="00B40818">
                <w:rPr>
                  <w:rFonts w:asciiTheme="minorHAnsi" w:hAnsiTheme="minorHAnsi" w:cstheme="minorHAnsi"/>
                  <w:sz w:val="24"/>
                  <w:szCs w:val="24"/>
                  <w:rPrChange w:id="1124" w:author="Brian Olea" w:date="2023-10-16T12:17:00Z">
                    <w:rPr>
                      <w:sz w:val="24"/>
                      <w:szCs w:val="24"/>
                    </w:rPr>
                  </w:rPrChange>
                </w:rPr>
                <w:delText>y</w:delText>
              </w:r>
            </w:del>
          </w:p>
        </w:tc>
        <w:tc>
          <w:tcPr>
            <w:tcW w:w="432" w:type="dxa"/>
            <w:tcBorders>
              <w:top w:val="single" w:sz="6" w:space="0" w:color="000000"/>
              <w:left w:val="single" w:sz="6" w:space="0" w:color="000000"/>
              <w:bottom w:val="single" w:sz="6" w:space="0" w:color="000000"/>
            </w:tcBorders>
            <w:vAlign w:val="center"/>
          </w:tcPr>
          <w:p w14:paraId="719F09EF" w14:textId="1241B041" w:rsidR="00293916" w:rsidRPr="00B40818" w:rsidDel="00B40818" w:rsidRDefault="00560FBC" w:rsidP="00E51156">
            <w:pPr>
              <w:spacing w:line="260" w:lineRule="exact"/>
              <w:ind w:left="105"/>
              <w:rPr>
                <w:del w:id="1125" w:author="Brian Olea" w:date="2023-10-16T12:23:00Z"/>
                <w:rFonts w:asciiTheme="minorHAnsi" w:hAnsiTheme="minorHAnsi" w:cstheme="minorHAnsi"/>
                <w:spacing w:val="-2"/>
                <w:sz w:val="24"/>
                <w:szCs w:val="24"/>
                <w:rPrChange w:id="1126" w:author="Brian Olea" w:date="2023-10-16T12:17:00Z">
                  <w:rPr>
                    <w:del w:id="1127" w:author="Brian Olea" w:date="2023-10-16T12:23:00Z"/>
                    <w:spacing w:val="-2"/>
                    <w:sz w:val="24"/>
                    <w:szCs w:val="24"/>
                  </w:rPr>
                </w:rPrChange>
              </w:rPr>
            </w:pPr>
            <w:del w:id="1128" w:author="Brian Olea" w:date="2023-10-16T12:23:00Z">
              <w:r w:rsidRPr="00B40818" w:rsidDel="00B40818">
                <w:rPr>
                  <w:rFonts w:asciiTheme="minorHAnsi" w:hAnsiTheme="minorHAnsi" w:cstheme="minorHAnsi"/>
                  <w:spacing w:val="-2"/>
                  <w:sz w:val="24"/>
                  <w:szCs w:val="24"/>
                  <w:rPrChange w:id="1129" w:author="Brian Olea" w:date="2023-10-16T12:17:00Z">
                    <w:rPr>
                      <w:spacing w:val="-2"/>
                      <w:sz w:val="24"/>
                      <w:szCs w:val="24"/>
                    </w:rPr>
                  </w:rPrChange>
                </w:rPr>
                <w:delText>17</w:delText>
              </w:r>
            </w:del>
          </w:p>
        </w:tc>
        <w:tc>
          <w:tcPr>
            <w:tcW w:w="4752" w:type="dxa"/>
            <w:tcBorders>
              <w:top w:val="single" w:sz="6" w:space="0" w:color="000000"/>
              <w:bottom w:val="single" w:sz="6" w:space="0" w:color="000000"/>
              <w:right w:val="single" w:sz="6" w:space="0" w:color="000000"/>
            </w:tcBorders>
            <w:vAlign w:val="center"/>
          </w:tcPr>
          <w:p w14:paraId="7D4D1AD2" w14:textId="715603A3" w:rsidR="00293916" w:rsidRPr="00B40818" w:rsidDel="00B40818" w:rsidRDefault="00293916" w:rsidP="00E51156">
            <w:pPr>
              <w:spacing w:line="260" w:lineRule="exact"/>
              <w:rPr>
                <w:del w:id="1130" w:author="Brian Olea" w:date="2023-10-16T12:23:00Z"/>
                <w:rFonts w:asciiTheme="minorHAnsi" w:hAnsiTheme="minorHAnsi" w:cstheme="minorHAnsi"/>
                <w:spacing w:val="-2"/>
                <w:sz w:val="24"/>
                <w:szCs w:val="24"/>
                <w:rPrChange w:id="1131" w:author="Brian Olea" w:date="2023-10-16T12:17:00Z">
                  <w:rPr>
                    <w:del w:id="1132" w:author="Brian Olea" w:date="2023-10-16T12:23:00Z"/>
                    <w:spacing w:val="-2"/>
                    <w:sz w:val="24"/>
                    <w:szCs w:val="24"/>
                  </w:rPr>
                </w:rPrChange>
              </w:rPr>
            </w:pPr>
            <w:del w:id="1133" w:author="Brian Olea" w:date="2023-10-16T12:23:00Z">
              <w:r w:rsidRPr="00B40818" w:rsidDel="00B40818">
                <w:rPr>
                  <w:rFonts w:asciiTheme="minorHAnsi" w:hAnsiTheme="minorHAnsi" w:cstheme="minorHAnsi"/>
                  <w:spacing w:val="1"/>
                  <w:sz w:val="24"/>
                  <w:szCs w:val="24"/>
                  <w:rPrChange w:id="1134" w:author="Brian Olea" w:date="2023-10-16T12:17:00Z">
                    <w:rPr>
                      <w:spacing w:val="1"/>
                      <w:sz w:val="24"/>
                      <w:szCs w:val="24"/>
                    </w:rPr>
                  </w:rPrChange>
                </w:rPr>
                <w:delText>I</w:delText>
              </w:r>
              <w:r w:rsidRPr="00B40818" w:rsidDel="00B40818">
                <w:rPr>
                  <w:rFonts w:asciiTheme="minorHAnsi" w:hAnsiTheme="minorHAnsi" w:cstheme="minorHAnsi"/>
                  <w:spacing w:val="-5"/>
                  <w:sz w:val="24"/>
                  <w:szCs w:val="24"/>
                  <w:rPrChange w:id="1135" w:author="Brian Olea" w:date="2023-10-16T12:17:00Z">
                    <w:rPr>
                      <w:spacing w:val="-5"/>
                      <w:sz w:val="24"/>
                      <w:szCs w:val="24"/>
                    </w:rPr>
                  </w:rPrChange>
                </w:rPr>
                <w:delText>n</w:delText>
              </w:r>
              <w:r w:rsidRPr="00B40818" w:rsidDel="00B40818">
                <w:rPr>
                  <w:rFonts w:asciiTheme="minorHAnsi" w:hAnsiTheme="minorHAnsi" w:cstheme="minorHAnsi"/>
                  <w:spacing w:val="5"/>
                  <w:sz w:val="24"/>
                  <w:szCs w:val="24"/>
                  <w:rPrChange w:id="1136" w:author="Brian Olea" w:date="2023-10-16T12:17:00Z">
                    <w:rPr>
                      <w:spacing w:val="5"/>
                      <w:sz w:val="24"/>
                      <w:szCs w:val="24"/>
                    </w:rPr>
                  </w:rPrChange>
                </w:rPr>
                <w:delText>t</w:delText>
              </w:r>
              <w:r w:rsidRPr="00B40818" w:rsidDel="00B40818">
                <w:rPr>
                  <w:rFonts w:asciiTheme="minorHAnsi" w:hAnsiTheme="minorHAnsi" w:cstheme="minorHAnsi"/>
                  <w:spacing w:val="-1"/>
                  <w:sz w:val="24"/>
                  <w:szCs w:val="24"/>
                  <w:rPrChange w:id="1137" w:author="Brian Olea" w:date="2023-10-16T12:17:00Z">
                    <w:rPr>
                      <w:spacing w:val="-1"/>
                      <w:sz w:val="24"/>
                      <w:szCs w:val="24"/>
                    </w:rPr>
                  </w:rPrChange>
                </w:rPr>
                <w:delText>e</w:delText>
              </w:r>
              <w:r w:rsidRPr="00B40818" w:rsidDel="00B40818">
                <w:rPr>
                  <w:rFonts w:asciiTheme="minorHAnsi" w:hAnsiTheme="minorHAnsi" w:cstheme="minorHAnsi"/>
                  <w:spacing w:val="1"/>
                  <w:sz w:val="24"/>
                  <w:szCs w:val="24"/>
                  <w:rPrChange w:id="1138" w:author="Brian Olea" w:date="2023-10-16T12:17:00Z">
                    <w:rPr>
                      <w:spacing w:val="1"/>
                      <w:sz w:val="24"/>
                      <w:szCs w:val="24"/>
                    </w:rPr>
                  </w:rPrChange>
                </w:rPr>
                <w:delText>r</w:delText>
              </w:r>
              <w:r w:rsidRPr="00B40818" w:rsidDel="00B40818">
                <w:rPr>
                  <w:rFonts w:asciiTheme="minorHAnsi" w:hAnsiTheme="minorHAnsi" w:cstheme="minorHAnsi"/>
                  <w:spacing w:val="-5"/>
                  <w:sz w:val="24"/>
                  <w:szCs w:val="24"/>
                  <w:rPrChange w:id="1139" w:author="Brian Olea" w:date="2023-10-16T12:17:00Z">
                    <w:rPr>
                      <w:spacing w:val="-5"/>
                      <w:sz w:val="24"/>
                      <w:szCs w:val="24"/>
                    </w:rPr>
                  </w:rPrChange>
                </w:rPr>
                <w:delText>n</w:delText>
              </w:r>
              <w:r w:rsidRPr="00B40818" w:rsidDel="00B40818">
                <w:rPr>
                  <w:rFonts w:asciiTheme="minorHAnsi" w:hAnsiTheme="minorHAnsi" w:cstheme="minorHAnsi"/>
                  <w:spacing w:val="4"/>
                  <w:sz w:val="24"/>
                  <w:szCs w:val="24"/>
                  <w:rPrChange w:id="1140" w:author="Brian Olea" w:date="2023-10-16T12:17:00Z">
                    <w:rPr>
                      <w:spacing w:val="4"/>
                      <w:sz w:val="24"/>
                      <w:szCs w:val="24"/>
                    </w:rPr>
                  </w:rPrChange>
                </w:rPr>
                <w:delText>a</w:delText>
              </w:r>
              <w:r w:rsidRPr="00B40818" w:rsidDel="00B40818">
                <w:rPr>
                  <w:rFonts w:asciiTheme="minorHAnsi" w:hAnsiTheme="minorHAnsi" w:cstheme="minorHAnsi"/>
                  <w:sz w:val="24"/>
                  <w:szCs w:val="24"/>
                  <w:rPrChange w:id="1141" w:author="Brian Olea" w:date="2023-10-16T12:17:00Z">
                    <w:rPr>
                      <w:sz w:val="24"/>
                      <w:szCs w:val="24"/>
                    </w:rPr>
                  </w:rPrChange>
                </w:rPr>
                <w:delText>l</w:delText>
              </w:r>
              <w:r w:rsidRPr="00B40818" w:rsidDel="00B40818">
                <w:rPr>
                  <w:rFonts w:asciiTheme="minorHAnsi" w:hAnsiTheme="minorHAnsi" w:cstheme="minorHAnsi"/>
                  <w:spacing w:val="-7"/>
                  <w:sz w:val="24"/>
                  <w:szCs w:val="24"/>
                  <w:rPrChange w:id="1142" w:author="Brian Olea" w:date="2023-10-16T12:17:00Z">
                    <w:rPr>
                      <w:spacing w:val="-7"/>
                      <w:sz w:val="24"/>
                      <w:szCs w:val="24"/>
                    </w:rPr>
                  </w:rPrChange>
                </w:rPr>
                <w:delText xml:space="preserve"> </w:delText>
              </w:r>
              <w:r w:rsidRPr="00B40818" w:rsidDel="00B40818">
                <w:rPr>
                  <w:rFonts w:asciiTheme="minorHAnsi" w:hAnsiTheme="minorHAnsi" w:cstheme="minorHAnsi"/>
                  <w:sz w:val="24"/>
                  <w:szCs w:val="24"/>
                  <w:rPrChange w:id="1143" w:author="Brian Olea" w:date="2023-10-16T12:17:00Z">
                    <w:rPr>
                      <w:sz w:val="24"/>
                      <w:szCs w:val="24"/>
                    </w:rPr>
                  </w:rPrChange>
                </w:rPr>
                <w:delText>Qu</w:delText>
              </w:r>
              <w:r w:rsidRPr="00B40818" w:rsidDel="00B40818">
                <w:rPr>
                  <w:rFonts w:asciiTheme="minorHAnsi" w:hAnsiTheme="minorHAnsi" w:cstheme="minorHAnsi"/>
                  <w:spacing w:val="3"/>
                  <w:sz w:val="24"/>
                  <w:szCs w:val="24"/>
                  <w:rPrChange w:id="1144" w:author="Brian Olea" w:date="2023-10-16T12:17:00Z">
                    <w:rPr>
                      <w:spacing w:val="3"/>
                      <w:sz w:val="24"/>
                      <w:szCs w:val="24"/>
                    </w:rPr>
                  </w:rPrChange>
                </w:rPr>
                <w:delText>a</w:delText>
              </w:r>
              <w:r w:rsidRPr="00B40818" w:rsidDel="00B40818">
                <w:rPr>
                  <w:rFonts w:asciiTheme="minorHAnsi" w:hAnsiTheme="minorHAnsi" w:cstheme="minorHAnsi"/>
                  <w:sz w:val="24"/>
                  <w:szCs w:val="24"/>
                  <w:rPrChange w:id="1145" w:author="Brian Olea" w:date="2023-10-16T12:17:00Z">
                    <w:rPr>
                      <w:sz w:val="24"/>
                      <w:szCs w:val="24"/>
                    </w:rPr>
                  </w:rPrChange>
                </w:rPr>
                <w:delText>l</w:delText>
              </w:r>
              <w:r w:rsidRPr="00B40818" w:rsidDel="00B40818">
                <w:rPr>
                  <w:rFonts w:asciiTheme="minorHAnsi" w:hAnsiTheme="minorHAnsi" w:cstheme="minorHAnsi"/>
                  <w:spacing w:val="-9"/>
                  <w:sz w:val="24"/>
                  <w:szCs w:val="24"/>
                  <w:rPrChange w:id="1146" w:author="Brian Olea" w:date="2023-10-16T12:17:00Z">
                    <w:rPr>
                      <w:spacing w:val="-9"/>
                      <w:sz w:val="24"/>
                      <w:szCs w:val="24"/>
                    </w:rPr>
                  </w:rPrChange>
                </w:rPr>
                <w:delText>i</w:delText>
              </w:r>
              <w:r w:rsidRPr="00B40818" w:rsidDel="00B40818">
                <w:rPr>
                  <w:rFonts w:asciiTheme="minorHAnsi" w:hAnsiTheme="minorHAnsi" w:cstheme="minorHAnsi"/>
                  <w:spacing w:val="10"/>
                  <w:sz w:val="24"/>
                  <w:szCs w:val="24"/>
                  <w:rPrChange w:id="1147" w:author="Brian Olea" w:date="2023-10-16T12:17:00Z">
                    <w:rPr>
                      <w:spacing w:val="10"/>
                      <w:sz w:val="24"/>
                      <w:szCs w:val="24"/>
                    </w:rPr>
                  </w:rPrChange>
                </w:rPr>
                <w:delText>t</w:delText>
              </w:r>
              <w:r w:rsidRPr="00B40818" w:rsidDel="00B40818">
                <w:rPr>
                  <w:rFonts w:asciiTheme="minorHAnsi" w:hAnsiTheme="minorHAnsi" w:cstheme="minorHAnsi"/>
                  <w:sz w:val="24"/>
                  <w:szCs w:val="24"/>
                  <w:rPrChange w:id="1148" w:author="Brian Olea" w:date="2023-10-16T12:17:00Z">
                    <w:rPr>
                      <w:sz w:val="24"/>
                      <w:szCs w:val="24"/>
                    </w:rPr>
                  </w:rPrChange>
                </w:rPr>
                <w:delText>y</w:delText>
              </w:r>
              <w:r w:rsidRPr="00B40818" w:rsidDel="00B40818">
                <w:rPr>
                  <w:rFonts w:asciiTheme="minorHAnsi" w:hAnsiTheme="minorHAnsi" w:cstheme="minorHAnsi"/>
                  <w:spacing w:val="-3"/>
                  <w:sz w:val="24"/>
                  <w:szCs w:val="24"/>
                  <w:rPrChange w:id="1149" w:author="Brian Olea" w:date="2023-10-16T12:17:00Z">
                    <w:rPr>
                      <w:spacing w:val="-3"/>
                      <w:sz w:val="24"/>
                      <w:szCs w:val="24"/>
                    </w:rPr>
                  </w:rPrChange>
                </w:rPr>
                <w:delText xml:space="preserve"> </w:delText>
              </w:r>
              <w:r w:rsidRPr="00B40818" w:rsidDel="00B40818">
                <w:rPr>
                  <w:rFonts w:asciiTheme="minorHAnsi" w:hAnsiTheme="minorHAnsi" w:cstheme="minorHAnsi"/>
                  <w:spacing w:val="-5"/>
                  <w:sz w:val="24"/>
                  <w:szCs w:val="24"/>
                  <w:rPrChange w:id="1150" w:author="Brian Olea" w:date="2023-10-16T12:17:00Z">
                    <w:rPr>
                      <w:spacing w:val="-5"/>
                      <w:sz w:val="24"/>
                      <w:szCs w:val="24"/>
                    </w:rPr>
                  </w:rPrChange>
                </w:rPr>
                <w:delText>A</w:delText>
              </w:r>
              <w:r w:rsidRPr="00B40818" w:rsidDel="00B40818">
                <w:rPr>
                  <w:rFonts w:asciiTheme="minorHAnsi" w:hAnsiTheme="minorHAnsi" w:cstheme="minorHAnsi"/>
                  <w:sz w:val="24"/>
                  <w:szCs w:val="24"/>
                  <w:rPrChange w:id="1151" w:author="Brian Olea" w:date="2023-10-16T12:17:00Z">
                    <w:rPr>
                      <w:sz w:val="24"/>
                      <w:szCs w:val="24"/>
                    </w:rPr>
                  </w:rPrChange>
                </w:rPr>
                <w:delText>u</w:delText>
              </w:r>
              <w:r w:rsidRPr="00B40818" w:rsidDel="00B40818">
                <w:rPr>
                  <w:rFonts w:asciiTheme="minorHAnsi" w:hAnsiTheme="minorHAnsi" w:cstheme="minorHAnsi"/>
                  <w:spacing w:val="5"/>
                  <w:sz w:val="24"/>
                  <w:szCs w:val="24"/>
                  <w:rPrChange w:id="1152" w:author="Brian Olea" w:date="2023-10-16T12:17:00Z">
                    <w:rPr>
                      <w:spacing w:val="5"/>
                      <w:sz w:val="24"/>
                      <w:szCs w:val="24"/>
                    </w:rPr>
                  </w:rPrChange>
                </w:rPr>
                <w:delText>d</w:delText>
              </w:r>
              <w:r w:rsidRPr="00B40818" w:rsidDel="00B40818">
                <w:rPr>
                  <w:rFonts w:asciiTheme="minorHAnsi" w:hAnsiTheme="minorHAnsi" w:cstheme="minorHAnsi"/>
                  <w:spacing w:val="-9"/>
                  <w:sz w:val="24"/>
                  <w:szCs w:val="24"/>
                  <w:rPrChange w:id="1153" w:author="Brian Olea" w:date="2023-10-16T12:17:00Z">
                    <w:rPr>
                      <w:spacing w:val="-9"/>
                      <w:sz w:val="24"/>
                      <w:szCs w:val="24"/>
                    </w:rPr>
                  </w:rPrChange>
                </w:rPr>
                <w:delText>i</w:delText>
              </w:r>
              <w:r w:rsidRPr="00B40818" w:rsidDel="00B40818">
                <w:rPr>
                  <w:rFonts w:asciiTheme="minorHAnsi" w:hAnsiTheme="minorHAnsi" w:cstheme="minorHAnsi"/>
                  <w:spacing w:val="10"/>
                  <w:sz w:val="24"/>
                  <w:szCs w:val="24"/>
                  <w:rPrChange w:id="1154" w:author="Brian Olea" w:date="2023-10-16T12:17:00Z">
                    <w:rPr>
                      <w:spacing w:val="10"/>
                      <w:sz w:val="24"/>
                      <w:szCs w:val="24"/>
                    </w:rPr>
                  </w:rPrChange>
                </w:rPr>
                <w:delText>t</w:delText>
              </w:r>
              <w:r w:rsidRPr="00B40818" w:rsidDel="00B40818">
                <w:rPr>
                  <w:rFonts w:asciiTheme="minorHAnsi" w:hAnsiTheme="minorHAnsi" w:cstheme="minorHAnsi"/>
                  <w:spacing w:val="-4"/>
                  <w:sz w:val="24"/>
                  <w:szCs w:val="24"/>
                  <w:rPrChange w:id="1155" w:author="Brian Olea" w:date="2023-10-16T12:17:00Z">
                    <w:rPr>
                      <w:spacing w:val="-4"/>
                      <w:sz w:val="24"/>
                      <w:szCs w:val="24"/>
                    </w:rPr>
                  </w:rPrChange>
                </w:rPr>
                <w:delText>i</w:delText>
              </w:r>
              <w:r w:rsidRPr="00B40818" w:rsidDel="00B40818">
                <w:rPr>
                  <w:rFonts w:asciiTheme="minorHAnsi" w:hAnsiTheme="minorHAnsi" w:cstheme="minorHAnsi"/>
                  <w:sz w:val="24"/>
                  <w:szCs w:val="24"/>
                  <w:rPrChange w:id="1156" w:author="Brian Olea" w:date="2023-10-16T12:17:00Z">
                    <w:rPr>
                      <w:sz w:val="24"/>
                      <w:szCs w:val="24"/>
                    </w:rPr>
                  </w:rPrChange>
                </w:rPr>
                <w:delText>ng</w:delText>
              </w:r>
            </w:del>
          </w:p>
        </w:tc>
      </w:tr>
      <w:tr w:rsidR="00293916" w:rsidRPr="00B40818" w:rsidDel="00B40818" w14:paraId="14F5631F" w14:textId="34537C9E" w:rsidTr="00AD49CC">
        <w:trPr>
          <w:trHeight w:val="288"/>
          <w:jc w:val="center"/>
          <w:del w:id="1157" w:author="Brian Olea" w:date="2023-10-16T12:23:00Z"/>
        </w:trPr>
        <w:tc>
          <w:tcPr>
            <w:tcW w:w="432" w:type="dxa"/>
            <w:tcBorders>
              <w:top w:val="single" w:sz="6" w:space="0" w:color="000000"/>
              <w:left w:val="single" w:sz="6" w:space="0" w:color="000000"/>
              <w:bottom w:val="single" w:sz="6" w:space="0" w:color="000000"/>
            </w:tcBorders>
            <w:vAlign w:val="center"/>
          </w:tcPr>
          <w:p w14:paraId="44745C51" w14:textId="2E718ED6" w:rsidR="00293916" w:rsidRPr="00B40818" w:rsidDel="00B40818" w:rsidRDefault="00560FBC" w:rsidP="00E51156">
            <w:pPr>
              <w:spacing w:line="260" w:lineRule="exact"/>
              <w:ind w:left="105"/>
              <w:rPr>
                <w:del w:id="1158" w:author="Brian Olea" w:date="2023-10-16T12:23:00Z"/>
                <w:rFonts w:asciiTheme="minorHAnsi" w:hAnsiTheme="minorHAnsi" w:cstheme="minorHAnsi"/>
                <w:spacing w:val="-2"/>
                <w:sz w:val="24"/>
                <w:szCs w:val="24"/>
                <w:rPrChange w:id="1159" w:author="Brian Olea" w:date="2023-10-16T12:17:00Z">
                  <w:rPr>
                    <w:del w:id="1160" w:author="Brian Olea" w:date="2023-10-16T12:23:00Z"/>
                    <w:spacing w:val="-2"/>
                    <w:sz w:val="24"/>
                    <w:szCs w:val="24"/>
                  </w:rPr>
                </w:rPrChange>
              </w:rPr>
            </w:pPr>
            <w:del w:id="1161" w:author="Brian Olea" w:date="2023-10-16T12:23:00Z">
              <w:r w:rsidRPr="00B40818" w:rsidDel="00B40818">
                <w:rPr>
                  <w:rFonts w:asciiTheme="minorHAnsi" w:hAnsiTheme="minorHAnsi" w:cstheme="minorHAnsi"/>
                  <w:spacing w:val="-2"/>
                  <w:sz w:val="24"/>
                  <w:szCs w:val="24"/>
                  <w:rPrChange w:id="1162" w:author="Brian Olea" w:date="2023-10-16T12:17:00Z">
                    <w:rPr>
                      <w:spacing w:val="-2"/>
                      <w:sz w:val="24"/>
                      <w:szCs w:val="24"/>
                    </w:rPr>
                  </w:rPrChange>
                </w:rPr>
                <w:delText>8</w:delText>
              </w:r>
            </w:del>
          </w:p>
        </w:tc>
        <w:tc>
          <w:tcPr>
            <w:tcW w:w="4752" w:type="dxa"/>
            <w:tcBorders>
              <w:top w:val="single" w:sz="6" w:space="0" w:color="000000"/>
              <w:bottom w:val="single" w:sz="6" w:space="0" w:color="000000"/>
              <w:right w:val="single" w:sz="6" w:space="0" w:color="000000"/>
            </w:tcBorders>
            <w:vAlign w:val="center"/>
            <w:hideMark/>
          </w:tcPr>
          <w:p w14:paraId="7648AD1E" w14:textId="5367A529" w:rsidR="00293916" w:rsidRPr="00B40818" w:rsidDel="00B40818" w:rsidRDefault="00AD49CC" w:rsidP="00E51156">
            <w:pPr>
              <w:spacing w:line="260" w:lineRule="exact"/>
              <w:rPr>
                <w:del w:id="1163" w:author="Brian Olea" w:date="2023-10-16T12:23:00Z"/>
                <w:rFonts w:asciiTheme="minorHAnsi" w:hAnsiTheme="minorHAnsi" w:cstheme="minorHAnsi"/>
                <w:sz w:val="24"/>
                <w:szCs w:val="24"/>
                <w:rPrChange w:id="1164" w:author="Brian Olea" w:date="2023-10-16T12:17:00Z">
                  <w:rPr>
                    <w:del w:id="1165" w:author="Brian Olea" w:date="2023-10-16T12:23:00Z"/>
                    <w:sz w:val="24"/>
                    <w:szCs w:val="24"/>
                  </w:rPr>
                </w:rPrChange>
              </w:rPr>
            </w:pPr>
            <w:del w:id="1166" w:author="Brian Olea" w:date="2023-10-16T12:23:00Z">
              <w:r w:rsidRPr="00B40818" w:rsidDel="00B40818">
                <w:rPr>
                  <w:rFonts w:asciiTheme="minorHAnsi" w:hAnsiTheme="minorHAnsi" w:cstheme="minorHAnsi"/>
                  <w:spacing w:val="1"/>
                  <w:sz w:val="24"/>
                  <w:szCs w:val="24"/>
                  <w:highlight w:val="green"/>
                  <w:rPrChange w:id="1167" w:author="Brian Olea" w:date="2023-10-16T12:17:00Z">
                    <w:rPr>
                      <w:spacing w:val="1"/>
                      <w:sz w:val="24"/>
                      <w:szCs w:val="24"/>
                      <w:highlight w:val="green"/>
                    </w:rPr>
                  </w:rPrChange>
                </w:rPr>
                <w:delText>Product Identification</w:delText>
              </w:r>
              <w:r w:rsidR="00293916" w:rsidRPr="00B40818" w:rsidDel="00B40818">
                <w:rPr>
                  <w:rFonts w:asciiTheme="minorHAnsi" w:hAnsiTheme="minorHAnsi" w:cstheme="minorHAnsi"/>
                  <w:spacing w:val="-3"/>
                  <w:sz w:val="24"/>
                  <w:szCs w:val="24"/>
                  <w:rPrChange w:id="1168" w:author="Brian Olea" w:date="2023-10-16T12:17:00Z">
                    <w:rPr>
                      <w:spacing w:val="-3"/>
                      <w:sz w:val="24"/>
                      <w:szCs w:val="24"/>
                    </w:rPr>
                  </w:rPrChange>
                </w:rPr>
                <w:delText xml:space="preserve"> </w:delText>
              </w:r>
              <w:r w:rsidR="00293916" w:rsidRPr="00B40818" w:rsidDel="00B40818">
                <w:rPr>
                  <w:rFonts w:asciiTheme="minorHAnsi" w:hAnsiTheme="minorHAnsi" w:cstheme="minorHAnsi"/>
                  <w:spacing w:val="4"/>
                  <w:sz w:val="24"/>
                  <w:szCs w:val="24"/>
                  <w:rPrChange w:id="1169" w:author="Brian Olea" w:date="2023-10-16T12:17:00Z">
                    <w:rPr>
                      <w:spacing w:val="4"/>
                      <w:sz w:val="24"/>
                      <w:szCs w:val="24"/>
                    </w:rPr>
                  </w:rPrChange>
                </w:rPr>
                <w:delText>a</w:delText>
              </w:r>
              <w:r w:rsidR="00293916" w:rsidRPr="00B40818" w:rsidDel="00B40818">
                <w:rPr>
                  <w:rFonts w:asciiTheme="minorHAnsi" w:hAnsiTheme="minorHAnsi" w:cstheme="minorHAnsi"/>
                  <w:spacing w:val="-5"/>
                  <w:sz w:val="24"/>
                  <w:szCs w:val="24"/>
                  <w:rPrChange w:id="1170" w:author="Brian Olea" w:date="2023-10-16T12:17:00Z">
                    <w:rPr>
                      <w:spacing w:val="-5"/>
                      <w:sz w:val="24"/>
                      <w:szCs w:val="24"/>
                    </w:rPr>
                  </w:rPrChange>
                </w:rPr>
                <w:delText>n</w:delText>
              </w:r>
              <w:r w:rsidR="00293916" w:rsidRPr="00B40818" w:rsidDel="00B40818">
                <w:rPr>
                  <w:rFonts w:asciiTheme="minorHAnsi" w:hAnsiTheme="minorHAnsi" w:cstheme="minorHAnsi"/>
                  <w:sz w:val="24"/>
                  <w:szCs w:val="24"/>
                  <w:rPrChange w:id="1171" w:author="Brian Olea" w:date="2023-10-16T12:17:00Z">
                    <w:rPr>
                      <w:sz w:val="24"/>
                      <w:szCs w:val="24"/>
                    </w:rPr>
                  </w:rPrChange>
                </w:rPr>
                <w:delText>d</w:delText>
              </w:r>
              <w:r w:rsidR="00E51156" w:rsidRPr="00B40818" w:rsidDel="00B40818">
                <w:rPr>
                  <w:rFonts w:asciiTheme="minorHAnsi" w:hAnsiTheme="minorHAnsi" w:cstheme="minorHAnsi"/>
                  <w:sz w:val="24"/>
                  <w:szCs w:val="24"/>
                  <w:rPrChange w:id="1172" w:author="Brian Olea" w:date="2023-10-16T12:17:00Z">
                    <w:rPr>
                      <w:sz w:val="24"/>
                      <w:szCs w:val="24"/>
                    </w:rPr>
                  </w:rPrChange>
                </w:rPr>
                <w:delText xml:space="preserve"> </w:delText>
              </w:r>
              <w:r w:rsidR="00293916" w:rsidRPr="00B40818" w:rsidDel="00B40818">
                <w:rPr>
                  <w:rFonts w:asciiTheme="minorHAnsi" w:hAnsiTheme="minorHAnsi" w:cstheme="minorHAnsi"/>
                  <w:spacing w:val="2"/>
                  <w:sz w:val="24"/>
                  <w:szCs w:val="24"/>
                  <w:rPrChange w:id="1173" w:author="Brian Olea" w:date="2023-10-16T12:17:00Z">
                    <w:rPr>
                      <w:spacing w:val="2"/>
                      <w:sz w:val="24"/>
                      <w:szCs w:val="24"/>
                    </w:rPr>
                  </w:rPrChange>
                </w:rPr>
                <w:delText>T</w:delText>
              </w:r>
              <w:r w:rsidR="00293916" w:rsidRPr="00B40818" w:rsidDel="00B40818">
                <w:rPr>
                  <w:rFonts w:asciiTheme="minorHAnsi" w:hAnsiTheme="minorHAnsi" w:cstheme="minorHAnsi"/>
                  <w:spacing w:val="1"/>
                  <w:sz w:val="24"/>
                  <w:szCs w:val="24"/>
                  <w:rPrChange w:id="1174" w:author="Brian Olea" w:date="2023-10-16T12:17:00Z">
                    <w:rPr>
                      <w:spacing w:val="1"/>
                      <w:sz w:val="24"/>
                      <w:szCs w:val="24"/>
                    </w:rPr>
                  </w:rPrChange>
                </w:rPr>
                <w:delText>r</w:delText>
              </w:r>
              <w:r w:rsidR="00293916" w:rsidRPr="00B40818" w:rsidDel="00B40818">
                <w:rPr>
                  <w:rFonts w:asciiTheme="minorHAnsi" w:hAnsiTheme="minorHAnsi" w:cstheme="minorHAnsi"/>
                  <w:spacing w:val="-1"/>
                  <w:sz w:val="24"/>
                  <w:szCs w:val="24"/>
                  <w:rPrChange w:id="1175" w:author="Brian Olea" w:date="2023-10-16T12:17:00Z">
                    <w:rPr>
                      <w:spacing w:val="-1"/>
                      <w:sz w:val="24"/>
                      <w:szCs w:val="24"/>
                    </w:rPr>
                  </w:rPrChange>
                </w:rPr>
                <w:delText>acea</w:delText>
              </w:r>
              <w:r w:rsidR="00293916" w:rsidRPr="00B40818" w:rsidDel="00B40818">
                <w:rPr>
                  <w:rFonts w:asciiTheme="minorHAnsi" w:hAnsiTheme="minorHAnsi" w:cstheme="minorHAnsi"/>
                  <w:sz w:val="24"/>
                  <w:szCs w:val="24"/>
                  <w:rPrChange w:id="1176" w:author="Brian Olea" w:date="2023-10-16T12:17:00Z">
                    <w:rPr>
                      <w:sz w:val="24"/>
                      <w:szCs w:val="24"/>
                    </w:rPr>
                  </w:rPrChange>
                </w:rPr>
                <w:delText>bi</w:delText>
              </w:r>
              <w:r w:rsidR="00293916" w:rsidRPr="00B40818" w:rsidDel="00B40818">
                <w:rPr>
                  <w:rFonts w:asciiTheme="minorHAnsi" w:hAnsiTheme="minorHAnsi" w:cstheme="minorHAnsi"/>
                  <w:spacing w:val="1"/>
                  <w:sz w:val="24"/>
                  <w:szCs w:val="24"/>
                  <w:rPrChange w:id="1177" w:author="Brian Olea" w:date="2023-10-16T12:17:00Z">
                    <w:rPr>
                      <w:spacing w:val="1"/>
                      <w:sz w:val="24"/>
                      <w:szCs w:val="24"/>
                    </w:rPr>
                  </w:rPrChange>
                </w:rPr>
                <w:delText>l</w:delText>
              </w:r>
              <w:r w:rsidR="00293916" w:rsidRPr="00B40818" w:rsidDel="00B40818">
                <w:rPr>
                  <w:rFonts w:asciiTheme="minorHAnsi" w:hAnsiTheme="minorHAnsi" w:cstheme="minorHAnsi"/>
                  <w:spacing w:val="-9"/>
                  <w:sz w:val="24"/>
                  <w:szCs w:val="24"/>
                  <w:rPrChange w:id="1178" w:author="Brian Olea" w:date="2023-10-16T12:17:00Z">
                    <w:rPr>
                      <w:spacing w:val="-9"/>
                      <w:sz w:val="24"/>
                      <w:szCs w:val="24"/>
                    </w:rPr>
                  </w:rPrChange>
                </w:rPr>
                <w:delText>i</w:delText>
              </w:r>
              <w:r w:rsidR="00293916" w:rsidRPr="00B40818" w:rsidDel="00B40818">
                <w:rPr>
                  <w:rFonts w:asciiTheme="minorHAnsi" w:hAnsiTheme="minorHAnsi" w:cstheme="minorHAnsi"/>
                  <w:spacing w:val="10"/>
                  <w:sz w:val="24"/>
                  <w:szCs w:val="24"/>
                  <w:rPrChange w:id="1179" w:author="Brian Olea" w:date="2023-10-16T12:17:00Z">
                    <w:rPr>
                      <w:spacing w:val="10"/>
                      <w:sz w:val="24"/>
                      <w:szCs w:val="24"/>
                    </w:rPr>
                  </w:rPrChange>
                </w:rPr>
                <w:delText>t</w:delText>
              </w:r>
              <w:r w:rsidR="00293916" w:rsidRPr="00B40818" w:rsidDel="00B40818">
                <w:rPr>
                  <w:rFonts w:asciiTheme="minorHAnsi" w:hAnsiTheme="minorHAnsi" w:cstheme="minorHAnsi"/>
                  <w:sz w:val="24"/>
                  <w:szCs w:val="24"/>
                  <w:rPrChange w:id="1180" w:author="Brian Olea" w:date="2023-10-16T12:17:00Z">
                    <w:rPr>
                      <w:sz w:val="24"/>
                      <w:szCs w:val="24"/>
                    </w:rPr>
                  </w:rPrChange>
                </w:rPr>
                <w:delText>y</w:delText>
              </w:r>
            </w:del>
          </w:p>
        </w:tc>
        <w:tc>
          <w:tcPr>
            <w:tcW w:w="432" w:type="dxa"/>
            <w:tcBorders>
              <w:top w:val="single" w:sz="6" w:space="0" w:color="000000"/>
              <w:left w:val="single" w:sz="6" w:space="0" w:color="000000"/>
              <w:bottom w:val="single" w:sz="6" w:space="0" w:color="000000"/>
            </w:tcBorders>
            <w:vAlign w:val="center"/>
          </w:tcPr>
          <w:p w14:paraId="5D265F11" w14:textId="60FA39B0" w:rsidR="00293916" w:rsidRPr="00B40818" w:rsidDel="00B40818" w:rsidRDefault="00560FBC" w:rsidP="00E51156">
            <w:pPr>
              <w:spacing w:line="260" w:lineRule="exact"/>
              <w:ind w:left="105"/>
              <w:rPr>
                <w:del w:id="1181" w:author="Brian Olea" w:date="2023-10-16T12:23:00Z"/>
                <w:rFonts w:asciiTheme="minorHAnsi" w:hAnsiTheme="minorHAnsi" w:cstheme="minorHAnsi"/>
                <w:spacing w:val="-2"/>
                <w:sz w:val="24"/>
                <w:szCs w:val="24"/>
                <w:rPrChange w:id="1182" w:author="Brian Olea" w:date="2023-10-16T12:17:00Z">
                  <w:rPr>
                    <w:del w:id="1183" w:author="Brian Olea" w:date="2023-10-16T12:23:00Z"/>
                    <w:spacing w:val="-2"/>
                    <w:sz w:val="24"/>
                    <w:szCs w:val="24"/>
                  </w:rPr>
                </w:rPrChange>
              </w:rPr>
            </w:pPr>
            <w:del w:id="1184" w:author="Brian Olea" w:date="2023-10-16T12:23:00Z">
              <w:r w:rsidRPr="00B40818" w:rsidDel="00B40818">
                <w:rPr>
                  <w:rFonts w:asciiTheme="minorHAnsi" w:hAnsiTheme="minorHAnsi" w:cstheme="minorHAnsi"/>
                  <w:spacing w:val="-2"/>
                  <w:sz w:val="24"/>
                  <w:szCs w:val="24"/>
                  <w:rPrChange w:id="1185" w:author="Brian Olea" w:date="2023-10-16T12:17:00Z">
                    <w:rPr>
                      <w:spacing w:val="-2"/>
                      <w:sz w:val="24"/>
                      <w:szCs w:val="24"/>
                    </w:rPr>
                  </w:rPrChange>
                </w:rPr>
                <w:delText>18</w:delText>
              </w:r>
            </w:del>
          </w:p>
        </w:tc>
        <w:tc>
          <w:tcPr>
            <w:tcW w:w="4752" w:type="dxa"/>
            <w:tcBorders>
              <w:top w:val="single" w:sz="6" w:space="0" w:color="000000"/>
              <w:bottom w:val="single" w:sz="6" w:space="0" w:color="000000"/>
              <w:right w:val="single" w:sz="6" w:space="0" w:color="000000"/>
            </w:tcBorders>
            <w:vAlign w:val="center"/>
          </w:tcPr>
          <w:p w14:paraId="241A0318" w14:textId="24D256AA" w:rsidR="00293916" w:rsidRPr="00B40818" w:rsidDel="00B40818" w:rsidRDefault="00293916" w:rsidP="00E51156">
            <w:pPr>
              <w:spacing w:line="260" w:lineRule="exact"/>
              <w:rPr>
                <w:del w:id="1186" w:author="Brian Olea" w:date="2023-10-16T12:23:00Z"/>
                <w:rFonts w:asciiTheme="minorHAnsi" w:hAnsiTheme="minorHAnsi" w:cstheme="minorHAnsi"/>
                <w:spacing w:val="1"/>
                <w:sz w:val="24"/>
                <w:szCs w:val="24"/>
                <w:highlight w:val="magenta"/>
                <w:rPrChange w:id="1187" w:author="Brian Olea" w:date="2023-10-16T12:17:00Z">
                  <w:rPr>
                    <w:del w:id="1188" w:author="Brian Olea" w:date="2023-10-16T12:23:00Z"/>
                    <w:spacing w:val="1"/>
                    <w:sz w:val="24"/>
                    <w:szCs w:val="24"/>
                    <w:highlight w:val="magenta"/>
                  </w:rPr>
                </w:rPrChange>
              </w:rPr>
            </w:pPr>
            <w:del w:id="1189" w:author="Brian Olea" w:date="2023-10-16T12:23:00Z">
              <w:r w:rsidRPr="00B40818" w:rsidDel="00B40818">
                <w:rPr>
                  <w:rFonts w:asciiTheme="minorHAnsi" w:hAnsiTheme="minorHAnsi" w:cstheme="minorHAnsi"/>
                  <w:sz w:val="24"/>
                  <w:szCs w:val="24"/>
                  <w:highlight w:val="yellow"/>
                  <w:rPrChange w:id="1190" w:author="Brian Olea" w:date="2023-10-16T12:17:00Z">
                    <w:rPr>
                      <w:sz w:val="24"/>
                      <w:szCs w:val="24"/>
                      <w:highlight w:val="yellow"/>
                    </w:rPr>
                  </w:rPrChange>
                </w:rPr>
                <w:delText>H</w:delText>
              </w:r>
              <w:r w:rsidRPr="00B40818" w:rsidDel="00B40818">
                <w:rPr>
                  <w:rFonts w:asciiTheme="minorHAnsi" w:hAnsiTheme="minorHAnsi" w:cstheme="minorHAnsi"/>
                  <w:spacing w:val="4"/>
                  <w:sz w:val="24"/>
                  <w:szCs w:val="24"/>
                  <w:highlight w:val="yellow"/>
                  <w:rPrChange w:id="1191" w:author="Brian Olea" w:date="2023-10-16T12:17:00Z">
                    <w:rPr>
                      <w:spacing w:val="4"/>
                      <w:sz w:val="24"/>
                      <w:szCs w:val="24"/>
                      <w:highlight w:val="yellow"/>
                    </w:rPr>
                  </w:rPrChange>
                </w:rPr>
                <w:delText>u</w:delText>
              </w:r>
              <w:r w:rsidRPr="00B40818" w:rsidDel="00B40818">
                <w:rPr>
                  <w:rFonts w:asciiTheme="minorHAnsi" w:hAnsiTheme="minorHAnsi" w:cstheme="minorHAnsi"/>
                  <w:spacing w:val="-9"/>
                  <w:sz w:val="24"/>
                  <w:szCs w:val="24"/>
                  <w:highlight w:val="yellow"/>
                  <w:rPrChange w:id="1192" w:author="Brian Olea" w:date="2023-10-16T12:17:00Z">
                    <w:rPr>
                      <w:spacing w:val="-9"/>
                      <w:sz w:val="24"/>
                      <w:szCs w:val="24"/>
                      <w:highlight w:val="yellow"/>
                    </w:rPr>
                  </w:rPrChange>
                </w:rPr>
                <w:delText>m</w:delText>
              </w:r>
              <w:r w:rsidRPr="00B40818" w:rsidDel="00B40818">
                <w:rPr>
                  <w:rFonts w:asciiTheme="minorHAnsi" w:hAnsiTheme="minorHAnsi" w:cstheme="minorHAnsi"/>
                  <w:spacing w:val="4"/>
                  <w:sz w:val="24"/>
                  <w:szCs w:val="24"/>
                  <w:highlight w:val="yellow"/>
                  <w:rPrChange w:id="1193" w:author="Brian Olea" w:date="2023-10-16T12:17:00Z">
                    <w:rPr>
                      <w:spacing w:val="4"/>
                      <w:sz w:val="24"/>
                      <w:szCs w:val="24"/>
                      <w:highlight w:val="yellow"/>
                    </w:rPr>
                  </w:rPrChange>
                </w:rPr>
                <w:delText>a</w:delText>
              </w:r>
              <w:r w:rsidRPr="00B40818" w:rsidDel="00B40818">
                <w:rPr>
                  <w:rFonts w:asciiTheme="minorHAnsi" w:hAnsiTheme="minorHAnsi" w:cstheme="minorHAnsi"/>
                  <w:sz w:val="24"/>
                  <w:szCs w:val="24"/>
                  <w:highlight w:val="yellow"/>
                  <w:rPrChange w:id="1194" w:author="Brian Olea" w:date="2023-10-16T12:17:00Z">
                    <w:rPr>
                      <w:sz w:val="24"/>
                      <w:szCs w:val="24"/>
                      <w:highlight w:val="yellow"/>
                    </w:rPr>
                  </w:rPrChange>
                </w:rPr>
                <w:delText>n</w:delText>
              </w:r>
              <w:r w:rsidRPr="00B40818" w:rsidDel="00B40818">
                <w:rPr>
                  <w:rFonts w:asciiTheme="minorHAnsi" w:hAnsiTheme="minorHAnsi" w:cstheme="minorHAnsi"/>
                  <w:spacing w:val="-3"/>
                  <w:sz w:val="24"/>
                  <w:szCs w:val="24"/>
                  <w:highlight w:val="yellow"/>
                  <w:rPrChange w:id="1195" w:author="Brian Olea" w:date="2023-10-16T12:17:00Z">
                    <w:rPr>
                      <w:spacing w:val="-3"/>
                      <w:sz w:val="24"/>
                      <w:szCs w:val="24"/>
                      <w:highlight w:val="yellow"/>
                    </w:rPr>
                  </w:rPrChange>
                </w:rPr>
                <w:delText xml:space="preserve"> </w:delText>
              </w:r>
              <w:r w:rsidRPr="00B40818" w:rsidDel="00B40818">
                <w:rPr>
                  <w:rFonts w:asciiTheme="minorHAnsi" w:hAnsiTheme="minorHAnsi" w:cstheme="minorHAnsi"/>
                  <w:spacing w:val="-2"/>
                  <w:sz w:val="24"/>
                  <w:szCs w:val="24"/>
                  <w:highlight w:val="yellow"/>
                  <w:rPrChange w:id="1196" w:author="Brian Olea" w:date="2023-10-16T12:17:00Z">
                    <w:rPr>
                      <w:spacing w:val="-2"/>
                      <w:sz w:val="24"/>
                      <w:szCs w:val="24"/>
                      <w:highlight w:val="yellow"/>
                    </w:rPr>
                  </w:rPrChange>
                </w:rPr>
                <w:delText>R</w:delText>
              </w:r>
              <w:r w:rsidRPr="00B40818" w:rsidDel="00B40818">
                <w:rPr>
                  <w:rFonts w:asciiTheme="minorHAnsi" w:hAnsiTheme="minorHAnsi" w:cstheme="minorHAnsi"/>
                  <w:spacing w:val="4"/>
                  <w:sz w:val="24"/>
                  <w:szCs w:val="24"/>
                  <w:highlight w:val="yellow"/>
                  <w:rPrChange w:id="1197" w:author="Brian Olea" w:date="2023-10-16T12:17:00Z">
                    <w:rPr>
                      <w:spacing w:val="4"/>
                      <w:sz w:val="24"/>
                      <w:szCs w:val="24"/>
                      <w:highlight w:val="yellow"/>
                    </w:rPr>
                  </w:rPrChange>
                </w:rPr>
                <w:delText>e</w:delText>
              </w:r>
              <w:r w:rsidRPr="00B40818" w:rsidDel="00B40818">
                <w:rPr>
                  <w:rFonts w:asciiTheme="minorHAnsi" w:hAnsiTheme="minorHAnsi" w:cstheme="minorHAnsi"/>
                  <w:spacing w:val="-2"/>
                  <w:sz w:val="24"/>
                  <w:szCs w:val="24"/>
                  <w:highlight w:val="yellow"/>
                  <w:rPrChange w:id="1198" w:author="Brian Olea" w:date="2023-10-16T12:17:00Z">
                    <w:rPr>
                      <w:spacing w:val="-2"/>
                      <w:sz w:val="24"/>
                      <w:szCs w:val="24"/>
                      <w:highlight w:val="yellow"/>
                    </w:rPr>
                  </w:rPrChange>
                </w:rPr>
                <w:delText>s</w:delText>
              </w:r>
              <w:r w:rsidRPr="00B40818" w:rsidDel="00B40818">
                <w:rPr>
                  <w:rFonts w:asciiTheme="minorHAnsi" w:hAnsiTheme="minorHAnsi" w:cstheme="minorHAnsi"/>
                  <w:spacing w:val="5"/>
                  <w:sz w:val="24"/>
                  <w:szCs w:val="24"/>
                  <w:highlight w:val="yellow"/>
                  <w:rPrChange w:id="1199" w:author="Brian Olea" w:date="2023-10-16T12:17:00Z">
                    <w:rPr>
                      <w:spacing w:val="5"/>
                      <w:sz w:val="24"/>
                      <w:szCs w:val="24"/>
                      <w:highlight w:val="yellow"/>
                    </w:rPr>
                  </w:rPrChange>
                </w:rPr>
                <w:delText>o</w:delText>
              </w:r>
              <w:r w:rsidRPr="00B40818" w:rsidDel="00B40818">
                <w:rPr>
                  <w:rFonts w:asciiTheme="minorHAnsi" w:hAnsiTheme="minorHAnsi" w:cstheme="minorHAnsi"/>
                  <w:sz w:val="24"/>
                  <w:szCs w:val="24"/>
                  <w:highlight w:val="yellow"/>
                  <w:rPrChange w:id="1200" w:author="Brian Olea" w:date="2023-10-16T12:17:00Z">
                    <w:rPr>
                      <w:sz w:val="24"/>
                      <w:szCs w:val="24"/>
                      <w:highlight w:val="yellow"/>
                    </w:rPr>
                  </w:rPrChange>
                </w:rPr>
                <w:delText>u</w:delText>
              </w:r>
              <w:r w:rsidRPr="00B40818" w:rsidDel="00B40818">
                <w:rPr>
                  <w:rFonts w:asciiTheme="minorHAnsi" w:hAnsiTheme="minorHAnsi" w:cstheme="minorHAnsi"/>
                  <w:spacing w:val="1"/>
                  <w:sz w:val="24"/>
                  <w:szCs w:val="24"/>
                  <w:highlight w:val="yellow"/>
                  <w:rPrChange w:id="1201" w:author="Brian Olea" w:date="2023-10-16T12:17:00Z">
                    <w:rPr>
                      <w:spacing w:val="1"/>
                      <w:sz w:val="24"/>
                      <w:szCs w:val="24"/>
                      <w:highlight w:val="yellow"/>
                    </w:rPr>
                  </w:rPrChange>
                </w:rPr>
                <w:delText>r</w:delText>
              </w:r>
              <w:r w:rsidRPr="00B40818" w:rsidDel="00B40818">
                <w:rPr>
                  <w:rFonts w:asciiTheme="minorHAnsi" w:hAnsiTheme="minorHAnsi" w:cstheme="minorHAnsi"/>
                  <w:spacing w:val="-1"/>
                  <w:sz w:val="24"/>
                  <w:szCs w:val="24"/>
                  <w:highlight w:val="yellow"/>
                  <w:rPrChange w:id="1202" w:author="Brian Olea" w:date="2023-10-16T12:17:00Z">
                    <w:rPr>
                      <w:spacing w:val="-1"/>
                      <w:sz w:val="24"/>
                      <w:szCs w:val="24"/>
                      <w:highlight w:val="yellow"/>
                    </w:rPr>
                  </w:rPrChange>
                </w:rPr>
                <w:delText>ce</w:delText>
              </w:r>
              <w:r w:rsidRPr="00B40818" w:rsidDel="00B40818">
                <w:rPr>
                  <w:rFonts w:asciiTheme="minorHAnsi" w:hAnsiTheme="minorHAnsi" w:cstheme="minorHAnsi"/>
                  <w:sz w:val="24"/>
                  <w:szCs w:val="24"/>
                  <w:highlight w:val="yellow"/>
                  <w:rPrChange w:id="1203" w:author="Brian Olea" w:date="2023-10-16T12:17:00Z">
                    <w:rPr>
                      <w:sz w:val="24"/>
                      <w:szCs w:val="24"/>
                      <w:highlight w:val="yellow"/>
                    </w:rPr>
                  </w:rPrChange>
                </w:rPr>
                <w:delText>s</w:delText>
              </w:r>
            </w:del>
          </w:p>
        </w:tc>
      </w:tr>
      <w:tr w:rsidR="00293916" w:rsidRPr="00B40818" w:rsidDel="00B40818" w14:paraId="01B9B44D" w14:textId="25C10C51" w:rsidTr="00AD49CC">
        <w:trPr>
          <w:trHeight w:val="288"/>
          <w:jc w:val="center"/>
          <w:del w:id="1204" w:author="Brian Olea" w:date="2023-10-16T12:23:00Z"/>
        </w:trPr>
        <w:tc>
          <w:tcPr>
            <w:tcW w:w="432" w:type="dxa"/>
            <w:tcBorders>
              <w:top w:val="single" w:sz="6" w:space="0" w:color="000000"/>
              <w:left w:val="single" w:sz="6" w:space="0" w:color="000000"/>
              <w:bottom w:val="single" w:sz="6" w:space="0" w:color="000000"/>
            </w:tcBorders>
            <w:vAlign w:val="center"/>
          </w:tcPr>
          <w:p w14:paraId="24E866F8" w14:textId="1F13019F" w:rsidR="00293916" w:rsidRPr="00B40818" w:rsidDel="00B40818" w:rsidRDefault="00560FBC" w:rsidP="00E51156">
            <w:pPr>
              <w:spacing w:line="260" w:lineRule="exact"/>
              <w:ind w:left="105"/>
              <w:rPr>
                <w:del w:id="1205" w:author="Brian Olea" w:date="2023-10-16T12:23:00Z"/>
                <w:rFonts w:asciiTheme="minorHAnsi" w:hAnsiTheme="minorHAnsi" w:cstheme="minorHAnsi"/>
                <w:spacing w:val="-2"/>
                <w:sz w:val="24"/>
                <w:szCs w:val="24"/>
                <w:rPrChange w:id="1206" w:author="Brian Olea" w:date="2023-10-16T12:17:00Z">
                  <w:rPr>
                    <w:del w:id="1207" w:author="Brian Olea" w:date="2023-10-16T12:23:00Z"/>
                    <w:spacing w:val="-2"/>
                    <w:sz w:val="24"/>
                    <w:szCs w:val="24"/>
                  </w:rPr>
                </w:rPrChange>
              </w:rPr>
            </w:pPr>
            <w:del w:id="1208" w:author="Brian Olea" w:date="2023-10-16T12:23:00Z">
              <w:r w:rsidRPr="00B40818" w:rsidDel="00B40818">
                <w:rPr>
                  <w:rFonts w:asciiTheme="minorHAnsi" w:hAnsiTheme="minorHAnsi" w:cstheme="minorHAnsi"/>
                  <w:spacing w:val="-2"/>
                  <w:sz w:val="24"/>
                  <w:szCs w:val="24"/>
                  <w:rPrChange w:id="1209" w:author="Brian Olea" w:date="2023-10-16T12:17:00Z">
                    <w:rPr>
                      <w:spacing w:val="-2"/>
                      <w:sz w:val="24"/>
                      <w:szCs w:val="24"/>
                    </w:rPr>
                  </w:rPrChange>
                </w:rPr>
                <w:delText>9</w:delText>
              </w:r>
            </w:del>
          </w:p>
        </w:tc>
        <w:tc>
          <w:tcPr>
            <w:tcW w:w="4752" w:type="dxa"/>
            <w:tcBorders>
              <w:top w:val="single" w:sz="6" w:space="0" w:color="000000"/>
              <w:bottom w:val="single" w:sz="6" w:space="0" w:color="000000"/>
              <w:right w:val="single" w:sz="6" w:space="0" w:color="000000"/>
            </w:tcBorders>
            <w:vAlign w:val="center"/>
            <w:hideMark/>
          </w:tcPr>
          <w:p w14:paraId="0B60EB61" w14:textId="111C5A95" w:rsidR="00293916" w:rsidRPr="00B40818" w:rsidDel="00B40818" w:rsidRDefault="00AD49CC" w:rsidP="00E51156">
            <w:pPr>
              <w:spacing w:line="260" w:lineRule="exact"/>
              <w:rPr>
                <w:del w:id="1210" w:author="Brian Olea" w:date="2023-10-16T12:23:00Z"/>
                <w:rFonts w:asciiTheme="minorHAnsi" w:hAnsiTheme="minorHAnsi" w:cstheme="minorHAnsi"/>
                <w:sz w:val="24"/>
                <w:szCs w:val="24"/>
                <w:rPrChange w:id="1211" w:author="Brian Olea" w:date="2023-10-16T12:17:00Z">
                  <w:rPr>
                    <w:del w:id="1212" w:author="Brian Olea" w:date="2023-10-16T12:23:00Z"/>
                    <w:sz w:val="24"/>
                    <w:szCs w:val="24"/>
                  </w:rPr>
                </w:rPrChange>
              </w:rPr>
            </w:pPr>
            <w:del w:id="1213" w:author="Brian Olea" w:date="2023-10-16T12:23:00Z">
              <w:r w:rsidRPr="00B40818" w:rsidDel="00B40818">
                <w:rPr>
                  <w:rFonts w:asciiTheme="minorHAnsi" w:hAnsiTheme="minorHAnsi" w:cstheme="minorHAnsi"/>
                  <w:spacing w:val="1"/>
                  <w:sz w:val="24"/>
                  <w:szCs w:val="24"/>
                  <w:highlight w:val="green"/>
                  <w:rPrChange w:id="1214" w:author="Brian Olea" w:date="2023-10-16T12:17:00Z">
                    <w:rPr>
                      <w:spacing w:val="1"/>
                      <w:sz w:val="24"/>
                      <w:szCs w:val="24"/>
                      <w:highlight w:val="green"/>
                    </w:rPr>
                  </w:rPrChange>
                </w:rPr>
                <w:delText>Order Fulfillment</w:delText>
              </w:r>
              <w:r w:rsidR="00293916" w:rsidRPr="00B40818" w:rsidDel="00B40818">
                <w:rPr>
                  <w:rFonts w:asciiTheme="minorHAnsi" w:hAnsiTheme="minorHAnsi" w:cstheme="minorHAnsi"/>
                  <w:sz w:val="24"/>
                  <w:szCs w:val="24"/>
                  <w:rPrChange w:id="1215" w:author="Brian Olea" w:date="2023-10-16T12:17:00Z">
                    <w:rPr>
                      <w:sz w:val="24"/>
                      <w:szCs w:val="24"/>
                    </w:rPr>
                  </w:rPrChange>
                </w:rPr>
                <w:delText>,</w:delText>
              </w:r>
              <w:r w:rsidR="00E51156" w:rsidRPr="00B40818" w:rsidDel="00B40818">
                <w:rPr>
                  <w:rFonts w:asciiTheme="minorHAnsi" w:hAnsiTheme="minorHAnsi" w:cstheme="minorHAnsi"/>
                  <w:sz w:val="24"/>
                  <w:szCs w:val="24"/>
                  <w:rPrChange w:id="1216" w:author="Brian Olea" w:date="2023-10-16T12:17:00Z">
                    <w:rPr>
                      <w:sz w:val="24"/>
                      <w:szCs w:val="24"/>
                    </w:rPr>
                  </w:rPrChange>
                </w:rPr>
                <w:delText xml:space="preserve"> </w:delText>
              </w:r>
              <w:r w:rsidR="00293916" w:rsidRPr="00B40818" w:rsidDel="00B40818">
                <w:rPr>
                  <w:rFonts w:asciiTheme="minorHAnsi" w:hAnsiTheme="minorHAnsi" w:cstheme="minorHAnsi"/>
                  <w:spacing w:val="-4"/>
                  <w:sz w:val="24"/>
                  <w:szCs w:val="24"/>
                  <w:rPrChange w:id="1217" w:author="Brian Olea" w:date="2023-10-16T12:17:00Z">
                    <w:rPr>
                      <w:spacing w:val="-4"/>
                      <w:sz w:val="24"/>
                      <w:szCs w:val="24"/>
                    </w:rPr>
                  </w:rPrChange>
                </w:rPr>
                <w:delText>i</w:delText>
              </w:r>
              <w:r w:rsidR="00293916" w:rsidRPr="00B40818" w:rsidDel="00B40818">
                <w:rPr>
                  <w:rFonts w:asciiTheme="minorHAnsi" w:hAnsiTheme="minorHAnsi" w:cstheme="minorHAnsi"/>
                  <w:sz w:val="24"/>
                  <w:szCs w:val="24"/>
                  <w:rPrChange w:id="1218" w:author="Brian Olea" w:date="2023-10-16T12:17:00Z">
                    <w:rPr>
                      <w:sz w:val="24"/>
                      <w:szCs w:val="24"/>
                    </w:rPr>
                  </w:rPrChange>
                </w:rPr>
                <w:delText>n</w:delText>
              </w:r>
              <w:r w:rsidR="00293916" w:rsidRPr="00B40818" w:rsidDel="00B40818">
                <w:rPr>
                  <w:rFonts w:asciiTheme="minorHAnsi" w:hAnsiTheme="minorHAnsi" w:cstheme="minorHAnsi"/>
                  <w:spacing w:val="4"/>
                  <w:sz w:val="24"/>
                  <w:szCs w:val="24"/>
                  <w:rPrChange w:id="1219" w:author="Brian Olea" w:date="2023-10-16T12:17:00Z">
                    <w:rPr>
                      <w:spacing w:val="4"/>
                      <w:sz w:val="24"/>
                      <w:szCs w:val="24"/>
                    </w:rPr>
                  </w:rPrChange>
                </w:rPr>
                <w:delText>c</w:delText>
              </w:r>
              <w:r w:rsidR="00293916" w:rsidRPr="00B40818" w:rsidDel="00B40818">
                <w:rPr>
                  <w:rFonts w:asciiTheme="minorHAnsi" w:hAnsiTheme="minorHAnsi" w:cstheme="minorHAnsi"/>
                  <w:spacing w:val="-4"/>
                  <w:sz w:val="24"/>
                  <w:szCs w:val="24"/>
                  <w:rPrChange w:id="1220" w:author="Brian Olea" w:date="2023-10-16T12:17:00Z">
                    <w:rPr>
                      <w:spacing w:val="-4"/>
                      <w:sz w:val="24"/>
                      <w:szCs w:val="24"/>
                    </w:rPr>
                  </w:rPrChange>
                </w:rPr>
                <w:delText>l</w:delText>
              </w:r>
              <w:r w:rsidR="00293916" w:rsidRPr="00B40818" w:rsidDel="00B40818">
                <w:rPr>
                  <w:rFonts w:asciiTheme="minorHAnsi" w:hAnsiTheme="minorHAnsi" w:cstheme="minorHAnsi"/>
                  <w:sz w:val="24"/>
                  <w:szCs w:val="24"/>
                  <w:rPrChange w:id="1221" w:author="Brian Olea" w:date="2023-10-16T12:17:00Z">
                    <w:rPr>
                      <w:sz w:val="24"/>
                      <w:szCs w:val="24"/>
                    </w:rPr>
                  </w:rPrChange>
                </w:rPr>
                <w:delText>u</w:delText>
              </w:r>
              <w:r w:rsidR="00293916" w:rsidRPr="00B40818" w:rsidDel="00B40818">
                <w:rPr>
                  <w:rFonts w:asciiTheme="minorHAnsi" w:hAnsiTheme="minorHAnsi" w:cstheme="minorHAnsi"/>
                  <w:spacing w:val="5"/>
                  <w:sz w:val="24"/>
                  <w:szCs w:val="24"/>
                  <w:rPrChange w:id="1222" w:author="Brian Olea" w:date="2023-10-16T12:17:00Z">
                    <w:rPr>
                      <w:spacing w:val="5"/>
                      <w:sz w:val="24"/>
                      <w:szCs w:val="24"/>
                    </w:rPr>
                  </w:rPrChange>
                </w:rPr>
                <w:delText>d</w:delText>
              </w:r>
              <w:r w:rsidR="00293916" w:rsidRPr="00B40818" w:rsidDel="00B40818">
                <w:rPr>
                  <w:rFonts w:asciiTheme="minorHAnsi" w:hAnsiTheme="minorHAnsi" w:cstheme="minorHAnsi"/>
                  <w:spacing w:val="-4"/>
                  <w:sz w:val="24"/>
                  <w:szCs w:val="24"/>
                  <w:rPrChange w:id="1223" w:author="Brian Olea" w:date="2023-10-16T12:17:00Z">
                    <w:rPr>
                      <w:spacing w:val="-4"/>
                      <w:sz w:val="24"/>
                      <w:szCs w:val="24"/>
                    </w:rPr>
                  </w:rPrChange>
                </w:rPr>
                <w:delText>i</w:delText>
              </w:r>
              <w:r w:rsidR="00293916" w:rsidRPr="00B40818" w:rsidDel="00B40818">
                <w:rPr>
                  <w:rFonts w:asciiTheme="minorHAnsi" w:hAnsiTheme="minorHAnsi" w:cstheme="minorHAnsi"/>
                  <w:sz w:val="24"/>
                  <w:szCs w:val="24"/>
                  <w:rPrChange w:id="1224" w:author="Brian Olea" w:date="2023-10-16T12:17:00Z">
                    <w:rPr>
                      <w:sz w:val="24"/>
                      <w:szCs w:val="24"/>
                    </w:rPr>
                  </w:rPrChange>
                </w:rPr>
                <w:delText>ng</w:delText>
              </w:r>
              <w:r w:rsidR="00293916" w:rsidRPr="00B40818" w:rsidDel="00B40818">
                <w:rPr>
                  <w:rFonts w:asciiTheme="minorHAnsi" w:hAnsiTheme="minorHAnsi" w:cstheme="minorHAnsi"/>
                  <w:spacing w:val="2"/>
                  <w:sz w:val="24"/>
                  <w:szCs w:val="24"/>
                  <w:rPrChange w:id="1225" w:author="Brian Olea" w:date="2023-10-16T12:17:00Z">
                    <w:rPr>
                      <w:spacing w:val="2"/>
                      <w:sz w:val="24"/>
                      <w:szCs w:val="24"/>
                    </w:rPr>
                  </w:rPrChange>
                </w:rPr>
                <w:delText xml:space="preserve"> </w:delText>
              </w:r>
              <w:r w:rsidR="00293916" w:rsidRPr="00B40818" w:rsidDel="00B40818">
                <w:rPr>
                  <w:rFonts w:asciiTheme="minorHAnsi" w:hAnsiTheme="minorHAnsi" w:cstheme="minorHAnsi"/>
                  <w:spacing w:val="-2"/>
                  <w:sz w:val="24"/>
                  <w:szCs w:val="24"/>
                  <w:rPrChange w:id="1226" w:author="Brian Olea" w:date="2023-10-16T12:17:00Z">
                    <w:rPr>
                      <w:spacing w:val="-2"/>
                      <w:sz w:val="24"/>
                      <w:szCs w:val="24"/>
                    </w:rPr>
                  </w:rPrChange>
                </w:rPr>
                <w:delText>M</w:delText>
              </w:r>
              <w:r w:rsidR="00293916" w:rsidRPr="00B40818" w:rsidDel="00B40818">
                <w:rPr>
                  <w:rFonts w:asciiTheme="minorHAnsi" w:hAnsiTheme="minorHAnsi" w:cstheme="minorHAnsi"/>
                  <w:spacing w:val="4"/>
                  <w:sz w:val="24"/>
                  <w:szCs w:val="24"/>
                  <w:rPrChange w:id="1227" w:author="Brian Olea" w:date="2023-10-16T12:17:00Z">
                    <w:rPr>
                      <w:spacing w:val="4"/>
                      <w:sz w:val="24"/>
                      <w:szCs w:val="24"/>
                    </w:rPr>
                  </w:rPrChange>
                </w:rPr>
                <w:delText>a</w:delText>
              </w:r>
              <w:r w:rsidR="00293916" w:rsidRPr="00B40818" w:rsidDel="00B40818">
                <w:rPr>
                  <w:rFonts w:asciiTheme="minorHAnsi" w:hAnsiTheme="minorHAnsi" w:cstheme="minorHAnsi"/>
                  <w:spacing w:val="-4"/>
                  <w:sz w:val="24"/>
                  <w:szCs w:val="24"/>
                  <w:rPrChange w:id="1228" w:author="Brian Olea" w:date="2023-10-16T12:17:00Z">
                    <w:rPr>
                      <w:spacing w:val="-4"/>
                      <w:sz w:val="24"/>
                      <w:szCs w:val="24"/>
                    </w:rPr>
                  </w:rPrChange>
                </w:rPr>
                <w:delText>i</w:delText>
              </w:r>
              <w:r w:rsidR="00293916" w:rsidRPr="00B40818" w:rsidDel="00B40818">
                <w:rPr>
                  <w:rFonts w:asciiTheme="minorHAnsi" w:hAnsiTheme="minorHAnsi" w:cstheme="minorHAnsi"/>
                  <w:spacing w:val="-5"/>
                  <w:sz w:val="24"/>
                  <w:szCs w:val="24"/>
                  <w:rPrChange w:id="1229" w:author="Brian Olea" w:date="2023-10-16T12:17:00Z">
                    <w:rPr>
                      <w:spacing w:val="-5"/>
                      <w:sz w:val="24"/>
                      <w:szCs w:val="24"/>
                    </w:rPr>
                  </w:rPrChange>
                </w:rPr>
                <w:delText>n</w:delText>
              </w:r>
              <w:r w:rsidR="00293916" w:rsidRPr="00B40818" w:rsidDel="00B40818">
                <w:rPr>
                  <w:rFonts w:asciiTheme="minorHAnsi" w:hAnsiTheme="minorHAnsi" w:cstheme="minorHAnsi"/>
                  <w:spacing w:val="5"/>
                  <w:sz w:val="24"/>
                  <w:szCs w:val="24"/>
                  <w:rPrChange w:id="1230" w:author="Brian Olea" w:date="2023-10-16T12:17:00Z">
                    <w:rPr>
                      <w:spacing w:val="5"/>
                      <w:sz w:val="24"/>
                      <w:szCs w:val="24"/>
                    </w:rPr>
                  </w:rPrChange>
                </w:rPr>
                <w:delText>t</w:delText>
              </w:r>
              <w:r w:rsidR="00293916" w:rsidRPr="00B40818" w:rsidDel="00B40818">
                <w:rPr>
                  <w:rFonts w:asciiTheme="minorHAnsi" w:hAnsiTheme="minorHAnsi" w:cstheme="minorHAnsi"/>
                  <w:spacing w:val="4"/>
                  <w:sz w:val="24"/>
                  <w:szCs w:val="24"/>
                  <w:rPrChange w:id="1231" w:author="Brian Olea" w:date="2023-10-16T12:17:00Z">
                    <w:rPr>
                      <w:spacing w:val="4"/>
                      <w:sz w:val="24"/>
                      <w:szCs w:val="24"/>
                    </w:rPr>
                  </w:rPrChange>
                </w:rPr>
                <w:delText>e</w:delText>
              </w:r>
              <w:r w:rsidR="00293916" w:rsidRPr="00B40818" w:rsidDel="00B40818">
                <w:rPr>
                  <w:rFonts w:asciiTheme="minorHAnsi" w:hAnsiTheme="minorHAnsi" w:cstheme="minorHAnsi"/>
                  <w:spacing w:val="-5"/>
                  <w:sz w:val="24"/>
                  <w:szCs w:val="24"/>
                  <w:rPrChange w:id="1232" w:author="Brian Olea" w:date="2023-10-16T12:17:00Z">
                    <w:rPr>
                      <w:spacing w:val="-5"/>
                      <w:sz w:val="24"/>
                      <w:szCs w:val="24"/>
                    </w:rPr>
                  </w:rPrChange>
                </w:rPr>
                <w:delText>n</w:delText>
              </w:r>
              <w:r w:rsidR="00293916" w:rsidRPr="00B40818" w:rsidDel="00B40818">
                <w:rPr>
                  <w:rFonts w:asciiTheme="minorHAnsi" w:hAnsiTheme="minorHAnsi" w:cstheme="minorHAnsi"/>
                  <w:spacing w:val="4"/>
                  <w:sz w:val="24"/>
                  <w:szCs w:val="24"/>
                  <w:rPrChange w:id="1233" w:author="Brian Olea" w:date="2023-10-16T12:17:00Z">
                    <w:rPr>
                      <w:spacing w:val="4"/>
                      <w:sz w:val="24"/>
                      <w:szCs w:val="24"/>
                    </w:rPr>
                  </w:rPrChange>
                </w:rPr>
                <w:delText>a</w:delText>
              </w:r>
              <w:r w:rsidR="00293916" w:rsidRPr="00B40818" w:rsidDel="00B40818">
                <w:rPr>
                  <w:rFonts w:asciiTheme="minorHAnsi" w:hAnsiTheme="minorHAnsi" w:cstheme="minorHAnsi"/>
                  <w:spacing w:val="-5"/>
                  <w:sz w:val="24"/>
                  <w:szCs w:val="24"/>
                  <w:rPrChange w:id="1234" w:author="Brian Olea" w:date="2023-10-16T12:17:00Z">
                    <w:rPr>
                      <w:spacing w:val="-5"/>
                      <w:sz w:val="24"/>
                      <w:szCs w:val="24"/>
                    </w:rPr>
                  </w:rPrChange>
                </w:rPr>
                <w:delText>n</w:delText>
              </w:r>
              <w:r w:rsidR="00293916" w:rsidRPr="00B40818" w:rsidDel="00B40818">
                <w:rPr>
                  <w:rFonts w:asciiTheme="minorHAnsi" w:hAnsiTheme="minorHAnsi" w:cstheme="minorHAnsi"/>
                  <w:spacing w:val="-1"/>
                  <w:sz w:val="24"/>
                  <w:szCs w:val="24"/>
                  <w:rPrChange w:id="1235" w:author="Brian Olea" w:date="2023-10-16T12:17:00Z">
                    <w:rPr>
                      <w:spacing w:val="-1"/>
                      <w:sz w:val="24"/>
                      <w:szCs w:val="24"/>
                    </w:rPr>
                  </w:rPrChange>
                </w:rPr>
                <w:delText>c</w:delText>
              </w:r>
              <w:r w:rsidR="00293916" w:rsidRPr="00B40818" w:rsidDel="00B40818">
                <w:rPr>
                  <w:rFonts w:asciiTheme="minorHAnsi" w:hAnsiTheme="minorHAnsi" w:cstheme="minorHAnsi"/>
                  <w:sz w:val="24"/>
                  <w:szCs w:val="24"/>
                  <w:rPrChange w:id="1236" w:author="Brian Olea" w:date="2023-10-16T12:17:00Z">
                    <w:rPr>
                      <w:sz w:val="24"/>
                      <w:szCs w:val="24"/>
                    </w:rPr>
                  </w:rPrChange>
                </w:rPr>
                <w:delText>e</w:delText>
              </w:r>
            </w:del>
          </w:p>
        </w:tc>
        <w:tc>
          <w:tcPr>
            <w:tcW w:w="432" w:type="dxa"/>
            <w:tcBorders>
              <w:top w:val="single" w:sz="6" w:space="0" w:color="000000"/>
              <w:left w:val="single" w:sz="6" w:space="0" w:color="000000"/>
              <w:bottom w:val="single" w:sz="6" w:space="0" w:color="000000"/>
            </w:tcBorders>
            <w:vAlign w:val="center"/>
          </w:tcPr>
          <w:p w14:paraId="20329127" w14:textId="2DB33FF3" w:rsidR="00293916" w:rsidRPr="00B40818" w:rsidDel="00B40818" w:rsidRDefault="00560FBC" w:rsidP="00E51156">
            <w:pPr>
              <w:spacing w:line="260" w:lineRule="exact"/>
              <w:ind w:left="105"/>
              <w:rPr>
                <w:del w:id="1237" w:author="Brian Olea" w:date="2023-10-16T12:23:00Z"/>
                <w:rFonts w:asciiTheme="minorHAnsi" w:hAnsiTheme="minorHAnsi" w:cstheme="minorHAnsi"/>
                <w:spacing w:val="-2"/>
                <w:sz w:val="24"/>
                <w:szCs w:val="24"/>
                <w:rPrChange w:id="1238" w:author="Brian Olea" w:date="2023-10-16T12:17:00Z">
                  <w:rPr>
                    <w:del w:id="1239" w:author="Brian Olea" w:date="2023-10-16T12:23:00Z"/>
                    <w:spacing w:val="-2"/>
                    <w:sz w:val="24"/>
                    <w:szCs w:val="24"/>
                  </w:rPr>
                </w:rPrChange>
              </w:rPr>
            </w:pPr>
            <w:del w:id="1240" w:author="Brian Olea" w:date="2023-10-16T12:23:00Z">
              <w:r w:rsidRPr="00B40818" w:rsidDel="00B40818">
                <w:rPr>
                  <w:rFonts w:asciiTheme="minorHAnsi" w:hAnsiTheme="minorHAnsi" w:cstheme="minorHAnsi"/>
                  <w:spacing w:val="-2"/>
                  <w:sz w:val="24"/>
                  <w:szCs w:val="24"/>
                  <w:rPrChange w:id="1241" w:author="Brian Olea" w:date="2023-10-16T12:17:00Z">
                    <w:rPr>
                      <w:spacing w:val="-2"/>
                      <w:sz w:val="24"/>
                      <w:szCs w:val="24"/>
                    </w:rPr>
                  </w:rPrChange>
                </w:rPr>
                <w:delText>19</w:delText>
              </w:r>
            </w:del>
          </w:p>
        </w:tc>
        <w:tc>
          <w:tcPr>
            <w:tcW w:w="4752" w:type="dxa"/>
            <w:tcBorders>
              <w:top w:val="single" w:sz="6" w:space="0" w:color="000000"/>
              <w:bottom w:val="single" w:sz="6" w:space="0" w:color="000000"/>
              <w:right w:val="single" w:sz="6" w:space="0" w:color="000000"/>
            </w:tcBorders>
            <w:vAlign w:val="center"/>
          </w:tcPr>
          <w:p w14:paraId="4EF75661" w14:textId="4BE1853B" w:rsidR="00293916" w:rsidRPr="00B40818" w:rsidDel="00B40818" w:rsidRDefault="00293916" w:rsidP="00E51156">
            <w:pPr>
              <w:spacing w:line="260" w:lineRule="exact"/>
              <w:rPr>
                <w:del w:id="1242" w:author="Brian Olea" w:date="2023-10-16T12:23:00Z"/>
                <w:rFonts w:asciiTheme="minorHAnsi" w:hAnsiTheme="minorHAnsi" w:cstheme="minorHAnsi"/>
                <w:spacing w:val="1"/>
                <w:sz w:val="24"/>
                <w:szCs w:val="24"/>
                <w:rPrChange w:id="1243" w:author="Brian Olea" w:date="2023-10-16T12:17:00Z">
                  <w:rPr>
                    <w:del w:id="1244" w:author="Brian Olea" w:date="2023-10-16T12:23:00Z"/>
                    <w:spacing w:val="1"/>
                    <w:sz w:val="24"/>
                    <w:szCs w:val="24"/>
                  </w:rPr>
                </w:rPrChange>
              </w:rPr>
            </w:pPr>
            <w:del w:id="1245" w:author="Brian Olea" w:date="2023-10-16T12:23:00Z">
              <w:r w:rsidRPr="00B40818" w:rsidDel="00B40818">
                <w:rPr>
                  <w:rFonts w:asciiTheme="minorHAnsi" w:hAnsiTheme="minorHAnsi" w:cstheme="minorHAnsi"/>
                  <w:spacing w:val="1"/>
                  <w:sz w:val="24"/>
                  <w:szCs w:val="24"/>
                  <w:rPrChange w:id="1246" w:author="Brian Olea" w:date="2023-10-16T12:17:00Z">
                    <w:rPr>
                      <w:spacing w:val="1"/>
                      <w:sz w:val="24"/>
                      <w:szCs w:val="24"/>
                    </w:rPr>
                  </w:rPrChange>
                </w:rPr>
                <w:delText>S</w:delText>
              </w:r>
              <w:r w:rsidRPr="00B40818" w:rsidDel="00B40818">
                <w:rPr>
                  <w:rFonts w:asciiTheme="minorHAnsi" w:hAnsiTheme="minorHAnsi" w:cstheme="minorHAnsi"/>
                  <w:spacing w:val="4"/>
                  <w:sz w:val="24"/>
                  <w:szCs w:val="24"/>
                  <w:rPrChange w:id="1247" w:author="Brian Olea" w:date="2023-10-16T12:17:00Z">
                    <w:rPr>
                      <w:spacing w:val="4"/>
                      <w:sz w:val="24"/>
                      <w:szCs w:val="24"/>
                    </w:rPr>
                  </w:rPrChange>
                </w:rPr>
                <w:delText>a</w:delText>
              </w:r>
              <w:r w:rsidRPr="00B40818" w:rsidDel="00B40818">
                <w:rPr>
                  <w:rFonts w:asciiTheme="minorHAnsi" w:hAnsiTheme="minorHAnsi" w:cstheme="minorHAnsi"/>
                  <w:spacing w:val="-8"/>
                  <w:sz w:val="24"/>
                  <w:szCs w:val="24"/>
                  <w:rPrChange w:id="1248" w:author="Brian Olea" w:date="2023-10-16T12:17:00Z">
                    <w:rPr>
                      <w:spacing w:val="-8"/>
                      <w:sz w:val="24"/>
                      <w:szCs w:val="24"/>
                    </w:rPr>
                  </w:rPrChange>
                </w:rPr>
                <w:delText>f</w:delText>
              </w:r>
              <w:r w:rsidRPr="00B40818" w:rsidDel="00B40818">
                <w:rPr>
                  <w:rFonts w:asciiTheme="minorHAnsi" w:hAnsiTheme="minorHAnsi" w:cstheme="minorHAnsi"/>
                  <w:spacing w:val="-1"/>
                  <w:sz w:val="24"/>
                  <w:szCs w:val="24"/>
                  <w:rPrChange w:id="1249" w:author="Brian Olea" w:date="2023-10-16T12:17:00Z">
                    <w:rPr>
                      <w:spacing w:val="-1"/>
                      <w:sz w:val="24"/>
                      <w:szCs w:val="24"/>
                    </w:rPr>
                  </w:rPrChange>
                </w:rPr>
                <w:delText>e</w:delText>
              </w:r>
              <w:r w:rsidRPr="00B40818" w:rsidDel="00B40818">
                <w:rPr>
                  <w:rFonts w:asciiTheme="minorHAnsi" w:hAnsiTheme="minorHAnsi" w:cstheme="minorHAnsi"/>
                  <w:spacing w:val="10"/>
                  <w:sz w:val="24"/>
                  <w:szCs w:val="24"/>
                  <w:rPrChange w:id="1250" w:author="Brian Olea" w:date="2023-10-16T12:17:00Z">
                    <w:rPr>
                      <w:spacing w:val="10"/>
                      <w:sz w:val="24"/>
                      <w:szCs w:val="24"/>
                    </w:rPr>
                  </w:rPrChange>
                </w:rPr>
                <w:delText>t</w:delText>
              </w:r>
              <w:r w:rsidRPr="00B40818" w:rsidDel="00B40818">
                <w:rPr>
                  <w:rFonts w:asciiTheme="minorHAnsi" w:hAnsiTheme="minorHAnsi" w:cstheme="minorHAnsi"/>
                  <w:sz w:val="24"/>
                  <w:szCs w:val="24"/>
                  <w:rPrChange w:id="1251" w:author="Brian Olea" w:date="2023-10-16T12:17:00Z">
                    <w:rPr>
                      <w:sz w:val="24"/>
                      <w:szCs w:val="24"/>
                    </w:rPr>
                  </w:rPrChange>
                </w:rPr>
                <w:delText>y</w:delText>
              </w:r>
            </w:del>
          </w:p>
        </w:tc>
      </w:tr>
      <w:tr w:rsidR="00293916" w:rsidRPr="00B40818" w:rsidDel="00B40818" w14:paraId="2F6C3907" w14:textId="0D4C9AE2" w:rsidTr="00AD49CC">
        <w:trPr>
          <w:trHeight w:val="288"/>
          <w:jc w:val="center"/>
          <w:del w:id="1252" w:author="Brian Olea" w:date="2023-10-16T12:23:00Z"/>
        </w:trPr>
        <w:tc>
          <w:tcPr>
            <w:tcW w:w="432" w:type="dxa"/>
            <w:tcBorders>
              <w:top w:val="single" w:sz="6" w:space="0" w:color="000000"/>
              <w:left w:val="single" w:sz="6" w:space="0" w:color="000000"/>
              <w:bottom w:val="single" w:sz="6" w:space="0" w:color="000000"/>
            </w:tcBorders>
            <w:vAlign w:val="center"/>
          </w:tcPr>
          <w:p w14:paraId="4C469CBA" w14:textId="4222712F" w:rsidR="00293916" w:rsidRPr="00B40818" w:rsidDel="00B40818" w:rsidRDefault="00560FBC" w:rsidP="00E51156">
            <w:pPr>
              <w:spacing w:line="260" w:lineRule="exact"/>
              <w:ind w:left="105"/>
              <w:rPr>
                <w:del w:id="1253" w:author="Brian Olea" w:date="2023-10-16T12:23:00Z"/>
                <w:rFonts w:asciiTheme="minorHAnsi" w:hAnsiTheme="minorHAnsi" w:cstheme="minorHAnsi"/>
                <w:spacing w:val="-2"/>
                <w:sz w:val="24"/>
                <w:szCs w:val="24"/>
                <w:rPrChange w:id="1254" w:author="Brian Olea" w:date="2023-10-16T12:17:00Z">
                  <w:rPr>
                    <w:del w:id="1255" w:author="Brian Olea" w:date="2023-10-16T12:23:00Z"/>
                    <w:spacing w:val="-2"/>
                    <w:sz w:val="24"/>
                    <w:szCs w:val="24"/>
                  </w:rPr>
                </w:rPrChange>
              </w:rPr>
            </w:pPr>
            <w:del w:id="1256" w:author="Brian Olea" w:date="2023-10-16T12:23:00Z">
              <w:r w:rsidRPr="00B40818" w:rsidDel="00B40818">
                <w:rPr>
                  <w:rFonts w:asciiTheme="minorHAnsi" w:hAnsiTheme="minorHAnsi" w:cstheme="minorHAnsi"/>
                  <w:spacing w:val="-2"/>
                  <w:sz w:val="24"/>
                  <w:szCs w:val="24"/>
                  <w:rPrChange w:id="1257" w:author="Brian Olea" w:date="2023-10-16T12:17:00Z">
                    <w:rPr>
                      <w:spacing w:val="-2"/>
                      <w:sz w:val="24"/>
                      <w:szCs w:val="24"/>
                    </w:rPr>
                  </w:rPrChange>
                </w:rPr>
                <w:delText>10</w:delText>
              </w:r>
            </w:del>
          </w:p>
        </w:tc>
        <w:tc>
          <w:tcPr>
            <w:tcW w:w="4752" w:type="dxa"/>
            <w:tcBorders>
              <w:top w:val="single" w:sz="6" w:space="0" w:color="000000"/>
              <w:bottom w:val="single" w:sz="6" w:space="0" w:color="000000"/>
              <w:right w:val="single" w:sz="6" w:space="0" w:color="000000"/>
            </w:tcBorders>
            <w:vAlign w:val="center"/>
            <w:hideMark/>
          </w:tcPr>
          <w:p w14:paraId="6EF43F0E" w14:textId="74736EA4" w:rsidR="00293916" w:rsidRPr="00B40818" w:rsidDel="00B40818" w:rsidRDefault="00293916" w:rsidP="00E51156">
            <w:pPr>
              <w:spacing w:line="260" w:lineRule="exact"/>
              <w:rPr>
                <w:del w:id="1258" w:author="Brian Olea" w:date="2023-10-16T12:23:00Z"/>
                <w:rFonts w:asciiTheme="minorHAnsi" w:hAnsiTheme="minorHAnsi" w:cstheme="minorHAnsi"/>
                <w:sz w:val="24"/>
                <w:szCs w:val="24"/>
                <w:rPrChange w:id="1259" w:author="Brian Olea" w:date="2023-10-16T12:17:00Z">
                  <w:rPr>
                    <w:del w:id="1260" w:author="Brian Olea" w:date="2023-10-16T12:23:00Z"/>
                    <w:sz w:val="24"/>
                    <w:szCs w:val="24"/>
                  </w:rPr>
                </w:rPrChange>
              </w:rPr>
            </w:pPr>
            <w:del w:id="1261" w:author="Brian Olea" w:date="2023-10-16T12:23:00Z">
              <w:r w:rsidRPr="00B40818" w:rsidDel="00B40818">
                <w:rPr>
                  <w:rFonts w:asciiTheme="minorHAnsi" w:hAnsiTheme="minorHAnsi" w:cstheme="minorHAnsi"/>
                  <w:spacing w:val="1"/>
                  <w:sz w:val="24"/>
                  <w:szCs w:val="24"/>
                  <w:rPrChange w:id="1262" w:author="Brian Olea" w:date="2023-10-16T12:17:00Z">
                    <w:rPr>
                      <w:spacing w:val="1"/>
                      <w:sz w:val="24"/>
                      <w:szCs w:val="24"/>
                    </w:rPr>
                  </w:rPrChange>
                </w:rPr>
                <w:delText>I</w:delText>
              </w:r>
              <w:r w:rsidRPr="00B40818" w:rsidDel="00B40818">
                <w:rPr>
                  <w:rFonts w:asciiTheme="minorHAnsi" w:hAnsiTheme="minorHAnsi" w:cstheme="minorHAnsi"/>
                  <w:spacing w:val="-5"/>
                  <w:sz w:val="24"/>
                  <w:szCs w:val="24"/>
                  <w:rPrChange w:id="1263" w:author="Brian Olea" w:date="2023-10-16T12:17:00Z">
                    <w:rPr>
                      <w:spacing w:val="-5"/>
                      <w:sz w:val="24"/>
                      <w:szCs w:val="24"/>
                    </w:rPr>
                  </w:rPrChange>
                </w:rPr>
                <w:delText>n</w:delText>
              </w:r>
              <w:r w:rsidRPr="00B40818" w:rsidDel="00B40818">
                <w:rPr>
                  <w:rFonts w:asciiTheme="minorHAnsi" w:hAnsiTheme="minorHAnsi" w:cstheme="minorHAnsi"/>
                  <w:spacing w:val="-2"/>
                  <w:sz w:val="24"/>
                  <w:szCs w:val="24"/>
                  <w:rPrChange w:id="1264" w:author="Brian Olea" w:date="2023-10-16T12:17:00Z">
                    <w:rPr>
                      <w:spacing w:val="-2"/>
                      <w:sz w:val="24"/>
                      <w:szCs w:val="24"/>
                    </w:rPr>
                  </w:rPrChange>
                </w:rPr>
                <w:delText>s</w:delText>
              </w:r>
              <w:r w:rsidRPr="00B40818" w:rsidDel="00B40818">
                <w:rPr>
                  <w:rFonts w:asciiTheme="minorHAnsi" w:hAnsiTheme="minorHAnsi" w:cstheme="minorHAnsi"/>
                  <w:sz w:val="24"/>
                  <w:szCs w:val="24"/>
                  <w:rPrChange w:id="1265" w:author="Brian Olea" w:date="2023-10-16T12:17:00Z">
                    <w:rPr>
                      <w:sz w:val="24"/>
                      <w:szCs w:val="24"/>
                    </w:rPr>
                  </w:rPrChange>
                </w:rPr>
                <w:delText>p</w:delText>
              </w:r>
              <w:r w:rsidRPr="00B40818" w:rsidDel="00B40818">
                <w:rPr>
                  <w:rFonts w:asciiTheme="minorHAnsi" w:hAnsiTheme="minorHAnsi" w:cstheme="minorHAnsi"/>
                  <w:spacing w:val="-1"/>
                  <w:sz w:val="24"/>
                  <w:szCs w:val="24"/>
                  <w:rPrChange w:id="1266" w:author="Brian Olea" w:date="2023-10-16T12:17:00Z">
                    <w:rPr>
                      <w:spacing w:val="-1"/>
                      <w:sz w:val="24"/>
                      <w:szCs w:val="24"/>
                    </w:rPr>
                  </w:rPrChange>
                </w:rPr>
                <w:delText>ec</w:delText>
              </w:r>
              <w:r w:rsidRPr="00B40818" w:rsidDel="00B40818">
                <w:rPr>
                  <w:rFonts w:asciiTheme="minorHAnsi" w:hAnsiTheme="minorHAnsi" w:cstheme="minorHAnsi"/>
                  <w:spacing w:val="10"/>
                  <w:sz w:val="24"/>
                  <w:szCs w:val="24"/>
                  <w:rPrChange w:id="1267" w:author="Brian Olea" w:date="2023-10-16T12:17:00Z">
                    <w:rPr>
                      <w:spacing w:val="10"/>
                      <w:sz w:val="24"/>
                      <w:szCs w:val="24"/>
                    </w:rPr>
                  </w:rPrChange>
                </w:rPr>
                <w:delText>t</w:delText>
              </w:r>
              <w:r w:rsidRPr="00B40818" w:rsidDel="00B40818">
                <w:rPr>
                  <w:rFonts w:asciiTheme="minorHAnsi" w:hAnsiTheme="minorHAnsi" w:cstheme="minorHAnsi"/>
                  <w:spacing w:val="-9"/>
                  <w:sz w:val="24"/>
                  <w:szCs w:val="24"/>
                  <w:rPrChange w:id="1268" w:author="Brian Olea" w:date="2023-10-16T12:17:00Z">
                    <w:rPr>
                      <w:spacing w:val="-9"/>
                      <w:sz w:val="24"/>
                      <w:szCs w:val="24"/>
                    </w:rPr>
                  </w:rPrChange>
                </w:rPr>
                <w:delText>i</w:delText>
              </w:r>
              <w:r w:rsidRPr="00B40818" w:rsidDel="00B40818">
                <w:rPr>
                  <w:rFonts w:asciiTheme="minorHAnsi" w:hAnsiTheme="minorHAnsi" w:cstheme="minorHAnsi"/>
                  <w:spacing w:val="5"/>
                  <w:sz w:val="24"/>
                  <w:szCs w:val="24"/>
                  <w:rPrChange w:id="1269" w:author="Brian Olea" w:date="2023-10-16T12:17:00Z">
                    <w:rPr>
                      <w:spacing w:val="5"/>
                      <w:sz w:val="24"/>
                      <w:szCs w:val="24"/>
                    </w:rPr>
                  </w:rPrChange>
                </w:rPr>
                <w:delText>o</w:delText>
              </w:r>
              <w:r w:rsidRPr="00B40818" w:rsidDel="00B40818">
                <w:rPr>
                  <w:rFonts w:asciiTheme="minorHAnsi" w:hAnsiTheme="minorHAnsi" w:cstheme="minorHAnsi"/>
                  <w:spacing w:val="-5"/>
                  <w:sz w:val="24"/>
                  <w:szCs w:val="24"/>
                  <w:rPrChange w:id="1270" w:author="Brian Olea" w:date="2023-10-16T12:17:00Z">
                    <w:rPr>
                      <w:spacing w:val="-5"/>
                      <w:sz w:val="24"/>
                      <w:szCs w:val="24"/>
                    </w:rPr>
                  </w:rPrChange>
                </w:rPr>
                <w:delText>n</w:delText>
              </w:r>
              <w:r w:rsidRPr="00B40818" w:rsidDel="00B40818">
                <w:rPr>
                  <w:rFonts w:asciiTheme="minorHAnsi" w:hAnsiTheme="minorHAnsi" w:cstheme="minorHAnsi"/>
                  <w:sz w:val="24"/>
                  <w:szCs w:val="24"/>
                  <w:rPrChange w:id="1271" w:author="Brian Olea" w:date="2023-10-16T12:17:00Z">
                    <w:rPr>
                      <w:sz w:val="24"/>
                      <w:szCs w:val="24"/>
                    </w:rPr>
                  </w:rPrChange>
                </w:rPr>
                <w:delText>,</w:delText>
              </w:r>
              <w:r w:rsidRPr="00B40818" w:rsidDel="00B40818">
                <w:rPr>
                  <w:rFonts w:asciiTheme="minorHAnsi" w:hAnsiTheme="minorHAnsi" w:cstheme="minorHAnsi"/>
                  <w:spacing w:val="4"/>
                  <w:sz w:val="24"/>
                  <w:szCs w:val="24"/>
                  <w:rPrChange w:id="1272" w:author="Brian Olea" w:date="2023-10-16T12:17:00Z">
                    <w:rPr>
                      <w:spacing w:val="4"/>
                      <w:sz w:val="24"/>
                      <w:szCs w:val="24"/>
                    </w:rPr>
                  </w:rPrChange>
                </w:rPr>
                <w:delText xml:space="preserve"> </w:delText>
              </w:r>
              <w:r w:rsidRPr="00B40818" w:rsidDel="00B40818">
                <w:rPr>
                  <w:rFonts w:asciiTheme="minorHAnsi" w:hAnsiTheme="minorHAnsi" w:cstheme="minorHAnsi"/>
                  <w:spacing w:val="-2"/>
                  <w:sz w:val="24"/>
                  <w:szCs w:val="24"/>
                  <w:rPrChange w:id="1273" w:author="Brian Olea" w:date="2023-10-16T12:17:00Z">
                    <w:rPr>
                      <w:spacing w:val="-2"/>
                      <w:sz w:val="24"/>
                      <w:szCs w:val="24"/>
                    </w:rPr>
                  </w:rPrChange>
                </w:rPr>
                <w:delText>M</w:delText>
              </w:r>
              <w:r w:rsidRPr="00B40818" w:rsidDel="00B40818">
                <w:rPr>
                  <w:rFonts w:asciiTheme="minorHAnsi" w:hAnsiTheme="minorHAnsi" w:cstheme="minorHAnsi"/>
                  <w:spacing w:val="6"/>
                  <w:sz w:val="24"/>
                  <w:szCs w:val="24"/>
                  <w:rPrChange w:id="1274" w:author="Brian Olea" w:date="2023-10-16T12:17:00Z">
                    <w:rPr>
                      <w:spacing w:val="6"/>
                      <w:sz w:val="24"/>
                      <w:szCs w:val="24"/>
                    </w:rPr>
                  </w:rPrChange>
                </w:rPr>
                <w:delText>o</w:delText>
              </w:r>
              <w:r w:rsidRPr="00B40818" w:rsidDel="00B40818">
                <w:rPr>
                  <w:rFonts w:asciiTheme="minorHAnsi" w:hAnsiTheme="minorHAnsi" w:cstheme="minorHAnsi"/>
                  <w:sz w:val="24"/>
                  <w:szCs w:val="24"/>
                  <w:rPrChange w:id="1275" w:author="Brian Olea" w:date="2023-10-16T12:17:00Z">
                    <w:rPr>
                      <w:sz w:val="24"/>
                      <w:szCs w:val="24"/>
                    </w:rPr>
                  </w:rPrChange>
                </w:rPr>
                <w:delText>n</w:delText>
              </w:r>
              <w:r w:rsidRPr="00B40818" w:rsidDel="00B40818">
                <w:rPr>
                  <w:rFonts w:asciiTheme="minorHAnsi" w:hAnsiTheme="minorHAnsi" w:cstheme="minorHAnsi"/>
                  <w:spacing w:val="-9"/>
                  <w:sz w:val="24"/>
                  <w:szCs w:val="24"/>
                  <w:rPrChange w:id="1276" w:author="Brian Olea" w:date="2023-10-16T12:17:00Z">
                    <w:rPr>
                      <w:spacing w:val="-9"/>
                      <w:sz w:val="24"/>
                      <w:szCs w:val="24"/>
                    </w:rPr>
                  </w:rPrChange>
                </w:rPr>
                <w:delText>i</w:delText>
              </w:r>
              <w:r w:rsidRPr="00B40818" w:rsidDel="00B40818">
                <w:rPr>
                  <w:rFonts w:asciiTheme="minorHAnsi" w:hAnsiTheme="minorHAnsi" w:cstheme="minorHAnsi"/>
                  <w:spacing w:val="5"/>
                  <w:sz w:val="24"/>
                  <w:szCs w:val="24"/>
                  <w:rPrChange w:id="1277" w:author="Brian Olea" w:date="2023-10-16T12:17:00Z">
                    <w:rPr>
                      <w:spacing w:val="5"/>
                      <w:sz w:val="24"/>
                      <w:szCs w:val="24"/>
                    </w:rPr>
                  </w:rPrChange>
                </w:rPr>
                <w:delText>to</w:delText>
              </w:r>
              <w:r w:rsidRPr="00B40818" w:rsidDel="00B40818">
                <w:rPr>
                  <w:rFonts w:asciiTheme="minorHAnsi" w:hAnsiTheme="minorHAnsi" w:cstheme="minorHAnsi"/>
                  <w:spacing w:val="1"/>
                  <w:sz w:val="24"/>
                  <w:szCs w:val="24"/>
                  <w:rPrChange w:id="1278" w:author="Brian Olea" w:date="2023-10-16T12:17:00Z">
                    <w:rPr>
                      <w:spacing w:val="1"/>
                      <w:sz w:val="24"/>
                      <w:szCs w:val="24"/>
                    </w:rPr>
                  </w:rPrChange>
                </w:rPr>
                <w:delText>r</w:delText>
              </w:r>
              <w:r w:rsidRPr="00B40818" w:rsidDel="00B40818">
                <w:rPr>
                  <w:rFonts w:asciiTheme="minorHAnsi" w:hAnsiTheme="minorHAnsi" w:cstheme="minorHAnsi"/>
                  <w:spacing w:val="-4"/>
                  <w:sz w:val="24"/>
                  <w:szCs w:val="24"/>
                  <w:rPrChange w:id="1279" w:author="Brian Olea" w:date="2023-10-16T12:17:00Z">
                    <w:rPr>
                      <w:spacing w:val="-4"/>
                      <w:sz w:val="24"/>
                      <w:szCs w:val="24"/>
                    </w:rPr>
                  </w:rPrChange>
                </w:rPr>
                <w:delText>i</w:delText>
              </w:r>
              <w:r w:rsidRPr="00B40818" w:rsidDel="00B40818">
                <w:rPr>
                  <w:rFonts w:asciiTheme="minorHAnsi" w:hAnsiTheme="minorHAnsi" w:cstheme="minorHAnsi"/>
                  <w:spacing w:val="-5"/>
                  <w:sz w:val="24"/>
                  <w:szCs w:val="24"/>
                  <w:rPrChange w:id="1280" w:author="Brian Olea" w:date="2023-10-16T12:17:00Z">
                    <w:rPr>
                      <w:spacing w:val="-5"/>
                      <w:sz w:val="24"/>
                      <w:szCs w:val="24"/>
                    </w:rPr>
                  </w:rPrChange>
                </w:rPr>
                <w:delText>n</w:delText>
              </w:r>
              <w:r w:rsidRPr="00B40818" w:rsidDel="00B40818">
                <w:rPr>
                  <w:rFonts w:asciiTheme="minorHAnsi" w:hAnsiTheme="minorHAnsi" w:cstheme="minorHAnsi"/>
                  <w:sz w:val="24"/>
                  <w:szCs w:val="24"/>
                  <w:rPrChange w:id="1281" w:author="Brian Olea" w:date="2023-10-16T12:17:00Z">
                    <w:rPr>
                      <w:sz w:val="24"/>
                      <w:szCs w:val="24"/>
                    </w:rPr>
                  </w:rPrChange>
                </w:rPr>
                <w:delText>g</w:delText>
              </w:r>
              <w:r w:rsidRPr="00B40818" w:rsidDel="00B40818">
                <w:rPr>
                  <w:rFonts w:asciiTheme="minorHAnsi" w:hAnsiTheme="minorHAnsi" w:cstheme="minorHAnsi"/>
                  <w:spacing w:val="2"/>
                  <w:sz w:val="24"/>
                  <w:szCs w:val="24"/>
                  <w:rPrChange w:id="1282" w:author="Brian Olea" w:date="2023-10-16T12:17:00Z">
                    <w:rPr>
                      <w:spacing w:val="2"/>
                      <w:sz w:val="24"/>
                      <w:szCs w:val="24"/>
                    </w:rPr>
                  </w:rPrChange>
                </w:rPr>
                <w:delText xml:space="preserve"> </w:delText>
              </w:r>
              <w:r w:rsidRPr="00B40818" w:rsidDel="00B40818">
                <w:rPr>
                  <w:rFonts w:asciiTheme="minorHAnsi" w:hAnsiTheme="minorHAnsi" w:cstheme="minorHAnsi"/>
                  <w:spacing w:val="4"/>
                  <w:sz w:val="24"/>
                  <w:szCs w:val="24"/>
                  <w:rPrChange w:id="1283" w:author="Brian Olea" w:date="2023-10-16T12:17:00Z">
                    <w:rPr>
                      <w:spacing w:val="4"/>
                      <w:sz w:val="24"/>
                      <w:szCs w:val="24"/>
                    </w:rPr>
                  </w:rPrChange>
                </w:rPr>
                <w:delText>a</w:delText>
              </w:r>
              <w:r w:rsidRPr="00B40818" w:rsidDel="00B40818">
                <w:rPr>
                  <w:rFonts w:asciiTheme="minorHAnsi" w:hAnsiTheme="minorHAnsi" w:cstheme="minorHAnsi"/>
                  <w:spacing w:val="-5"/>
                  <w:sz w:val="24"/>
                  <w:szCs w:val="24"/>
                  <w:rPrChange w:id="1284" w:author="Brian Olea" w:date="2023-10-16T12:17:00Z">
                    <w:rPr>
                      <w:spacing w:val="-5"/>
                      <w:sz w:val="24"/>
                      <w:szCs w:val="24"/>
                    </w:rPr>
                  </w:rPrChange>
                </w:rPr>
                <w:delText>n</w:delText>
              </w:r>
              <w:r w:rsidRPr="00B40818" w:rsidDel="00B40818">
                <w:rPr>
                  <w:rFonts w:asciiTheme="minorHAnsi" w:hAnsiTheme="minorHAnsi" w:cstheme="minorHAnsi"/>
                  <w:sz w:val="24"/>
                  <w:szCs w:val="24"/>
                  <w:rPrChange w:id="1285" w:author="Brian Olea" w:date="2023-10-16T12:17:00Z">
                    <w:rPr>
                      <w:sz w:val="24"/>
                      <w:szCs w:val="24"/>
                    </w:rPr>
                  </w:rPrChange>
                </w:rPr>
                <w:delText>d</w:delText>
              </w:r>
              <w:r w:rsidR="00E51156" w:rsidRPr="00B40818" w:rsidDel="00B40818">
                <w:rPr>
                  <w:rFonts w:asciiTheme="minorHAnsi" w:hAnsiTheme="minorHAnsi" w:cstheme="minorHAnsi"/>
                  <w:sz w:val="24"/>
                  <w:szCs w:val="24"/>
                  <w:rPrChange w:id="1286" w:author="Brian Olea" w:date="2023-10-16T12:17:00Z">
                    <w:rPr>
                      <w:sz w:val="24"/>
                      <w:szCs w:val="24"/>
                    </w:rPr>
                  </w:rPrChange>
                </w:rPr>
                <w:delText xml:space="preserve"> </w:delText>
              </w:r>
              <w:r w:rsidRPr="00B40818" w:rsidDel="00B40818">
                <w:rPr>
                  <w:rFonts w:asciiTheme="minorHAnsi" w:hAnsiTheme="minorHAnsi" w:cstheme="minorHAnsi"/>
                  <w:spacing w:val="2"/>
                  <w:sz w:val="24"/>
                  <w:szCs w:val="24"/>
                  <w:rPrChange w:id="1287" w:author="Brian Olea" w:date="2023-10-16T12:17:00Z">
                    <w:rPr>
                      <w:spacing w:val="2"/>
                      <w:sz w:val="24"/>
                      <w:szCs w:val="24"/>
                    </w:rPr>
                  </w:rPrChange>
                </w:rPr>
                <w:delText>T</w:delText>
              </w:r>
              <w:r w:rsidRPr="00B40818" w:rsidDel="00B40818">
                <w:rPr>
                  <w:rFonts w:asciiTheme="minorHAnsi" w:hAnsiTheme="minorHAnsi" w:cstheme="minorHAnsi"/>
                  <w:spacing w:val="-1"/>
                  <w:sz w:val="24"/>
                  <w:szCs w:val="24"/>
                  <w:rPrChange w:id="1288" w:author="Brian Olea" w:date="2023-10-16T12:17:00Z">
                    <w:rPr>
                      <w:spacing w:val="-1"/>
                      <w:sz w:val="24"/>
                      <w:szCs w:val="24"/>
                    </w:rPr>
                  </w:rPrChange>
                </w:rPr>
                <w:delText>e</w:delText>
              </w:r>
              <w:r w:rsidRPr="00B40818" w:rsidDel="00B40818">
                <w:rPr>
                  <w:rFonts w:asciiTheme="minorHAnsi" w:hAnsiTheme="minorHAnsi" w:cstheme="minorHAnsi"/>
                  <w:spacing w:val="-2"/>
                  <w:sz w:val="24"/>
                  <w:szCs w:val="24"/>
                  <w:rPrChange w:id="1289" w:author="Brian Olea" w:date="2023-10-16T12:17:00Z">
                    <w:rPr>
                      <w:spacing w:val="-2"/>
                      <w:sz w:val="24"/>
                      <w:szCs w:val="24"/>
                    </w:rPr>
                  </w:rPrChange>
                </w:rPr>
                <w:delText>s</w:delText>
              </w:r>
              <w:r w:rsidRPr="00B40818" w:rsidDel="00B40818">
                <w:rPr>
                  <w:rFonts w:asciiTheme="minorHAnsi" w:hAnsiTheme="minorHAnsi" w:cstheme="minorHAnsi"/>
                  <w:sz w:val="24"/>
                  <w:szCs w:val="24"/>
                  <w:rPrChange w:id="1290" w:author="Brian Olea" w:date="2023-10-16T12:17:00Z">
                    <w:rPr>
                      <w:sz w:val="24"/>
                      <w:szCs w:val="24"/>
                    </w:rPr>
                  </w:rPrChange>
                </w:rPr>
                <w:delText>t</w:delText>
              </w:r>
            </w:del>
          </w:p>
        </w:tc>
        <w:tc>
          <w:tcPr>
            <w:tcW w:w="432" w:type="dxa"/>
            <w:tcBorders>
              <w:top w:val="single" w:sz="6" w:space="0" w:color="000000"/>
              <w:left w:val="single" w:sz="6" w:space="0" w:color="000000"/>
              <w:bottom w:val="single" w:sz="6" w:space="0" w:color="000000"/>
            </w:tcBorders>
            <w:vAlign w:val="center"/>
          </w:tcPr>
          <w:p w14:paraId="2B23F65F" w14:textId="44BF8C4D" w:rsidR="00293916" w:rsidRPr="00B40818" w:rsidDel="00B40818" w:rsidRDefault="00293916" w:rsidP="00E51156">
            <w:pPr>
              <w:spacing w:line="260" w:lineRule="exact"/>
              <w:ind w:left="105"/>
              <w:rPr>
                <w:del w:id="1291" w:author="Brian Olea" w:date="2023-10-16T12:23:00Z"/>
                <w:rFonts w:asciiTheme="minorHAnsi" w:hAnsiTheme="minorHAnsi" w:cstheme="minorHAnsi"/>
                <w:spacing w:val="-2"/>
                <w:sz w:val="24"/>
                <w:szCs w:val="24"/>
                <w:rPrChange w:id="1292" w:author="Brian Olea" w:date="2023-10-16T12:17:00Z">
                  <w:rPr>
                    <w:del w:id="1293" w:author="Brian Olea" w:date="2023-10-16T12:23:00Z"/>
                    <w:spacing w:val="-2"/>
                    <w:sz w:val="24"/>
                    <w:szCs w:val="24"/>
                  </w:rPr>
                </w:rPrChange>
              </w:rPr>
            </w:pPr>
            <w:del w:id="1294" w:author="Brian Olea" w:date="2023-10-16T12:23:00Z">
              <w:r w:rsidRPr="00B40818" w:rsidDel="00B40818">
                <w:rPr>
                  <w:rFonts w:asciiTheme="minorHAnsi" w:hAnsiTheme="minorHAnsi" w:cstheme="minorHAnsi"/>
                  <w:spacing w:val="-2"/>
                  <w:sz w:val="24"/>
                  <w:szCs w:val="24"/>
                  <w:rPrChange w:id="1295" w:author="Brian Olea" w:date="2023-10-16T12:17:00Z">
                    <w:rPr>
                      <w:spacing w:val="-2"/>
                      <w:sz w:val="24"/>
                      <w:szCs w:val="24"/>
                    </w:rPr>
                  </w:rPrChange>
                </w:rPr>
                <w:delText>20</w:delText>
              </w:r>
            </w:del>
          </w:p>
        </w:tc>
        <w:tc>
          <w:tcPr>
            <w:tcW w:w="4752" w:type="dxa"/>
            <w:tcBorders>
              <w:top w:val="single" w:sz="6" w:space="0" w:color="000000"/>
              <w:bottom w:val="single" w:sz="6" w:space="0" w:color="000000"/>
              <w:right w:val="single" w:sz="6" w:space="0" w:color="000000"/>
            </w:tcBorders>
            <w:vAlign w:val="center"/>
          </w:tcPr>
          <w:p w14:paraId="6BD3979C" w14:textId="3D3DF77F" w:rsidR="00293916" w:rsidRPr="00B40818" w:rsidDel="00B40818" w:rsidRDefault="00293916" w:rsidP="00E51156">
            <w:pPr>
              <w:spacing w:line="260" w:lineRule="exact"/>
              <w:rPr>
                <w:del w:id="1296" w:author="Brian Olea" w:date="2023-10-16T12:23:00Z"/>
                <w:rFonts w:asciiTheme="minorHAnsi" w:hAnsiTheme="minorHAnsi" w:cstheme="minorHAnsi"/>
                <w:sz w:val="24"/>
                <w:szCs w:val="24"/>
                <w:rPrChange w:id="1297" w:author="Brian Olea" w:date="2023-10-16T12:17:00Z">
                  <w:rPr>
                    <w:del w:id="1298" w:author="Brian Olea" w:date="2023-10-16T12:23:00Z"/>
                    <w:sz w:val="24"/>
                    <w:szCs w:val="24"/>
                  </w:rPr>
                </w:rPrChange>
              </w:rPr>
            </w:pPr>
            <w:del w:id="1299" w:author="Brian Olea" w:date="2023-10-16T12:23:00Z">
              <w:r w:rsidRPr="00B40818" w:rsidDel="00B40818">
                <w:rPr>
                  <w:rFonts w:asciiTheme="minorHAnsi" w:hAnsiTheme="minorHAnsi" w:cstheme="minorHAnsi"/>
                  <w:sz w:val="24"/>
                  <w:szCs w:val="24"/>
                  <w:rPrChange w:id="1300" w:author="Brian Olea" w:date="2023-10-16T12:17:00Z">
                    <w:rPr>
                      <w:sz w:val="24"/>
                      <w:szCs w:val="24"/>
                    </w:rPr>
                  </w:rPrChange>
                </w:rPr>
                <w:delText>A</w:delText>
              </w:r>
              <w:r w:rsidRPr="00B40818" w:rsidDel="00B40818">
                <w:rPr>
                  <w:rFonts w:asciiTheme="minorHAnsi" w:hAnsiTheme="minorHAnsi" w:cstheme="minorHAnsi"/>
                  <w:spacing w:val="-5"/>
                  <w:sz w:val="24"/>
                  <w:szCs w:val="24"/>
                  <w:rPrChange w:id="1301" w:author="Brian Olea" w:date="2023-10-16T12:17:00Z">
                    <w:rPr>
                      <w:spacing w:val="-5"/>
                      <w:sz w:val="24"/>
                      <w:szCs w:val="24"/>
                    </w:rPr>
                  </w:rPrChange>
                </w:rPr>
                <w:delText>n</w:delText>
              </w:r>
              <w:r w:rsidRPr="00B40818" w:rsidDel="00B40818">
                <w:rPr>
                  <w:rFonts w:asciiTheme="minorHAnsi" w:hAnsiTheme="minorHAnsi" w:cstheme="minorHAnsi"/>
                  <w:spacing w:val="4"/>
                  <w:sz w:val="24"/>
                  <w:szCs w:val="24"/>
                  <w:rPrChange w:id="1302" w:author="Brian Olea" w:date="2023-10-16T12:17:00Z">
                    <w:rPr>
                      <w:spacing w:val="4"/>
                      <w:sz w:val="24"/>
                      <w:szCs w:val="24"/>
                    </w:rPr>
                  </w:rPrChange>
                </w:rPr>
                <w:delText>a</w:delText>
              </w:r>
              <w:r w:rsidRPr="00B40818" w:rsidDel="00B40818">
                <w:rPr>
                  <w:rFonts w:asciiTheme="minorHAnsi" w:hAnsiTheme="minorHAnsi" w:cstheme="minorHAnsi"/>
                  <w:sz w:val="24"/>
                  <w:szCs w:val="24"/>
                  <w:rPrChange w:id="1303" w:author="Brian Olea" w:date="2023-10-16T12:17:00Z">
                    <w:rPr>
                      <w:sz w:val="24"/>
                      <w:szCs w:val="24"/>
                    </w:rPr>
                  </w:rPrChange>
                </w:rPr>
                <w:delText>l</w:delText>
              </w:r>
              <w:r w:rsidRPr="00B40818" w:rsidDel="00B40818">
                <w:rPr>
                  <w:rFonts w:asciiTheme="minorHAnsi" w:hAnsiTheme="minorHAnsi" w:cstheme="minorHAnsi"/>
                  <w:spacing w:val="-4"/>
                  <w:sz w:val="24"/>
                  <w:szCs w:val="24"/>
                  <w:rPrChange w:id="1304" w:author="Brian Olea" w:date="2023-10-16T12:17:00Z">
                    <w:rPr>
                      <w:spacing w:val="-4"/>
                      <w:sz w:val="24"/>
                      <w:szCs w:val="24"/>
                    </w:rPr>
                  </w:rPrChange>
                </w:rPr>
                <w:delText>y</w:delText>
              </w:r>
              <w:r w:rsidRPr="00B40818" w:rsidDel="00B40818">
                <w:rPr>
                  <w:rFonts w:asciiTheme="minorHAnsi" w:hAnsiTheme="minorHAnsi" w:cstheme="minorHAnsi"/>
                  <w:spacing w:val="7"/>
                  <w:sz w:val="24"/>
                  <w:szCs w:val="24"/>
                  <w:rPrChange w:id="1305" w:author="Brian Olea" w:date="2023-10-16T12:17:00Z">
                    <w:rPr>
                      <w:spacing w:val="7"/>
                      <w:sz w:val="24"/>
                      <w:szCs w:val="24"/>
                    </w:rPr>
                  </w:rPrChange>
                </w:rPr>
                <w:delText>s</w:delText>
              </w:r>
              <w:r w:rsidRPr="00B40818" w:rsidDel="00B40818">
                <w:rPr>
                  <w:rFonts w:asciiTheme="minorHAnsi" w:hAnsiTheme="minorHAnsi" w:cstheme="minorHAnsi"/>
                  <w:spacing w:val="-4"/>
                  <w:sz w:val="24"/>
                  <w:szCs w:val="24"/>
                  <w:rPrChange w:id="1306" w:author="Brian Olea" w:date="2023-10-16T12:17:00Z">
                    <w:rPr>
                      <w:spacing w:val="-4"/>
                      <w:sz w:val="24"/>
                      <w:szCs w:val="24"/>
                    </w:rPr>
                  </w:rPrChange>
                </w:rPr>
                <w:delText>i</w:delText>
              </w:r>
              <w:r w:rsidRPr="00B40818" w:rsidDel="00B40818">
                <w:rPr>
                  <w:rFonts w:asciiTheme="minorHAnsi" w:hAnsiTheme="minorHAnsi" w:cstheme="minorHAnsi"/>
                  <w:sz w:val="24"/>
                  <w:szCs w:val="24"/>
                  <w:rPrChange w:id="1307" w:author="Brian Olea" w:date="2023-10-16T12:17:00Z">
                    <w:rPr>
                      <w:sz w:val="24"/>
                      <w:szCs w:val="24"/>
                    </w:rPr>
                  </w:rPrChange>
                </w:rPr>
                <w:delText xml:space="preserve">s </w:delText>
              </w:r>
              <w:r w:rsidRPr="00B40818" w:rsidDel="00B40818">
                <w:rPr>
                  <w:rFonts w:asciiTheme="minorHAnsi" w:hAnsiTheme="minorHAnsi" w:cstheme="minorHAnsi"/>
                  <w:spacing w:val="5"/>
                  <w:sz w:val="24"/>
                  <w:szCs w:val="24"/>
                  <w:rPrChange w:id="1308" w:author="Brian Olea" w:date="2023-10-16T12:17:00Z">
                    <w:rPr>
                      <w:spacing w:val="5"/>
                      <w:sz w:val="24"/>
                      <w:szCs w:val="24"/>
                    </w:rPr>
                  </w:rPrChange>
                </w:rPr>
                <w:delText>o</w:delText>
              </w:r>
              <w:r w:rsidRPr="00B40818" w:rsidDel="00B40818">
                <w:rPr>
                  <w:rFonts w:asciiTheme="minorHAnsi" w:hAnsiTheme="minorHAnsi" w:cstheme="minorHAnsi"/>
                  <w:sz w:val="24"/>
                  <w:szCs w:val="24"/>
                  <w:rPrChange w:id="1309" w:author="Brian Olea" w:date="2023-10-16T12:17:00Z">
                    <w:rPr>
                      <w:sz w:val="24"/>
                      <w:szCs w:val="24"/>
                    </w:rPr>
                  </w:rPrChange>
                </w:rPr>
                <w:delText>f</w:delText>
              </w:r>
              <w:r w:rsidRPr="00B40818" w:rsidDel="00B40818">
                <w:rPr>
                  <w:rFonts w:asciiTheme="minorHAnsi" w:hAnsiTheme="minorHAnsi" w:cstheme="minorHAnsi"/>
                  <w:spacing w:val="-6"/>
                  <w:sz w:val="24"/>
                  <w:szCs w:val="24"/>
                  <w:rPrChange w:id="1310" w:author="Brian Olea" w:date="2023-10-16T12:17:00Z">
                    <w:rPr>
                      <w:spacing w:val="-6"/>
                      <w:sz w:val="24"/>
                      <w:szCs w:val="24"/>
                    </w:rPr>
                  </w:rPrChange>
                </w:rPr>
                <w:delText xml:space="preserve"> </w:delText>
              </w:r>
              <w:r w:rsidRPr="00B40818" w:rsidDel="00B40818">
                <w:rPr>
                  <w:rFonts w:asciiTheme="minorHAnsi" w:hAnsiTheme="minorHAnsi" w:cstheme="minorHAnsi"/>
                  <w:sz w:val="24"/>
                  <w:szCs w:val="24"/>
                  <w:rPrChange w:id="1311" w:author="Brian Olea" w:date="2023-10-16T12:17:00Z">
                    <w:rPr>
                      <w:sz w:val="24"/>
                      <w:szCs w:val="24"/>
                    </w:rPr>
                  </w:rPrChange>
                </w:rPr>
                <w:delText>D</w:delText>
              </w:r>
              <w:r w:rsidRPr="00B40818" w:rsidDel="00B40818">
                <w:rPr>
                  <w:rFonts w:asciiTheme="minorHAnsi" w:hAnsiTheme="minorHAnsi" w:cstheme="minorHAnsi"/>
                  <w:spacing w:val="-1"/>
                  <w:sz w:val="24"/>
                  <w:szCs w:val="24"/>
                  <w:rPrChange w:id="1312" w:author="Brian Olea" w:date="2023-10-16T12:17:00Z">
                    <w:rPr>
                      <w:spacing w:val="-1"/>
                      <w:sz w:val="24"/>
                      <w:szCs w:val="24"/>
                    </w:rPr>
                  </w:rPrChange>
                </w:rPr>
                <w:delText>a</w:delText>
              </w:r>
              <w:r w:rsidRPr="00B40818" w:rsidDel="00B40818">
                <w:rPr>
                  <w:rFonts w:asciiTheme="minorHAnsi" w:hAnsiTheme="minorHAnsi" w:cstheme="minorHAnsi"/>
                  <w:spacing w:val="5"/>
                  <w:sz w:val="24"/>
                  <w:szCs w:val="24"/>
                  <w:rPrChange w:id="1313" w:author="Brian Olea" w:date="2023-10-16T12:17:00Z">
                    <w:rPr>
                      <w:spacing w:val="5"/>
                      <w:sz w:val="24"/>
                      <w:szCs w:val="24"/>
                    </w:rPr>
                  </w:rPrChange>
                </w:rPr>
                <w:delText>t</w:delText>
              </w:r>
              <w:r w:rsidRPr="00B40818" w:rsidDel="00B40818">
                <w:rPr>
                  <w:rFonts w:asciiTheme="minorHAnsi" w:hAnsiTheme="minorHAnsi" w:cstheme="minorHAnsi"/>
                  <w:spacing w:val="-1"/>
                  <w:sz w:val="24"/>
                  <w:szCs w:val="24"/>
                  <w:rPrChange w:id="1314" w:author="Brian Olea" w:date="2023-10-16T12:17:00Z">
                    <w:rPr>
                      <w:spacing w:val="-1"/>
                      <w:sz w:val="24"/>
                      <w:szCs w:val="24"/>
                    </w:rPr>
                  </w:rPrChange>
                </w:rPr>
                <w:delText>a</w:delText>
              </w:r>
              <w:r w:rsidRPr="00B40818" w:rsidDel="00B40818">
                <w:rPr>
                  <w:rFonts w:asciiTheme="minorHAnsi" w:hAnsiTheme="minorHAnsi" w:cstheme="minorHAnsi"/>
                  <w:sz w:val="24"/>
                  <w:szCs w:val="24"/>
                  <w:highlight w:val="green"/>
                  <w:rPrChange w:id="1315" w:author="Brian Olea" w:date="2023-10-16T12:17:00Z">
                    <w:rPr>
                      <w:sz w:val="24"/>
                      <w:szCs w:val="24"/>
                      <w:highlight w:val="green"/>
                    </w:rPr>
                  </w:rPrChange>
                </w:rPr>
                <w:delText>/</w:delText>
              </w:r>
              <w:r w:rsidRPr="00B40818" w:rsidDel="00B40818">
                <w:rPr>
                  <w:rFonts w:asciiTheme="minorHAnsi" w:hAnsiTheme="minorHAnsi" w:cstheme="minorHAnsi"/>
                  <w:strike/>
                  <w:color w:val="FF0000"/>
                  <w:spacing w:val="-1"/>
                  <w:sz w:val="24"/>
                  <w:szCs w:val="24"/>
                  <w:highlight w:val="green"/>
                  <w:rPrChange w:id="1316" w:author="Brian Olea" w:date="2023-10-16T12:17:00Z">
                    <w:rPr>
                      <w:strike/>
                      <w:color w:val="FF0000"/>
                      <w:spacing w:val="-1"/>
                      <w:sz w:val="24"/>
                      <w:szCs w:val="24"/>
                      <w:highlight w:val="green"/>
                    </w:rPr>
                  </w:rPrChange>
                </w:rPr>
                <w:delText>C</w:delText>
              </w:r>
              <w:r w:rsidRPr="00B40818" w:rsidDel="00B40818">
                <w:rPr>
                  <w:rFonts w:asciiTheme="minorHAnsi" w:hAnsiTheme="minorHAnsi" w:cstheme="minorHAnsi"/>
                  <w:strike/>
                  <w:color w:val="FF0000"/>
                  <w:spacing w:val="5"/>
                  <w:sz w:val="24"/>
                  <w:szCs w:val="24"/>
                  <w:highlight w:val="green"/>
                  <w:rPrChange w:id="1317" w:author="Brian Olea" w:date="2023-10-16T12:17:00Z">
                    <w:rPr>
                      <w:strike/>
                      <w:color w:val="FF0000"/>
                      <w:spacing w:val="5"/>
                      <w:sz w:val="24"/>
                      <w:szCs w:val="24"/>
                      <w:highlight w:val="green"/>
                    </w:rPr>
                  </w:rPrChange>
                </w:rPr>
                <w:delText>o</w:delText>
              </w:r>
              <w:r w:rsidRPr="00B40818" w:rsidDel="00B40818">
                <w:rPr>
                  <w:rFonts w:asciiTheme="minorHAnsi" w:hAnsiTheme="minorHAnsi" w:cstheme="minorHAnsi"/>
                  <w:strike/>
                  <w:color w:val="FF0000"/>
                  <w:spacing w:val="-5"/>
                  <w:sz w:val="24"/>
                  <w:szCs w:val="24"/>
                  <w:highlight w:val="green"/>
                  <w:rPrChange w:id="1318" w:author="Brian Olea" w:date="2023-10-16T12:17:00Z">
                    <w:rPr>
                      <w:strike/>
                      <w:color w:val="FF0000"/>
                      <w:spacing w:val="-5"/>
                      <w:sz w:val="24"/>
                      <w:szCs w:val="24"/>
                      <w:highlight w:val="green"/>
                    </w:rPr>
                  </w:rPrChange>
                </w:rPr>
                <w:delText>n</w:delText>
              </w:r>
              <w:r w:rsidRPr="00B40818" w:rsidDel="00B40818">
                <w:rPr>
                  <w:rFonts w:asciiTheme="minorHAnsi" w:hAnsiTheme="minorHAnsi" w:cstheme="minorHAnsi"/>
                  <w:strike/>
                  <w:color w:val="FF0000"/>
                  <w:spacing w:val="5"/>
                  <w:sz w:val="24"/>
                  <w:szCs w:val="24"/>
                  <w:highlight w:val="green"/>
                  <w:rPrChange w:id="1319" w:author="Brian Olea" w:date="2023-10-16T12:17:00Z">
                    <w:rPr>
                      <w:strike/>
                      <w:color w:val="FF0000"/>
                      <w:spacing w:val="5"/>
                      <w:sz w:val="24"/>
                      <w:szCs w:val="24"/>
                      <w:highlight w:val="green"/>
                    </w:rPr>
                  </w:rPrChange>
                </w:rPr>
                <w:delText>t</w:delText>
              </w:r>
              <w:r w:rsidRPr="00B40818" w:rsidDel="00B40818">
                <w:rPr>
                  <w:rFonts w:asciiTheme="minorHAnsi" w:hAnsiTheme="minorHAnsi" w:cstheme="minorHAnsi"/>
                  <w:strike/>
                  <w:color w:val="FF0000"/>
                  <w:spacing w:val="-4"/>
                  <w:sz w:val="24"/>
                  <w:szCs w:val="24"/>
                  <w:highlight w:val="green"/>
                  <w:rPrChange w:id="1320" w:author="Brian Olea" w:date="2023-10-16T12:17:00Z">
                    <w:rPr>
                      <w:strike/>
                      <w:color w:val="FF0000"/>
                      <w:spacing w:val="-4"/>
                      <w:sz w:val="24"/>
                      <w:szCs w:val="24"/>
                      <w:highlight w:val="green"/>
                    </w:rPr>
                  </w:rPrChange>
                </w:rPr>
                <w:delText>i</w:delText>
              </w:r>
              <w:r w:rsidRPr="00B40818" w:rsidDel="00B40818">
                <w:rPr>
                  <w:rFonts w:asciiTheme="minorHAnsi" w:hAnsiTheme="minorHAnsi" w:cstheme="minorHAnsi"/>
                  <w:strike/>
                  <w:color w:val="FF0000"/>
                  <w:spacing w:val="-5"/>
                  <w:sz w:val="24"/>
                  <w:szCs w:val="24"/>
                  <w:highlight w:val="green"/>
                  <w:rPrChange w:id="1321" w:author="Brian Olea" w:date="2023-10-16T12:17:00Z">
                    <w:rPr>
                      <w:strike/>
                      <w:color w:val="FF0000"/>
                      <w:spacing w:val="-5"/>
                      <w:sz w:val="24"/>
                      <w:szCs w:val="24"/>
                      <w:highlight w:val="green"/>
                    </w:rPr>
                  </w:rPrChange>
                </w:rPr>
                <w:delText>n</w:delText>
              </w:r>
              <w:r w:rsidRPr="00B40818" w:rsidDel="00B40818">
                <w:rPr>
                  <w:rFonts w:asciiTheme="minorHAnsi" w:hAnsiTheme="minorHAnsi" w:cstheme="minorHAnsi"/>
                  <w:strike/>
                  <w:color w:val="FF0000"/>
                  <w:sz w:val="24"/>
                  <w:szCs w:val="24"/>
                  <w:highlight w:val="green"/>
                  <w:rPrChange w:id="1322" w:author="Brian Olea" w:date="2023-10-16T12:17:00Z">
                    <w:rPr>
                      <w:strike/>
                      <w:color w:val="FF0000"/>
                      <w:sz w:val="24"/>
                      <w:szCs w:val="24"/>
                      <w:highlight w:val="green"/>
                    </w:rPr>
                  </w:rPrChange>
                </w:rPr>
                <w:delText>u</w:delText>
              </w:r>
              <w:r w:rsidRPr="00B40818" w:rsidDel="00B40818">
                <w:rPr>
                  <w:rFonts w:asciiTheme="minorHAnsi" w:hAnsiTheme="minorHAnsi" w:cstheme="minorHAnsi"/>
                  <w:strike/>
                  <w:color w:val="FF0000"/>
                  <w:spacing w:val="5"/>
                  <w:sz w:val="24"/>
                  <w:szCs w:val="24"/>
                  <w:highlight w:val="green"/>
                  <w:rPrChange w:id="1323" w:author="Brian Olea" w:date="2023-10-16T12:17:00Z">
                    <w:rPr>
                      <w:strike/>
                      <w:color w:val="FF0000"/>
                      <w:spacing w:val="5"/>
                      <w:sz w:val="24"/>
                      <w:szCs w:val="24"/>
                      <w:highlight w:val="green"/>
                    </w:rPr>
                  </w:rPrChange>
                </w:rPr>
                <w:delText>o</w:delText>
              </w:r>
              <w:r w:rsidRPr="00B40818" w:rsidDel="00B40818">
                <w:rPr>
                  <w:rFonts w:asciiTheme="minorHAnsi" w:hAnsiTheme="minorHAnsi" w:cstheme="minorHAnsi"/>
                  <w:strike/>
                  <w:color w:val="FF0000"/>
                  <w:sz w:val="24"/>
                  <w:szCs w:val="24"/>
                  <w:highlight w:val="green"/>
                  <w:rPrChange w:id="1324" w:author="Brian Olea" w:date="2023-10-16T12:17:00Z">
                    <w:rPr>
                      <w:strike/>
                      <w:color w:val="FF0000"/>
                      <w:sz w:val="24"/>
                      <w:szCs w:val="24"/>
                      <w:highlight w:val="green"/>
                    </w:rPr>
                  </w:rPrChange>
                </w:rPr>
                <w:delText>us</w:delText>
              </w:r>
              <w:r w:rsidR="00E51156" w:rsidRPr="00B40818" w:rsidDel="00B40818">
                <w:rPr>
                  <w:rFonts w:asciiTheme="minorHAnsi" w:hAnsiTheme="minorHAnsi" w:cstheme="minorHAnsi"/>
                  <w:strike/>
                  <w:color w:val="FF0000"/>
                  <w:sz w:val="24"/>
                  <w:szCs w:val="24"/>
                  <w:highlight w:val="green"/>
                  <w:rPrChange w:id="1325" w:author="Brian Olea" w:date="2023-10-16T12:17:00Z">
                    <w:rPr>
                      <w:strike/>
                      <w:color w:val="FF0000"/>
                      <w:sz w:val="24"/>
                      <w:szCs w:val="24"/>
                      <w:highlight w:val="green"/>
                    </w:rPr>
                  </w:rPrChange>
                </w:rPr>
                <w:delText xml:space="preserve"> </w:delText>
              </w:r>
              <w:r w:rsidRPr="00B40818" w:rsidDel="00B40818">
                <w:rPr>
                  <w:rFonts w:asciiTheme="minorHAnsi" w:hAnsiTheme="minorHAnsi" w:cstheme="minorHAnsi"/>
                  <w:strike/>
                  <w:color w:val="FF0000"/>
                  <w:spacing w:val="6"/>
                  <w:sz w:val="24"/>
                  <w:szCs w:val="24"/>
                  <w:highlight w:val="green"/>
                  <w:rPrChange w:id="1326" w:author="Brian Olea" w:date="2023-10-16T12:17:00Z">
                    <w:rPr>
                      <w:strike/>
                      <w:color w:val="FF0000"/>
                      <w:spacing w:val="6"/>
                      <w:sz w:val="24"/>
                      <w:szCs w:val="24"/>
                      <w:highlight w:val="green"/>
                    </w:rPr>
                  </w:rPrChange>
                </w:rPr>
                <w:delText>I</w:delText>
              </w:r>
              <w:r w:rsidRPr="00B40818" w:rsidDel="00B40818">
                <w:rPr>
                  <w:rFonts w:asciiTheme="minorHAnsi" w:hAnsiTheme="minorHAnsi" w:cstheme="minorHAnsi"/>
                  <w:strike/>
                  <w:color w:val="FF0000"/>
                  <w:spacing w:val="-9"/>
                  <w:sz w:val="24"/>
                  <w:szCs w:val="24"/>
                  <w:highlight w:val="green"/>
                  <w:rPrChange w:id="1327" w:author="Brian Olea" w:date="2023-10-16T12:17:00Z">
                    <w:rPr>
                      <w:strike/>
                      <w:color w:val="FF0000"/>
                      <w:spacing w:val="-9"/>
                      <w:sz w:val="24"/>
                      <w:szCs w:val="24"/>
                      <w:highlight w:val="green"/>
                    </w:rPr>
                  </w:rPrChange>
                </w:rPr>
                <w:delText>m</w:delText>
              </w:r>
              <w:r w:rsidRPr="00B40818" w:rsidDel="00B40818">
                <w:rPr>
                  <w:rFonts w:asciiTheme="minorHAnsi" w:hAnsiTheme="minorHAnsi" w:cstheme="minorHAnsi"/>
                  <w:strike/>
                  <w:color w:val="FF0000"/>
                  <w:sz w:val="24"/>
                  <w:szCs w:val="24"/>
                  <w:highlight w:val="green"/>
                  <w:rPrChange w:id="1328" w:author="Brian Olea" w:date="2023-10-16T12:17:00Z">
                    <w:rPr>
                      <w:strike/>
                      <w:color w:val="FF0000"/>
                      <w:sz w:val="24"/>
                      <w:szCs w:val="24"/>
                      <w:highlight w:val="green"/>
                    </w:rPr>
                  </w:rPrChange>
                </w:rPr>
                <w:delText>p</w:delText>
              </w:r>
              <w:r w:rsidRPr="00B40818" w:rsidDel="00B40818">
                <w:rPr>
                  <w:rFonts w:asciiTheme="minorHAnsi" w:hAnsiTheme="minorHAnsi" w:cstheme="minorHAnsi"/>
                  <w:strike/>
                  <w:color w:val="FF0000"/>
                  <w:spacing w:val="1"/>
                  <w:sz w:val="24"/>
                  <w:szCs w:val="24"/>
                  <w:highlight w:val="green"/>
                  <w:rPrChange w:id="1329" w:author="Brian Olea" w:date="2023-10-16T12:17:00Z">
                    <w:rPr>
                      <w:strike/>
                      <w:color w:val="FF0000"/>
                      <w:spacing w:val="1"/>
                      <w:sz w:val="24"/>
                      <w:szCs w:val="24"/>
                      <w:highlight w:val="green"/>
                    </w:rPr>
                  </w:rPrChange>
                </w:rPr>
                <w:delText>r</w:delText>
              </w:r>
              <w:r w:rsidRPr="00B40818" w:rsidDel="00B40818">
                <w:rPr>
                  <w:rFonts w:asciiTheme="minorHAnsi" w:hAnsiTheme="minorHAnsi" w:cstheme="minorHAnsi"/>
                  <w:strike/>
                  <w:color w:val="FF0000"/>
                  <w:spacing w:val="5"/>
                  <w:sz w:val="24"/>
                  <w:szCs w:val="24"/>
                  <w:highlight w:val="green"/>
                  <w:rPrChange w:id="1330" w:author="Brian Olea" w:date="2023-10-16T12:17:00Z">
                    <w:rPr>
                      <w:strike/>
                      <w:color w:val="FF0000"/>
                      <w:spacing w:val="5"/>
                      <w:sz w:val="24"/>
                      <w:szCs w:val="24"/>
                      <w:highlight w:val="green"/>
                    </w:rPr>
                  </w:rPrChange>
                </w:rPr>
                <w:delText>o</w:delText>
              </w:r>
              <w:r w:rsidRPr="00B40818" w:rsidDel="00B40818">
                <w:rPr>
                  <w:rFonts w:asciiTheme="minorHAnsi" w:hAnsiTheme="minorHAnsi" w:cstheme="minorHAnsi"/>
                  <w:strike/>
                  <w:color w:val="FF0000"/>
                  <w:spacing w:val="-5"/>
                  <w:sz w:val="24"/>
                  <w:szCs w:val="24"/>
                  <w:highlight w:val="green"/>
                  <w:rPrChange w:id="1331" w:author="Brian Olea" w:date="2023-10-16T12:17:00Z">
                    <w:rPr>
                      <w:strike/>
                      <w:color w:val="FF0000"/>
                      <w:spacing w:val="-5"/>
                      <w:sz w:val="24"/>
                      <w:szCs w:val="24"/>
                      <w:highlight w:val="green"/>
                    </w:rPr>
                  </w:rPrChange>
                </w:rPr>
                <w:delText>v</w:delText>
              </w:r>
              <w:r w:rsidRPr="00B40818" w:rsidDel="00B40818">
                <w:rPr>
                  <w:rFonts w:asciiTheme="minorHAnsi" w:hAnsiTheme="minorHAnsi" w:cstheme="minorHAnsi"/>
                  <w:strike/>
                  <w:color w:val="FF0000"/>
                  <w:spacing w:val="4"/>
                  <w:sz w:val="24"/>
                  <w:szCs w:val="24"/>
                  <w:highlight w:val="green"/>
                  <w:rPrChange w:id="1332" w:author="Brian Olea" w:date="2023-10-16T12:17:00Z">
                    <w:rPr>
                      <w:strike/>
                      <w:color w:val="FF0000"/>
                      <w:spacing w:val="4"/>
                      <w:sz w:val="24"/>
                      <w:szCs w:val="24"/>
                      <w:highlight w:val="green"/>
                    </w:rPr>
                  </w:rPrChange>
                </w:rPr>
                <w:delText>e</w:delText>
              </w:r>
              <w:r w:rsidRPr="00B40818" w:rsidDel="00B40818">
                <w:rPr>
                  <w:rFonts w:asciiTheme="minorHAnsi" w:hAnsiTheme="minorHAnsi" w:cstheme="minorHAnsi"/>
                  <w:strike/>
                  <w:color w:val="FF0000"/>
                  <w:spacing w:val="-9"/>
                  <w:sz w:val="24"/>
                  <w:szCs w:val="24"/>
                  <w:highlight w:val="green"/>
                  <w:rPrChange w:id="1333" w:author="Brian Olea" w:date="2023-10-16T12:17:00Z">
                    <w:rPr>
                      <w:strike/>
                      <w:color w:val="FF0000"/>
                      <w:spacing w:val="-9"/>
                      <w:sz w:val="24"/>
                      <w:szCs w:val="24"/>
                      <w:highlight w:val="green"/>
                    </w:rPr>
                  </w:rPrChange>
                </w:rPr>
                <w:delText>m</w:delText>
              </w:r>
              <w:r w:rsidRPr="00B40818" w:rsidDel="00B40818">
                <w:rPr>
                  <w:rFonts w:asciiTheme="minorHAnsi" w:hAnsiTheme="minorHAnsi" w:cstheme="minorHAnsi"/>
                  <w:strike/>
                  <w:color w:val="FF0000"/>
                  <w:spacing w:val="4"/>
                  <w:sz w:val="24"/>
                  <w:szCs w:val="24"/>
                  <w:highlight w:val="green"/>
                  <w:rPrChange w:id="1334" w:author="Brian Olea" w:date="2023-10-16T12:17:00Z">
                    <w:rPr>
                      <w:strike/>
                      <w:color w:val="FF0000"/>
                      <w:spacing w:val="4"/>
                      <w:sz w:val="24"/>
                      <w:szCs w:val="24"/>
                      <w:highlight w:val="green"/>
                    </w:rPr>
                  </w:rPrChange>
                </w:rPr>
                <w:delText>e</w:delText>
              </w:r>
              <w:r w:rsidRPr="00B40818" w:rsidDel="00B40818">
                <w:rPr>
                  <w:rFonts w:asciiTheme="minorHAnsi" w:hAnsiTheme="minorHAnsi" w:cstheme="minorHAnsi"/>
                  <w:strike/>
                  <w:color w:val="FF0000"/>
                  <w:spacing w:val="-5"/>
                  <w:sz w:val="24"/>
                  <w:szCs w:val="24"/>
                  <w:highlight w:val="green"/>
                  <w:rPrChange w:id="1335" w:author="Brian Olea" w:date="2023-10-16T12:17:00Z">
                    <w:rPr>
                      <w:strike/>
                      <w:color w:val="FF0000"/>
                      <w:spacing w:val="-5"/>
                      <w:sz w:val="24"/>
                      <w:szCs w:val="24"/>
                      <w:highlight w:val="green"/>
                    </w:rPr>
                  </w:rPrChange>
                </w:rPr>
                <w:delText>n</w:delText>
              </w:r>
              <w:r w:rsidRPr="00B40818" w:rsidDel="00B40818">
                <w:rPr>
                  <w:rFonts w:asciiTheme="minorHAnsi" w:hAnsiTheme="minorHAnsi" w:cstheme="minorHAnsi"/>
                  <w:strike/>
                  <w:color w:val="FF0000"/>
                  <w:sz w:val="24"/>
                  <w:szCs w:val="24"/>
                  <w:highlight w:val="green"/>
                  <w:rPrChange w:id="1336" w:author="Brian Olea" w:date="2023-10-16T12:17:00Z">
                    <w:rPr>
                      <w:strike/>
                      <w:color w:val="FF0000"/>
                      <w:sz w:val="24"/>
                      <w:szCs w:val="24"/>
                      <w:highlight w:val="green"/>
                    </w:rPr>
                  </w:rPrChange>
                </w:rPr>
                <w:delText>t</w:delText>
              </w:r>
            </w:del>
          </w:p>
        </w:tc>
      </w:tr>
    </w:tbl>
    <w:bookmarkEnd w:id="733"/>
    <w:p w14:paraId="08461DA5" w14:textId="3A0C4386" w:rsidR="00010F71" w:rsidRPr="00B40818" w:rsidDel="00B40818" w:rsidRDefault="00010F71" w:rsidP="009B48B1">
      <w:pPr>
        <w:pStyle w:val="Header"/>
        <w:numPr>
          <w:ilvl w:val="0"/>
          <w:numId w:val="12"/>
        </w:numPr>
        <w:tabs>
          <w:tab w:val="clear" w:pos="4320"/>
          <w:tab w:val="clear" w:pos="8640"/>
          <w:tab w:val="num" w:pos="1440"/>
        </w:tabs>
        <w:spacing w:before="120" w:after="60"/>
        <w:ind w:left="720"/>
        <w:rPr>
          <w:del w:id="1337" w:author="Brian Olea" w:date="2023-10-16T12:23:00Z"/>
          <w:rFonts w:asciiTheme="minorHAnsi" w:hAnsiTheme="minorHAnsi" w:cstheme="minorHAnsi"/>
          <w:sz w:val="25"/>
          <w:szCs w:val="25"/>
          <w:highlight w:val="yellow"/>
          <w:rPrChange w:id="1338" w:author="Brian Olea" w:date="2023-10-16T12:17:00Z">
            <w:rPr>
              <w:del w:id="1339" w:author="Brian Olea" w:date="2023-10-16T12:23:00Z"/>
              <w:sz w:val="25"/>
              <w:szCs w:val="25"/>
              <w:highlight w:val="yellow"/>
            </w:rPr>
          </w:rPrChange>
        </w:rPr>
      </w:pPr>
      <w:del w:id="1340" w:author="Brian Olea" w:date="2023-10-16T12:23:00Z">
        <w:r w:rsidRPr="00B40818" w:rsidDel="00B40818">
          <w:rPr>
            <w:rFonts w:asciiTheme="minorHAnsi" w:hAnsiTheme="minorHAnsi" w:cstheme="minorHAnsi"/>
            <w:sz w:val="25"/>
            <w:szCs w:val="25"/>
            <w:highlight w:val="yellow"/>
            <w:rPrChange w:id="1341" w:author="Brian Olea" w:date="2023-10-16T12:17:00Z">
              <w:rPr>
                <w:sz w:val="25"/>
                <w:szCs w:val="25"/>
                <w:highlight w:val="yellow"/>
              </w:rPr>
            </w:rPrChange>
          </w:rPr>
          <w:delText>Quality System Procedure</w:delText>
        </w:r>
        <w:r w:rsidR="00B43A5F" w:rsidRPr="00B40818" w:rsidDel="00B40818">
          <w:rPr>
            <w:rFonts w:asciiTheme="minorHAnsi" w:hAnsiTheme="minorHAnsi" w:cstheme="minorHAnsi"/>
            <w:sz w:val="25"/>
            <w:szCs w:val="25"/>
            <w:highlight w:val="yellow"/>
            <w:rPrChange w:id="1342" w:author="Brian Olea" w:date="2023-10-16T12:17:00Z">
              <w:rPr>
                <w:sz w:val="25"/>
                <w:szCs w:val="25"/>
                <w:highlight w:val="yellow"/>
              </w:rPr>
            </w:rPrChange>
          </w:rPr>
          <w:delText>/Instructions</w:delText>
        </w:r>
        <w:r w:rsidRPr="00B40818" w:rsidDel="00B40818">
          <w:rPr>
            <w:rFonts w:asciiTheme="minorHAnsi" w:hAnsiTheme="minorHAnsi" w:cstheme="minorHAnsi"/>
            <w:sz w:val="25"/>
            <w:szCs w:val="25"/>
            <w:highlight w:val="yellow"/>
            <w:rPrChange w:id="1343" w:author="Brian Olea" w:date="2023-10-16T12:17:00Z">
              <w:rPr>
                <w:sz w:val="25"/>
                <w:szCs w:val="25"/>
                <w:highlight w:val="yellow"/>
              </w:rPr>
            </w:rPrChange>
          </w:rPr>
          <w:delText xml:space="preserve"> Formatting</w:delText>
        </w:r>
      </w:del>
    </w:p>
    <w:p w14:paraId="6143FD99" w14:textId="5D361357" w:rsidR="00061DEA" w:rsidRPr="00B40818" w:rsidDel="00B40818" w:rsidRDefault="00061DEA" w:rsidP="00061DEA">
      <w:pPr>
        <w:pStyle w:val="Header"/>
        <w:tabs>
          <w:tab w:val="clear" w:pos="4320"/>
          <w:tab w:val="clear" w:pos="8640"/>
        </w:tabs>
        <w:spacing w:after="60"/>
        <w:ind w:left="720"/>
        <w:rPr>
          <w:del w:id="1344" w:author="Brian Olea" w:date="2023-10-16T12:23:00Z"/>
          <w:rFonts w:asciiTheme="minorHAnsi" w:hAnsiTheme="minorHAnsi" w:cstheme="minorHAnsi"/>
          <w:sz w:val="25"/>
          <w:szCs w:val="25"/>
          <w:rPrChange w:id="1345" w:author="Brian Olea" w:date="2023-10-16T12:17:00Z">
            <w:rPr>
              <w:del w:id="1346" w:author="Brian Olea" w:date="2023-10-16T12:23:00Z"/>
              <w:sz w:val="25"/>
              <w:szCs w:val="25"/>
            </w:rPr>
          </w:rPrChange>
        </w:rPr>
      </w:pPr>
      <w:del w:id="1347" w:author="Brian Olea" w:date="2023-10-16T12:23:00Z">
        <w:r w:rsidRPr="00B40818" w:rsidDel="00B40818">
          <w:rPr>
            <w:rFonts w:asciiTheme="minorHAnsi" w:hAnsiTheme="minorHAnsi" w:cstheme="minorHAnsi"/>
            <w:sz w:val="25"/>
            <w:szCs w:val="25"/>
            <w:rPrChange w:id="1348" w:author="Brian Olea" w:date="2023-10-16T12:17:00Z">
              <w:rPr>
                <w:sz w:val="25"/>
                <w:szCs w:val="25"/>
              </w:rPr>
            </w:rPrChange>
          </w:rPr>
          <w:delText>Quality System Procedures are formatted as follows: Purpose and Scope, Process, Procedure Statements, Risks and Mitigations, Reference and Applicable Documents, Personnel to be Trained, and Revisions Table.</w:delText>
        </w:r>
      </w:del>
    </w:p>
    <w:p w14:paraId="1CA3E92A" w14:textId="5CC8352F" w:rsidR="00293916" w:rsidRPr="00B40818" w:rsidDel="00B40818" w:rsidRDefault="00293916" w:rsidP="00061DEA">
      <w:pPr>
        <w:pStyle w:val="Header"/>
        <w:tabs>
          <w:tab w:val="clear" w:pos="4320"/>
          <w:tab w:val="clear" w:pos="8640"/>
        </w:tabs>
        <w:spacing w:after="120"/>
        <w:ind w:left="720"/>
        <w:rPr>
          <w:del w:id="1349" w:author="Brian Olea" w:date="2023-10-16T12:23:00Z"/>
          <w:rFonts w:asciiTheme="minorHAnsi" w:hAnsiTheme="minorHAnsi" w:cstheme="minorHAnsi"/>
          <w:sz w:val="25"/>
          <w:szCs w:val="25"/>
          <w:rPrChange w:id="1350" w:author="Brian Olea" w:date="2023-10-16T12:17:00Z">
            <w:rPr>
              <w:del w:id="1351" w:author="Brian Olea" w:date="2023-10-16T12:23:00Z"/>
              <w:sz w:val="25"/>
              <w:szCs w:val="25"/>
            </w:rPr>
          </w:rPrChange>
        </w:rPr>
      </w:pPr>
      <w:del w:id="1352" w:author="Brian Olea" w:date="2023-10-16T12:23:00Z">
        <w:r w:rsidRPr="00B40818" w:rsidDel="00B40818">
          <w:rPr>
            <w:rFonts w:asciiTheme="minorHAnsi" w:hAnsiTheme="minorHAnsi" w:cstheme="minorHAnsi"/>
            <w:sz w:val="25"/>
            <w:szCs w:val="25"/>
            <w:rPrChange w:id="1353" w:author="Brian Olea" w:date="2023-10-16T12:17:00Z">
              <w:rPr>
                <w:sz w:val="25"/>
                <w:szCs w:val="25"/>
              </w:rPr>
            </w:rPrChange>
          </w:rPr>
          <w:delText xml:space="preserve">Quality System Procedures (QSP) and Quality System Instructions (QSI) carry </w:delText>
        </w:r>
        <w:r w:rsidR="000F0D8A" w:rsidRPr="00B40818" w:rsidDel="00B40818">
          <w:rPr>
            <w:rFonts w:asciiTheme="minorHAnsi" w:hAnsiTheme="minorHAnsi" w:cstheme="minorHAnsi"/>
            <w:sz w:val="25"/>
            <w:szCs w:val="25"/>
            <w:rPrChange w:id="1354" w:author="Brian Olea" w:date="2023-10-16T12:17:00Z">
              <w:rPr>
                <w:sz w:val="25"/>
                <w:szCs w:val="25"/>
              </w:rPr>
            </w:rPrChange>
          </w:rPr>
          <w:delText>on</w:delText>
        </w:r>
        <w:r w:rsidRPr="00B40818" w:rsidDel="00B40818">
          <w:rPr>
            <w:rFonts w:asciiTheme="minorHAnsi" w:hAnsiTheme="minorHAnsi" w:cstheme="minorHAnsi"/>
            <w:sz w:val="25"/>
            <w:szCs w:val="25"/>
            <w:rPrChange w:id="1355" w:author="Brian Olea" w:date="2023-10-16T12:17:00Z">
              <w:rPr>
                <w:sz w:val="25"/>
                <w:szCs w:val="25"/>
              </w:rPr>
            </w:rPrChange>
          </w:rPr>
          <w:delText xml:space="preserve"> each page: company name, </w:delText>
        </w:r>
        <w:r w:rsidR="00010F71" w:rsidRPr="00B40818" w:rsidDel="00B40818">
          <w:rPr>
            <w:rFonts w:asciiTheme="minorHAnsi" w:hAnsiTheme="minorHAnsi" w:cstheme="minorHAnsi"/>
            <w:sz w:val="25"/>
            <w:szCs w:val="25"/>
            <w:rPrChange w:id="1356" w:author="Brian Olea" w:date="2023-10-16T12:17:00Z">
              <w:rPr>
                <w:sz w:val="25"/>
                <w:szCs w:val="25"/>
              </w:rPr>
            </w:rPrChange>
          </w:rPr>
          <w:delText xml:space="preserve">document </w:delText>
        </w:r>
        <w:r w:rsidR="000F0D8A" w:rsidRPr="00B40818" w:rsidDel="00B40818">
          <w:rPr>
            <w:rFonts w:asciiTheme="minorHAnsi" w:hAnsiTheme="minorHAnsi" w:cstheme="minorHAnsi"/>
            <w:sz w:val="25"/>
            <w:szCs w:val="25"/>
            <w:rPrChange w:id="1357" w:author="Brian Olea" w:date="2023-10-16T12:17:00Z">
              <w:rPr>
                <w:sz w:val="25"/>
                <w:szCs w:val="25"/>
              </w:rPr>
            </w:rPrChange>
          </w:rPr>
          <w:delText xml:space="preserve">title, </w:delText>
        </w:r>
        <w:r w:rsidRPr="00B40818" w:rsidDel="00B40818">
          <w:rPr>
            <w:rFonts w:asciiTheme="minorHAnsi" w:hAnsiTheme="minorHAnsi" w:cstheme="minorHAnsi"/>
            <w:sz w:val="25"/>
            <w:szCs w:val="25"/>
            <w:rPrChange w:id="1358" w:author="Brian Olea" w:date="2023-10-16T12:17:00Z">
              <w:rPr>
                <w:sz w:val="25"/>
                <w:szCs w:val="25"/>
              </w:rPr>
            </w:rPrChange>
          </w:rPr>
          <w:delText>identification number, revision date, page number and total number of pages.</w:delText>
        </w:r>
      </w:del>
    </w:p>
    <w:p w14:paraId="2FD8C060" w14:textId="1D515D1B" w:rsidR="00E92A0F" w:rsidRPr="00B40818" w:rsidDel="00B40818" w:rsidRDefault="00525D27" w:rsidP="00664C28">
      <w:pPr>
        <w:pStyle w:val="Header"/>
        <w:numPr>
          <w:ilvl w:val="0"/>
          <w:numId w:val="12"/>
        </w:numPr>
        <w:tabs>
          <w:tab w:val="clear" w:pos="4320"/>
          <w:tab w:val="clear" w:pos="8640"/>
          <w:tab w:val="num" w:pos="1440"/>
        </w:tabs>
        <w:spacing w:after="60"/>
        <w:ind w:left="720"/>
        <w:rPr>
          <w:del w:id="1359" w:author="Brian Olea" w:date="2023-10-16T12:23:00Z"/>
          <w:rFonts w:asciiTheme="minorHAnsi" w:hAnsiTheme="minorHAnsi" w:cstheme="minorHAnsi"/>
          <w:sz w:val="25"/>
          <w:szCs w:val="25"/>
          <w:rPrChange w:id="1360" w:author="Brian Olea" w:date="2023-10-16T12:17:00Z">
            <w:rPr>
              <w:del w:id="1361" w:author="Brian Olea" w:date="2023-10-16T12:23:00Z"/>
              <w:sz w:val="25"/>
              <w:szCs w:val="25"/>
            </w:rPr>
          </w:rPrChange>
        </w:rPr>
      </w:pPr>
      <w:del w:id="1362" w:author="Brian Olea" w:date="2023-10-16T12:23:00Z">
        <w:r w:rsidRPr="00B40818" w:rsidDel="00B40818">
          <w:rPr>
            <w:rFonts w:asciiTheme="minorHAnsi" w:hAnsiTheme="minorHAnsi" w:cstheme="minorHAnsi"/>
            <w:sz w:val="25"/>
            <w:szCs w:val="25"/>
            <w:rPrChange w:id="1363" w:author="Brian Olea" w:date="2023-10-16T12:17:00Z">
              <w:rPr>
                <w:sz w:val="25"/>
                <w:szCs w:val="25"/>
              </w:rPr>
            </w:rPrChange>
          </w:rPr>
          <w:delText>Document Distribution</w:delText>
        </w:r>
      </w:del>
    </w:p>
    <w:p w14:paraId="5EE2E1AD" w14:textId="1C60BF2D" w:rsidR="00293916" w:rsidRPr="00B40818" w:rsidDel="00B40818" w:rsidRDefault="00293916" w:rsidP="00925128">
      <w:pPr>
        <w:pStyle w:val="Header"/>
        <w:tabs>
          <w:tab w:val="clear" w:pos="4320"/>
          <w:tab w:val="clear" w:pos="8640"/>
        </w:tabs>
        <w:spacing w:after="120"/>
        <w:ind w:left="720"/>
        <w:rPr>
          <w:del w:id="1364" w:author="Brian Olea" w:date="2023-10-16T12:23:00Z"/>
          <w:rFonts w:asciiTheme="minorHAnsi" w:hAnsiTheme="minorHAnsi" w:cstheme="minorHAnsi"/>
          <w:sz w:val="25"/>
          <w:szCs w:val="25"/>
          <w:rPrChange w:id="1365" w:author="Brian Olea" w:date="2023-10-16T12:17:00Z">
            <w:rPr>
              <w:del w:id="1366" w:author="Brian Olea" w:date="2023-10-16T12:23:00Z"/>
              <w:sz w:val="25"/>
              <w:szCs w:val="25"/>
            </w:rPr>
          </w:rPrChange>
        </w:rPr>
      </w:pPr>
      <w:del w:id="1367" w:author="Brian Olea" w:date="2023-10-16T12:23:00Z">
        <w:r w:rsidRPr="00B40818" w:rsidDel="00B40818">
          <w:rPr>
            <w:rFonts w:asciiTheme="minorHAnsi" w:hAnsiTheme="minorHAnsi" w:cstheme="minorHAnsi"/>
            <w:sz w:val="25"/>
            <w:szCs w:val="25"/>
            <w:rPrChange w:id="1368" w:author="Brian Olea" w:date="2023-10-16T12:17:00Z">
              <w:rPr>
                <w:sz w:val="25"/>
                <w:szCs w:val="25"/>
              </w:rPr>
            </w:rPrChange>
          </w:rPr>
          <w:delText xml:space="preserve">Controlled </w:delText>
        </w:r>
        <w:r w:rsidR="00F6514A" w:rsidRPr="00B40818" w:rsidDel="00B40818">
          <w:rPr>
            <w:rFonts w:asciiTheme="minorHAnsi" w:hAnsiTheme="minorHAnsi" w:cstheme="minorHAnsi"/>
            <w:sz w:val="25"/>
            <w:szCs w:val="25"/>
            <w:rPrChange w:id="1369" w:author="Brian Olea" w:date="2023-10-16T12:17:00Z">
              <w:rPr>
                <w:sz w:val="25"/>
                <w:szCs w:val="25"/>
              </w:rPr>
            </w:rPrChange>
          </w:rPr>
          <w:delText>I</w:delText>
        </w:r>
        <w:r w:rsidRPr="00B40818" w:rsidDel="00B40818">
          <w:rPr>
            <w:rFonts w:asciiTheme="minorHAnsi" w:hAnsiTheme="minorHAnsi" w:cstheme="minorHAnsi"/>
            <w:sz w:val="25"/>
            <w:szCs w:val="25"/>
            <w:rPrChange w:id="1370" w:author="Brian Olea" w:date="2023-10-16T12:17:00Z">
              <w:rPr>
                <w:sz w:val="25"/>
                <w:szCs w:val="25"/>
              </w:rPr>
            </w:rPrChange>
          </w:rPr>
          <w:delText xml:space="preserve">nternal </w:delText>
        </w:r>
        <w:r w:rsidR="00F6514A" w:rsidRPr="00B40818" w:rsidDel="00B40818">
          <w:rPr>
            <w:rFonts w:asciiTheme="minorHAnsi" w:hAnsiTheme="minorHAnsi" w:cstheme="minorHAnsi"/>
            <w:sz w:val="25"/>
            <w:szCs w:val="25"/>
            <w:rPrChange w:id="1371" w:author="Brian Olea" w:date="2023-10-16T12:17:00Z">
              <w:rPr>
                <w:sz w:val="25"/>
                <w:szCs w:val="25"/>
              </w:rPr>
            </w:rPrChange>
          </w:rPr>
          <w:delText>Q</w:delText>
        </w:r>
        <w:r w:rsidRPr="00B40818" w:rsidDel="00B40818">
          <w:rPr>
            <w:rFonts w:asciiTheme="minorHAnsi" w:hAnsiTheme="minorHAnsi" w:cstheme="minorHAnsi"/>
            <w:sz w:val="25"/>
            <w:szCs w:val="25"/>
            <w:rPrChange w:id="1372" w:author="Brian Olea" w:date="2023-10-16T12:17:00Z">
              <w:rPr>
                <w:sz w:val="25"/>
                <w:szCs w:val="25"/>
              </w:rPr>
            </w:rPrChange>
          </w:rPr>
          <w:delText xml:space="preserve">uality </w:delText>
        </w:r>
        <w:r w:rsidR="00F6514A" w:rsidRPr="00B40818" w:rsidDel="00B40818">
          <w:rPr>
            <w:rFonts w:asciiTheme="minorHAnsi" w:hAnsiTheme="minorHAnsi" w:cstheme="minorHAnsi"/>
            <w:sz w:val="25"/>
            <w:szCs w:val="25"/>
            <w:rPrChange w:id="1373" w:author="Brian Olea" w:date="2023-10-16T12:17:00Z">
              <w:rPr>
                <w:sz w:val="25"/>
                <w:szCs w:val="25"/>
              </w:rPr>
            </w:rPrChange>
          </w:rPr>
          <w:delText>S</w:delText>
        </w:r>
        <w:r w:rsidRPr="00B40818" w:rsidDel="00B40818">
          <w:rPr>
            <w:rFonts w:asciiTheme="minorHAnsi" w:hAnsiTheme="minorHAnsi" w:cstheme="minorHAnsi"/>
            <w:sz w:val="25"/>
            <w:szCs w:val="25"/>
            <w:rPrChange w:id="1374" w:author="Brian Olea" w:date="2023-10-16T12:17:00Z">
              <w:rPr>
                <w:sz w:val="25"/>
                <w:szCs w:val="25"/>
              </w:rPr>
            </w:rPrChange>
          </w:rPr>
          <w:delText xml:space="preserve">ystem </w:delText>
        </w:r>
        <w:r w:rsidR="00A94BB4" w:rsidRPr="00B40818" w:rsidDel="00B40818">
          <w:rPr>
            <w:rFonts w:asciiTheme="minorHAnsi" w:hAnsiTheme="minorHAnsi" w:cstheme="minorHAnsi"/>
            <w:sz w:val="25"/>
            <w:szCs w:val="25"/>
            <w:rPrChange w:id="1375" w:author="Brian Olea" w:date="2023-10-16T12:17:00Z">
              <w:rPr>
                <w:sz w:val="25"/>
                <w:szCs w:val="25"/>
              </w:rPr>
            </w:rPrChange>
          </w:rPr>
          <w:delText>D</w:delText>
        </w:r>
        <w:r w:rsidRPr="00B40818" w:rsidDel="00B40818">
          <w:rPr>
            <w:rFonts w:asciiTheme="minorHAnsi" w:hAnsiTheme="minorHAnsi" w:cstheme="minorHAnsi"/>
            <w:sz w:val="25"/>
            <w:szCs w:val="25"/>
            <w:rPrChange w:id="1376" w:author="Brian Olea" w:date="2023-10-16T12:17:00Z">
              <w:rPr>
                <w:sz w:val="25"/>
                <w:szCs w:val="25"/>
              </w:rPr>
            </w:rPrChange>
          </w:rPr>
          <w:delText xml:space="preserve">ocuments are available for viewing or printout on the </w:delText>
        </w:r>
        <w:r w:rsidR="00000000" w:rsidRPr="00B40818" w:rsidDel="00B40818">
          <w:rPr>
            <w:rFonts w:asciiTheme="minorHAnsi" w:hAnsiTheme="minorHAnsi" w:cstheme="minorHAnsi"/>
            <w:rPrChange w:id="1377" w:author="Brian Olea" w:date="2023-10-16T12:17:00Z">
              <w:rPr/>
            </w:rPrChange>
          </w:rPr>
          <w:fldChar w:fldCharType="begin"/>
        </w:r>
        <w:r w:rsidR="00000000" w:rsidRPr="00B40818" w:rsidDel="00B40818">
          <w:rPr>
            <w:rFonts w:asciiTheme="minorHAnsi" w:hAnsiTheme="minorHAnsi" w:cstheme="minorHAnsi"/>
            <w:rPrChange w:id="1378" w:author="Brian Olea" w:date="2023-10-16T12:17:00Z">
              <w:rPr/>
            </w:rPrChange>
          </w:rPr>
          <w:delInstrText>HYPERLINK "file:///I:\\Support\\IQProcesses\\IQ%20Process%20Documents"</w:delInstrText>
        </w:r>
        <w:r w:rsidR="00000000" w:rsidRPr="00B40818" w:rsidDel="00B40818">
          <w:rPr>
            <w:rFonts w:asciiTheme="minorHAnsi" w:hAnsiTheme="minorHAnsi" w:cstheme="minorHAnsi"/>
            <w:rPrChange w:id="1379" w:author="Brian Olea" w:date="2023-10-16T12:17:00Z">
              <w:rPr/>
            </w:rPrChange>
          </w:rPr>
        </w:r>
        <w:r w:rsidR="00000000" w:rsidRPr="00B40818" w:rsidDel="00B40818">
          <w:rPr>
            <w:rFonts w:asciiTheme="minorHAnsi" w:hAnsiTheme="minorHAnsi" w:cstheme="minorHAnsi"/>
            <w:rPrChange w:id="1380" w:author="Brian Olea" w:date="2023-10-16T12:17:00Z">
              <w:rPr/>
            </w:rPrChange>
          </w:rPr>
          <w:fldChar w:fldCharType="separate"/>
        </w:r>
        <w:r w:rsidR="00F6514A" w:rsidRPr="00B40818" w:rsidDel="00B40818">
          <w:rPr>
            <w:rStyle w:val="Hyperlink"/>
            <w:rFonts w:asciiTheme="minorHAnsi" w:hAnsiTheme="minorHAnsi" w:cstheme="minorHAnsi"/>
            <w:sz w:val="25"/>
            <w:szCs w:val="25"/>
            <w:rPrChange w:id="1381" w:author="Brian Olea" w:date="2023-10-16T12:17:00Z">
              <w:rPr>
                <w:rStyle w:val="Hyperlink"/>
                <w:sz w:val="25"/>
                <w:szCs w:val="25"/>
              </w:rPr>
            </w:rPrChange>
          </w:rPr>
          <w:delText>IQ Process Documents network folder</w:delText>
        </w:r>
        <w:r w:rsidR="00000000" w:rsidRPr="00B40818" w:rsidDel="00B40818">
          <w:rPr>
            <w:rStyle w:val="Hyperlink"/>
            <w:rFonts w:asciiTheme="minorHAnsi" w:hAnsiTheme="minorHAnsi" w:cstheme="minorHAnsi"/>
            <w:sz w:val="25"/>
            <w:szCs w:val="25"/>
            <w:rPrChange w:id="1382" w:author="Brian Olea" w:date="2023-10-16T12:17:00Z">
              <w:rPr>
                <w:rStyle w:val="Hyperlink"/>
                <w:sz w:val="25"/>
                <w:szCs w:val="25"/>
              </w:rPr>
            </w:rPrChange>
          </w:rPr>
          <w:fldChar w:fldCharType="end"/>
        </w:r>
        <w:r w:rsidRPr="00B40818" w:rsidDel="00B40818">
          <w:rPr>
            <w:rFonts w:asciiTheme="minorHAnsi" w:hAnsiTheme="minorHAnsi" w:cstheme="minorHAnsi"/>
            <w:sz w:val="25"/>
            <w:szCs w:val="25"/>
            <w:rPrChange w:id="1383" w:author="Brian Olea" w:date="2023-10-16T12:17:00Z">
              <w:rPr>
                <w:sz w:val="25"/>
                <w:szCs w:val="25"/>
              </w:rPr>
            </w:rPrChange>
          </w:rPr>
          <w:delText>.</w:delText>
        </w:r>
        <w:r w:rsidR="00F6514A" w:rsidRPr="00B40818" w:rsidDel="00B40818">
          <w:rPr>
            <w:rFonts w:asciiTheme="minorHAnsi" w:hAnsiTheme="minorHAnsi" w:cstheme="minorHAnsi"/>
            <w:sz w:val="25"/>
            <w:szCs w:val="25"/>
            <w:rPrChange w:id="1384" w:author="Brian Olea" w:date="2023-10-16T12:17:00Z">
              <w:rPr>
                <w:sz w:val="25"/>
                <w:szCs w:val="25"/>
              </w:rPr>
            </w:rPrChange>
          </w:rPr>
          <w:delText xml:space="preserve"> </w:delText>
        </w:r>
        <w:r w:rsidRPr="00B40818" w:rsidDel="00B40818">
          <w:rPr>
            <w:rFonts w:asciiTheme="minorHAnsi" w:hAnsiTheme="minorHAnsi" w:cstheme="minorHAnsi"/>
            <w:sz w:val="25"/>
            <w:szCs w:val="25"/>
            <w:rPrChange w:id="1385" w:author="Brian Olea" w:date="2023-10-16T12:17:00Z">
              <w:rPr>
                <w:sz w:val="25"/>
                <w:szCs w:val="25"/>
              </w:rPr>
            </w:rPrChange>
          </w:rPr>
          <w:delText>Copies or printouts of controlled quality documents will be marked “Printouts are Uncontrolled.”</w:delText>
        </w:r>
      </w:del>
    </w:p>
    <w:p w14:paraId="2E44B224" w14:textId="5AC8FDBE" w:rsidR="00F6514A" w:rsidRPr="00B40818" w:rsidDel="00B40818" w:rsidRDefault="00525D27" w:rsidP="001A7D31">
      <w:pPr>
        <w:pStyle w:val="Header"/>
        <w:numPr>
          <w:ilvl w:val="0"/>
          <w:numId w:val="12"/>
        </w:numPr>
        <w:tabs>
          <w:tab w:val="clear" w:pos="4320"/>
          <w:tab w:val="clear" w:pos="8640"/>
          <w:tab w:val="num" w:pos="1440"/>
        </w:tabs>
        <w:spacing w:after="60"/>
        <w:ind w:left="720"/>
        <w:rPr>
          <w:del w:id="1386" w:author="Brian Olea" w:date="2023-10-16T12:23:00Z"/>
          <w:rFonts w:asciiTheme="minorHAnsi" w:hAnsiTheme="minorHAnsi" w:cstheme="minorHAnsi"/>
          <w:sz w:val="25"/>
          <w:szCs w:val="25"/>
          <w:rPrChange w:id="1387" w:author="Brian Olea" w:date="2023-10-16T12:17:00Z">
            <w:rPr>
              <w:del w:id="1388" w:author="Brian Olea" w:date="2023-10-16T12:23:00Z"/>
              <w:sz w:val="25"/>
              <w:szCs w:val="25"/>
            </w:rPr>
          </w:rPrChange>
        </w:rPr>
      </w:pPr>
      <w:del w:id="1389" w:author="Brian Olea" w:date="2023-10-16T12:23:00Z">
        <w:r w:rsidRPr="00B40818" w:rsidDel="00B40818">
          <w:rPr>
            <w:rFonts w:asciiTheme="minorHAnsi" w:hAnsiTheme="minorHAnsi" w:cstheme="minorHAnsi"/>
            <w:sz w:val="25"/>
            <w:szCs w:val="25"/>
            <w:highlight w:val="yellow"/>
            <w:rPrChange w:id="1390" w:author="Brian Olea" w:date="2023-10-16T12:17:00Z">
              <w:rPr>
                <w:sz w:val="25"/>
                <w:szCs w:val="25"/>
                <w:highlight w:val="yellow"/>
              </w:rPr>
            </w:rPrChange>
          </w:rPr>
          <w:delText>Obsolete</w:delText>
        </w:r>
        <w:r w:rsidRPr="00B40818" w:rsidDel="00B40818">
          <w:rPr>
            <w:rFonts w:asciiTheme="minorHAnsi" w:hAnsiTheme="minorHAnsi" w:cstheme="minorHAnsi"/>
            <w:sz w:val="25"/>
            <w:szCs w:val="25"/>
            <w:rPrChange w:id="1391" w:author="Brian Olea" w:date="2023-10-16T12:17:00Z">
              <w:rPr>
                <w:sz w:val="25"/>
                <w:szCs w:val="25"/>
              </w:rPr>
            </w:rPrChange>
          </w:rPr>
          <w:delText xml:space="preserve"> Documents</w:delText>
        </w:r>
      </w:del>
    </w:p>
    <w:p w14:paraId="18A46B54" w14:textId="3EA71A08" w:rsidR="00293916" w:rsidRPr="00B40818" w:rsidDel="00B40818" w:rsidRDefault="00293916" w:rsidP="001A7D31">
      <w:pPr>
        <w:pStyle w:val="Header"/>
        <w:tabs>
          <w:tab w:val="clear" w:pos="4320"/>
          <w:tab w:val="clear" w:pos="8640"/>
        </w:tabs>
        <w:spacing w:after="60"/>
        <w:ind w:left="720"/>
        <w:rPr>
          <w:del w:id="1392" w:author="Brian Olea" w:date="2023-10-16T12:23:00Z"/>
          <w:rFonts w:asciiTheme="minorHAnsi" w:hAnsiTheme="minorHAnsi" w:cstheme="minorHAnsi"/>
          <w:sz w:val="25"/>
          <w:szCs w:val="25"/>
          <w:rPrChange w:id="1393" w:author="Brian Olea" w:date="2023-10-16T12:17:00Z">
            <w:rPr>
              <w:del w:id="1394" w:author="Brian Olea" w:date="2023-10-16T12:23:00Z"/>
              <w:sz w:val="25"/>
              <w:szCs w:val="25"/>
            </w:rPr>
          </w:rPrChange>
        </w:rPr>
      </w:pPr>
      <w:del w:id="1395" w:author="Brian Olea" w:date="2023-10-16T12:23:00Z">
        <w:r w:rsidRPr="00B40818" w:rsidDel="00B40818">
          <w:rPr>
            <w:rFonts w:asciiTheme="minorHAnsi" w:hAnsiTheme="minorHAnsi" w:cstheme="minorHAnsi"/>
            <w:sz w:val="25"/>
            <w:szCs w:val="25"/>
            <w:rPrChange w:id="1396" w:author="Brian Olea" w:date="2023-10-16T12:17:00Z">
              <w:rPr>
                <w:sz w:val="25"/>
                <w:szCs w:val="25"/>
              </w:rPr>
            </w:rPrChange>
          </w:rPr>
          <w:delText xml:space="preserve">When a document becomes </w:delText>
        </w:r>
        <w:r w:rsidRPr="00B40818" w:rsidDel="00B40818">
          <w:rPr>
            <w:rFonts w:asciiTheme="minorHAnsi" w:hAnsiTheme="minorHAnsi" w:cstheme="minorHAnsi"/>
            <w:sz w:val="25"/>
            <w:szCs w:val="25"/>
            <w:highlight w:val="yellow"/>
            <w:rPrChange w:id="1397" w:author="Brian Olea" w:date="2023-10-16T12:17:00Z">
              <w:rPr>
                <w:sz w:val="25"/>
                <w:szCs w:val="25"/>
                <w:highlight w:val="yellow"/>
              </w:rPr>
            </w:rPrChange>
          </w:rPr>
          <w:delText>obsolete</w:delText>
        </w:r>
        <w:r w:rsidRPr="00B40818" w:rsidDel="00B40818">
          <w:rPr>
            <w:rFonts w:asciiTheme="minorHAnsi" w:hAnsiTheme="minorHAnsi" w:cstheme="minorHAnsi"/>
            <w:sz w:val="25"/>
            <w:szCs w:val="25"/>
            <w:rPrChange w:id="1398" w:author="Brian Olea" w:date="2023-10-16T12:17:00Z">
              <w:rPr>
                <w:sz w:val="25"/>
                <w:szCs w:val="25"/>
              </w:rPr>
            </w:rPrChange>
          </w:rPr>
          <w:delText xml:space="preserve">, a DC001 change request is completed </w:delText>
        </w:r>
        <w:r w:rsidRPr="00B40818" w:rsidDel="00B40818">
          <w:rPr>
            <w:rFonts w:asciiTheme="minorHAnsi" w:hAnsiTheme="minorHAnsi" w:cstheme="minorHAnsi"/>
            <w:sz w:val="25"/>
            <w:szCs w:val="25"/>
            <w:highlight w:val="magenta"/>
            <w:rPrChange w:id="1399" w:author="Brian Olea" w:date="2023-10-16T12:17:00Z">
              <w:rPr>
                <w:sz w:val="25"/>
                <w:szCs w:val="25"/>
                <w:highlight w:val="magenta"/>
              </w:rPr>
            </w:rPrChange>
          </w:rPr>
          <w:delText xml:space="preserve">and </w:delText>
        </w:r>
        <w:commentRangeStart w:id="1400"/>
        <w:r w:rsidRPr="00B40818" w:rsidDel="00B40818">
          <w:rPr>
            <w:rFonts w:asciiTheme="minorHAnsi" w:hAnsiTheme="minorHAnsi" w:cstheme="minorHAnsi"/>
            <w:sz w:val="25"/>
            <w:szCs w:val="25"/>
            <w:highlight w:val="magenta"/>
            <w:rPrChange w:id="1401" w:author="Brian Olea" w:date="2023-10-16T12:17:00Z">
              <w:rPr>
                <w:sz w:val="25"/>
                <w:szCs w:val="25"/>
                <w:highlight w:val="magenta"/>
              </w:rPr>
            </w:rPrChange>
          </w:rPr>
          <w:delText>approved by the Process Owner and Corporate Quality Manager</w:delText>
        </w:r>
        <w:commentRangeEnd w:id="1400"/>
        <w:r w:rsidR="00BA6593" w:rsidRPr="00B40818" w:rsidDel="00B40818">
          <w:rPr>
            <w:rStyle w:val="CommentReference"/>
            <w:rFonts w:asciiTheme="minorHAnsi" w:hAnsiTheme="minorHAnsi" w:cstheme="minorHAnsi"/>
            <w:rPrChange w:id="1402" w:author="Brian Olea" w:date="2023-10-16T12:17:00Z">
              <w:rPr>
                <w:rStyle w:val="CommentReference"/>
              </w:rPr>
            </w:rPrChange>
          </w:rPr>
          <w:commentReference w:id="1400"/>
        </w:r>
        <w:r w:rsidRPr="00B40818" w:rsidDel="00B40818">
          <w:rPr>
            <w:rFonts w:asciiTheme="minorHAnsi" w:hAnsiTheme="minorHAnsi" w:cstheme="minorHAnsi"/>
            <w:sz w:val="25"/>
            <w:szCs w:val="25"/>
            <w:highlight w:val="magenta"/>
            <w:rPrChange w:id="1403" w:author="Brian Olea" w:date="2023-10-16T12:17:00Z">
              <w:rPr>
                <w:sz w:val="25"/>
                <w:szCs w:val="25"/>
                <w:highlight w:val="magenta"/>
              </w:rPr>
            </w:rPrChange>
          </w:rPr>
          <w:delText>. Affected Managers are notified</w:delText>
        </w:r>
        <w:r w:rsidRPr="00B40818" w:rsidDel="00B40818">
          <w:rPr>
            <w:rFonts w:asciiTheme="minorHAnsi" w:hAnsiTheme="minorHAnsi" w:cstheme="minorHAnsi"/>
            <w:sz w:val="25"/>
            <w:szCs w:val="25"/>
            <w:rPrChange w:id="1404" w:author="Brian Olea" w:date="2023-10-16T12:17:00Z">
              <w:rPr>
                <w:sz w:val="25"/>
                <w:szCs w:val="25"/>
              </w:rPr>
            </w:rPrChange>
          </w:rPr>
          <w:delText>.</w:delText>
        </w:r>
        <w:r w:rsidR="00F6514A" w:rsidRPr="00B40818" w:rsidDel="00B40818">
          <w:rPr>
            <w:rFonts w:asciiTheme="minorHAnsi" w:hAnsiTheme="minorHAnsi" w:cstheme="minorHAnsi"/>
            <w:sz w:val="25"/>
            <w:szCs w:val="25"/>
            <w:rPrChange w:id="1405" w:author="Brian Olea" w:date="2023-10-16T12:17:00Z">
              <w:rPr>
                <w:sz w:val="25"/>
                <w:szCs w:val="25"/>
              </w:rPr>
            </w:rPrChange>
          </w:rPr>
          <w:delText xml:space="preserve"> </w:delText>
        </w:r>
        <w:r w:rsidRPr="00B40818" w:rsidDel="00B40818">
          <w:rPr>
            <w:rFonts w:asciiTheme="minorHAnsi" w:hAnsiTheme="minorHAnsi" w:cstheme="minorHAnsi"/>
            <w:sz w:val="25"/>
            <w:szCs w:val="25"/>
            <w:rPrChange w:id="1406" w:author="Brian Olea" w:date="2023-10-16T12:17:00Z">
              <w:rPr>
                <w:sz w:val="25"/>
                <w:szCs w:val="25"/>
              </w:rPr>
            </w:rPrChange>
          </w:rPr>
          <w:delText xml:space="preserve">The </w:delText>
        </w:r>
        <w:r w:rsidRPr="00B40818" w:rsidDel="00B40818">
          <w:rPr>
            <w:rFonts w:asciiTheme="minorHAnsi" w:hAnsiTheme="minorHAnsi" w:cstheme="minorHAnsi"/>
            <w:sz w:val="25"/>
            <w:szCs w:val="25"/>
            <w:highlight w:val="yellow"/>
            <w:rPrChange w:id="1407" w:author="Brian Olea" w:date="2023-10-16T12:17:00Z">
              <w:rPr>
                <w:sz w:val="25"/>
                <w:szCs w:val="25"/>
                <w:highlight w:val="yellow"/>
              </w:rPr>
            </w:rPrChange>
          </w:rPr>
          <w:delText>obsolete</w:delText>
        </w:r>
        <w:r w:rsidRPr="00B40818" w:rsidDel="00B40818">
          <w:rPr>
            <w:rFonts w:asciiTheme="minorHAnsi" w:hAnsiTheme="minorHAnsi" w:cstheme="minorHAnsi"/>
            <w:sz w:val="25"/>
            <w:szCs w:val="25"/>
            <w:rPrChange w:id="1408" w:author="Brian Olea" w:date="2023-10-16T12:17:00Z">
              <w:rPr>
                <w:sz w:val="25"/>
                <w:szCs w:val="25"/>
              </w:rPr>
            </w:rPrChange>
          </w:rPr>
          <w:delText xml:space="preserve"> document will be removed from the </w:delText>
        </w:r>
        <w:r w:rsidR="00F6514A" w:rsidRPr="00B40818" w:rsidDel="00B40818">
          <w:rPr>
            <w:rFonts w:asciiTheme="minorHAnsi" w:hAnsiTheme="minorHAnsi" w:cstheme="minorHAnsi"/>
            <w:sz w:val="25"/>
            <w:szCs w:val="25"/>
            <w:rPrChange w:id="1409" w:author="Brian Olea" w:date="2023-10-16T12:17:00Z">
              <w:rPr>
                <w:sz w:val="25"/>
                <w:szCs w:val="25"/>
              </w:rPr>
            </w:rPrChange>
          </w:rPr>
          <w:delText xml:space="preserve">IQ Process Documents </w:delText>
        </w:r>
        <w:r w:rsidRPr="00B40818" w:rsidDel="00B40818">
          <w:rPr>
            <w:rFonts w:asciiTheme="minorHAnsi" w:hAnsiTheme="minorHAnsi" w:cstheme="minorHAnsi"/>
            <w:sz w:val="25"/>
            <w:szCs w:val="25"/>
            <w:highlight w:val="magenta"/>
            <w:rPrChange w:id="1410" w:author="Brian Olea" w:date="2023-10-16T12:17:00Z">
              <w:rPr>
                <w:sz w:val="25"/>
                <w:szCs w:val="25"/>
                <w:highlight w:val="magenta"/>
              </w:rPr>
            </w:rPrChange>
          </w:rPr>
          <w:delText>and Quality\</w:delText>
        </w:r>
        <w:r w:rsidR="00C643E6" w:rsidRPr="00B40818" w:rsidDel="00B40818">
          <w:rPr>
            <w:rFonts w:asciiTheme="minorHAnsi" w:hAnsiTheme="minorHAnsi" w:cstheme="minorHAnsi"/>
            <w:sz w:val="25"/>
            <w:szCs w:val="25"/>
            <w:highlight w:val="magenta"/>
            <w:rPrChange w:id="1411" w:author="Brian Olea" w:date="2023-10-16T12:17:00Z">
              <w:rPr>
                <w:sz w:val="25"/>
                <w:szCs w:val="25"/>
                <w:highlight w:val="magenta"/>
              </w:rPr>
            </w:rPrChange>
          </w:rPr>
          <w:delText>Released ISO Documents</w:delText>
        </w:r>
        <w:r w:rsidRPr="00B40818" w:rsidDel="00B40818">
          <w:rPr>
            <w:rFonts w:asciiTheme="minorHAnsi" w:hAnsiTheme="minorHAnsi" w:cstheme="minorHAnsi"/>
            <w:sz w:val="25"/>
            <w:szCs w:val="25"/>
            <w:rPrChange w:id="1412" w:author="Brian Olea" w:date="2023-10-16T12:17:00Z">
              <w:rPr>
                <w:sz w:val="25"/>
                <w:szCs w:val="25"/>
              </w:rPr>
            </w:rPrChange>
          </w:rPr>
          <w:delText xml:space="preserve"> folder</w:delText>
        </w:r>
        <w:r w:rsidRPr="00B40818" w:rsidDel="00B40818">
          <w:rPr>
            <w:rFonts w:asciiTheme="minorHAnsi" w:hAnsiTheme="minorHAnsi" w:cstheme="minorHAnsi"/>
            <w:sz w:val="25"/>
            <w:szCs w:val="25"/>
            <w:highlight w:val="magenta"/>
            <w:rPrChange w:id="1413" w:author="Brian Olea" w:date="2023-10-16T12:17:00Z">
              <w:rPr>
                <w:sz w:val="25"/>
                <w:szCs w:val="25"/>
                <w:highlight w:val="magenta"/>
              </w:rPr>
            </w:rPrChange>
          </w:rPr>
          <w:delText>s</w:delText>
        </w:r>
        <w:r w:rsidRPr="00B40818" w:rsidDel="00B40818">
          <w:rPr>
            <w:rFonts w:asciiTheme="minorHAnsi" w:hAnsiTheme="minorHAnsi" w:cstheme="minorHAnsi"/>
            <w:sz w:val="25"/>
            <w:szCs w:val="25"/>
            <w:rPrChange w:id="1414" w:author="Brian Olea" w:date="2023-10-16T12:17:00Z">
              <w:rPr>
                <w:sz w:val="25"/>
                <w:szCs w:val="25"/>
              </w:rPr>
            </w:rPrChange>
          </w:rPr>
          <w:delText xml:space="preserve"> and a copy will be stored in the </w:delText>
        </w:r>
        <w:r w:rsidR="00C643E6" w:rsidRPr="00B40818" w:rsidDel="00B40818">
          <w:rPr>
            <w:rFonts w:asciiTheme="minorHAnsi" w:hAnsiTheme="minorHAnsi" w:cstheme="minorHAnsi"/>
            <w:sz w:val="25"/>
            <w:szCs w:val="25"/>
            <w:highlight w:val="yellow"/>
            <w:rPrChange w:id="1415" w:author="Brian Olea" w:date="2023-10-16T12:17:00Z">
              <w:rPr>
                <w:sz w:val="25"/>
                <w:szCs w:val="25"/>
                <w:highlight w:val="yellow"/>
              </w:rPr>
            </w:rPrChange>
          </w:rPr>
          <w:delText>Obsolete</w:delText>
        </w:r>
        <w:r w:rsidR="00C643E6" w:rsidRPr="00B40818" w:rsidDel="00B40818">
          <w:rPr>
            <w:rFonts w:asciiTheme="minorHAnsi" w:hAnsiTheme="minorHAnsi" w:cstheme="minorHAnsi"/>
            <w:sz w:val="25"/>
            <w:szCs w:val="25"/>
            <w:rPrChange w:id="1416" w:author="Brian Olea" w:date="2023-10-16T12:17:00Z">
              <w:rPr>
                <w:sz w:val="25"/>
                <w:szCs w:val="25"/>
              </w:rPr>
            </w:rPrChange>
          </w:rPr>
          <w:delText xml:space="preserve"> ISO Documents</w:delText>
        </w:r>
        <w:r w:rsidRPr="00B40818" w:rsidDel="00B40818">
          <w:rPr>
            <w:rFonts w:asciiTheme="minorHAnsi" w:hAnsiTheme="minorHAnsi" w:cstheme="minorHAnsi"/>
            <w:sz w:val="25"/>
            <w:szCs w:val="25"/>
            <w:rPrChange w:id="1417" w:author="Brian Olea" w:date="2023-10-16T12:17:00Z">
              <w:rPr>
                <w:sz w:val="25"/>
                <w:szCs w:val="25"/>
              </w:rPr>
            </w:rPrChange>
          </w:rPr>
          <w:delText xml:space="preserve"> folder, which is only accessible to the Corporate Quality </w:delText>
        </w:r>
        <w:r w:rsidR="00AA45E7" w:rsidRPr="00B40818" w:rsidDel="00B40818">
          <w:rPr>
            <w:rFonts w:asciiTheme="minorHAnsi" w:hAnsiTheme="minorHAnsi" w:cstheme="minorHAnsi"/>
            <w:sz w:val="25"/>
            <w:szCs w:val="25"/>
            <w:rPrChange w:id="1418" w:author="Brian Olea" w:date="2023-10-16T12:17:00Z">
              <w:rPr>
                <w:sz w:val="25"/>
                <w:szCs w:val="25"/>
              </w:rPr>
            </w:rPrChange>
          </w:rPr>
          <w:delText>Dept.</w:delText>
        </w:r>
        <w:r w:rsidR="007558AB" w:rsidRPr="00B40818" w:rsidDel="00B40818">
          <w:rPr>
            <w:rFonts w:asciiTheme="minorHAnsi" w:hAnsiTheme="minorHAnsi" w:cstheme="minorHAnsi"/>
            <w:rPrChange w:id="1419" w:author="Brian Olea" w:date="2023-10-16T12:17:00Z">
              <w:rPr/>
            </w:rPrChange>
          </w:rPr>
          <w:delText xml:space="preserve"> </w:delText>
        </w:r>
        <w:r w:rsidR="007558AB" w:rsidRPr="00B40818" w:rsidDel="00B40818">
          <w:rPr>
            <w:rFonts w:asciiTheme="minorHAnsi" w:hAnsiTheme="minorHAnsi" w:cstheme="minorHAnsi"/>
            <w:sz w:val="25"/>
            <w:szCs w:val="25"/>
            <w:highlight w:val="yellow"/>
            <w:rPrChange w:id="1420" w:author="Brian Olea" w:date="2023-10-16T12:17:00Z">
              <w:rPr>
                <w:sz w:val="25"/>
                <w:szCs w:val="25"/>
                <w:highlight w:val="yellow"/>
              </w:rPr>
            </w:rPrChange>
          </w:rPr>
          <w:delText xml:space="preserve">Obsolete document approvals are </w:delText>
        </w:r>
        <w:commentRangeStart w:id="1421"/>
        <w:r w:rsidR="007558AB" w:rsidRPr="00B40818" w:rsidDel="00B40818">
          <w:rPr>
            <w:rFonts w:asciiTheme="minorHAnsi" w:hAnsiTheme="minorHAnsi" w:cstheme="minorHAnsi"/>
            <w:sz w:val="25"/>
            <w:szCs w:val="25"/>
            <w:highlight w:val="yellow"/>
            <w:rPrChange w:id="1422" w:author="Brian Olea" w:date="2023-10-16T12:17:00Z">
              <w:rPr>
                <w:sz w:val="25"/>
                <w:szCs w:val="25"/>
                <w:highlight w:val="yellow"/>
              </w:rPr>
            </w:rPrChange>
          </w:rPr>
          <w:delText>retained at least 6 months.</w:delText>
        </w:r>
        <w:commentRangeEnd w:id="1421"/>
        <w:r w:rsidR="00BA6593" w:rsidRPr="00B40818" w:rsidDel="00B40818">
          <w:rPr>
            <w:rStyle w:val="CommentReference"/>
            <w:rFonts w:asciiTheme="minorHAnsi" w:hAnsiTheme="minorHAnsi" w:cstheme="minorHAnsi"/>
            <w:rPrChange w:id="1423" w:author="Brian Olea" w:date="2023-10-16T12:17:00Z">
              <w:rPr>
                <w:rStyle w:val="CommentReference"/>
              </w:rPr>
            </w:rPrChange>
          </w:rPr>
          <w:commentReference w:id="1421"/>
        </w:r>
      </w:del>
    </w:p>
    <w:p w14:paraId="46B6B9C8" w14:textId="0849B47D" w:rsidR="00293916" w:rsidRPr="00B40818" w:rsidDel="00B40818" w:rsidRDefault="00293916" w:rsidP="00925128">
      <w:pPr>
        <w:pStyle w:val="Header"/>
        <w:numPr>
          <w:ilvl w:val="0"/>
          <w:numId w:val="12"/>
        </w:numPr>
        <w:tabs>
          <w:tab w:val="clear" w:pos="4320"/>
          <w:tab w:val="clear" w:pos="8640"/>
          <w:tab w:val="num" w:pos="1440"/>
        </w:tabs>
        <w:spacing w:after="120"/>
        <w:ind w:left="720"/>
        <w:rPr>
          <w:del w:id="1424" w:author="Brian Olea" w:date="2023-10-16T12:23:00Z"/>
          <w:rFonts w:asciiTheme="minorHAnsi" w:hAnsiTheme="minorHAnsi" w:cstheme="minorHAnsi"/>
          <w:sz w:val="25"/>
          <w:szCs w:val="25"/>
          <w:highlight w:val="yellow"/>
          <w:rPrChange w:id="1425" w:author="Brian Olea" w:date="2023-10-16T12:17:00Z">
            <w:rPr>
              <w:del w:id="1426" w:author="Brian Olea" w:date="2023-10-16T12:23:00Z"/>
              <w:sz w:val="25"/>
              <w:szCs w:val="25"/>
              <w:highlight w:val="yellow"/>
            </w:rPr>
          </w:rPrChange>
        </w:rPr>
      </w:pPr>
      <w:del w:id="1427" w:author="Brian Olea" w:date="2023-10-16T12:23:00Z">
        <w:r w:rsidRPr="00B40818" w:rsidDel="00B40818">
          <w:rPr>
            <w:rFonts w:asciiTheme="minorHAnsi" w:hAnsiTheme="minorHAnsi" w:cstheme="minorHAnsi"/>
            <w:sz w:val="25"/>
            <w:szCs w:val="25"/>
            <w:highlight w:val="yellow"/>
            <w:rPrChange w:id="1428" w:author="Brian Olea" w:date="2023-10-16T12:17:00Z">
              <w:rPr>
                <w:sz w:val="25"/>
                <w:szCs w:val="25"/>
                <w:highlight w:val="yellow"/>
              </w:rPr>
            </w:rPrChange>
          </w:rPr>
          <w:delText>Persons with hardcopies of the obsolete version will destroy the hardcopy or mark it as obsolete and file it where it cannot be used.</w:delText>
        </w:r>
        <w:r w:rsidR="00C643E6" w:rsidRPr="00B40818" w:rsidDel="00B40818">
          <w:rPr>
            <w:rFonts w:asciiTheme="minorHAnsi" w:hAnsiTheme="minorHAnsi" w:cstheme="minorHAnsi"/>
            <w:sz w:val="25"/>
            <w:szCs w:val="25"/>
            <w:highlight w:val="yellow"/>
            <w:rPrChange w:id="1429" w:author="Brian Olea" w:date="2023-10-16T12:17:00Z">
              <w:rPr>
                <w:sz w:val="25"/>
                <w:szCs w:val="25"/>
                <w:highlight w:val="yellow"/>
              </w:rPr>
            </w:rPrChange>
          </w:rPr>
          <w:delText xml:space="preserve"> </w:delText>
        </w:r>
      </w:del>
    </w:p>
    <w:p w14:paraId="6B01F6B6" w14:textId="587F16D3" w:rsidR="00293916" w:rsidRPr="00B40818" w:rsidDel="00B40818" w:rsidRDefault="00293916" w:rsidP="00280A11">
      <w:pPr>
        <w:pStyle w:val="Header"/>
        <w:numPr>
          <w:ilvl w:val="0"/>
          <w:numId w:val="42"/>
        </w:numPr>
        <w:tabs>
          <w:tab w:val="clear" w:pos="4320"/>
          <w:tab w:val="clear" w:pos="8640"/>
        </w:tabs>
        <w:spacing w:after="60"/>
        <w:ind w:left="360"/>
        <w:rPr>
          <w:del w:id="1430" w:author="Brian Olea" w:date="2023-10-16T12:23:00Z"/>
          <w:rFonts w:asciiTheme="minorHAnsi" w:hAnsiTheme="minorHAnsi" w:cstheme="minorHAnsi"/>
          <w:sz w:val="25"/>
          <w:szCs w:val="25"/>
          <w:rPrChange w:id="1431" w:author="Brian Olea" w:date="2023-10-16T12:17:00Z">
            <w:rPr>
              <w:del w:id="1432" w:author="Brian Olea" w:date="2023-10-16T12:23:00Z"/>
              <w:sz w:val="25"/>
              <w:szCs w:val="25"/>
            </w:rPr>
          </w:rPrChange>
        </w:rPr>
      </w:pPr>
      <w:del w:id="1433" w:author="Brian Olea" w:date="2023-10-16T12:23:00Z">
        <w:r w:rsidRPr="00B40818" w:rsidDel="00B40818">
          <w:rPr>
            <w:rFonts w:asciiTheme="minorHAnsi" w:hAnsiTheme="minorHAnsi" w:cstheme="minorHAnsi"/>
            <w:sz w:val="25"/>
            <w:szCs w:val="25"/>
            <w:rPrChange w:id="1434" w:author="Brian Olea" w:date="2023-10-16T12:17:00Z">
              <w:rPr>
                <w:sz w:val="25"/>
                <w:szCs w:val="25"/>
              </w:rPr>
            </w:rPrChange>
          </w:rPr>
          <w:delText>External Documents and Data</w:delText>
        </w:r>
      </w:del>
    </w:p>
    <w:p w14:paraId="456281C7" w14:textId="4E9340A2" w:rsidR="00293916" w:rsidRPr="00B40818" w:rsidDel="00B40818" w:rsidRDefault="00293916" w:rsidP="00556D79">
      <w:pPr>
        <w:pStyle w:val="Header"/>
        <w:numPr>
          <w:ilvl w:val="0"/>
          <w:numId w:val="12"/>
        </w:numPr>
        <w:tabs>
          <w:tab w:val="clear" w:pos="4320"/>
          <w:tab w:val="clear" w:pos="8640"/>
          <w:tab w:val="num" w:pos="1440"/>
        </w:tabs>
        <w:spacing w:after="60"/>
        <w:ind w:left="720"/>
        <w:rPr>
          <w:del w:id="1435" w:author="Brian Olea" w:date="2023-10-16T12:23:00Z"/>
          <w:rFonts w:asciiTheme="minorHAnsi" w:hAnsiTheme="minorHAnsi" w:cstheme="minorHAnsi"/>
          <w:sz w:val="25"/>
          <w:szCs w:val="25"/>
          <w:rPrChange w:id="1436" w:author="Brian Olea" w:date="2023-10-16T12:17:00Z">
            <w:rPr>
              <w:del w:id="1437" w:author="Brian Olea" w:date="2023-10-16T12:23:00Z"/>
              <w:sz w:val="25"/>
              <w:szCs w:val="25"/>
            </w:rPr>
          </w:rPrChange>
        </w:rPr>
      </w:pPr>
      <w:del w:id="1438" w:author="Brian Olea" w:date="2023-10-16T12:23:00Z">
        <w:r w:rsidRPr="00B40818" w:rsidDel="00B40818">
          <w:rPr>
            <w:rFonts w:asciiTheme="minorHAnsi" w:hAnsiTheme="minorHAnsi" w:cstheme="minorHAnsi"/>
            <w:sz w:val="25"/>
            <w:szCs w:val="25"/>
            <w:rPrChange w:id="1439" w:author="Brian Olea" w:date="2023-10-16T12:17:00Z">
              <w:rPr>
                <w:sz w:val="25"/>
                <w:szCs w:val="25"/>
              </w:rPr>
            </w:rPrChange>
          </w:rPr>
          <w:delText>Where use of current revision is required, revision status of external documents is checked at least annually.</w:delText>
        </w:r>
      </w:del>
    </w:p>
    <w:p w14:paraId="41FF2B67" w14:textId="1BA4F86E" w:rsidR="00293916" w:rsidRPr="00B40818" w:rsidDel="00B40818" w:rsidRDefault="00293916" w:rsidP="00B1175B">
      <w:pPr>
        <w:pStyle w:val="Header"/>
        <w:numPr>
          <w:ilvl w:val="0"/>
          <w:numId w:val="12"/>
        </w:numPr>
        <w:tabs>
          <w:tab w:val="clear" w:pos="4320"/>
          <w:tab w:val="clear" w:pos="8640"/>
          <w:tab w:val="num" w:pos="1440"/>
        </w:tabs>
        <w:spacing w:after="60"/>
        <w:ind w:left="720"/>
        <w:rPr>
          <w:ins w:id="1440" w:author="Brian Olea [2]" w:date="2022-05-20T12:43:00Z"/>
          <w:del w:id="1441" w:author="Brian Olea" w:date="2023-10-16T12:23:00Z"/>
          <w:rFonts w:asciiTheme="minorHAnsi" w:hAnsiTheme="minorHAnsi" w:cstheme="minorHAnsi"/>
          <w:sz w:val="25"/>
          <w:szCs w:val="25"/>
          <w:highlight w:val="magenta"/>
          <w:rPrChange w:id="1442" w:author="Brian Olea" w:date="2023-10-16T12:17:00Z">
            <w:rPr>
              <w:ins w:id="1443" w:author="Brian Olea [2]" w:date="2022-05-20T12:43:00Z"/>
              <w:del w:id="1444" w:author="Brian Olea" w:date="2023-10-16T12:23:00Z"/>
              <w:sz w:val="25"/>
              <w:szCs w:val="25"/>
              <w:highlight w:val="magenta"/>
            </w:rPr>
          </w:rPrChange>
        </w:rPr>
      </w:pPr>
      <w:del w:id="1445" w:author="Brian Olea" w:date="2023-10-16T12:23:00Z">
        <w:r w:rsidRPr="00B40818" w:rsidDel="00B40818">
          <w:rPr>
            <w:rFonts w:asciiTheme="minorHAnsi" w:hAnsiTheme="minorHAnsi" w:cstheme="minorHAnsi"/>
            <w:sz w:val="25"/>
            <w:szCs w:val="25"/>
            <w:highlight w:val="yellow"/>
            <w:rPrChange w:id="1446" w:author="Brian Olea" w:date="2023-10-16T12:17:00Z">
              <w:rPr>
                <w:sz w:val="25"/>
                <w:szCs w:val="25"/>
                <w:highlight w:val="yellow"/>
              </w:rPr>
            </w:rPrChange>
          </w:rPr>
          <w:delText xml:space="preserve">External documents and data not included in </w:delText>
        </w:r>
        <w:r w:rsidR="004779DA" w:rsidRPr="00B40818" w:rsidDel="00B40818">
          <w:rPr>
            <w:rFonts w:asciiTheme="minorHAnsi" w:hAnsiTheme="minorHAnsi" w:cstheme="minorHAnsi"/>
            <w:sz w:val="25"/>
            <w:szCs w:val="25"/>
            <w:highlight w:val="yellow"/>
            <w:rPrChange w:id="1447" w:author="Brian Olea" w:date="2023-10-16T12:17:00Z">
              <w:rPr>
                <w:sz w:val="25"/>
                <w:szCs w:val="25"/>
                <w:highlight w:val="yellow"/>
              </w:rPr>
            </w:rPrChange>
          </w:rPr>
          <w:delText>Procedure Statement</w:delText>
        </w:r>
        <w:r w:rsidR="00E6770F" w:rsidRPr="00B40818" w:rsidDel="00B40818">
          <w:rPr>
            <w:rFonts w:asciiTheme="minorHAnsi" w:hAnsiTheme="minorHAnsi" w:cstheme="minorHAnsi"/>
            <w:sz w:val="25"/>
            <w:szCs w:val="25"/>
            <w:highlight w:val="yellow"/>
            <w:rPrChange w:id="1448" w:author="Brian Olea" w:date="2023-10-16T12:17:00Z">
              <w:rPr>
                <w:sz w:val="25"/>
                <w:szCs w:val="25"/>
                <w:highlight w:val="yellow"/>
              </w:rPr>
            </w:rPrChange>
          </w:rPr>
          <w:delText xml:space="preserve"> </w:delText>
        </w:r>
        <w:r w:rsidR="002B7BE2" w:rsidRPr="00B40818" w:rsidDel="00B40818">
          <w:rPr>
            <w:rFonts w:asciiTheme="minorHAnsi" w:hAnsiTheme="minorHAnsi" w:cstheme="minorHAnsi"/>
            <w:sz w:val="25"/>
            <w:szCs w:val="25"/>
            <w:highlight w:val="yellow"/>
            <w:rPrChange w:id="1449" w:author="Brian Olea" w:date="2023-10-16T12:17:00Z">
              <w:rPr>
                <w:sz w:val="25"/>
                <w:szCs w:val="25"/>
                <w:highlight w:val="yellow"/>
              </w:rPr>
            </w:rPrChange>
          </w:rPr>
          <w:delText>A</w:delText>
        </w:r>
        <w:r w:rsidR="00B751C8" w:rsidRPr="00B40818" w:rsidDel="00B40818">
          <w:rPr>
            <w:rFonts w:asciiTheme="minorHAnsi" w:hAnsiTheme="minorHAnsi" w:cstheme="minorHAnsi"/>
            <w:sz w:val="25"/>
            <w:szCs w:val="25"/>
            <w:highlight w:val="yellow"/>
            <w:rPrChange w:id="1450" w:author="Brian Olea" w:date="2023-10-16T12:17:00Z">
              <w:rPr>
                <w:sz w:val="25"/>
                <w:szCs w:val="25"/>
                <w:highlight w:val="yellow"/>
              </w:rPr>
            </w:rPrChange>
          </w:rPr>
          <w:delText xml:space="preserve"> table</w:delText>
        </w:r>
        <w:r w:rsidRPr="00B40818" w:rsidDel="00B40818">
          <w:rPr>
            <w:rFonts w:asciiTheme="minorHAnsi" w:hAnsiTheme="minorHAnsi" w:cstheme="minorHAnsi"/>
            <w:sz w:val="25"/>
            <w:szCs w:val="25"/>
            <w:rPrChange w:id="1451" w:author="Brian Olea" w:date="2023-10-16T12:17:00Z">
              <w:rPr>
                <w:sz w:val="25"/>
                <w:szCs w:val="25"/>
              </w:rPr>
            </w:rPrChange>
          </w:rPr>
          <w:delText>, are considered for reference only.</w:delText>
        </w:r>
        <w:r w:rsidR="00B1175B" w:rsidRPr="00B40818" w:rsidDel="00B40818">
          <w:rPr>
            <w:rFonts w:asciiTheme="minorHAnsi" w:hAnsiTheme="minorHAnsi" w:cstheme="minorHAnsi"/>
            <w:sz w:val="25"/>
            <w:szCs w:val="25"/>
            <w:rPrChange w:id="1452" w:author="Brian Olea" w:date="2023-10-16T12:17:00Z">
              <w:rPr>
                <w:sz w:val="25"/>
                <w:szCs w:val="25"/>
              </w:rPr>
            </w:rPrChange>
          </w:rPr>
          <w:delText xml:space="preserve"> </w:delText>
        </w:r>
        <w:r w:rsidRPr="00B40818" w:rsidDel="00B40818">
          <w:rPr>
            <w:rFonts w:asciiTheme="minorHAnsi" w:hAnsiTheme="minorHAnsi" w:cstheme="minorHAnsi"/>
            <w:sz w:val="25"/>
            <w:szCs w:val="25"/>
            <w:rPrChange w:id="1453" w:author="Brian Olea" w:date="2023-10-16T12:17:00Z">
              <w:rPr>
                <w:sz w:val="25"/>
                <w:szCs w:val="25"/>
              </w:rPr>
            </w:rPrChange>
          </w:rPr>
          <w:delText xml:space="preserve">ASTM documents are considered reference documents. </w:delText>
        </w:r>
        <w:r w:rsidRPr="00B40818" w:rsidDel="00B40818">
          <w:rPr>
            <w:rFonts w:asciiTheme="minorHAnsi" w:hAnsiTheme="minorHAnsi" w:cstheme="minorHAnsi"/>
            <w:sz w:val="25"/>
            <w:szCs w:val="25"/>
            <w:highlight w:val="magenta"/>
            <w:rPrChange w:id="1454" w:author="Brian Olea" w:date="2023-10-16T12:17:00Z">
              <w:rPr>
                <w:sz w:val="25"/>
                <w:szCs w:val="25"/>
                <w:highlight w:val="magenta"/>
              </w:rPr>
            </w:rPrChange>
          </w:rPr>
          <w:delText>If a customer specifies a particular revision, this is noted on the Sales Order.</w:delText>
        </w:r>
      </w:del>
    </w:p>
    <w:p w14:paraId="6C8E23F2" w14:textId="1E9FEAF5" w:rsidR="00BA6593" w:rsidRPr="00B40818" w:rsidDel="00B40818" w:rsidRDefault="00BA6593">
      <w:pPr>
        <w:pStyle w:val="Header"/>
        <w:numPr>
          <w:ilvl w:val="1"/>
          <w:numId w:val="12"/>
        </w:numPr>
        <w:tabs>
          <w:tab w:val="clear" w:pos="4320"/>
          <w:tab w:val="clear" w:pos="8640"/>
        </w:tabs>
        <w:spacing w:after="60"/>
        <w:rPr>
          <w:del w:id="1455" w:author="Brian Olea" w:date="2023-10-16T12:23:00Z"/>
          <w:rFonts w:asciiTheme="minorHAnsi" w:hAnsiTheme="minorHAnsi" w:cstheme="minorHAnsi"/>
          <w:sz w:val="25"/>
          <w:szCs w:val="25"/>
          <w:highlight w:val="magenta"/>
          <w:rPrChange w:id="1456" w:author="Brian Olea" w:date="2023-10-16T12:17:00Z">
            <w:rPr>
              <w:del w:id="1457" w:author="Brian Olea" w:date="2023-10-16T12:23:00Z"/>
              <w:sz w:val="25"/>
              <w:szCs w:val="25"/>
              <w:highlight w:val="magenta"/>
            </w:rPr>
          </w:rPrChange>
        </w:rPr>
        <w:pPrChange w:id="1458" w:author="Brian Olea [2]" w:date="2022-05-20T12:43:00Z">
          <w:pPr>
            <w:pStyle w:val="Header"/>
            <w:numPr>
              <w:numId w:val="12"/>
            </w:numPr>
            <w:tabs>
              <w:tab w:val="clear" w:pos="4320"/>
              <w:tab w:val="clear" w:pos="8640"/>
              <w:tab w:val="num" w:pos="1440"/>
            </w:tabs>
            <w:spacing w:after="60"/>
            <w:ind w:left="720" w:hanging="360"/>
          </w:pPr>
        </w:pPrChange>
      </w:pPr>
      <w:ins w:id="1459" w:author="Brian Olea [2]" w:date="2022-05-20T12:43:00Z">
        <w:del w:id="1460" w:author="Brian Olea" w:date="2023-10-16T12:23:00Z">
          <w:r w:rsidRPr="00B40818" w:rsidDel="00B40818">
            <w:rPr>
              <w:rFonts w:asciiTheme="minorHAnsi" w:hAnsiTheme="minorHAnsi" w:cstheme="minorHAnsi"/>
              <w:sz w:val="25"/>
              <w:szCs w:val="25"/>
              <w:highlight w:val="magenta"/>
              <w:rPrChange w:id="1461" w:author="Brian Olea" w:date="2023-10-16T12:17:00Z">
                <w:rPr>
                  <w:sz w:val="25"/>
                  <w:szCs w:val="25"/>
                  <w:highlight w:val="magenta"/>
                </w:rPr>
              </w:rPrChange>
            </w:rPr>
            <w:delText>The evidence and traceability of these A</w:delText>
          </w:r>
        </w:del>
      </w:ins>
      <w:ins w:id="1462" w:author="Brian Olea [2]" w:date="2022-05-20T12:44:00Z">
        <w:del w:id="1463" w:author="Brian Olea" w:date="2023-10-16T12:23:00Z">
          <w:r w:rsidRPr="00B40818" w:rsidDel="00B40818">
            <w:rPr>
              <w:rFonts w:asciiTheme="minorHAnsi" w:hAnsiTheme="minorHAnsi" w:cstheme="minorHAnsi"/>
              <w:sz w:val="25"/>
              <w:szCs w:val="25"/>
              <w:highlight w:val="magenta"/>
              <w:rPrChange w:id="1464" w:author="Brian Olea" w:date="2023-10-16T12:17:00Z">
                <w:rPr>
                  <w:sz w:val="25"/>
                  <w:szCs w:val="25"/>
                  <w:highlight w:val="magenta"/>
                </w:rPr>
              </w:rPrChange>
            </w:rPr>
            <w:delText xml:space="preserve">STM documents are maintained as  documented </w:delText>
          </w:r>
          <w:commentRangeStart w:id="1465"/>
          <w:r w:rsidRPr="00B40818" w:rsidDel="00B40818">
            <w:rPr>
              <w:rFonts w:asciiTheme="minorHAnsi" w:hAnsiTheme="minorHAnsi" w:cstheme="minorHAnsi"/>
              <w:sz w:val="25"/>
              <w:szCs w:val="25"/>
              <w:highlight w:val="magenta"/>
              <w:rPrChange w:id="1466" w:author="Brian Olea" w:date="2023-10-16T12:17:00Z">
                <w:rPr>
                  <w:sz w:val="25"/>
                  <w:szCs w:val="25"/>
                  <w:highlight w:val="magenta"/>
                </w:rPr>
              </w:rPrChange>
            </w:rPr>
            <w:delText>information</w:delText>
          </w:r>
        </w:del>
      </w:ins>
      <w:commentRangeEnd w:id="1465"/>
      <w:ins w:id="1467" w:author="Brian Olea [2]" w:date="2022-05-20T12:46:00Z">
        <w:del w:id="1468" w:author="Brian Olea" w:date="2023-10-16T12:23:00Z">
          <w:r w:rsidR="00C52200" w:rsidRPr="00B40818" w:rsidDel="00B40818">
            <w:rPr>
              <w:rStyle w:val="CommentReference"/>
              <w:rFonts w:asciiTheme="minorHAnsi" w:hAnsiTheme="minorHAnsi" w:cstheme="minorHAnsi"/>
              <w:rPrChange w:id="1469" w:author="Brian Olea" w:date="2023-10-16T12:17:00Z">
                <w:rPr>
                  <w:rStyle w:val="CommentReference"/>
                </w:rPr>
              </w:rPrChange>
            </w:rPr>
            <w:commentReference w:id="1465"/>
          </w:r>
        </w:del>
      </w:ins>
      <w:ins w:id="1470" w:author="Brian Olea [2]" w:date="2022-05-20T12:44:00Z">
        <w:del w:id="1471" w:author="Brian Olea" w:date="2023-10-16T12:23:00Z">
          <w:r w:rsidRPr="00B40818" w:rsidDel="00B40818">
            <w:rPr>
              <w:rFonts w:asciiTheme="minorHAnsi" w:hAnsiTheme="minorHAnsi" w:cstheme="minorHAnsi"/>
              <w:sz w:val="25"/>
              <w:szCs w:val="25"/>
              <w:highlight w:val="magenta"/>
              <w:rPrChange w:id="1472" w:author="Brian Olea" w:date="2023-10-16T12:17:00Z">
                <w:rPr>
                  <w:sz w:val="25"/>
                  <w:szCs w:val="25"/>
                  <w:highlight w:val="magenta"/>
                </w:rPr>
              </w:rPrChange>
            </w:rPr>
            <w:delText>.</w:delText>
          </w:r>
        </w:del>
      </w:ins>
    </w:p>
    <w:p w14:paraId="7530E7A8" w14:textId="518B5D5E" w:rsidR="00293916" w:rsidRPr="00B40818" w:rsidDel="00B40818" w:rsidRDefault="00293916" w:rsidP="0006578E">
      <w:pPr>
        <w:pStyle w:val="Header"/>
        <w:numPr>
          <w:ilvl w:val="0"/>
          <w:numId w:val="12"/>
        </w:numPr>
        <w:tabs>
          <w:tab w:val="clear" w:pos="4320"/>
          <w:tab w:val="clear" w:pos="8640"/>
          <w:tab w:val="num" w:pos="1440"/>
        </w:tabs>
        <w:spacing w:after="120"/>
        <w:ind w:left="720"/>
        <w:rPr>
          <w:del w:id="1473" w:author="Brian Olea" w:date="2023-10-16T12:23:00Z"/>
          <w:rFonts w:asciiTheme="minorHAnsi" w:hAnsiTheme="minorHAnsi" w:cstheme="minorHAnsi"/>
          <w:sz w:val="25"/>
          <w:szCs w:val="25"/>
          <w:highlight w:val="magenta"/>
          <w:rPrChange w:id="1474" w:author="Brian Olea" w:date="2023-10-16T12:17:00Z">
            <w:rPr>
              <w:del w:id="1475" w:author="Brian Olea" w:date="2023-10-16T12:23:00Z"/>
              <w:sz w:val="25"/>
              <w:szCs w:val="25"/>
              <w:highlight w:val="magenta"/>
            </w:rPr>
          </w:rPrChange>
        </w:rPr>
      </w:pPr>
      <w:del w:id="1476" w:author="Brian Olea" w:date="2023-10-16T12:23:00Z">
        <w:r w:rsidRPr="00B40818" w:rsidDel="00B40818">
          <w:rPr>
            <w:rFonts w:asciiTheme="minorHAnsi" w:hAnsiTheme="minorHAnsi" w:cstheme="minorHAnsi"/>
            <w:sz w:val="25"/>
            <w:szCs w:val="25"/>
            <w:highlight w:val="magenta"/>
            <w:rPrChange w:id="1477" w:author="Brian Olea" w:date="2023-10-16T12:17:00Z">
              <w:rPr>
                <w:sz w:val="25"/>
                <w:szCs w:val="25"/>
                <w:highlight w:val="magenta"/>
              </w:rPr>
            </w:rPrChange>
          </w:rPr>
          <w:delText>Training documents are used for general guidance and are maintained electronically. They are also considered reference documents.</w:delText>
        </w:r>
      </w:del>
    </w:p>
    <w:p w14:paraId="7033FEAE" w14:textId="40093967" w:rsidR="00293916" w:rsidRPr="00B40818" w:rsidDel="00B40818" w:rsidRDefault="00293916" w:rsidP="00280A11">
      <w:pPr>
        <w:pStyle w:val="Header"/>
        <w:numPr>
          <w:ilvl w:val="0"/>
          <w:numId w:val="42"/>
        </w:numPr>
        <w:tabs>
          <w:tab w:val="clear" w:pos="4320"/>
          <w:tab w:val="clear" w:pos="8640"/>
        </w:tabs>
        <w:spacing w:after="60"/>
        <w:ind w:left="360"/>
        <w:rPr>
          <w:del w:id="1478" w:author="Brian Olea" w:date="2023-10-16T12:23:00Z"/>
          <w:rFonts w:asciiTheme="minorHAnsi" w:hAnsiTheme="minorHAnsi" w:cstheme="minorHAnsi"/>
          <w:sz w:val="25"/>
          <w:szCs w:val="25"/>
          <w:rPrChange w:id="1479" w:author="Brian Olea" w:date="2023-10-16T12:17:00Z">
            <w:rPr>
              <w:del w:id="1480" w:author="Brian Olea" w:date="2023-10-16T12:23:00Z"/>
              <w:sz w:val="25"/>
              <w:szCs w:val="25"/>
            </w:rPr>
          </w:rPrChange>
        </w:rPr>
      </w:pPr>
      <w:bookmarkStart w:id="1481" w:name="_Hlk90990274"/>
      <w:del w:id="1482" w:author="Brian Olea" w:date="2023-10-16T12:23:00Z">
        <w:r w:rsidRPr="00B40818" w:rsidDel="00B40818">
          <w:rPr>
            <w:rFonts w:asciiTheme="minorHAnsi" w:hAnsiTheme="minorHAnsi" w:cstheme="minorHAnsi"/>
            <w:sz w:val="25"/>
            <w:szCs w:val="25"/>
            <w:rPrChange w:id="1483" w:author="Brian Olea" w:date="2023-10-16T12:17:00Z">
              <w:rPr>
                <w:sz w:val="25"/>
                <w:szCs w:val="25"/>
              </w:rPr>
            </w:rPrChange>
          </w:rPr>
          <w:delText>Electronic Documents and Data</w:delText>
        </w:r>
      </w:del>
    </w:p>
    <w:p w14:paraId="56047750" w14:textId="4380676B" w:rsidR="00C277E8" w:rsidRPr="00B40818" w:rsidDel="00B40818" w:rsidRDefault="00C277E8" w:rsidP="007A79FA">
      <w:pPr>
        <w:pStyle w:val="Header"/>
        <w:numPr>
          <w:ilvl w:val="0"/>
          <w:numId w:val="12"/>
        </w:numPr>
        <w:tabs>
          <w:tab w:val="clear" w:pos="4320"/>
          <w:tab w:val="clear" w:pos="8640"/>
          <w:tab w:val="num" w:pos="1440"/>
        </w:tabs>
        <w:spacing w:after="60"/>
        <w:ind w:left="720"/>
        <w:rPr>
          <w:del w:id="1484" w:author="Brian Olea" w:date="2023-10-16T12:23:00Z"/>
          <w:rFonts w:asciiTheme="minorHAnsi" w:hAnsiTheme="minorHAnsi" w:cstheme="minorHAnsi"/>
          <w:sz w:val="25"/>
          <w:szCs w:val="25"/>
          <w:rPrChange w:id="1485" w:author="Brian Olea" w:date="2023-10-16T12:17:00Z">
            <w:rPr>
              <w:del w:id="1486" w:author="Brian Olea" w:date="2023-10-16T12:23:00Z"/>
              <w:sz w:val="25"/>
              <w:szCs w:val="25"/>
            </w:rPr>
          </w:rPrChange>
        </w:rPr>
      </w:pPr>
      <w:del w:id="1487" w:author="Brian Olea" w:date="2023-10-16T12:23:00Z">
        <w:r w:rsidRPr="00B40818" w:rsidDel="00B40818">
          <w:rPr>
            <w:rFonts w:asciiTheme="minorHAnsi" w:hAnsiTheme="minorHAnsi" w:cstheme="minorHAnsi"/>
            <w:sz w:val="25"/>
            <w:szCs w:val="25"/>
            <w:rPrChange w:id="1488" w:author="Brian Olea" w:date="2023-10-16T12:17:00Z">
              <w:rPr>
                <w:sz w:val="25"/>
                <w:szCs w:val="25"/>
              </w:rPr>
            </w:rPrChange>
          </w:rPr>
          <w:delText>Access Security</w:delText>
        </w:r>
      </w:del>
    </w:p>
    <w:p w14:paraId="04622C81" w14:textId="4D5E2EA3" w:rsidR="00C277E8" w:rsidRPr="00B40818" w:rsidDel="00B40818" w:rsidRDefault="00C277E8" w:rsidP="0006578E">
      <w:pPr>
        <w:pStyle w:val="Header"/>
        <w:tabs>
          <w:tab w:val="clear" w:pos="4320"/>
          <w:tab w:val="clear" w:pos="8640"/>
        </w:tabs>
        <w:spacing w:after="60"/>
        <w:ind w:left="720"/>
        <w:rPr>
          <w:del w:id="1489" w:author="Brian Olea" w:date="2023-10-16T12:23:00Z"/>
          <w:rFonts w:asciiTheme="minorHAnsi" w:hAnsiTheme="minorHAnsi" w:cstheme="minorHAnsi"/>
          <w:sz w:val="25"/>
          <w:szCs w:val="25"/>
          <w:rPrChange w:id="1490" w:author="Brian Olea" w:date="2023-10-16T12:17:00Z">
            <w:rPr>
              <w:del w:id="1491" w:author="Brian Olea" w:date="2023-10-16T12:23:00Z"/>
              <w:sz w:val="25"/>
              <w:szCs w:val="25"/>
            </w:rPr>
          </w:rPrChange>
        </w:rPr>
      </w:pPr>
      <w:del w:id="1492" w:author="Brian Olea" w:date="2023-10-16T12:23:00Z">
        <w:r w:rsidRPr="00B40818" w:rsidDel="00B40818">
          <w:rPr>
            <w:rFonts w:asciiTheme="minorHAnsi" w:hAnsiTheme="minorHAnsi" w:cstheme="minorHAnsi"/>
            <w:sz w:val="25"/>
            <w:szCs w:val="25"/>
            <w:rPrChange w:id="1493" w:author="Brian Olea" w:date="2023-10-16T12:17:00Z">
              <w:rPr>
                <w:sz w:val="25"/>
                <w:szCs w:val="25"/>
              </w:rPr>
            </w:rPrChange>
          </w:rPr>
          <w:delText>Access is controlled via logon with password. Computer systems employ a hierarchy of security/data access based on the business needs of individual users or groups of users.</w:delText>
        </w:r>
      </w:del>
    </w:p>
    <w:p w14:paraId="45520EAE" w14:textId="16E9AC55" w:rsidR="00C277E8" w:rsidRPr="00B40818" w:rsidDel="00B40818" w:rsidRDefault="00C277E8" w:rsidP="0006578E">
      <w:pPr>
        <w:pStyle w:val="Header"/>
        <w:tabs>
          <w:tab w:val="clear" w:pos="4320"/>
          <w:tab w:val="clear" w:pos="8640"/>
        </w:tabs>
        <w:spacing w:after="60"/>
        <w:ind w:left="720"/>
        <w:rPr>
          <w:del w:id="1494" w:author="Brian Olea" w:date="2023-10-16T12:23:00Z"/>
          <w:rFonts w:asciiTheme="minorHAnsi" w:hAnsiTheme="minorHAnsi" w:cstheme="minorHAnsi"/>
          <w:sz w:val="25"/>
          <w:szCs w:val="25"/>
          <w:rPrChange w:id="1495" w:author="Brian Olea" w:date="2023-10-16T12:17:00Z">
            <w:rPr>
              <w:del w:id="1496" w:author="Brian Olea" w:date="2023-10-16T12:23:00Z"/>
              <w:sz w:val="25"/>
              <w:szCs w:val="25"/>
            </w:rPr>
          </w:rPrChange>
        </w:rPr>
      </w:pPr>
      <w:del w:id="1497" w:author="Brian Olea" w:date="2023-10-16T12:23:00Z">
        <w:r w:rsidRPr="00B40818" w:rsidDel="00B40818">
          <w:rPr>
            <w:rFonts w:asciiTheme="minorHAnsi" w:hAnsiTheme="minorHAnsi" w:cstheme="minorHAnsi"/>
            <w:sz w:val="25"/>
            <w:szCs w:val="25"/>
            <w:rPrChange w:id="1498" w:author="Brian Olea" w:date="2023-10-16T12:17:00Z">
              <w:rPr>
                <w:sz w:val="25"/>
                <w:szCs w:val="25"/>
              </w:rPr>
            </w:rPrChange>
          </w:rPr>
          <w:delText>Network and Business System access logons are respectively controlled by the Systems Engineer and Business Systems Manager.</w:delText>
        </w:r>
      </w:del>
    </w:p>
    <w:p w14:paraId="7809FD6D" w14:textId="6ED14098" w:rsidR="00C277E8" w:rsidRPr="00B40818" w:rsidDel="00B40818" w:rsidRDefault="00C277E8" w:rsidP="0006578E">
      <w:pPr>
        <w:pStyle w:val="Header"/>
        <w:tabs>
          <w:tab w:val="clear" w:pos="4320"/>
          <w:tab w:val="clear" w:pos="8640"/>
        </w:tabs>
        <w:spacing w:after="60"/>
        <w:ind w:left="720"/>
        <w:rPr>
          <w:del w:id="1499" w:author="Brian Olea" w:date="2023-10-16T12:23:00Z"/>
          <w:rFonts w:asciiTheme="minorHAnsi" w:hAnsiTheme="minorHAnsi" w:cstheme="minorHAnsi"/>
          <w:sz w:val="25"/>
          <w:szCs w:val="25"/>
          <w:rPrChange w:id="1500" w:author="Brian Olea" w:date="2023-10-16T12:17:00Z">
            <w:rPr>
              <w:del w:id="1501" w:author="Brian Olea" w:date="2023-10-16T12:23:00Z"/>
              <w:sz w:val="25"/>
              <w:szCs w:val="25"/>
            </w:rPr>
          </w:rPrChange>
        </w:rPr>
      </w:pPr>
      <w:del w:id="1502" w:author="Brian Olea" w:date="2023-10-16T12:23:00Z">
        <w:r w:rsidRPr="00B40818" w:rsidDel="00B40818">
          <w:rPr>
            <w:rFonts w:asciiTheme="minorHAnsi" w:hAnsiTheme="minorHAnsi" w:cstheme="minorHAnsi"/>
            <w:sz w:val="25"/>
            <w:szCs w:val="25"/>
            <w:rPrChange w:id="1503" w:author="Brian Olea" w:date="2023-10-16T12:17:00Z">
              <w:rPr>
                <w:sz w:val="25"/>
                <w:szCs w:val="25"/>
              </w:rPr>
            </w:rPrChange>
          </w:rPr>
          <w:delText xml:space="preserve">User directories, e-mail addresses and logons are reviewed by the Systems Engineer and created and deleted based on the instructions provided by the employee’s supervisor on for </w:delText>
        </w:r>
        <w:r w:rsidR="00000000" w:rsidRPr="00B40818" w:rsidDel="00B40818">
          <w:rPr>
            <w:rFonts w:asciiTheme="minorHAnsi" w:hAnsiTheme="minorHAnsi" w:cstheme="minorHAnsi"/>
            <w:rPrChange w:id="1504" w:author="Brian Olea" w:date="2023-10-16T12:17:00Z">
              <w:rPr/>
            </w:rPrChange>
          </w:rPr>
          <w:fldChar w:fldCharType="begin"/>
        </w:r>
        <w:r w:rsidR="00000000" w:rsidRPr="00B40818" w:rsidDel="00B40818">
          <w:rPr>
            <w:rFonts w:asciiTheme="minorHAnsi" w:hAnsiTheme="minorHAnsi" w:cstheme="minorHAnsi"/>
            <w:rPrChange w:id="1505" w:author="Brian Olea" w:date="2023-10-16T12:17:00Z">
              <w:rPr/>
            </w:rPrChange>
          </w:rPr>
          <w:delInstrText>HYPERLINK "file:///I:\\Support\\IQProcesses\\IQ%20Process%20Documents\\Forms\\CA001%20Computer%20Access%20Request.pdf"</w:delInstrText>
        </w:r>
        <w:r w:rsidR="00000000" w:rsidRPr="00B40818" w:rsidDel="00B40818">
          <w:rPr>
            <w:rFonts w:asciiTheme="minorHAnsi" w:hAnsiTheme="minorHAnsi" w:cstheme="minorHAnsi"/>
            <w:rPrChange w:id="1506" w:author="Brian Olea" w:date="2023-10-16T12:17:00Z">
              <w:rPr/>
            </w:rPrChange>
          </w:rPr>
        </w:r>
        <w:r w:rsidR="00000000" w:rsidRPr="00B40818" w:rsidDel="00B40818">
          <w:rPr>
            <w:rFonts w:asciiTheme="minorHAnsi" w:hAnsiTheme="minorHAnsi" w:cstheme="minorHAnsi"/>
            <w:rPrChange w:id="1507" w:author="Brian Olea" w:date="2023-10-16T12:17:00Z">
              <w:rPr/>
            </w:rPrChange>
          </w:rPr>
          <w:fldChar w:fldCharType="separate"/>
        </w:r>
        <w:r w:rsidR="00B91C6F" w:rsidRPr="00B40818" w:rsidDel="00B40818">
          <w:rPr>
            <w:rStyle w:val="Hyperlink"/>
            <w:rFonts w:asciiTheme="minorHAnsi" w:hAnsiTheme="minorHAnsi" w:cstheme="minorHAnsi"/>
            <w:sz w:val="25"/>
            <w:szCs w:val="25"/>
            <w:rPrChange w:id="1508" w:author="Brian Olea" w:date="2023-10-16T12:17:00Z">
              <w:rPr>
                <w:rStyle w:val="Hyperlink"/>
                <w:sz w:val="25"/>
                <w:szCs w:val="25"/>
              </w:rPr>
            </w:rPrChange>
          </w:rPr>
          <w:delText>Computer Access Request form</w:delText>
        </w:r>
        <w:r w:rsidR="00B1175B" w:rsidRPr="00B40818" w:rsidDel="00B40818">
          <w:rPr>
            <w:rStyle w:val="Hyperlink"/>
            <w:rFonts w:asciiTheme="minorHAnsi" w:hAnsiTheme="minorHAnsi" w:cstheme="minorHAnsi"/>
            <w:sz w:val="25"/>
            <w:szCs w:val="25"/>
            <w:rPrChange w:id="1509" w:author="Brian Olea" w:date="2023-10-16T12:17:00Z">
              <w:rPr>
                <w:rStyle w:val="Hyperlink"/>
                <w:sz w:val="25"/>
                <w:szCs w:val="25"/>
              </w:rPr>
            </w:rPrChange>
          </w:rPr>
          <w:delText xml:space="preserve"> (CA001)</w:delText>
        </w:r>
        <w:r w:rsidR="00000000" w:rsidRPr="00B40818" w:rsidDel="00B40818">
          <w:rPr>
            <w:rStyle w:val="Hyperlink"/>
            <w:rFonts w:asciiTheme="minorHAnsi" w:hAnsiTheme="minorHAnsi" w:cstheme="minorHAnsi"/>
            <w:sz w:val="25"/>
            <w:szCs w:val="25"/>
            <w:rPrChange w:id="1510" w:author="Brian Olea" w:date="2023-10-16T12:17:00Z">
              <w:rPr>
                <w:rStyle w:val="Hyperlink"/>
                <w:sz w:val="25"/>
                <w:szCs w:val="25"/>
              </w:rPr>
            </w:rPrChange>
          </w:rPr>
          <w:fldChar w:fldCharType="end"/>
        </w:r>
        <w:r w:rsidRPr="00B40818" w:rsidDel="00B40818">
          <w:rPr>
            <w:rFonts w:asciiTheme="minorHAnsi" w:hAnsiTheme="minorHAnsi" w:cstheme="minorHAnsi"/>
            <w:sz w:val="25"/>
            <w:szCs w:val="25"/>
            <w:rPrChange w:id="1511" w:author="Brian Olea" w:date="2023-10-16T12:17:00Z">
              <w:rPr>
                <w:sz w:val="25"/>
                <w:szCs w:val="25"/>
              </w:rPr>
            </w:rPrChange>
          </w:rPr>
          <w:delText>.</w:delText>
        </w:r>
      </w:del>
    </w:p>
    <w:p w14:paraId="7095704C" w14:textId="3763F1B3" w:rsidR="00C277E8" w:rsidRPr="00B40818" w:rsidDel="00B40818" w:rsidRDefault="00C277E8" w:rsidP="0006578E">
      <w:pPr>
        <w:pStyle w:val="Header"/>
        <w:tabs>
          <w:tab w:val="clear" w:pos="4320"/>
          <w:tab w:val="clear" w:pos="8640"/>
        </w:tabs>
        <w:spacing w:after="120"/>
        <w:ind w:left="720"/>
        <w:rPr>
          <w:del w:id="1512" w:author="Brian Olea" w:date="2023-10-16T12:23:00Z"/>
          <w:rFonts w:asciiTheme="minorHAnsi" w:hAnsiTheme="minorHAnsi" w:cstheme="minorHAnsi"/>
          <w:sz w:val="25"/>
          <w:szCs w:val="25"/>
          <w:rPrChange w:id="1513" w:author="Brian Olea" w:date="2023-10-16T12:17:00Z">
            <w:rPr>
              <w:del w:id="1514" w:author="Brian Olea" w:date="2023-10-16T12:23:00Z"/>
              <w:sz w:val="25"/>
              <w:szCs w:val="25"/>
            </w:rPr>
          </w:rPrChange>
        </w:rPr>
      </w:pPr>
      <w:del w:id="1515" w:author="Brian Olea" w:date="2023-10-16T12:23:00Z">
        <w:r w:rsidRPr="00B40818" w:rsidDel="00B40818">
          <w:rPr>
            <w:rFonts w:asciiTheme="minorHAnsi" w:hAnsiTheme="minorHAnsi" w:cstheme="minorHAnsi"/>
            <w:sz w:val="25"/>
            <w:szCs w:val="25"/>
            <w:rPrChange w:id="1516" w:author="Brian Olea" w:date="2023-10-16T12:17:00Z">
              <w:rPr>
                <w:sz w:val="25"/>
                <w:szCs w:val="25"/>
              </w:rPr>
            </w:rPrChange>
          </w:rPr>
          <w:delText>Windows network directories are accessible by their assigned users and the Systems Engineer. E-mail files are accessible only by their owner and the Systems Engineer.</w:delText>
        </w:r>
      </w:del>
    </w:p>
    <w:p w14:paraId="30020A26" w14:textId="324965B8" w:rsidR="00C277E8" w:rsidRPr="00B40818" w:rsidDel="00B40818" w:rsidRDefault="00C277E8" w:rsidP="0006578E">
      <w:pPr>
        <w:pStyle w:val="Header"/>
        <w:numPr>
          <w:ilvl w:val="0"/>
          <w:numId w:val="12"/>
        </w:numPr>
        <w:tabs>
          <w:tab w:val="clear" w:pos="4320"/>
          <w:tab w:val="clear" w:pos="8640"/>
          <w:tab w:val="num" w:pos="1440"/>
        </w:tabs>
        <w:spacing w:after="60"/>
        <w:ind w:left="720"/>
        <w:rPr>
          <w:del w:id="1517" w:author="Brian Olea" w:date="2023-10-16T12:23:00Z"/>
          <w:rFonts w:asciiTheme="minorHAnsi" w:hAnsiTheme="minorHAnsi" w:cstheme="minorHAnsi"/>
          <w:sz w:val="25"/>
          <w:szCs w:val="25"/>
          <w:rPrChange w:id="1518" w:author="Brian Olea" w:date="2023-10-16T12:17:00Z">
            <w:rPr>
              <w:del w:id="1519" w:author="Brian Olea" w:date="2023-10-16T12:23:00Z"/>
              <w:sz w:val="25"/>
              <w:szCs w:val="25"/>
            </w:rPr>
          </w:rPrChange>
        </w:rPr>
      </w:pPr>
      <w:del w:id="1520" w:author="Brian Olea" w:date="2023-10-16T12:23:00Z">
        <w:r w:rsidRPr="00B40818" w:rsidDel="00B40818">
          <w:rPr>
            <w:rFonts w:asciiTheme="minorHAnsi" w:hAnsiTheme="minorHAnsi" w:cstheme="minorHAnsi"/>
            <w:sz w:val="25"/>
            <w:szCs w:val="25"/>
            <w:rPrChange w:id="1521" w:author="Brian Olea" w:date="2023-10-16T12:17:00Z">
              <w:rPr>
                <w:sz w:val="25"/>
                <w:szCs w:val="25"/>
              </w:rPr>
            </w:rPrChange>
          </w:rPr>
          <w:delText>Data Preservation</w:delText>
        </w:r>
      </w:del>
    </w:p>
    <w:p w14:paraId="594C1511" w14:textId="7EAF3CA2" w:rsidR="00C277E8" w:rsidRPr="00B40818" w:rsidDel="00B40818" w:rsidRDefault="00C277E8" w:rsidP="0006578E">
      <w:pPr>
        <w:pStyle w:val="Header"/>
        <w:tabs>
          <w:tab w:val="clear" w:pos="4320"/>
          <w:tab w:val="clear" w:pos="8640"/>
        </w:tabs>
        <w:spacing w:after="60"/>
        <w:ind w:left="720"/>
        <w:rPr>
          <w:del w:id="1522" w:author="Brian Olea" w:date="2023-10-16T12:23:00Z"/>
          <w:rFonts w:asciiTheme="minorHAnsi" w:hAnsiTheme="minorHAnsi" w:cstheme="minorHAnsi"/>
          <w:sz w:val="25"/>
          <w:szCs w:val="25"/>
          <w:rPrChange w:id="1523" w:author="Brian Olea" w:date="2023-10-16T12:17:00Z">
            <w:rPr>
              <w:del w:id="1524" w:author="Brian Olea" w:date="2023-10-16T12:23:00Z"/>
              <w:sz w:val="25"/>
              <w:szCs w:val="25"/>
            </w:rPr>
          </w:rPrChange>
        </w:rPr>
      </w:pPr>
      <w:del w:id="1525" w:author="Brian Olea" w:date="2023-10-16T12:23:00Z">
        <w:r w:rsidRPr="00B40818" w:rsidDel="00B40818">
          <w:rPr>
            <w:rFonts w:asciiTheme="minorHAnsi" w:hAnsiTheme="minorHAnsi" w:cstheme="minorHAnsi"/>
            <w:sz w:val="25"/>
            <w:szCs w:val="25"/>
            <w:rPrChange w:id="1526" w:author="Brian Olea" w:date="2023-10-16T12:17:00Z">
              <w:rPr>
                <w:sz w:val="25"/>
                <w:szCs w:val="25"/>
              </w:rPr>
            </w:rPrChange>
          </w:rPr>
          <w:delText>Virus protection is installed on all servers and automatically updated by our security 3rd party vendor. E-mail attachments are screened for viruses before being released to the addressee.</w:delText>
        </w:r>
      </w:del>
    </w:p>
    <w:p w14:paraId="56D10F08" w14:textId="1A145CB3" w:rsidR="00C277E8" w:rsidRPr="00B40818" w:rsidDel="00B40818" w:rsidRDefault="00C277E8" w:rsidP="0006578E">
      <w:pPr>
        <w:pStyle w:val="Header"/>
        <w:tabs>
          <w:tab w:val="clear" w:pos="4320"/>
          <w:tab w:val="clear" w:pos="8640"/>
        </w:tabs>
        <w:spacing w:after="60"/>
        <w:ind w:left="720"/>
        <w:rPr>
          <w:del w:id="1527" w:author="Brian Olea" w:date="2023-10-16T12:23:00Z"/>
          <w:rFonts w:asciiTheme="minorHAnsi" w:hAnsiTheme="minorHAnsi" w:cstheme="minorHAnsi"/>
          <w:sz w:val="25"/>
          <w:szCs w:val="25"/>
          <w:rPrChange w:id="1528" w:author="Brian Olea" w:date="2023-10-16T12:17:00Z">
            <w:rPr>
              <w:del w:id="1529" w:author="Brian Olea" w:date="2023-10-16T12:23:00Z"/>
              <w:sz w:val="25"/>
              <w:szCs w:val="25"/>
            </w:rPr>
          </w:rPrChange>
        </w:rPr>
      </w:pPr>
      <w:del w:id="1530" w:author="Brian Olea" w:date="2023-10-16T12:23:00Z">
        <w:r w:rsidRPr="00B40818" w:rsidDel="00B40818">
          <w:rPr>
            <w:rFonts w:asciiTheme="minorHAnsi" w:hAnsiTheme="minorHAnsi" w:cstheme="minorHAnsi"/>
            <w:sz w:val="25"/>
            <w:szCs w:val="25"/>
            <w:rPrChange w:id="1531" w:author="Brian Olea" w:date="2023-10-16T12:17:00Z">
              <w:rPr>
                <w:sz w:val="25"/>
                <w:szCs w:val="25"/>
              </w:rPr>
            </w:rPrChange>
          </w:rPr>
          <w:delText>Application servers are backed up daily.</w:delText>
        </w:r>
      </w:del>
    </w:p>
    <w:p w14:paraId="2D3A884A" w14:textId="18EA2456" w:rsidR="00C277E8" w:rsidRPr="00B40818" w:rsidDel="00B40818" w:rsidRDefault="00C277E8" w:rsidP="0006578E">
      <w:pPr>
        <w:pStyle w:val="Header"/>
        <w:tabs>
          <w:tab w:val="clear" w:pos="4320"/>
          <w:tab w:val="clear" w:pos="8640"/>
        </w:tabs>
        <w:spacing w:after="60"/>
        <w:ind w:left="720"/>
        <w:rPr>
          <w:del w:id="1532" w:author="Brian Olea" w:date="2023-10-16T12:23:00Z"/>
          <w:rFonts w:asciiTheme="minorHAnsi" w:hAnsiTheme="minorHAnsi" w:cstheme="minorHAnsi"/>
          <w:sz w:val="25"/>
          <w:szCs w:val="25"/>
          <w:rPrChange w:id="1533" w:author="Brian Olea" w:date="2023-10-16T12:17:00Z">
            <w:rPr>
              <w:del w:id="1534" w:author="Brian Olea" w:date="2023-10-16T12:23:00Z"/>
              <w:sz w:val="25"/>
              <w:szCs w:val="25"/>
            </w:rPr>
          </w:rPrChange>
        </w:rPr>
      </w:pPr>
      <w:del w:id="1535" w:author="Brian Olea" w:date="2023-10-16T12:23:00Z">
        <w:r w:rsidRPr="00B40818" w:rsidDel="00B40818">
          <w:rPr>
            <w:rFonts w:asciiTheme="minorHAnsi" w:hAnsiTheme="minorHAnsi" w:cstheme="minorHAnsi"/>
            <w:sz w:val="25"/>
            <w:szCs w:val="25"/>
            <w:rPrChange w:id="1536" w:author="Brian Olea" w:date="2023-10-16T12:17:00Z">
              <w:rPr>
                <w:sz w:val="25"/>
                <w:szCs w:val="25"/>
              </w:rPr>
            </w:rPrChange>
          </w:rPr>
          <w:delText>There is a near real time backup of the ERP DB system to a remote site and a daily backup on site. Remote backup data is immutable.</w:delText>
        </w:r>
      </w:del>
    </w:p>
    <w:p w14:paraId="398B4551" w14:textId="0BF37A8C" w:rsidR="00C277E8" w:rsidRPr="00B40818" w:rsidDel="00B40818" w:rsidRDefault="00C277E8" w:rsidP="0006578E">
      <w:pPr>
        <w:pStyle w:val="Header"/>
        <w:tabs>
          <w:tab w:val="clear" w:pos="4320"/>
          <w:tab w:val="clear" w:pos="8640"/>
        </w:tabs>
        <w:spacing w:after="120"/>
        <w:ind w:left="720"/>
        <w:rPr>
          <w:del w:id="1537" w:author="Brian Olea" w:date="2023-10-16T12:23:00Z"/>
          <w:rFonts w:asciiTheme="minorHAnsi" w:hAnsiTheme="minorHAnsi" w:cstheme="minorHAnsi"/>
          <w:sz w:val="25"/>
          <w:szCs w:val="25"/>
          <w:rPrChange w:id="1538" w:author="Brian Olea" w:date="2023-10-16T12:17:00Z">
            <w:rPr>
              <w:del w:id="1539" w:author="Brian Olea" w:date="2023-10-16T12:23:00Z"/>
              <w:sz w:val="25"/>
              <w:szCs w:val="25"/>
            </w:rPr>
          </w:rPrChange>
        </w:rPr>
      </w:pPr>
      <w:del w:id="1540" w:author="Brian Olea" w:date="2023-10-16T12:23:00Z">
        <w:r w:rsidRPr="00B40818" w:rsidDel="00B40818">
          <w:rPr>
            <w:rFonts w:asciiTheme="minorHAnsi" w:hAnsiTheme="minorHAnsi" w:cstheme="minorHAnsi"/>
            <w:sz w:val="25"/>
            <w:szCs w:val="25"/>
            <w:rPrChange w:id="1541" w:author="Brian Olea" w:date="2023-10-16T12:17:00Z">
              <w:rPr>
                <w:sz w:val="25"/>
                <w:szCs w:val="25"/>
              </w:rPr>
            </w:rPrChange>
          </w:rPr>
          <w:delText>A minimum of 12 rolling months of data are maintained on-line for Business Systems.  Business data can only be purged by IT Dept.</w:delText>
        </w:r>
      </w:del>
    </w:p>
    <w:p w14:paraId="2EEF0460" w14:textId="47ADC060" w:rsidR="00C277E8" w:rsidRPr="00B40818" w:rsidDel="00B40818" w:rsidRDefault="00C277E8" w:rsidP="0006578E">
      <w:pPr>
        <w:pStyle w:val="Header"/>
        <w:numPr>
          <w:ilvl w:val="0"/>
          <w:numId w:val="12"/>
        </w:numPr>
        <w:tabs>
          <w:tab w:val="clear" w:pos="4320"/>
          <w:tab w:val="clear" w:pos="8640"/>
          <w:tab w:val="num" w:pos="1440"/>
        </w:tabs>
        <w:spacing w:after="60"/>
        <w:ind w:left="720"/>
        <w:rPr>
          <w:del w:id="1542" w:author="Brian Olea" w:date="2023-10-16T12:23:00Z"/>
          <w:rFonts w:asciiTheme="minorHAnsi" w:hAnsiTheme="minorHAnsi" w:cstheme="minorHAnsi"/>
          <w:sz w:val="25"/>
          <w:szCs w:val="25"/>
          <w:rPrChange w:id="1543" w:author="Brian Olea" w:date="2023-10-16T12:17:00Z">
            <w:rPr>
              <w:del w:id="1544" w:author="Brian Olea" w:date="2023-10-16T12:23:00Z"/>
              <w:sz w:val="25"/>
              <w:szCs w:val="25"/>
            </w:rPr>
          </w:rPrChange>
        </w:rPr>
      </w:pPr>
      <w:del w:id="1545" w:author="Brian Olea" w:date="2023-10-16T12:23:00Z">
        <w:r w:rsidRPr="00B40818" w:rsidDel="00B40818">
          <w:rPr>
            <w:rFonts w:asciiTheme="minorHAnsi" w:hAnsiTheme="minorHAnsi" w:cstheme="minorHAnsi"/>
            <w:sz w:val="25"/>
            <w:szCs w:val="25"/>
            <w:rPrChange w:id="1546" w:author="Brian Olea" w:date="2023-10-16T12:17:00Z">
              <w:rPr>
                <w:sz w:val="25"/>
                <w:szCs w:val="25"/>
              </w:rPr>
            </w:rPrChange>
          </w:rPr>
          <w:delText>Computer System Updates/Upgrades</w:delText>
        </w:r>
      </w:del>
    </w:p>
    <w:p w14:paraId="02F6F2BC" w14:textId="3D347E99" w:rsidR="00293916" w:rsidRPr="00B40818" w:rsidDel="00B40818" w:rsidRDefault="00C277E8" w:rsidP="00925128">
      <w:pPr>
        <w:pStyle w:val="Header"/>
        <w:tabs>
          <w:tab w:val="clear" w:pos="4320"/>
          <w:tab w:val="clear" w:pos="8640"/>
        </w:tabs>
        <w:spacing w:after="120"/>
        <w:ind w:left="720"/>
        <w:rPr>
          <w:del w:id="1547" w:author="Brian Olea" w:date="2023-10-16T12:23:00Z"/>
          <w:rFonts w:asciiTheme="minorHAnsi" w:hAnsiTheme="minorHAnsi" w:cstheme="minorHAnsi"/>
          <w:sz w:val="25"/>
          <w:szCs w:val="25"/>
          <w:rPrChange w:id="1548" w:author="Brian Olea" w:date="2023-10-16T12:17:00Z">
            <w:rPr>
              <w:del w:id="1549" w:author="Brian Olea" w:date="2023-10-16T12:23:00Z"/>
              <w:sz w:val="25"/>
              <w:szCs w:val="25"/>
            </w:rPr>
          </w:rPrChange>
        </w:rPr>
      </w:pPr>
      <w:del w:id="1550" w:author="Brian Olea" w:date="2023-10-16T12:23:00Z">
        <w:r w:rsidRPr="00B40818" w:rsidDel="00B40818">
          <w:rPr>
            <w:rFonts w:asciiTheme="minorHAnsi" w:hAnsiTheme="minorHAnsi" w:cstheme="minorHAnsi"/>
            <w:sz w:val="25"/>
            <w:szCs w:val="25"/>
            <w:rPrChange w:id="1551" w:author="Brian Olea" w:date="2023-10-16T12:17:00Z">
              <w:rPr>
                <w:sz w:val="25"/>
                <w:szCs w:val="25"/>
              </w:rPr>
            </w:rPrChange>
          </w:rPr>
          <w:delText xml:space="preserve">Updates to the </w:delText>
        </w:r>
        <w:r w:rsidR="00F56EE1" w:rsidRPr="00B40818" w:rsidDel="00B40818">
          <w:rPr>
            <w:rFonts w:asciiTheme="minorHAnsi" w:hAnsiTheme="minorHAnsi" w:cstheme="minorHAnsi"/>
            <w:sz w:val="25"/>
            <w:szCs w:val="25"/>
            <w:rPrChange w:id="1552" w:author="Brian Olea" w:date="2023-10-16T12:17:00Z">
              <w:rPr>
                <w:sz w:val="25"/>
                <w:szCs w:val="25"/>
              </w:rPr>
            </w:rPrChange>
          </w:rPr>
          <w:delText>B</w:delText>
        </w:r>
        <w:r w:rsidRPr="00B40818" w:rsidDel="00B40818">
          <w:rPr>
            <w:rFonts w:asciiTheme="minorHAnsi" w:hAnsiTheme="minorHAnsi" w:cstheme="minorHAnsi"/>
            <w:sz w:val="25"/>
            <w:szCs w:val="25"/>
            <w:rPrChange w:id="1553" w:author="Brian Olea" w:date="2023-10-16T12:17:00Z">
              <w:rPr>
                <w:sz w:val="25"/>
                <w:szCs w:val="25"/>
              </w:rPr>
            </w:rPrChange>
          </w:rPr>
          <w:delText>usiness software are managed by IT Dept.</w:delText>
        </w:r>
        <w:r w:rsidR="00925128" w:rsidRPr="00B40818" w:rsidDel="00B40818">
          <w:rPr>
            <w:rFonts w:asciiTheme="minorHAnsi" w:hAnsiTheme="minorHAnsi" w:cstheme="minorHAnsi"/>
            <w:sz w:val="25"/>
            <w:szCs w:val="25"/>
            <w:rPrChange w:id="1554" w:author="Brian Olea" w:date="2023-10-16T12:17:00Z">
              <w:rPr>
                <w:sz w:val="25"/>
                <w:szCs w:val="25"/>
              </w:rPr>
            </w:rPrChange>
          </w:rPr>
          <w:delText xml:space="preserve"> </w:delText>
        </w:r>
        <w:r w:rsidRPr="00B40818" w:rsidDel="00B40818">
          <w:rPr>
            <w:rFonts w:asciiTheme="minorHAnsi" w:hAnsiTheme="minorHAnsi" w:cstheme="minorHAnsi"/>
            <w:sz w:val="25"/>
            <w:szCs w:val="25"/>
            <w:rPrChange w:id="1555" w:author="Brian Olea" w:date="2023-10-16T12:17:00Z">
              <w:rPr>
                <w:sz w:val="25"/>
                <w:szCs w:val="25"/>
              </w:rPr>
            </w:rPrChange>
          </w:rPr>
          <w:delText>Major upgrades are coordinated by the vendor with the System Engineer, and impacted system users are notified via an implementation plan and schedule</w:delText>
        </w:r>
      </w:del>
    </w:p>
    <w:bookmarkEnd w:id="1481"/>
    <w:p w14:paraId="56CABD2F" w14:textId="26BE0F94" w:rsidR="00293916" w:rsidRPr="00B40818" w:rsidDel="00B40818" w:rsidRDefault="0006578E" w:rsidP="00280A11">
      <w:pPr>
        <w:pStyle w:val="Header"/>
        <w:numPr>
          <w:ilvl w:val="0"/>
          <w:numId w:val="42"/>
        </w:numPr>
        <w:tabs>
          <w:tab w:val="clear" w:pos="4320"/>
          <w:tab w:val="clear" w:pos="8640"/>
        </w:tabs>
        <w:spacing w:after="60"/>
        <w:ind w:left="360"/>
        <w:rPr>
          <w:del w:id="1556" w:author="Brian Olea" w:date="2023-10-16T12:23:00Z"/>
          <w:rFonts w:asciiTheme="minorHAnsi" w:hAnsiTheme="minorHAnsi" w:cstheme="minorHAnsi"/>
          <w:sz w:val="25"/>
          <w:szCs w:val="25"/>
          <w:highlight w:val="yellow"/>
          <w:rPrChange w:id="1557" w:author="Brian Olea" w:date="2023-10-16T12:17:00Z">
            <w:rPr>
              <w:del w:id="1558" w:author="Brian Olea" w:date="2023-10-16T12:23:00Z"/>
              <w:sz w:val="25"/>
              <w:szCs w:val="25"/>
              <w:highlight w:val="yellow"/>
            </w:rPr>
          </w:rPrChange>
        </w:rPr>
      </w:pPr>
      <w:del w:id="1559" w:author="Brian Olea" w:date="2023-10-16T12:23:00Z">
        <w:r w:rsidRPr="00B40818" w:rsidDel="00B40818">
          <w:rPr>
            <w:rFonts w:asciiTheme="minorHAnsi" w:hAnsiTheme="minorHAnsi" w:cstheme="minorHAnsi"/>
            <w:sz w:val="25"/>
            <w:szCs w:val="25"/>
            <w:highlight w:val="yellow"/>
            <w:rPrChange w:id="1560" w:author="Brian Olea" w:date="2023-10-16T12:17:00Z">
              <w:rPr>
                <w:sz w:val="25"/>
                <w:szCs w:val="25"/>
                <w:highlight w:val="yellow"/>
              </w:rPr>
            </w:rPrChange>
          </w:rPr>
          <w:delText>Control of Quality Records</w:delText>
        </w:r>
      </w:del>
    </w:p>
    <w:p w14:paraId="3C88C0B5" w14:textId="5E125620" w:rsidR="00293916" w:rsidRPr="00B40818" w:rsidDel="00B40818" w:rsidRDefault="00293916" w:rsidP="00086371">
      <w:pPr>
        <w:pStyle w:val="Header"/>
        <w:numPr>
          <w:ilvl w:val="0"/>
          <w:numId w:val="12"/>
        </w:numPr>
        <w:tabs>
          <w:tab w:val="clear" w:pos="4320"/>
          <w:tab w:val="clear" w:pos="8640"/>
          <w:tab w:val="num" w:pos="1440"/>
        </w:tabs>
        <w:spacing w:after="60"/>
        <w:ind w:left="720"/>
        <w:rPr>
          <w:del w:id="1561" w:author="Brian Olea" w:date="2023-10-16T12:23:00Z"/>
          <w:rFonts w:asciiTheme="minorHAnsi" w:hAnsiTheme="minorHAnsi" w:cstheme="minorHAnsi"/>
          <w:sz w:val="25"/>
          <w:szCs w:val="25"/>
          <w:rPrChange w:id="1562" w:author="Brian Olea" w:date="2023-10-16T12:17:00Z">
            <w:rPr>
              <w:del w:id="1563" w:author="Brian Olea" w:date="2023-10-16T12:23:00Z"/>
              <w:sz w:val="25"/>
              <w:szCs w:val="25"/>
            </w:rPr>
          </w:rPrChange>
        </w:rPr>
      </w:pPr>
      <w:del w:id="1564" w:author="Brian Olea" w:date="2023-10-16T12:23:00Z">
        <w:r w:rsidRPr="00B40818" w:rsidDel="00B40818">
          <w:rPr>
            <w:rFonts w:asciiTheme="minorHAnsi" w:hAnsiTheme="minorHAnsi" w:cstheme="minorHAnsi"/>
            <w:sz w:val="25"/>
            <w:szCs w:val="25"/>
            <w:rPrChange w:id="1565" w:author="Brian Olea" w:date="2023-10-16T12:17:00Z">
              <w:rPr>
                <w:sz w:val="25"/>
                <w:szCs w:val="25"/>
              </w:rPr>
            </w:rPrChange>
          </w:rPr>
          <w:delText xml:space="preserve">Quality Records are those records which demonstrate conformance to specified requirements and effective operation of the </w:delText>
        </w:r>
        <w:r w:rsidR="000B20EA" w:rsidRPr="00B40818" w:rsidDel="00B40818">
          <w:rPr>
            <w:rFonts w:asciiTheme="minorHAnsi" w:hAnsiTheme="minorHAnsi" w:cstheme="minorHAnsi"/>
            <w:sz w:val="25"/>
            <w:szCs w:val="25"/>
            <w:rPrChange w:id="1566" w:author="Brian Olea" w:date="2023-10-16T12:17:00Z">
              <w:rPr>
                <w:sz w:val="25"/>
                <w:szCs w:val="25"/>
              </w:rPr>
            </w:rPrChange>
          </w:rPr>
          <w:delText>Q</w:delText>
        </w:r>
        <w:r w:rsidRPr="00B40818" w:rsidDel="00B40818">
          <w:rPr>
            <w:rFonts w:asciiTheme="minorHAnsi" w:hAnsiTheme="minorHAnsi" w:cstheme="minorHAnsi"/>
            <w:sz w:val="25"/>
            <w:szCs w:val="25"/>
            <w:rPrChange w:id="1567" w:author="Brian Olea" w:date="2023-10-16T12:17:00Z">
              <w:rPr>
                <w:sz w:val="25"/>
                <w:szCs w:val="25"/>
              </w:rPr>
            </w:rPrChange>
          </w:rPr>
          <w:delText>uality system.</w:delText>
        </w:r>
        <w:r w:rsidR="00086371" w:rsidRPr="00B40818" w:rsidDel="00B40818">
          <w:rPr>
            <w:rFonts w:asciiTheme="minorHAnsi" w:hAnsiTheme="minorHAnsi" w:cstheme="minorHAnsi"/>
            <w:sz w:val="25"/>
            <w:szCs w:val="25"/>
            <w:rPrChange w:id="1568" w:author="Brian Olea" w:date="2023-10-16T12:17:00Z">
              <w:rPr>
                <w:sz w:val="25"/>
                <w:szCs w:val="25"/>
              </w:rPr>
            </w:rPrChange>
          </w:rPr>
          <w:delText xml:space="preserve"> </w:delText>
        </w:r>
        <w:r w:rsidRPr="00B40818" w:rsidDel="00B40818">
          <w:rPr>
            <w:rFonts w:asciiTheme="minorHAnsi" w:hAnsiTheme="minorHAnsi" w:cstheme="minorHAnsi"/>
            <w:sz w:val="25"/>
            <w:szCs w:val="25"/>
            <w:rPrChange w:id="1569" w:author="Brian Olea" w:date="2023-10-16T12:17:00Z">
              <w:rPr>
                <w:sz w:val="25"/>
                <w:szCs w:val="25"/>
              </w:rPr>
            </w:rPrChange>
          </w:rPr>
          <w:delText>Records may be in any form of media, such as hard copy or electronic media.</w:delText>
        </w:r>
      </w:del>
    </w:p>
    <w:p w14:paraId="6555B2B3" w14:textId="6F6D5595" w:rsidR="00293916" w:rsidRPr="00B40818" w:rsidDel="00B40818" w:rsidRDefault="00293916" w:rsidP="00086371">
      <w:pPr>
        <w:pStyle w:val="Header"/>
        <w:tabs>
          <w:tab w:val="clear" w:pos="4320"/>
          <w:tab w:val="clear" w:pos="8640"/>
        </w:tabs>
        <w:spacing w:after="60"/>
        <w:ind w:left="720"/>
        <w:rPr>
          <w:del w:id="1570" w:author="Brian Olea" w:date="2023-10-16T12:23:00Z"/>
          <w:rFonts w:asciiTheme="minorHAnsi" w:hAnsiTheme="minorHAnsi" w:cstheme="minorHAnsi"/>
          <w:sz w:val="25"/>
          <w:szCs w:val="25"/>
          <w:rPrChange w:id="1571" w:author="Brian Olea" w:date="2023-10-16T12:17:00Z">
            <w:rPr>
              <w:del w:id="1572" w:author="Brian Olea" w:date="2023-10-16T12:23:00Z"/>
              <w:sz w:val="25"/>
              <w:szCs w:val="25"/>
            </w:rPr>
          </w:rPrChange>
        </w:rPr>
      </w:pPr>
      <w:del w:id="1573" w:author="Brian Olea" w:date="2023-10-16T12:23:00Z">
        <w:r w:rsidRPr="00B40818" w:rsidDel="00B40818">
          <w:rPr>
            <w:rFonts w:asciiTheme="minorHAnsi" w:hAnsiTheme="minorHAnsi" w:cstheme="minorHAnsi"/>
            <w:sz w:val="25"/>
            <w:szCs w:val="25"/>
            <w:rPrChange w:id="1574" w:author="Brian Olea" w:date="2023-10-16T12:17:00Z">
              <w:rPr>
                <w:sz w:val="25"/>
                <w:szCs w:val="25"/>
              </w:rPr>
            </w:rPrChange>
          </w:rPr>
          <w:delText xml:space="preserve">In order to simplify and expedite our course of business in remote interactions we will recognize </w:delText>
        </w:r>
        <w:r w:rsidR="0015377E" w:rsidRPr="00B40818" w:rsidDel="00B40818">
          <w:rPr>
            <w:rFonts w:asciiTheme="minorHAnsi" w:hAnsiTheme="minorHAnsi" w:cstheme="minorHAnsi"/>
            <w:sz w:val="25"/>
            <w:szCs w:val="25"/>
            <w:rPrChange w:id="1575" w:author="Brian Olea" w:date="2023-10-16T12:17:00Z">
              <w:rPr>
                <w:sz w:val="25"/>
                <w:szCs w:val="25"/>
              </w:rPr>
            </w:rPrChange>
          </w:rPr>
          <w:delText>electronic</w:delText>
        </w:r>
        <w:r w:rsidRPr="00B40818" w:rsidDel="00B40818">
          <w:rPr>
            <w:rFonts w:asciiTheme="minorHAnsi" w:hAnsiTheme="minorHAnsi" w:cstheme="minorHAnsi"/>
            <w:sz w:val="25"/>
            <w:szCs w:val="25"/>
            <w:rPrChange w:id="1576" w:author="Brian Olea" w:date="2023-10-16T12:17:00Z">
              <w:rPr>
                <w:sz w:val="25"/>
                <w:szCs w:val="25"/>
              </w:rPr>
            </w:rPrChange>
          </w:rPr>
          <w:delText xml:space="preserve"> signatures or typed names same as handwritten signatures for the purposes of validation, authorization and admissibility as personalized or formalized through software from required signers.</w:delText>
        </w:r>
      </w:del>
    </w:p>
    <w:p w14:paraId="6E7B75A5" w14:textId="5362FE32" w:rsidR="00FD3840" w:rsidRPr="00B40818" w:rsidDel="00B40818" w:rsidRDefault="00293916" w:rsidP="00FD3840">
      <w:pPr>
        <w:pStyle w:val="Header"/>
        <w:tabs>
          <w:tab w:val="clear" w:pos="4320"/>
          <w:tab w:val="clear" w:pos="8640"/>
        </w:tabs>
        <w:spacing w:after="60"/>
        <w:ind w:left="720"/>
        <w:rPr>
          <w:del w:id="1577" w:author="Brian Olea" w:date="2023-10-16T12:23:00Z"/>
          <w:rFonts w:asciiTheme="minorHAnsi" w:hAnsiTheme="minorHAnsi" w:cstheme="minorHAnsi"/>
          <w:sz w:val="25"/>
          <w:szCs w:val="25"/>
          <w:rPrChange w:id="1578" w:author="Brian Olea" w:date="2023-10-16T12:17:00Z">
            <w:rPr>
              <w:del w:id="1579" w:author="Brian Olea" w:date="2023-10-16T12:23:00Z"/>
              <w:sz w:val="25"/>
              <w:szCs w:val="25"/>
            </w:rPr>
          </w:rPrChange>
        </w:rPr>
      </w:pPr>
      <w:del w:id="1580" w:author="Brian Olea" w:date="2023-10-16T12:23:00Z">
        <w:r w:rsidRPr="00B40818" w:rsidDel="00B40818">
          <w:rPr>
            <w:rFonts w:asciiTheme="minorHAnsi" w:hAnsiTheme="minorHAnsi" w:cstheme="minorHAnsi"/>
            <w:sz w:val="25"/>
            <w:szCs w:val="25"/>
            <w:rPrChange w:id="1581" w:author="Brian Olea" w:date="2023-10-16T12:17:00Z">
              <w:rPr>
                <w:sz w:val="25"/>
                <w:szCs w:val="25"/>
              </w:rPr>
            </w:rPrChange>
          </w:rPr>
          <w:delText>To ensure record integrity, written records are to be created in ink, not pencil. Persons filling out records are responsible for ensuring records are legible.</w:delText>
        </w:r>
        <w:r w:rsidR="00086371" w:rsidRPr="00B40818" w:rsidDel="00B40818">
          <w:rPr>
            <w:rFonts w:asciiTheme="minorHAnsi" w:hAnsiTheme="minorHAnsi" w:cstheme="minorHAnsi"/>
            <w:sz w:val="25"/>
            <w:szCs w:val="25"/>
            <w:rPrChange w:id="1582" w:author="Brian Olea" w:date="2023-10-16T12:17:00Z">
              <w:rPr>
                <w:sz w:val="25"/>
                <w:szCs w:val="25"/>
              </w:rPr>
            </w:rPrChange>
          </w:rPr>
          <w:delText xml:space="preserve"> </w:delText>
        </w:r>
      </w:del>
    </w:p>
    <w:p w14:paraId="7F426F46" w14:textId="6316113B" w:rsidR="00293916" w:rsidRPr="00B40818" w:rsidDel="00B40818" w:rsidRDefault="00293916" w:rsidP="00925128">
      <w:pPr>
        <w:pStyle w:val="Header"/>
        <w:tabs>
          <w:tab w:val="clear" w:pos="4320"/>
          <w:tab w:val="clear" w:pos="8640"/>
        </w:tabs>
        <w:spacing w:after="120"/>
        <w:ind w:left="720"/>
        <w:rPr>
          <w:del w:id="1583" w:author="Brian Olea" w:date="2023-10-16T12:23:00Z"/>
          <w:rFonts w:asciiTheme="minorHAnsi" w:hAnsiTheme="minorHAnsi" w:cstheme="minorHAnsi"/>
          <w:sz w:val="25"/>
          <w:szCs w:val="25"/>
          <w:rPrChange w:id="1584" w:author="Brian Olea" w:date="2023-10-16T12:17:00Z">
            <w:rPr>
              <w:del w:id="1585" w:author="Brian Olea" w:date="2023-10-16T12:23:00Z"/>
              <w:sz w:val="25"/>
              <w:szCs w:val="25"/>
            </w:rPr>
          </w:rPrChange>
        </w:rPr>
      </w:pPr>
      <w:del w:id="1586" w:author="Brian Olea" w:date="2023-10-16T12:23:00Z">
        <w:r w:rsidRPr="00B40818" w:rsidDel="00B40818">
          <w:rPr>
            <w:rFonts w:asciiTheme="minorHAnsi" w:hAnsiTheme="minorHAnsi" w:cstheme="minorHAnsi"/>
            <w:sz w:val="25"/>
            <w:szCs w:val="25"/>
            <w:rPrChange w:id="1587" w:author="Brian Olea" w:date="2023-10-16T12:17:00Z">
              <w:rPr>
                <w:sz w:val="25"/>
                <w:szCs w:val="25"/>
              </w:rPr>
            </w:rPrChange>
          </w:rPr>
          <w:delText>Correction fluid and</w:delText>
        </w:r>
      </w:del>
      <w:ins w:id="1588" w:author="Brian Olea [2]" w:date="2022-05-20T12:45:00Z">
        <w:del w:id="1589" w:author="Brian Olea" w:date="2023-10-16T12:23:00Z">
          <w:r w:rsidR="00BA6593" w:rsidRPr="00B40818" w:rsidDel="00B40818">
            <w:rPr>
              <w:rFonts w:asciiTheme="minorHAnsi" w:hAnsiTheme="minorHAnsi" w:cstheme="minorHAnsi"/>
              <w:sz w:val="25"/>
              <w:szCs w:val="25"/>
              <w:rPrChange w:id="1590" w:author="Brian Olea" w:date="2023-10-16T12:17:00Z">
                <w:rPr>
                  <w:sz w:val="25"/>
                  <w:szCs w:val="25"/>
                </w:rPr>
              </w:rPrChange>
            </w:rPr>
            <w:delText>/or</w:delText>
          </w:r>
        </w:del>
      </w:ins>
      <w:del w:id="1591" w:author="Brian Olea" w:date="2023-10-16T12:23:00Z">
        <w:r w:rsidRPr="00B40818" w:rsidDel="00B40818">
          <w:rPr>
            <w:rFonts w:asciiTheme="minorHAnsi" w:hAnsiTheme="minorHAnsi" w:cstheme="minorHAnsi"/>
            <w:sz w:val="25"/>
            <w:szCs w:val="25"/>
            <w:rPrChange w:id="1592" w:author="Brian Olea" w:date="2023-10-16T12:17:00Z">
              <w:rPr>
                <w:sz w:val="25"/>
                <w:szCs w:val="25"/>
              </w:rPr>
            </w:rPrChange>
          </w:rPr>
          <w:delText xml:space="preserve"> </w:delText>
        </w:r>
        <w:r w:rsidRPr="00B40818" w:rsidDel="00B40818">
          <w:rPr>
            <w:rFonts w:asciiTheme="minorHAnsi" w:hAnsiTheme="minorHAnsi" w:cstheme="minorHAnsi"/>
            <w:sz w:val="25"/>
            <w:szCs w:val="25"/>
            <w:highlight w:val="yellow"/>
            <w:rPrChange w:id="1593" w:author="Brian Olea" w:date="2023-10-16T12:17:00Z">
              <w:rPr>
                <w:sz w:val="25"/>
                <w:szCs w:val="25"/>
                <w:highlight w:val="yellow"/>
              </w:rPr>
            </w:rPrChange>
          </w:rPr>
          <w:delText>correction tape</w:delText>
        </w:r>
        <w:r w:rsidRPr="00B40818" w:rsidDel="00B40818">
          <w:rPr>
            <w:rFonts w:asciiTheme="minorHAnsi" w:hAnsiTheme="minorHAnsi" w:cstheme="minorHAnsi"/>
            <w:sz w:val="25"/>
            <w:szCs w:val="25"/>
            <w:rPrChange w:id="1594" w:author="Brian Olea" w:date="2023-10-16T12:17:00Z">
              <w:rPr>
                <w:sz w:val="25"/>
                <w:szCs w:val="25"/>
              </w:rPr>
            </w:rPrChange>
          </w:rPr>
          <w:delText xml:space="preserve"> are not permitted for use on </w:delText>
        </w:r>
        <w:r w:rsidR="0099129C" w:rsidRPr="00B40818" w:rsidDel="00B40818">
          <w:rPr>
            <w:rFonts w:asciiTheme="minorHAnsi" w:hAnsiTheme="minorHAnsi" w:cstheme="minorHAnsi"/>
            <w:sz w:val="25"/>
            <w:szCs w:val="25"/>
            <w:rPrChange w:id="1595" w:author="Brian Olea" w:date="2023-10-16T12:17:00Z">
              <w:rPr>
                <w:sz w:val="25"/>
                <w:szCs w:val="25"/>
              </w:rPr>
            </w:rPrChange>
          </w:rPr>
          <w:delText>quality</w:delText>
        </w:r>
        <w:r w:rsidRPr="00B40818" w:rsidDel="00B40818">
          <w:rPr>
            <w:rFonts w:asciiTheme="minorHAnsi" w:hAnsiTheme="minorHAnsi" w:cstheme="minorHAnsi"/>
            <w:sz w:val="25"/>
            <w:szCs w:val="25"/>
            <w:rPrChange w:id="1596" w:author="Brian Olea" w:date="2023-10-16T12:17:00Z">
              <w:rPr>
                <w:sz w:val="25"/>
                <w:szCs w:val="25"/>
              </w:rPr>
            </w:rPrChange>
          </w:rPr>
          <w:delText xml:space="preserve"> </w:delText>
        </w:r>
        <w:r w:rsidR="00660797" w:rsidRPr="00B40818" w:rsidDel="00B40818">
          <w:rPr>
            <w:rFonts w:asciiTheme="minorHAnsi" w:hAnsiTheme="minorHAnsi" w:cstheme="minorHAnsi"/>
            <w:sz w:val="25"/>
            <w:szCs w:val="25"/>
            <w:rPrChange w:id="1597" w:author="Brian Olea" w:date="2023-10-16T12:17:00Z">
              <w:rPr>
                <w:sz w:val="25"/>
                <w:szCs w:val="25"/>
              </w:rPr>
            </w:rPrChange>
          </w:rPr>
          <w:delText>r</w:delText>
        </w:r>
        <w:r w:rsidRPr="00B40818" w:rsidDel="00B40818">
          <w:rPr>
            <w:rFonts w:asciiTheme="minorHAnsi" w:hAnsiTheme="minorHAnsi" w:cstheme="minorHAnsi"/>
            <w:sz w:val="25"/>
            <w:szCs w:val="25"/>
            <w:rPrChange w:id="1598" w:author="Brian Olea" w:date="2023-10-16T12:17:00Z">
              <w:rPr>
                <w:sz w:val="25"/>
                <w:szCs w:val="25"/>
              </w:rPr>
            </w:rPrChange>
          </w:rPr>
          <w:delText>ecords.</w:delText>
        </w:r>
        <w:r w:rsidR="00FD3840" w:rsidRPr="00B40818" w:rsidDel="00B40818">
          <w:rPr>
            <w:rFonts w:asciiTheme="minorHAnsi" w:hAnsiTheme="minorHAnsi" w:cstheme="minorHAnsi"/>
            <w:sz w:val="25"/>
            <w:szCs w:val="25"/>
            <w:rPrChange w:id="1599" w:author="Brian Olea" w:date="2023-10-16T12:17:00Z">
              <w:rPr>
                <w:sz w:val="25"/>
                <w:szCs w:val="25"/>
              </w:rPr>
            </w:rPrChange>
          </w:rPr>
          <w:delText xml:space="preserve"> </w:delText>
        </w:r>
        <w:r w:rsidRPr="00B40818" w:rsidDel="00B40818">
          <w:rPr>
            <w:rFonts w:asciiTheme="minorHAnsi" w:hAnsiTheme="minorHAnsi" w:cstheme="minorHAnsi"/>
            <w:sz w:val="25"/>
            <w:szCs w:val="25"/>
            <w:rPrChange w:id="1600" w:author="Brian Olea" w:date="2023-10-16T12:17:00Z">
              <w:rPr>
                <w:sz w:val="25"/>
                <w:szCs w:val="25"/>
              </w:rPr>
            </w:rPrChange>
          </w:rPr>
          <w:delText xml:space="preserve">Corrections should be made by lining out incorrect information, noting correct information and </w:delText>
        </w:r>
      </w:del>
      <w:ins w:id="1601" w:author="Brian Olea [2]" w:date="2022-05-20T12:45:00Z">
        <w:del w:id="1602" w:author="Brian Olea" w:date="2023-10-16T12:23:00Z">
          <w:r w:rsidR="00BA6593" w:rsidRPr="00B40818" w:rsidDel="00B40818">
            <w:rPr>
              <w:rFonts w:asciiTheme="minorHAnsi" w:hAnsiTheme="minorHAnsi" w:cstheme="minorHAnsi"/>
              <w:sz w:val="25"/>
              <w:szCs w:val="25"/>
              <w:rPrChange w:id="1603" w:author="Brian Olea" w:date="2023-10-16T12:17:00Z">
                <w:rPr>
                  <w:sz w:val="25"/>
                  <w:szCs w:val="25"/>
                </w:rPr>
              </w:rPrChange>
            </w:rPr>
            <w:delText xml:space="preserve">adding initial and </w:delText>
          </w:r>
          <w:commentRangeStart w:id="1604"/>
          <w:r w:rsidR="00BA6593" w:rsidRPr="00B40818" w:rsidDel="00B40818">
            <w:rPr>
              <w:rFonts w:asciiTheme="minorHAnsi" w:hAnsiTheme="minorHAnsi" w:cstheme="minorHAnsi"/>
              <w:sz w:val="25"/>
              <w:szCs w:val="25"/>
              <w:rPrChange w:id="1605" w:author="Brian Olea" w:date="2023-10-16T12:17:00Z">
                <w:rPr>
                  <w:sz w:val="25"/>
                  <w:szCs w:val="25"/>
                </w:rPr>
              </w:rPrChange>
            </w:rPr>
            <w:delText>date</w:delText>
          </w:r>
        </w:del>
      </w:ins>
      <w:del w:id="1606" w:author="Brian Olea" w:date="2023-10-16T12:23:00Z">
        <w:r w:rsidRPr="00B40818" w:rsidDel="00B40818">
          <w:rPr>
            <w:rFonts w:asciiTheme="minorHAnsi" w:hAnsiTheme="minorHAnsi" w:cstheme="minorHAnsi"/>
            <w:sz w:val="25"/>
            <w:szCs w:val="25"/>
            <w:rPrChange w:id="1607" w:author="Brian Olea" w:date="2023-10-16T12:17:00Z">
              <w:rPr>
                <w:sz w:val="25"/>
                <w:szCs w:val="25"/>
              </w:rPr>
            </w:rPrChange>
          </w:rPr>
          <w:delText>i</w:delText>
        </w:r>
        <w:commentRangeEnd w:id="1604"/>
        <w:r w:rsidR="00C52200" w:rsidRPr="00B40818" w:rsidDel="00B40818">
          <w:rPr>
            <w:rStyle w:val="CommentReference"/>
            <w:rFonts w:asciiTheme="minorHAnsi" w:hAnsiTheme="minorHAnsi" w:cstheme="minorHAnsi"/>
            <w:rPrChange w:id="1608" w:author="Brian Olea" w:date="2023-10-16T12:17:00Z">
              <w:rPr>
                <w:rStyle w:val="CommentReference"/>
              </w:rPr>
            </w:rPrChange>
          </w:rPr>
          <w:commentReference w:id="1604"/>
        </w:r>
        <w:r w:rsidRPr="00B40818" w:rsidDel="00B40818">
          <w:rPr>
            <w:rFonts w:asciiTheme="minorHAnsi" w:hAnsiTheme="minorHAnsi" w:cstheme="minorHAnsi"/>
            <w:sz w:val="25"/>
            <w:szCs w:val="25"/>
            <w:rPrChange w:id="1609" w:author="Brian Olea" w:date="2023-10-16T12:17:00Z">
              <w:rPr>
                <w:sz w:val="25"/>
                <w:szCs w:val="25"/>
              </w:rPr>
            </w:rPrChange>
          </w:rPr>
          <w:delText>nitialing by the correction.</w:delText>
        </w:r>
      </w:del>
    </w:p>
    <w:p w14:paraId="32B3C8EA" w14:textId="4001EC5A" w:rsidR="00293916" w:rsidRPr="00B40818" w:rsidDel="00B40818" w:rsidRDefault="00293916" w:rsidP="0064010A">
      <w:pPr>
        <w:pStyle w:val="Header"/>
        <w:numPr>
          <w:ilvl w:val="0"/>
          <w:numId w:val="12"/>
        </w:numPr>
        <w:tabs>
          <w:tab w:val="clear" w:pos="4320"/>
          <w:tab w:val="clear" w:pos="8640"/>
          <w:tab w:val="num" w:pos="1440"/>
        </w:tabs>
        <w:spacing w:after="60"/>
        <w:ind w:left="720"/>
        <w:rPr>
          <w:del w:id="1610" w:author="Brian Olea" w:date="2023-10-16T12:23:00Z"/>
          <w:rFonts w:asciiTheme="minorHAnsi" w:hAnsiTheme="minorHAnsi" w:cstheme="minorHAnsi"/>
          <w:sz w:val="25"/>
          <w:szCs w:val="25"/>
          <w:highlight w:val="magenta"/>
          <w:rPrChange w:id="1611" w:author="Brian Olea" w:date="2023-10-16T12:17:00Z">
            <w:rPr>
              <w:del w:id="1612" w:author="Brian Olea" w:date="2023-10-16T12:23:00Z"/>
              <w:sz w:val="25"/>
              <w:szCs w:val="25"/>
              <w:highlight w:val="magenta"/>
            </w:rPr>
          </w:rPrChange>
        </w:rPr>
      </w:pPr>
      <w:del w:id="1613" w:author="Brian Olea" w:date="2023-10-16T12:23:00Z">
        <w:r w:rsidRPr="00B40818" w:rsidDel="00B40818">
          <w:rPr>
            <w:rFonts w:asciiTheme="minorHAnsi" w:hAnsiTheme="minorHAnsi" w:cstheme="minorHAnsi"/>
            <w:sz w:val="25"/>
            <w:szCs w:val="25"/>
            <w:highlight w:val="magenta"/>
            <w:rPrChange w:id="1614" w:author="Brian Olea" w:date="2023-10-16T12:17:00Z">
              <w:rPr>
                <w:sz w:val="25"/>
                <w:szCs w:val="25"/>
                <w:highlight w:val="magenta"/>
              </w:rPr>
            </w:rPrChange>
          </w:rPr>
          <w:delText xml:space="preserve">Where agreed contractually, </w:delText>
        </w:r>
        <w:r w:rsidR="004237CF" w:rsidRPr="00B40818" w:rsidDel="00B40818">
          <w:rPr>
            <w:rFonts w:asciiTheme="minorHAnsi" w:hAnsiTheme="minorHAnsi" w:cstheme="minorHAnsi"/>
            <w:sz w:val="25"/>
            <w:szCs w:val="25"/>
            <w:highlight w:val="magenta"/>
            <w:rPrChange w:id="1615" w:author="Brian Olea" w:date="2023-10-16T12:17:00Z">
              <w:rPr>
                <w:sz w:val="25"/>
                <w:szCs w:val="25"/>
                <w:highlight w:val="magenta"/>
              </w:rPr>
            </w:rPrChange>
          </w:rPr>
          <w:delText>Q</w:delText>
        </w:r>
        <w:r w:rsidRPr="00B40818" w:rsidDel="00B40818">
          <w:rPr>
            <w:rFonts w:asciiTheme="minorHAnsi" w:hAnsiTheme="minorHAnsi" w:cstheme="minorHAnsi"/>
            <w:sz w:val="25"/>
            <w:szCs w:val="25"/>
            <w:highlight w:val="magenta"/>
            <w:rPrChange w:id="1616" w:author="Brian Olea" w:date="2023-10-16T12:17:00Z">
              <w:rPr>
                <w:sz w:val="25"/>
                <w:szCs w:val="25"/>
                <w:highlight w:val="magenta"/>
              </w:rPr>
            </w:rPrChange>
          </w:rPr>
          <w:delText>uality records are available for customer review.</w:delText>
        </w:r>
      </w:del>
    </w:p>
    <w:p w14:paraId="2A6C749C" w14:textId="178B0C08" w:rsidR="00086371" w:rsidRPr="00B40818" w:rsidDel="00B40818" w:rsidRDefault="00000000" w:rsidP="0064010A">
      <w:pPr>
        <w:pStyle w:val="Header"/>
        <w:numPr>
          <w:ilvl w:val="0"/>
          <w:numId w:val="12"/>
        </w:numPr>
        <w:tabs>
          <w:tab w:val="clear" w:pos="4320"/>
          <w:tab w:val="clear" w:pos="8640"/>
          <w:tab w:val="num" w:pos="1440"/>
        </w:tabs>
        <w:spacing w:after="60"/>
        <w:ind w:left="720"/>
        <w:rPr>
          <w:del w:id="1617" w:author="Brian Olea" w:date="2023-10-16T12:23:00Z"/>
          <w:rFonts w:asciiTheme="minorHAnsi" w:hAnsiTheme="minorHAnsi" w:cstheme="minorHAnsi"/>
          <w:sz w:val="25"/>
          <w:szCs w:val="25"/>
          <w:rPrChange w:id="1618" w:author="Brian Olea" w:date="2023-10-16T12:17:00Z">
            <w:rPr>
              <w:del w:id="1619" w:author="Brian Olea" w:date="2023-10-16T12:23:00Z"/>
              <w:sz w:val="25"/>
              <w:szCs w:val="25"/>
            </w:rPr>
          </w:rPrChange>
        </w:rPr>
      </w:pPr>
      <w:del w:id="1620" w:author="Brian Olea" w:date="2023-10-16T12:23:00Z">
        <w:r w:rsidRPr="00B40818" w:rsidDel="00B40818">
          <w:rPr>
            <w:rFonts w:asciiTheme="minorHAnsi" w:hAnsiTheme="minorHAnsi" w:cstheme="minorHAnsi"/>
            <w:rPrChange w:id="1621" w:author="Brian Olea" w:date="2023-10-16T12:17:00Z">
              <w:rPr/>
            </w:rPrChange>
          </w:rPr>
          <w:fldChar w:fldCharType="begin"/>
        </w:r>
        <w:r w:rsidRPr="00B40818" w:rsidDel="00B40818">
          <w:rPr>
            <w:rFonts w:asciiTheme="minorHAnsi" w:hAnsiTheme="minorHAnsi" w:cstheme="minorHAnsi"/>
            <w:rPrChange w:id="1622" w:author="Brian Olea" w:date="2023-10-16T12:17:00Z">
              <w:rPr/>
            </w:rPrChange>
          </w:rPr>
          <w:delInstrText>HYPERLINK "file:///I:\\Support\\IQProcesses\\IQ%20Process%20Documents\\Quality%20Records%20Matrix%20(QRM).xlsx"</w:delInstrText>
        </w:r>
        <w:r w:rsidRPr="00B40818" w:rsidDel="00B40818">
          <w:rPr>
            <w:rFonts w:asciiTheme="minorHAnsi" w:hAnsiTheme="minorHAnsi" w:cstheme="minorHAnsi"/>
            <w:rPrChange w:id="1623" w:author="Brian Olea" w:date="2023-10-16T12:17:00Z">
              <w:rPr/>
            </w:rPrChange>
          </w:rPr>
        </w:r>
        <w:r w:rsidRPr="00B40818" w:rsidDel="00B40818">
          <w:rPr>
            <w:rFonts w:asciiTheme="minorHAnsi" w:hAnsiTheme="minorHAnsi" w:cstheme="minorHAnsi"/>
            <w:rPrChange w:id="1624" w:author="Brian Olea" w:date="2023-10-16T12:17:00Z">
              <w:rPr/>
            </w:rPrChange>
          </w:rPr>
          <w:fldChar w:fldCharType="separate"/>
        </w:r>
        <w:r w:rsidR="00086371" w:rsidRPr="00B40818" w:rsidDel="00B40818">
          <w:rPr>
            <w:rStyle w:val="Hyperlink"/>
            <w:rFonts w:asciiTheme="minorHAnsi" w:hAnsiTheme="minorHAnsi" w:cstheme="minorHAnsi"/>
            <w:sz w:val="25"/>
            <w:szCs w:val="25"/>
            <w:rPrChange w:id="1625" w:author="Brian Olea" w:date="2023-10-16T12:17:00Z">
              <w:rPr>
                <w:rStyle w:val="Hyperlink"/>
                <w:sz w:val="25"/>
                <w:szCs w:val="25"/>
              </w:rPr>
            </w:rPrChange>
          </w:rPr>
          <w:delText>Quality Records Matrix (QRM)</w:delText>
        </w:r>
        <w:r w:rsidRPr="00B40818" w:rsidDel="00B40818">
          <w:rPr>
            <w:rStyle w:val="Hyperlink"/>
            <w:rFonts w:asciiTheme="minorHAnsi" w:hAnsiTheme="minorHAnsi" w:cstheme="minorHAnsi"/>
            <w:sz w:val="25"/>
            <w:szCs w:val="25"/>
            <w:rPrChange w:id="1626" w:author="Brian Olea" w:date="2023-10-16T12:17:00Z">
              <w:rPr>
                <w:rStyle w:val="Hyperlink"/>
                <w:sz w:val="25"/>
                <w:szCs w:val="25"/>
              </w:rPr>
            </w:rPrChange>
          </w:rPr>
          <w:fldChar w:fldCharType="end"/>
        </w:r>
      </w:del>
    </w:p>
    <w:p w14:paraId="2FB6B828" w14:textId="0A31AFE9" w:rsidR="00293916" w:rsidRPr="00B40818" w:rsidDel="00B40818" w:rsidRDefault="00293916" w:rsidP="00086371">
      <w:pPr>
        <w:pStyle w:val="Header"/>
        <w:tabs>
          <w:tab w:val="clear" w:pos="4320"/>
          <w:tab w:val="clear" w:pos="8640"/>
        </w:tabs>
        <w:spacing w:after="60"/>
        <w:ind w:left="720"/>
        <w:rPr>
          <w:del w:id="1627" w:author="Brian Olea" w:date="2023-10-16T12:23:00Z"/>
          <w:rFonts w:asciiTheme="minorHAnsi" w:hAnsiTheme="minorHAnsi" w:cstheme="minorHAnsi"/>
          <w:sz w:val="25"/>
          <w:szCs w:val="25"/>
          <w:rPrChange w:id="1628" w:author="Brian Olea" w:date="2023-10-16T12:17:00Z">
            <w:rPr>
              <w:del w:id="1629" w:author="Brian Olea" w:date="2023-10-16T12:23:00Z"/>
              <w:sz w:val="25"/>
              <w:szCs w:val="25"/>
            </w:rPr>
          </w:rPrChange>
        </w:rPr>
      </w:pPr>
      <w:del w:id="1630" w:author="Brian Olea" w:date="2023-10-16T12:23:00Z">
        <w:r w:rsidRPr="00B40818" w:rsidDel="00B40818">
          <w:rPr>
            <w:rFonts w:asciiTheme="minorHAnsi" w:hAnsiTheme="minorHAnsi" w:cstheme="minorHAnsi"/>
            <w:sz w:val="25"/>
            <w:szCs w:val="25"/>
            <w:rPrChange w:id="1631" w:author="Brian Olea" w:date="2023-10-16T12:17:00Z">
              <w:rPr>
                <w:sz w:val="25"/>
                <w:szCs w:val="25"/>
              </w:rPr>
            </w:rPrChange>
          </w:rPr>
          <w:delText xml:space="preserve">The Quality Records Matrix (QRM) identifies all the quality records. </w:delText>
        </w:r>
        <w:r w:rsidRPr="00B40818" w:rsidDel="00B40818">
          <w:rPr>
            <w:rFonts w:asciiTheme="minorHAnsi" w:hAnsiTheme="minorHAnsi" w:cstheme="minorHAnsi"/>
            <w:sz w:val="25"/>
            <w:szCs w:val="25"/>
            <w:highlight w:val="magenta"/>
            <w:rPrChange w:id="1632" w:author="Brian Olea" w:date="2023-10-16T12:17:00Z">
              <w:rPr>
                <w:sz w:val="25"/>
                <w:szCs w:val="25"/>
                <w:highlight w:val="magenta"/>
              </w:rPr>
            </w:rPrChange>
          </w:rPr>
          <w:delText xml:space="preserve">The QRM is available in the </w:delText>
        </w:r>
        <w:r w:rsidR="001C3EFE" w:rsidRPr="00B40818" w:rsidDel="00B40818">
          <w:rPr>
            <w:rFonts w:asciiTheme="minorHAnsi" w:hAnsiTheme="minorHAnsi" w:cstheme="minorHAnsi"/>
            <w:sz w:val="25"/>
            <w:szCs w:val="25"/>
            <w:highlight w:val="magenta"/>
            <w:rPrChange w:id="1633" w:author="Brian Olea" w:date="2023-10-16T12:17:00Z">
              <w:rPr>
                <w:sz w:val="25"/>
                <w:szCs w:val="25"/>
                <w:highlight w:val="magenta"/>
              </w:rPr>
            </w:rPrChange>
          </w:rPr>
          <w:delText>IQ Process Documents</w:delText>
        </w:r>
        <w:r w:rsidRPr="00B40818" w:rsidDel="00B40818">
          <w:rPr>
            <w:rFonts w:asciiTheme="minorHAnsi" w:hAnsiTheme="minorHAnsi" w:cstheme="minorHAnsi"/>
            <w:sz w:val="25"/>
            <w:szCs w:val="25"/>
            <w:highlight w:val="magenta"/>
            <w:rPrChange w:id="1634" w:author="Brian Olea" w:date="2023-10-16T12:17:00Z">
              <w:rPr>
                <w:sz w:val="25"/>
                <w:szCs w:val="25"/>
                <w:highlight w:val="magenta"/>
              </w:rPr>
            </w:rPrChange>
          </w:rPr>
          <w:delText xml:space="preserve"> folder.</w:delText>
        </w:r>
        <w:r w:rsidRPr="00B40818" w:rsidDel="00B40818">
          <w:rPr>
            <w:rFonts w:asciiTheme="minorHAnsi" w:hAnsiTheme="minorHAnsi" w:cstheme="minorHAnsi"/>
            <w:sz w:val="25"/>
            <w:szCs w:val="25"/>
            <w:rPrChange w:id="1635" w:author="Brian Olea" w:date="2023-10-16T12:17:00Z">
              <w:rPr>
                <w:sz w:val="25"/>
                <w:szCs w:val="25"/>
              </w:rPr>
            </w:rPrChange>
          </w:rPr>
          <w:delText xml:space="preserve"> Records not listed in the QRM do not need to be retained to demonstrate conformance to quality requirements but may be retained per procedure for reference.</w:delText>
        </w:r>
      </w:del>
    </w:p>
    <w:p w14:paraId="0FC3B59E" w14:textId="7DD060AC" w:rsidR="00293916" w:rsidRPr="00B40818" w:rsidDel="00B40818" w:rsidRDefault="00293916" w:rsidP="00086371">
      <w:pPr>
        <w:pStyle w:val="Header"/>
        <w:tabs>
          <w:tab w:val="clear" w:pos="4320"/>
          <w:tab w:val="clear" w:pos="8640"/>
        </w:tabs>
        <w:spacing w:after="60"/>
        <w:ind w:left="720"/>
        <w:rPr>
          <w:del w:id="1636" w:author="Brian Olea" w:date="2023-10-16T12:23:00Z"/>
          <w:rFonts w:asciiTheme="minorHAnsi" w:hAnsiTheme="minorHAnsi" w:cstheme="minorHAnsi"/>
          <w:sz w:val="25"/>
          <w:szCs w:val="25"/>
          <w:rPrChange w:id="1637" w:author="Brian Olea" w:date="2023-10-16T12:17:00Z">
            <w:rPr>
              <w:del w:id="1638" w:author="Brian Olea" w:date="2023-10-16T12:23:00Z"/>
              <w:sz w:val="25"/>
              <w:szCs w:val="25"/>
            </w:rPr>
          </w:rPrChange>
        </w:rPr>
      </w:pPr>
      <w:del w:id="1639" w:author="Brian Olea" w:date="2023-10-16T12:23:00Z">
        <w:r w:rsidRPr="00B40818" w:rsidDel="00B40818">
          <w:rPr>
            <w:rFonts w:asciiTheme="minorHAnsi" w:hAnsiTheme="minorHAnsi" w:cstheme="minorHAnsi"/>
            <w:sz w:val="25"/>
            <w:szCs w:val="25"/>
            <w:rPrChange w:id="1640" w:author="Brian Olea" w:date="2023-10-16T12:17:00Z">
              <w:rPr>
                <w:sz w:val="25"/>
                <w:szCs w:val="25"/>
              </w:rPr>
            </w:rPrChange>
          </w:rPr>
          <w:delText>The QRM will be reviewed annually by the Process Owner to ensure accuracy. A revision will be initiated if necessary.</w:delText>
        </w:r>
      </w:del>
    </w:p>
    <w:p w14:paraId="621B3521" w14:textId="4EC2E9C8" w:rsidR="00293916" w:rsidRPr="00B40818" w:rsidDel="00B40818" w:rsidRDefault="00293916" w:rsidP="00086371">
      <w:pPr>
        <w:pStyle w:val="Header"/>
        <w:tabs>
          <w:tab w:val="clear" w:pos="4320"/>
          <w:tab w:val="clear" w:pos="8640"/>
        </w:tabs>
        <w:spacing w:after="60"/>
        <w:ind w:left="720"/>
        <w:rPr>
          <w:del w:id="1641" w:author="Brian Olea" w:date="2023-10-16T12:23:00Z"/>
          <w:rFonts w:asciiTheme="minorHAnsi" w:hAnsiTheme="minorHAnsi" w:cstheme="minorHAnsi"/>
          <w:sz w:val="25"/>
          <w:szCs w:val="25"/>
          <w:rPrChange w:id="1642" w:author="Brian Olea" w:date="2023-10-16T12:17:00Z">
            <w:rPr>
              <w:del w:id="1643" w:author="Brian Olea" w:date="2023-10-16T12:23:00Z"/>
              <w:sz w:val="25"/>
              <w:szCs w:val="25"/>
            </w:rPr>
          </w:rPrChange>
        </w:rPr>
      </w:pPr>
      <w:del w:id="1644" w:author="Brian Olea" w:date="2023-10-16T12:23:00Z">
        <w:r w:rsidRPr="00B40818" w:rsidDel="00B40818">
          <w:rPr>
            <w:rFonts w:asciiTheme="minorHAnsi" w:hAnsiTheme="minorHAnsi" w:cstheme="minorHAnsi"/>
            <w:sz w:val="25"/>
            <w:szCs w:val="25"/>
            <w:highlight w:val="magenta"/>
            <w:rPrChange w:id="1645" w:author="Brian Olea" w:date="2023-10-16T12:17:00Z">
              <w:rPr>
                <w:sz w:val="25"/>
                <w:szCs w:val="25"/>
                <w:highlight w:val="magenta"/>
              </w:rPr>
            </w:rPrChange>
          </w:rPr>
          <w:delText xml:space="preserve">The Process Owner of new </w:delText>
        </w:r>
        <w:r w:rsidR="0099129C" w:rsidRPr="00B40818" w:rsidDel="00B40818">
          <w:rPr>
            <w:rFonts w:asciiTheme="minorHAnsi" w:hAnsiTheme="minorHAnsi" w:cstheme="minorHAnsi"/>
            <w:sz w:val="25"/>
            <w:szCs w:val="25"/>
            <w:highlight w:val="magenta"/>
            <w:rPrChange w:id="1646" w:author="Brian Olea" w:date="2023-10-16T12:17:00Z">
              <w:rPr>
                <w:sz w:val="25"/>
                <w:szCs w:val="25"/>
                <w:highlight w:val="magenta"/>
              </w:rPr>
            </w:rPrChange>
          </w:rPr>
          <w:delText>quality</w:delText>
        </w:r>
        <w:r w:rsidRPr="00B40818" w:rsidDel="00B40818">
          <w:rPr>
            <w:rFonts w:asciiTheme="minorHAnsi" w:hAnsiTheme="minorHAnsi" w:cstheme="minorHAnsi"/>
            <w:sz w:val="25"/>
            <w:szCs w:val="25"/>
            <w:highlight w:val="magenta"/>
            <w:rPrChange w:id="1647" w:author="Brian Olea" w:date="2023-10-16T12:17:00Z">
              <w:rPr>
                <w:sz w:val="25"/>
                <w:szCs w:val="25"/>
                <w:highlight w:val="magenta"/>
              </w:rPr>
            </w:rPrChange>
          </w:rPr>
          <w:delText xml:space="preserve"> records ensures that pertinent information regarding the record is entered in the QRM prior to issuing a new or revised procedure.</w:delText>
        </w:r>
      </w:del>
    </w:p>
    <w:p w14:paraId="48D21ECF" w14:textId="0BC8C896" w:rsidR="00293916" w:rsidRPr="00B40818" w:rsidDel="00B40818" w:rsidRDefault="00293916" w:rsidP="00086371">
      <w:pPr>
        <w:pStyle w:val="Header"/>
        <w:tabs>
          <w:tab w:val="clear" w:pos="4320"/>
          <w:tab w:val="clear" w:pos="8640"/>
        </w:tabs>
        <w:spacing w:after="60"/>
        <w:ind w:left="720"/>
        <w:rPr>
          <w:del w:id="1648" w:author="Brian Olea" w:date="2023-10-16T12:23:00Z"/>
          <w:rFonts w:asciiTheme="minorHAnsi" w:hAnsiTheme="minorHAnsi" w:cstheme="minorHAnsi"/>
          <w:sz w:val="25"/>
          <w:szCs w:val="25"/>
          <w:rPrChange w:id="1649" w:author="Brian Olea" w:date="2023-10-16T12:17:00Z">
            <w:rPr>
              <w:del w:id="1650" w:author="Brian Olea" w:date="2023-10-16T12:23:00Z"/>
              <w:sz w:val="25"/>
              <w:szCs w:val="25"/>
            </w:rPr>
          </w:rPrChange>
        </w:rPr>
      </w:pPr>
      <w:del w:id="1651" w:author="Brian Olea" w:date="2023-10-16T12:23:00Z">
        <w:r w:rsidRPr="00B40818" w:rsidDel="00B40818">
          <w:rPr>
            <w:rFonts w:asciiTheme="minorHAnsi" w:hAnsiTheme="minorHAnsi" w:cstheme="minorHAnsi"/>
            <w:sz w:val="25"/>
            <w:szCs w:val="25"/>
            <w:rPrChange w:id="1652" w:author="Brian Olea" w:date="2023-10-16T12:17:00Z">
              <w:rPr>
                <w:sz w:val="25"/>
                <w:szCs w:val="25"/>
              </w:rPr>
            </w:rPrChange>
          </w:rPr>
          <w:delText xml:space="preserve">The responsibility for collection of </w:delText>
        </w:r>
        <w:r w:rsidR="0099129C" w:rsidRPr="00B40818" w:rsidDel="00B40818">
          <w:rPr>
            <w:rFonts w:asciiTheme="minorHAnsi" w:hAnsiTheme="minorHAnsi" w:cstheme="minorHAnsi"/>
            <w:sz w:val="25"/>
            <w:szCs w:val="25"/>
            <w:rPrChange w:id="1653" w:author="Brian Olea" w:date="2023-10-16T12:17:00Z">
              <w:rPr>
                <w:sz w:val="25"/>
                <w:szCs w:val="25"/>
              </w:rPr>
            </w:rPrChange>
          </w:rPr>
          <w:delText>quality</w:delText>
        </w:r>
        <w:r w:rsidRPr="00B40818" w:rsidDel="00B40818">
          <w:rPr>
            <w:rFonts w:asciiTheme="minorHAnsi" w:hAnsiTheme="minorHAnsi" w:cstheme="minorHAnsi"/>
            <w:sz w:val="25"/>
            <w:szCs w:val="25"/>
            <w:rPrChange w:id="1654" w:author="Brian Olea" w:date="2023-10-16T12:17:00Z">
              <w:rPr>
                <w:sz w:val="25"/>
                <w:szCs w:val="25"/>
              </w:rPr>
            </w:rPrChange>
          </w:rPr>
          <w:delText xml:space="preserve"> records is indicated in the QRM. The designated function for collection of </w:delText>
        </w:r>
        <w:r w:rsidR="0099129C" w:rsidRPr="00B40818" w:rsidDel="00B40818">
          <w:rPr>
            <w:rFonts w:asciiTheme="minorHAnsi" w:hAnsiTheme="minorHAnsi" w:cstheme="minorHAnsi"/>
            <w:sz w:val="25"/>
            <w:szCs w:val="25"/>
            <w:rPrChange w:id="1655" w:author="Brian Olea" w:date="2023-10-16T12:17:00Z">
              <w:rPr>
                <w:sz w:val="25"/>
                <w:szCs w:val="25"/>
              </w:rPr>
            </w:rPrChange>
          </w:rPr>
          <w:delText>quality</w:delText>
        </w:r>
        <w:r w:rsidRPr="00B40818" w:rsidDel="00B40818">
          <w:rPr>
            <w:rFonts w:asciiTheme="minorHAnsi" w:hAnsiTheme="minorHAnsi" w:cstheme="minorHAnsi"/>
            <w:sz w:val="25"/>
            <w:szCs w:val="25"/>
            <w:rPrChange w:id="1656" w:author="Brian Olea" w:date="2023-10-16T12:17:00Z">
              <w:rPr>
                <w:sz w:val="25"/>
                <w:szCs w:val="25"/>
              </w:rPr>
            </w:rPrChange>
          </w:rPr>
          <w:delText xml:space="preserve"> records is also responsible for retrieving or providing appropriate access records.</w:delText>
        </w:r>
      </w:del>
    </w:p>
    <w:p w14:paraId="3FF4D3A6" w14:textId="078179E7" w:rsidR="00293916" w:rsidRPr="00B40818" w:rsidDel="00B40818" w:rsidRDefault="00293916" w:rsidP="00086371">
      <w:pPr>
        <w:pStyle w:val="Header"/>
        <w:tabs>
          <w:tab w:val="clear" w:pos="4320"/>
          <w:tab w:val="clear" w:pos="8640"/>
        </w:tabs>
        <w:spacing w:after="60"/>
        <w:ind w:left="720"/>
        <w:rPr>
          <w:del w:id="1657" w:author="Brian Olea" w:date="2023-10-16T12:23:00Z"/>
          <w:rFonts w:asciiTheme="minorHAnsi" w:hAnsiTheme="minorHAnsi" w:cstheme="minorHAnsi"/>
          <w:sz w:val="25"/>
          <w:szCs w:val="25"/>
          <w:rPrChange w:id="1658" w:author="Brian Olea" w:date="2023-10-16T12:17:00Z">
            <w:rPr>
              <w:del w:id="1659" w:author="Brian Olea" w:date="2023-10-16T12:23:00Z"/>
              <w:sz w:val="25"/>
              <w:szCs w:val="25"/>
            </w:rPr>
          </w:rPrChange>
        </w:rPr>
      </w:pPr>
      <w:del w:id="1660" w:author="Brian Olea" w:date="2023-10-16T12:23:00Z">
        <w:r w:rsidRPr="00B40818" w:rsidDel="00B40818">
          <w:rPr>
            <w:rFonts w:asciiTheme="minorHAnsi" w:hAnsiTheme="minorHAnsi" w:cstheme="minorHAnsi"/>
            <w:sz w:val="25"/>
            <w:szCs w:val="25"/>
            <w:rPrChange w:id="1661" w:author="Brian Olea" w:date="2023-10-16T12:17:00Z">
              <w:rPr>
                <w:sz w:val="25"/>
                <w:szCs w:val="25"/>
              </w:rPr>
            </w:rPrChange>
          </w:rPr>
          <w:delText xml:space="preserve">Records are stored so they can be readily retrievable. Storage locations are identified in the QRM. A suitable storage environment is utilized for </w:delText>
        </w:r>
        <w:r w:rsidR="00E626DA" w:rsidRPr="00B40818" w:rsidDel="00B40818">
          <w:rPr>
            <w:rFonts w:asciiTheme="minorHAnsi" w:hAnsiTheme="minorHAnsi" w:cstheme="minorHAnsi"/>
            <w:sz w:val="25"/>
            <w:szCs w:val="25"/>
            <w:rPrChange w:id="1662" w:author="Brian Olea" w:date="2023-10-16T12:17:00Z">
              <w:rPr>
                <w:sz w:val="25"/>
                <w:szCs w:val="25"/>
              </w:rPr>
            </w:rPrChange>
          </w:rPr>
          <w:delText>quality</w:delText>
        </w:r>
        <w:r w:rsidRPr="00B40818" w:rsidDel="00B40818">
          <w:rPr>
            <w:rFonts w:asciiTheme="minorHAnsi" w:hAnsiTheme="minorHAnsi" w:cstheme="minorHAnsi"/>
            <w:sz w:val="25"/>
            <w:szCs w:val="25"/>
            <w:rPrChange w:id="1663" w:author="Brian Olea" w:date="2023-10-16T12:17:00Z">
              <w:rPr>
                <w:sz w:val="25"/>
                <w:szCs w:val="25"/>
              </w:rPr>
            </w:rPrChange>
          </w:rPr>
          <w:delText xml:space="preserve"> records to prevent damage, deterioration, and loss.</w:delText>
        </w:r>
      </w:del>
    </w:p>
    <w:p w14:paraId="2E686916" w14:textId="1AB51098" w:rsidR="00293916" w:rsidRPr="00B40818" w:rsidDel="00B40818" w:rsidRDefault="00293916" w:rsidP="00086371">
      <w:pPr>
        <w:pStyle w:val="Header"/>
        <w:tabs>
          <w:tab w:val="clear" w:pos="4320"/>
          <w:tab w:val="clear" w:pos="8640"/>
        </w:tabs>
        <w:spacing w:after="60"/>
        <w:ind w:left="720"/>
        <w:rPr>
          <w:del w:id="1664" w:author="Brian Olea" w:date="2023-10-16T12:23:00Z"/>
          <w:rFonts w:asciiTheme="minorHAnsi" w:hAnsiTheme="minorHAnsi" w:cstheme="minorHAnsi"/>
          <w:sz w:val="25"/>
          <w:szCs w:val="25"/>
          <w:rPrChange w:id="1665" w:author="Brian Olea" w:date="2023-10-16T12:17:00Z">
            <w:rPr>
              <w:del w:id="1666" w:author="Brian Olea" w:date="2023-10-16T12:23:00Z"/>
              <w:sz w:val="25"/>
              <w:szCs w:val="25"/>
            </w:rPr>
          </w:rPrChange>
        </w:rPr>
      </w:pPr>
      <w:del w:id="1667" w:author="Brian Olea" w:date="2023-10-16T12:23:00Z">
        <w:r w:rsidRPr="00B40818" w:rsidDel="00B40818">
          <w:rPr>
            <w:rFonts w:asciiTheme="minorHAnsi" w:hAnsiTheme="minorHAnsi" w:cstheme="minorHAnsi"/>
            <w:sz w:val="25"/>
            <w:szCs w:val="25"/>
            <w:highlight w:val="magenta"/>
            <w:rPrChange w:id="1668" w:author="Brian Olea" w:date="2023-10-16T12:17:00Z">
              <w:rPr>
                <w:sz w:val="25"/>
                <w:szCs w:val="25"/>
                <w:highlight w:val="magenta"/>
              </w:rPr>
            </w:rPrChange>
          </w:rPr>
          <w:delText>Records are indexed and filed in a logical format according to record type and storage location, in order to ensure they are retrievable.</w:delText>
        </w:r>
      </w:del>
    </w:p>
    <w:p w14:paraId="76944C67" w14:textId="2A3872B4" w:rsidR="00293916" w:rsidRPr="00B40818" w:rsidDel="00B40818" w:rsidRDefault="00293916" w:rsidP="00925128">
      <w:pPr>
        <w:pStyle w:val="Header"/>
        <w:tabs>
          <w:tab w:val="clear" w:pos="4320"/>
          <w:tab w:val="clear" w:pos="8640"/>
        </w:tabs>
        <w:ind w:left="720"/>
        <w:rPr>
          <w:del w:id="1669" w:author="Brian Olea" w:date="2023-10-16T12:23:00Z"/>
          <w:rFonts w:asciiTheme="minorHAnsi" w:hAnsiTheme="minorHAnsi" w:cstheme="minorHAnsi"/>
          <w:sz w:val="25"/>
          <w:szCs w:val="25"/>
          <w:rPrChange w:id="1670" w:author="Brian Olea" w:date="2023-10-16T12:17:00Z">
            <w:rPr>
              <w:del w:id="1671" w:author="Brian Olea" w:date="2023-10-16T12:23:00Z"/>
              <w:sz w:val="25"/>
              <w:szCs w:val="25"/>
            </w:rPr>
          </w:rPrChange>
        </w:rPr>
      </w:pPr>
      <w:del w:id="1672" w:author="Brian Olea" w:date="2023-10-16T12:23:00Z">
        <w:r w:rsidRPr="00B40818" w:rsidDel="00B40818">
          <w:rPr>
            <w:rFonts w:asciiTheme="minorHAnsi" w:hAnsiTheme="minorHAnsi" w:cstheme="minorHAnsi"/>
            <w:sz w:val="25"/>
            <w:szCs w:val="25"/>
            <w:rPrChange w:id="1673" w:author="Brian Olea" w:date="2023-10-16T12:17:00Z">
              <w:rPr>
                <w:sz w:val="25"/>
                <w:szCs w:val="25"/>
              </w:rPr>
            </w:rPrChange>
          </w:rPr>
          <w:delText>Quality record retention times are indicated in the QRM. When the retention period is completed, hardcopy records are disposed of by shredding and electronic records are deleted.</w:delText>
        </w:r>
      </w:del>
    </w:p>
    <w:p w14:paraId="574760C0" w14:textId="6AD66AC8" w:rsidR="0011791E" w:rsidRPr="00B40818" w:rsidDel="00B40818" w:rsidRDefault="0011791E" w:rsidP="00EC13F6">
      <w:pPr>
        <w:rPr>
          <w:del w:id="1674" w:author="Brian Olea" w:date="2023-10-16T12:23:00Z"/>
          <w:rFonts w:asciiTheme="minorHAnsi" w:hAnsiTheme="minorHAnsi" w:cstheme="minorHAnsi"/>
          <w:sz w:val="25"/>
          <w:szCs w:val="25"/>
          <w:rPrChange w:id="1675" w:author="Brian Olea" w:date="2023-10-16T12:17:00Z">
            <w:rPr>
              <w:del w:id="1676" w:author="Brian Olea" w:date="2023-10-16T12:23:00Z"/>
              <w:sz w:val="25"/>
              <w:szCs w:val="25"/>
            </w:rPr>
          </w:rPrChange>
        </w:rPr>
      </w:pPr>
    </w:p>
    <w:p w14:paraId="75343EE3" w14:textId="67892F88" w:rsidR="00293916" w:rsidRPr="00B40818" w:rsidDel="00B40818" w:rsidRDefault="00293916" w:rsidP="00EC13F6">
      <w:pPr>
        <w:rPr>
          <w:del w:id="1677" w:author="Brian Olea" w:date="2023-10-16T12:23:00Z"/>
          <w:rFonts w:asciiTheme="minorHAnsi" w:hAnsiTheme="minorHAnsi" w:cstheme="minorHAnsi"/>
          <w:sz w:val="24"/>
          <w:rPrChange w:id="1678" w:author="Brian Olea" w:date="2023-10-16T12:17:00Z">
            <w:rPr>
              <w:del w:id="1679" w:author="Brian Olea" w:date="2023-10-16T12:23:00Z"/>
              <w:sz w:val="24"/>
            </w:rPr>
          </w:rPrChange>
        </w:rPr>
      </w:pPr>
    </w:p>
    <w:p w14:paraId="705D8DE3" w14:textId="77777777" w:rsidR="00293916" w:rsidRPr="00B40818" w:rsidRDefault="00293916" w:rsidP="00293916">
      <w:pPr>
        <w:pStyle w:val="Heading1"/>
        <w:tabs>
          <w:tab w:val="clear" w:pos="3600"/>
          <w:tab w:val="clear" w:pos="5760"/>
          <w:tab w:val="clear" w:pos="7200"/>
        </w:tabs>
        <w:spacing w:after="120"/>
        <w:ind w:left="0"/>
        <w:rPr>
          <w:rFonts w:asciiTheme="minorHAnsi" w:hAnsiTheme="minorHAnsi" w:cstheme="minorHAnsi"/>
          <w:b/>
          <w:bCs/>
          <w:sz w:val="26"/>
          <w:szCs w:val="26"/>
          <w:rPrChange w:id="1680" w:author="Brian Olea" w:date="2023-10-16T12:17:00Z">
            <w:rPr>
              <w:b/>
              <w:bCs/>
              <w:sz w:val="26"/>
              <w:szCs w:val="26"/>
            </w:rPr>
          </w:rPrChange>
        </w:rPr>
      </w:pPr>
      <w:commentRangeStart w:id="1681"/>
      <w:r w:rsidRPr="00B40818">
        <w:rPr>
          <w:rFonts w:asciiTheme="minorHAnsi" w:hAnsiTheme="minorHAnsi" w:cstheme="minorHAnsi"/>
          <w:b/>
          <w:bCs/>
          <w:sz w:val="26"/>
          <w:szCs w:val="26"/>
          <w:rPrChange w:id="1682" w:author="Brian Olea" w:date="2023-10-16T12:17:00Z">
            <w:rPr>
              <w:b/>
              <w:bCs/>
              <w:sz w:val="26"/>
              <w:szCs w:val="26"/>
            </w:rPr>
          </w:rPrChange>
        </w:rPr>
        <w:t>Risks and Mitigations</w:t>
      </w:r>
      <w:commentRangeEnd w:id="1681"/>
      <w:r w:rsidR="00C52200" w:rsidRPr="00B40818">
        <w:rPr>
          <w:rStyle w:val="CommentReference"/>
          <w:rFonts w:asciiTheme="minorHAnsi" w:hAnsiTheme="minorHAnsi" w:cstheme="minorHAnsi"/>
          <w:rPrChange w:id="1683" w:author="Brian Olea" w:date="2023-10-16T12:17:00Z">
            <w:rPr>
              <w:rStyle w:val="CommentReference"/>
            </w:rPr>
          </w:rPrChange>
        </w:rPr>
        <w:commentReference w:id="1681"/>
      </w:r>
    </w:p>
    <w:tbl>
      <w:tblPr>
        <w:tblStyle w:val="TableGrid"/>
        <w:tblW w:w="9893" w:type="dxa"/>
        <w:tblLook w:val="04A0" w:firstRow="1" w:lastRow="0" w:firstColumn="1" w:lastColumn="0" w:noHBand="0" w:noVBand="1"/>
      </w:tblPr>
      <w:tblGrid>
        <w:gridCol w:w="4945"/>
        <w:gridCol w:w="4948"/>
      </w:tblGrid>
      <w:tr w:rsidR="00293916" w:rsidRPr="00B40818" w14:paraId="55A8B54F" w14:textId="77777777" w:rsidTr="00777015">
        <w:trPr>
          <w:trHeight w:val="432"/>
          <w:tblHeader/>
        </w:trPr>
        <w:tc>
          <w:tcPr>
            <w:tcW w:w="4945" w:type="dxa"/>
            <w:vAlign w:val="center"/>
          </w:tcPr>
          <w:p w14:paraId="50192E62" w14:textId="77777777" w:rsidR="00293916" w:rsidRPr="00B40818" w:rsidRDefault="00293916" w:rsidP="00777015">
            <w:pPr>
              <w:pStyle w:val="Header"/>
              <w:tabs>
                <w:tab w:val="clear" w:pos="4320"/>
                <w:tab w:val="clear" w:pos="8640"/>
              </w:tabs>
              <w:jc w:val="center"/>
              <w:rPr>
                <w:rFonts w:asciiTheme="minorHAnsi" w:hAnsiTheme="minorHAnsi" w:cstheme="minorHAnsi"/>
                <w:sz w:val="25"/>
                <w:szCs w:val="25"/>
                <w:rPrChange w:id="1684" w:author="Brian Olea" w:date="2023-10-16T12:17:00Z">
                  <w:rPr>
                    <w:rFonts w:ascii="Times New Roman" w:hAnsi="Times New Roman"/>
                    <w:sz w:val="25"/>
                    <w:szCs w:val="25"/>
                  </w:rPr>
                </w:rPrChange>
              </w:rPr>
            </w:pPr>
            <w:r w:rsidRPr="00B40818">
              <w:rPr>
                <w:rFonts w:asciiTheme="minorHAnsi" w:hAnsiTheme="minorHAnsi" w:cstheme="minorHAnsi"/>
                <w:sz w:val="25"/>
                <w:szCs w:val="25"/>
                <w:rPrChange w:id="1685" w:author="Brian Olea" w:date="2023-10-16T12:17:00Z">
                  <w:rPr>
                    <w:rFonts w:ascii="Times New Roman" w:hAnsi="Times New Roman"/>
                    <w:sz w:val="25"/>
                    <w:szCs w:val="25"/>
                  </w:rPr>
                </w:rPrChange>
              </w:rPr>
              <w:t>Risks</w:t>
            </w:r>
          </w:p>
        </w:tc>
        <w:tc>
          <w:tcPr>
            <w:tcW w:w="4948" w:type="dxa"/>
            <w:vAlign w:val="center"/>
          </w:tcPr>
          <w:p w14:paraId="7115353F" w14:textId="77777777" w:rsidR="00293916" w:rsidRPr="00B40818" w:rsidRDefault="00293916" w:rsidP="00777015">
            <w:pPr>
              <w:pStyle w:val="Header"/>
              <w:tabs>
                <w:tab w:val="clear" w:pos="4320"/>
                <w:tab w:val="clear" w:pos="8640"/>
              </w:tabs>
              <w:jc w:val="center"/>
              <w:rPr>
                <w:rFonts w:asciiTheme="minorHAnsi" w:hAnsiTheme="minorHAnsi" w:cstheme="minorHAnsi"/>
                <w:sz w:val="25"/>
                <w:szCs w:val="25"/>
                <w:rPrChange w:id="1686" w:author="Brian Olea" w:date="2023-10-16T12:17:00Z">
                  <w:rPr>
                    <w:rFonts w:ascii="Times New Roman" w:hAnsi="Times New Roman"/>
                    <w:sz w:val="25"/>
                    <w:szCs w:val="25"/>
                  </w:rPr>
                </w:rPrChange>
              </w:rPr>
            </w:pPr>
            <w:r w:rsidRPr="00B40818">
              <w:rPr>
                <w:rFonts w:asciiTheme="minorHAnsi" w:hAnsiTheme="minorHAnsi" w:cstheme="minorHAnsi"/>
                <w:sz w:val="25"/>
                <w:szCs w:val="25"/>
                <w:rPrChange w:id="1687" w:author="Brian Olea" w:date="2023-10-16T12:17:00Z">
                  <w:rPr>
                    <w:rFonts w:ascii="Times New Roman" w:hAnsi="Times New Roman"/>
                    <w:sz w:val="25"/>
                    <w:szCs w:val="25"/>
                  </w:rPr>
                </w:rPrChange>
              </w:rPr>
              <w:t>Mitigations</w:t>
            </w:r>
          </w:p>
        </w:tc>
      </w:tr>
      <w:tr w:rsidR="00293916" w:rsidRPr="00B40818" w14:paraId="14EDFA8D" w14:textId="77777777" w:rsidTr="00777015">
        <w:tc>
          <w:tcPr>
            <w:tcW w:w="4945" w:type="dxa"/>
          </w:tcPr>
          <w:p w14:paraId="4440889E" w14:textId="098206CF" w:rsidR="00293916" w:rsidRPr="00B40818" w:rsidRDefault="00D37EA0" w:rsidP="00777015">
            <w:pPr>
              <w:pStyle w:val="Header"/>
              <w:tabs>
                <w:tab w:val="clear" w:pos="4320"/>
                <w:tab w:val="clear" w:pos="8640"/>
              </w:tabs>
              <w:rPr>
                <w:rFonts w:asciiTheme="minorHAnsi" w:hAnsiTheme="minorHAnsi" w:cstheme="minorHAnsi"/>
                <w:sz w:val="25"/>
                <w:szCs w:val="25"/>
                <w:rPrChange w:id="1688" w:author="Brian Olea" w:date="2023-10-16T12:17:00Z">
                  <w:rPr>
                    <w:rFonts w:ascii="Times New Roman" w:hAnsi="Times New Roman"/>
                    <w:sz w:val="25"/>
                    <w:szCs w:val="25"/>
                  </w:rPr>
                </w:rPrChange>
              </w:rPr>
            </w:pPr>
            <w:ins w:id="1689" w:author="Brian Olea" w:date="2023-10-16T13:02:00Z">
              <w:r w:rsidRPr="008D2034">
                <w:t>Slow handling of an initial order inquiry, upsetting the customer</w:t>
              </w:r>
            </w:ins>
          </w:p>
        </w:tc>
        <w:tc>
          <w:tcPr>
            <w:tcW w:w="4948" w:type="dxa"/>
          </w:tcPr>
          <w:p w14:paraId="7AC5E4F8" w14:textId="77777777" w:rsidR="00293916" w:rsidRPr="00B40818" w:rsidRDefault="00293916" w:rsidP="00777015">
            <w:pPr>
              <w:pStyle w:val="Header"/>
              <w:tabs>
                <w:tab w:val="clear" w:pos="4320"/>
                <w:tab w:val="clear" w:pos="8640"/>
              </w:tabs>
              <w:rPr>
                <w:rFonts w:asciiTheme="minorHAnsi" w:hAnsiTheme="minorHAnsi" w:cstheme="minorHAnsi"/>
                <w:sz w:val="25"/>
                <w:szCs w:val="25"/>
                <w:rPrChange w:id="1690" w:author="Brian Olea" w:date="2023-10-16T12:17:00Z">
                  <w:rPr>
                    <w:rFonts w:ascii="Times New Roman" w:hAnsi="Times New Roman"/>
                    <w:sz w:val="25"/>
                    <w:szCs w:val="25"/>
                  </w:rPr>
                </w:rPrChange>
              </w:rPr>
            </w:pPr>
          </w:p>
        </w:tc>
      </w:tr>
      <w:tr w:rsidR="00293916" w:rsidRPr="00B40818" w14:paraId="1F8152D7" w14:textId="77777777" w:rsidTr="00777015">
        <w:tc>
          <w:tcPr>
            <w:tcW w:w="4945" w:type="dxa"/>
          </w:tcPr>
          <w:p w14:paraId="08B1C1D3" w14:textId="724D22B4" w:rsidR="00293916" w:rsidRPr="00D37EA0" w:rsidRDefault="00D37EA0" w:rsidP="00D37EA0">
            <w:pPr>
              <w:rPr>
                <w:rPrChange w:id="1691" w:author="Brian Olea" w:date="2023-10-16T13:02:00Z">
                  <w:rPr>
                    <w:rFonts w:ascii="Times New Roman" w:hAnsi="Times New Roman"/>
                    <w:sz w:val="25"/>
                    <w:szCs w:val="25"/>
                  </w:rPr>
                </w:rPrChange>
              </w:rPr>
              <w:pPrChange w:id="1692" w:author="Brian Olea" w:date="2023-10-16T13:02:00Z">
                <w:pPr>
                  <w:pStyle w:val="Header"/>
                  <w:tabs>
                    <w:tab w:val="clear" w:pos="4320"/>
                    <w:tab w:val="clear" w:pos="8640"/>
                  </w:tabs>
                </w:pPr>
              </w:pPrChange>
            </w:pPr>
            <w:ins w:id="1693" w:author="Brian Olea" w:date="2023-10-16T13:02:00Z">
              <w:r w:rsidRPr="008D2034">
                <w:t xml:space="preserve">Missing a required change to an order </w:t>
              </w:r>
              <w:proofErr w:type="gramStart"/>
              <w:r w:rsidRPr="008D2034">
                <w:t>e.g.</w:t>
              </w:r>
              <w:proofErr w:type="gramEnd"/>
              <w:r w:rsidRPr="008D2034">
                <w:t xml:space="preserve"> change notices or order amendment.</w:t>
              </w:r>
            </w:ins>
          </w:p>
        </w:tc>
        <w:tc>
          <w:tcPr>
            <w:tcW w:w="4948" w:type="dxa"/>
          </w:tcPr>
          <w:p w14:paraId="266583E3" w14:textId="77777777" w:rsidR="00293916" w:rsidRPr="00B40818" w:rsidRDefault="00293916" w:rsidP="00777015">
            <w:pPr>
              <w:pStyle w:val="Header"/>
              <w:tabs>
                <w:tab w:val="clear" w:pos="4320"/>
                <w:tab w:val="clear" w:pos="8640"/>
              </w:tabs>
              <w:rPr>
                <w:rFonts w:asciiTheme="minorHAnsi" w:hAnsiTheme="minorHAnsi" w:cstheme="minorHAnsi"/>
                <w:sz w:val="25"/>
                <w:szCs w:val="25"/>
                <w:rPrChange w:id="1694" w:author="Brian Olea" w:date="2023-10-16T12:17:00Z">
                  <w:rPr>
                    <w:rFonts w:ascii="Times New Roman" w:hAnsi="Times New Roman"/>
                    <w:sz w:val="25"/>
                    <w:szCs w:val="25"/>
                  </w:rPr>
                </w:rPrChange>
              </w:rPr>
            </w:pPr>
          </w:p>
        </w:tc>
      </w:tr>
      <w:tr w:rsidR="00293916" w:rsidRPr="00B40818" w14:paraId="018358DB" w14:textId="77777777" w:rsidTr="00777015">
        <w:tc>
          <w:tcPr>
            <w:tcW w:w="4945" w:type="dxa"/>
          </w:tcPr>
          <w:p w14:paraId="3F53BE7F" w14:textId="2389B918" w:rsidR="00293916" w:rsidRPr="00D37EA0" w:rsidRDefault="00D37EA0" w:rsidP="00D37EA0">
            <w:pPr>
              <w:rPr>
                <w:rPrChange w:id="1695" w:author="Brian Olea" w:date="2023-10-16T13:02:00Z">
                  <w:rPr>
                    <w:rFonts w:ascii="Times New Roman" w:hAnsi="Times New Roman"/>
                    <w:sz w:val="25"/>
                    <w:szCs w:val="25"/>
                  </w:rPr>
                </w:rPrChange>
              </w:rPr>
              <w:pPrChange w:id="1696" w:author="Brian Olea" w:date="2023-10-16T13:02:00Z">
                <w:pPr>
                  <w:pStyle w:val="Header"/>
                  <w:tabs>
                    <w:tab w:val="clear" w:pos="4320"/>
                    <w:tab w:val="clear" w:pos="8640"/>
                  </w:tabs>
                </w:pPr>
              </w:pPrChange>
            </w:pPr>
            <w:ins w:id="1697" w:author="Brian Olea" w:date="2023-10-16T13:02:00Z">
              <w:r w:rsidRPr="008D2034">
                <w:t>Ineffective customer support, customer support training.</w:t>
              </w:r>
            </w:ins>
          </w:p>
        </w:tc>
        <w:tc>
          <w:tcPr>
            <w:tcW w:w="4948" w:type="dxa"/>
          </w:tcPr>
          <w:p w14:paraId="0ABFF76A" w14:textId="77777777" w:rsidR="00293916" w:rsidRPr="00B40818" w:rsidRDefault="00293916" w:rsidP="00777015">
            <w:pPr>
              <w:pStyle w:val="Header"/>
              <w:tabs>
                <w:tab w:val="clear" w:pos="4320"/>
                <w:tab w:val="clear" w:pos="8640"/>
              </w:tabs>
              <w:rPr>
                <w:rFonts w:asciiTheme="minorHAnsi" w:hAnsiTheme="minorHAnsi" w:cstheme="minorHAnsi"/>
                <w:sz w:val="25"/>
                <w:szCs w:val="25"/>
                <w:rPrChange w:id="1698" w:author="Brian Olea" w:date="2023-10-16T12:17:00Z">
                  <w:rPr>
                    <w:rFonts w:ascii="Times New Roman" w:hAnsi="Times New Roman"/>
                    <w:sz w:val="25"/>
                    <w:szCs w:val="25"/>
                  </w:rPr>
                </w:rPrChange>
              </w:rPr>
            </w:pPr>
          </w:p>
        </w:tc>
      </w:tr>
      <w:tr w:rsidR="00293916" w:rsidRPr="00B40818" w14:paraId="5F03A150" w14:textId="77777777" w:rsidTr="00777015">
        <w:tc>
          <w:tcPr>
            <w:tcW w:w="4945" w:type="dxa"/>
          </w:tcPr>
          <w:p w14:paraId="26F477A4" w14:textId="38FB196C" w:rsidR="00293916" w:rsidRPr="00D37EA0" w:rsidRDefault="00D37EA0" w:rsidP="00D37EA0">
            <w:pPr>
              <w:rPr>
                <w:rPrChange w:id="1699" w:author="Brian Olea" w:date="2023-10-16T13:02:00Z">
                  <w:rPr>
                    <w:rFonts w:ascii="Times New Roman" w:hAnsi="Times New Roman"/>
                    <w:sz w:val="25"/>
                    <w:szCs w:val="25"/>
                  </w:rPr>
                </w:rPrChange>
              </w:rPr>
              <w:pPrChange w:id="1700" w:author="Brian Olea" w:date="2023-10-16T13:02:00Z">
                <w:pPr>
                  <w:pStyle w:val="Header"/>
                  <w:tabs>
                    <w:tab w:val="clear" w:pos="4320"/>
                    <w:tab w:val="clear" w:pos="8640"/>
                  </w:tabs>
                </w:pPr>
              </w:pPrChange>
            </w:pPr>
            <w:ins w:id="1701" w:author="Brian Olea" w:date="2023-10-16T13:02:00Z">
              <w:r w:rsidRPr="008D2034">
                <w:t>Ineffective staff training or general lack of competency.</w:t>
              </w:r>
            </w:ins>
          </w:p>
        </w:tc>
        <w:tc>
          <w:tcPr>
            <w:tcW w:w="4948" w:type="dxa"/>
          </w:tcPr>
          <w:p w14:paraId="0B9E9D42" w14:textId="77777777" w:rsidR="00293916" w:rsidRPr="00B40818" w:rsidRDefault="00293916" w:rsidP="00777015">
            <w:pPr>
              <w:pStyle w:val="Header"/>
              <w:tabs>
                <w:tab w:val="clear" w:pos="4320"/>
                <w:tab w:val="clear" w:pos="8640"/>
              </w:tabs>
              <w:rPr>
                <w:rFonts w:asciiTheme="minorHAnsi" w:hAnsiTheme="minorHAnsi" w:cstheme="minorHAnsi"/>
                <w:sz w:val="25"/>
                <w:szCs w:val="25"/>
                <w:rPrChange w:id="1702" w:author="Brian Olea" w:date="2023-10-16T12:17:00Z">
                  <w:rPr>
                    <w:rFonts w:ascii="Times New Roman" w:hAnsi="Times New Roman"/>
                    <w:sz w:val="25"/>
                    <w:szCs w:val="25"/>
                  </w:rPr>
                </w:rPrChange>
              </w:rPr>
            </w:pPr>
          </w:p>
        </w:tc>
      </w:tr>
      <w:tr w:rsidR="00293916" w:rsidRPr="00B40818" w14:paraId="1C222844" w14:textId="77777777" w:rsidTr="00777015">
        <w:tc>
          <w:tcPr>
            <w:tcW w:w="4945" w:type="dxa"/>
          </w:tcPr>
          <w:p w14:paraId="29506254" w14:textId="72282A6A" w:rsidR="00293916" w:rsidRPr="00D37EA0" w:rsidRDefault="00D37EA0" w:rsidP="00D37EA0">
            <w:pPr>
              <w:rPr>
                <w:rPrChange w:id="1703" w:author="Brian Olea" w:date="2023-10-16T13:02:00Z">
                  <w:rPr>
                    <w:rFonts w:ascii="Times New Roman" w:hAnsi="Times New Roman"/>
                    <w:sz w:val="25"/>
                    <w:szCs w:val="25"/>
                  </w:rPr>
                </w:rPrChange>
              </w:rPr>
              <w:pPrChange w:id="1704" w:author="Brian Olea" w:date="2023-10-16T13:02:00Z">
                <w:pPr>
                  <w:pStyle w:val="Header"/>
                  <w:tabs>
                    <w:tab w:val="clear" w:pos="4320"/>
                    <w:tab w:val="clear" w:pos="8640"/>
                  </w:tabs>
                </w:pPr>
              </w:pPrChange>
            </w:pPr>
            <w:ins w:id="1705" w:author="Brian Olea" w:date="2023-10-16T13:02:00Z">
              <w:r w:rsidRPr="008D2034">
                <w:t>Not verifying we have sufficient inventory or inbound inventory to fulfill order by date required.</w:t>
              </w:r>
            </w:ins>
          </w:p>
        </w:tc>
        <w:tc>
          <w:tcPr>
            <w:tcW w:w="4948" w:type="dxa"/>
          </w:tcPr>
          <w:p w14:paraId="0BD8EDA9" w14:textId="77777777" w:rsidR="00293916" w:rsidRPr="00B40818" w:rsidRDefault="00293916" w:rsidP="00777015">
            <w:pPr>
              <w:pStyle w:val="Header"/>
              <w:tabs>
                <w:tab w:val="clear" w:pos="4320"/>
                <w:tab w:val="clear" w:pos="8640"/>
              </w:tabs>
              <w:rPr>
                <w:rFonts w:asciiTheme="minorHAnsi" w:hAnsiTheme="minorHAnsi" w:cstheme="minorHAnsi"/>
                <w:sz w:val="25"/>
                <w:szCs w:val="25"/>
                <w:rPrChange w:id="1706" w:author="Brian Olea" w:date="2023-10-16T12:17:00Z">
                  <w:rPr>
                    <w:rFonts w:ascii="Times New Roman" w:hAnsi="Times New Roman"/>
                    <w:sz w:val="25"/>
                    <w:szCs w:val="25"/>
                  </w:rPr>
                </w:rPrChange>
              </w:rPr>
            </w:pPr>
          </w:p>
        </w:tc>
      </w:tr>
      <w:tr w:rsidR="00293916" w:rsidRPr="00B40818" w14:paraId="35EE29AB" w14:textId="77777777" w:rsidTr="00777015">
        <w:tc>
          <w:tcPr>
            <w:tcW w:w="4945" w:type="dxa"/>
          </w:tcPr>
          <w:p w14:paraId="656F7132" w14:textId="763DEDCA" w:rsidR="00293916" w:rsidRPr="00D37EA0" w:rsidRDefault="00D37EA0" w:rsidP="00D37EA0">
            <w:pPr>
              <w:rPr>
                <w:rPrChange w:id="1707" w:author="Brian Olea" w:date="2023-10-16T13:02:00Z">
                  <w:rPr>
                    <w:rFonts w:ascii="Times New Roman" w:hAnsi="Times New Roman"/>
                    <w:sz w:val="25"/>
                    <w:szCs w:val="25"/>
                  </w:rPr>
                </w:rPrChange>
              </w:rPr>
              <w:pPrChange w:id="1708" w:author="Brian Olea" w:date="2023-10-16T13:02:00Z">
                <w:pPr>
                  <w:pStyle w:val="Header"/>
                  <w:tabs>
                    <w:tab w:val="clear" w:pos="4320"/>
                    <w:tab w:val="clear" w:pos="8640"/>
                  </w:tabs>
                </w:pPr>
              </w:pPrChange>
            </w:pPr>
            <w:ins w:id="1709" w:author="Brian Olea" w:date="2023-10-16T13:02:00Z">
              <w:r w:rsidRPr="008D2034">
                <w:t>Overlooking “Flow-Down” requirements to meet customer satisfaction.</w:t>
              </w:r>
            </w:ins>
          </w:p>
        </w:tc>
        <w:tc>
          <w:tcPr>
            <w:tcW w:w="4948" w:type="dxa"/>
          </w:tcPr>
          <w:p w14:paraId="7F5689B7" w14:textId="77777777" w:rsidR="00293916" w:rsidRPr="00B40818" w:rsidRDefault="00293916" w:rsidP="00777015">
            <w:pPr>
              <w:pStyle w:val="Header"/>
              <w:tabs>
                <w:tab w:val="clear" w:pos="4320"/>
                <w:tab w:val="clear" w:pos="8640"/>
              </w:tabs>
              <w:rPr>
                <w:rFonts w:asciiTheme="minorHAnsi" w:hAnsiTheme="minorHAnsi" w:cstheme="minorHAnsi"/>
                <w:sz w:val="25"/>
                <w:szCs w:val="25"/>
                <w:rPrChange w:id="1710" w:author="Brian Olea" w:date="2023-10-16T12:17:00Z">
                  <w:rPr>
                    <w:rFonts w:ascii="Times New Roman" w:hAnsi="Times New Roman"/>
                    <w:sz w:val="25"/>
                    <w:szCs w:val="25"/>
                  </w:rPr>
                </w:rPrChange>
              </w:rPr>
            </w:pPr>
          </w:p>
        </w:tc>
      </w:tr>
    </w:tbl>
    <w:p w14:paraId="0CC14616" w14:textId="77777777" w:rsidR="00293916" w:rsidRPr="00B40818" w:rsidRDefault="00293916" w:rsidP="00293916">
      <w:pPr>
        <w:rPr>
          <w:rFonts w:asciiTheme="minorHAnsi" w:hAnsiTheme="minorHAnsi" w:cstheme="minorHAnsi"/>
          <w:sz w:val="24"/>
          <w:rPrChange w:id="1711" w:author="Brian Olea" w:date="2023-10-16T12:17:00Z">
            <w:rPr>
              <w:sz w:val="24"/>
            </w:rPr>
          </w:rPrChange>
        </w:rPr>
      </w:pPr>
    </w:p>
    <w:p w14:paraId="40FC6653" w14:textId="77777777" w:rsidR="00293916" w:rsidRPr="00B40818" w:rsidRDefault="00293916" w:rsidP="00293916">
      <w:pPr>
        <w:pStyle w:val="Heading1"/>
        <w:tabs>
          <w:tab w:val="clear" w:pos="3600"/>
          <w:tab w:val="clear" w:pos="5760"/>
          <w:tab w:val="clear" w:pos="7200"/>
        </w:tabs>
        <w:spacing w:after="120"/>
        <w:ind w:left="0"/>
        <w:rPr>
          <w:rFonts w:asciiTheme="minorHAnsi" w:hAnsiTheme="minorHAnsi" w:cstheme="minorHAnsi"/>
          <w:b/>
          <w:bCs/>
          <w:sz w:val="26"/>
          <w:szCs w:val="26"/>
          <w:rPrChange w:id="1712" w:author="Brian Olea" w:date="2023-10-16T12:17:00Z">
            <w:rPr>
              <w:b/>
              <w:bCs/>
              <w:sz w:val="26"/>
              <w:szCs w:val="26"/>
            </w:rPr>
          </w:rPrChange>
        </w:rPr>
      </w:pPr>
      <w:r w:rsidRPr="00B40818">
        <w:rPr>
          <w:rFonts w:asciiTheme="minorHAnsi" w:hAnsiTheme="minorHAnsi" w:cstheme="minorHAnsi"/>
          <w:b/>
          <w:bCs/>
          <w:sz w:val="26"/>
          <w:szCs w:val="26"/>
          <w:rPrChange w:id="1713" w:author="Brian Olea" w:date="2023-10-16T12:17:00Z">
            <w:rPr>
              <w:b/>
              <w:bCs/>
              <w:sz w:val="26"/>
              <w:szCs w:val="26"/>
            </w:rPr>
          </w:rPrChange>
        </w:rPr>
        <w:t>Reference and Applicable Documents</w:t>
      </w:r>
    </w:p>
    <w:p w14:paraId="2DEE432A" w14:textId="779DE97A" w:rsidR="00293916" w:rsidRPr="00B40818" w:rsidDel="00D37EA0" w:rsidRDefault="00130464" w:rsidP="00293916">
      <w:pPr>
        <w:rPr>
          <w:del w:id="1714" w:author="Brian Olea" w:date="2023-10-16T13:00:00Z"/>
          <w:rFonts w:asciiTheme="minorHAnsi" w:hAnsiTheme="minorHAnsi" w:cstheme="minorHAnsi"/>
          <w:sz w:val="25"/>
          <w:szCs w:val="25"/>
          <w:rPrChange w:id="1715" w:author="Brian Olea" w:date="2023-10-16T12:17:00Z">
            <w:rPr>
              <w:del w:id="1716" w:author="Brian Olea" w:date="2023-10-16T13:00:00Z"/>
              <w:sz w:val="25"/>
              <w:szCs w:val="25"/>
            </w:rPr>
          </w:rPrChange>
        </w:rPr>
      </w:pPr>
      <w:del w:id="1717" w:author="Brian Olea" w:date="2023-10-16T13:00:00Z">
        <w:r w:rsidRPr="00B40818" w:rsidDel="00D37EA0">
          <w:rPr>
            <w:rFonts w:asciiTheme="minorHAnsi" w:hAnsiTheme="minorHAnsi" w:cstheme="minorHAnsi"/>
            <w:sz w:val="25"/>
            <w:szCs w:val="25"/>
            <w:rPrChange w:id="1718" w:author="Brian Olea" w:date="2023-10-16T12:17:00Z">
              <w:rPr>
                <w:sz w:val="25"/>
                <w:szCs w:val="25"/>
              </w:rPr>
            </w:rPrChange>
          </w:rPr>
          <w:delText xml:space="preserve">IMS </w:delText>
        </w:r>
        <w:r w:rsidR="00293916" w:rsidRPr="00B40818" w:rsidDel="00D37EA0">
          <w:rPr>
            <w:rFonts w:asciiTheme="minorHAnsi" w:hAnsiTheme="minorHAnsi" w:cstheme="minorHAnsi"/>
            <w:sz w:val="25"/>
            <w:szCs w:val="25"/>
            <w:rPrChange w:id="1719" w:author="Brian Olea" w:date="2023-10-16T12:17:00Z">
              <w:rPr>
                <w:sz w:val="25"/>
                <w:szCs w:val="25"/>
              </w:rPr>
            </w:rPrChange>
          </w:rPr>
          <w:delText>Quality Processes Manual (QSM-9000)</w:delText>
        </w:r>
      </w:del>
    </w:p>
    <w:p w14:paraId="2167767D" w14:textId="161A00C9" w:rsidR="00293916" w:rsidRPr="00B40818" w:rsidDel="00D37EA0" w:rsidRDefault="00293916" w:rsidP="00293916">
      <w:pPr>
        <w:rPr>
          <w:del w:id="1720" w:author="Brian Olea" w:date="2023-10-16T13:00:00Z"/>
          <w:rFonts w:asciiTheme="minorHAnsi" w:hAnsiTheme="minorHAnsi" w:cstheme="minorHAnsi"/>
          <w:sz w:val="25"/>
          <w:szCs w:val="25"/>
          <w:rPrChange w:id="1721" w:author="Brian Olea" w:date="2023-10-16T12:17:00Z">
            <w:rPr>
              <w:del w:id="1722" w:author="Brian Olea" w:date="2023-10-16T13:00:00Z"/>
              <w:sz w:val="25"/>
              <w:szCs w:val="25"/>
            </w:rPr>
          </w:rPrChange>
        </w:rPr>
      </w:pPr>
      <w:del w:id="1723" w:author="Brian Olea" w:date="2023-10-16T13:00:00Z">
        <w:r w:rsidRPr="00B40818" w:rsidDel="00D37EA0">
          <w:rPr>
            <w:rFonts w:asciiTheme="minorHAnsi" w:hAnsiTheme="minorHAnsi" w:cstheme="minorHAnsi"/>
            <w:sz w:val="25"/>
            <w:szCs w:val="25"/>
            <w:rPrChange w:id="1724" w:author="Brian Olea" w:date="2023-10-16T12:17:00Z">
              <w:rPr>
                <w:sz w:val="25"/>
                <w:szCs w:val="25"/>
              </w:rPr>
            </w:rPrChange>
          </w:rPr>
          <w:delText>Document Change Request (DC001)</w:delText>
        </w:r>
      </w:del>
    </w:p>
    <w:p w14:paraId="19394B2A" w14:textId="5AB8E8A2" w:rsidR="00293916" w:rsidRPr="00B40818" w:rsidDel="00D37EA0" w:rsidRDefault="00293916" w:rsidP="00293916">
      <w:pPr>
        <w:rPr>
          <w:del w:id="1725" w:author="Brian Olea" w:date="2023-10-16T13:00:00Z"/>
          <w:rFonts w:asciiTheme="minorHAnsi" w:hAnsiTheme="minorHAnsi" w:cstheme="minorHAnsi"/>
          <w:sz w:val="25"/>
          <w:szCs w:val="25"/>
          <w:rPrChange w:id="1726" w:author="Brian Olea" w:date="2023-10-16T12:17:00Z">
            <w:rPr>
              <w:del w:id="1727" w:author="Brian Olea" w:date="2023-10-16T13:00:00Z"/>
              <w:sz w:val="25"/>
              <w:szCs w:val="25"/>
            </w:rPr>
          </w:rPrChange>
        </w:rPr>
      </w:pPr>
      <w:del w:id="1728" w:author="Brian Olea" w:date="2023-10-16T13:00:00Z">
        <w:r w:rsidRPr="00B40818" w:rsidDel="00D37EA0">
          <w:rPr>
            <w:rFonts w:asciiTheme="minorHAnsi" w:hAnsiTheme="minorHAnsi" w:cstheme="minorHAnsi"/>
            <w:sz w:val="25"/>
            <w:szCs w:val="25"/>
            <w:rPrChange w:id="1729" w:author="Brian Olea" w:date="2023-10-16T12:17:00Z">
              <w:rPr>
                <w:sz w:val="25"/>
                <w:szCs w:val="25"/>
              </w:rPr>
            </w:rPrChange>
          </w:rPr>
          <w:delText>Document Revision Record (DC003)</w:delText>
        </w:r>
      </w:del>
    </w:p>
    <w:p w14:paraId="4605551C" w14:textId="135A93E8" w:rsidR="00293916" w:rsidRPr="00B40818" w:rsidDel="00D37EA0" w:rsidRDefault="00293916" w:rsidP="00293916">
      <w:pPr>
        <w:rPr>
          <w:del w:id="1730" w:author="Brian Olea" w:date="2023-10-16T13:00:00Z"/>
          <w:rFonts w:asciiTheme="minorHAnsi" w:hAnsiTheme="minorHAnsi" w:cstheme="minorHAnsi"/>
          <w:sz w:val="25"/>
          <w:szCs w:val="25"/>
          <w:rPrChange w:id="1731" w:author="Brian Olea" w:date="2023-10-16T12:17:00Z">
            <w:rPr>
              <w:del w:id="1732" w:author="Brian Olea" w:date="2023-10-16T13:00:00Z"/>
              <w:sz w:val="25"/>
              <w:szCs w:val="25"/>
            </w:rPr>
          </w:rPrChange>
        </w:rPr>
      </w:pPr>
      <w:del w:id="1733" w:author="Brian Olea" w:date="2023-10-16T13:00:00Z">
        <w:r w:rsidRPr="00B40818" w:rsidDel="00D37EA0">
          <w:rPr>
            <w:rFonts w:asciiTheme="minorHAnsi" w:hAnsiTheme="minorHAnsi" w:cstheme="minorHAnsi"/>
            <w:sz w:val="25"/>
            <w:szCs w:val="25"/>
            <w:rPrChange w:id="1734" w:author="Brian Olea" w:date="2023-10-16T12:17:00Z">
              <w:rPr>
                <w:sz w:val="25"/>
                <w:szCs w:val="25"/>
              </w:rPr>
            </w:rPrChange>
          </w:rPr>
          <w:delText>Document Release Checklist (DR001)</w:delText>
        </w:r>
      </w:del>
    </w:p>
    <w:p w14:paraId="559EFE9E" w14:textId="4C5FCC55" w:rsidR="00293916" w:rsidRPr="00B40818" w:rsidDel="00D37EA0" w:rsidRDefault="00293916" w:rsidP="00293916">
      <w:pPr>
        <w:rPr>
          <w:del w:id="1735" w:author="Brian Olea" w:date="2023-10-16T13:00:00Z"/>
          <w:rFonts w:asciiTheme="minorHAnsi" w:hAnsiTheme="minorHAnsi" w:cstheme="minorHAnsi"/>
          <w:sz w:val="25"/>
          <w:szCs w:val="25"/>
          <w:rPrChange w:id="1736" w:author="Brian Olea" w:date="2023-10-16T12:17:00Z">
            <w:rPr>
              <w:del w:id="1737" w:author="Brian Olea" w:date="2023-10-16T13:00:00Z"/>
              <w:sz w:val="25"/>
              <w:szCs w:val="25"/>
            </w:rPr>
          </w:rPrChange>
        </w:rPr>
      </w:pPr>
      <w:del w:id="1738" w:author="Brian Olea" w:date="2023-10-16T13:00:00Z">
        <w:r w:rsidRPr="00B40818" w:rsidDel="00D37EA0">
          <w:rPr>
            <w:rFonts w:asciiTheme="minorHAnsi" w:hAnsiTheme="minorHAnsi" w:cstheme="minorHAnsi"/>
            <w:sz w:val="25"/>
            <w:szCs w:val="25"/>
            <w:rPrChange w:id="1739" w:author="Brian Olea" w:date="2023-10-16T12:17:00Z">
              <w:rPr>
                <w:sz w:val="25"/>
                <w:szCs w:val="25"/>
              </w:rPr>
            </w:rPrChange>
          </w:rPr>
          <w:delText>Computer Access Request (CA001)</w:delText>
        </w:r>
      </w:del>
    </w:p>
    <w:p w14:paraId="0E86A395" w14:textId="23ECF5A1" w:rsidR="00925128" w:rsidRPr="00B40818" w:rsidDel="00D37EA0" w:rsidRDefault="00925128" w:rsidP="00293916">
      <w:pPr>
        <w:rPr>
          <w:del w:id="1740" w:author="Brian Olea" w:date="2023-10-16T13:00:00Z"/>
          <w:rFonts w:asciiTheme="minorHAnsi" w:hAnsiTheme="minorHAnsi" w:cstheme="minorHAnsi"/>
          <w:sz w:val="25"/>
          <w:szCs w:val="25"/>
          <w:rPrChange w:id="1741" w:author="Brian Olea" w:date="2023-10-16T12:17:00Z">
            <w:rPr>
              <w:del w:id="1742" w:author="Brian Olea" w:date="2023-10-16T13:00:00Z"/>
              <w:sz w:val="25"/>
              <w:szCs w:val="25"/>
            </w:rPr>
          </w:rPrChange>
        </w:rPr>
      </w:pPr>
      <w:del w:id="1743" w:author="Brian Olea" w:date="2023-10-16T13:00:00Z">
        <w:r w:rsidRPr="00B40818" w:rsidDel="00D37EA0">
          <w:rPr>
            <w:rFonts w:asciiTheme="minorHAnsi" w:hAnsiTheme="minorHAnsi" w:cstheme="minorHAnsi"/>
            <w:sz w:val="25"/>
            <w:szCs w:val="25"/>
            <w:rPrChange w:id="1744" w:author="Brian Olea" w:date="2023-10-16T12:17:00Z">
              <w:rPr>
                <w:sz w:val="25"/>
                <w:szCs w:val="25"/>
              </w:rPr>
            </w:rPrChange>
          </w:rPr>
          <w:delText>Master List of Documents</w:delText>
        </w:r>
      </w:del>
    </w:p>
    <w:p w14:paraId="03780F8A" w14:textId="64F93E0A" w:rsidR="00293916" w:rsidRPr="00B40818" w:rsidDel="00D37EA0" w:rsidRDefault="00293916" w:rsidP="00293916">
      <w:pPr>
        <w:rPr>
          <w:del w:id="1745" w:author="Brian Olea" w:date="2023-10-16T13:00:00Z"/>
          <w:rFonts w:asciiTheme="minorHAnsi" w:hAnsiTheme="minorHAnsi" w:cstheme="minorHAnsi"/>
          <w:sz w:val="25"/>
          <w:szCs w:val="25"/>
          <w:rPrChange w:id="1746" w:author="Brian Olea" w:date="2023-10-16T12:17:00Z">
            <w:rPr>
              <w:del w:id="1747" w:author="Brian Olea" w:date="2023-10-16T13:00:00Z"/>
              <w:sz w:val="25"/>
              <w:szCs w:val="25"/>
            </w:rPr>
          </w:rPrChange>
        </w:rPr>
      </w:pPr>
      <w:del w:id="1748" w:author="Brian Olea" w:date="2023-10-16T13:00:00Z">
        <w:r w:rsidRPr="00B40818" w:rsidDel="00D37EA0">
          <w:rPr>
            <w:rFonts w:asciiTheme="minorHAnsi" w:hAnsiTheme="minorHAnsi" w:cstheme="minorHAnsi"/>
            <w:sz w:val="25"/>
            <w:szCs w:val="25"/>
            <w:rPrChange w:id="1749" w:author="Brian Olea" w:date="2023-10-16T12:17:00Z">
              <w:rPr>
                <w:sz w:val="25"/>
                <w:szCs w:val="25"/>
              </w:rPr>
            </w:rPrChange>
          </w:rPr>
          <w:delText>Quality Records Matrix (QRM)</w:delText>
        </w:r>
      </w:del>
    </w:p>
    <w:p w14:paraId="2FF8D44F" w14:textId="79748533" w:rsidR="00293916" w:rsidRDefault="00D37EA0" w:rsidP="00621E0D">
      <w:pPr>
        <w:rPr>
          <w:ins w:id="1750" w:author="Brian Olea" w:date="2023-10-16T13:00:00Z"/>
          <w:rFonts w:asciiTheme="minorHAnsi" w:hAnsiTheme="minorHAnsi" w:cstheme="minorHAnsi"/>
          <w:sz w:val="24"/>
        </w:rPr>
      </w:pPr>
      <w:ins w:id="1751" w:author="Brian Olea" w:date="2023-10-16T13:00:00Z">
        <w:r>
          <w:rPr>
            <w:rFonts w:asciiTheme="minorHAnsi" w:hAnsiTheme="minorHAnsi" w:cstheme="minorHAnsi"/>
            <w:sz w:val="24"/>
          </w:rPr>
          <w:t>QSI 3.2.4 Cutting and Grossing Standards</w:t>
        </w:r>
      </w:ins>
    </w:p>
    <w:p w14:paraId="56C7BA54" w14:textId="269A2A2C" w:rsidR="00D37EA0" w:rsidRDefault="00D37EA0" w:rsidP="00621E0D">
      <w:pPr>
        <w:rPr>
          <w:ins w:id="1752" w:author="Brian Olea" w:date="2023-10-16T13:00:00Z"/>
          <w:rFonts w:asciiTheme="minorHAnsi" w:hAnsiTheme="minorHAnsi" w:cstheme="minorHAnsi"/>
          <w:sz w:val="24"/>
        </w:rPr>
      </w:pPr>
      <w:ins w:id="1753" w:author="Brian Olea" w:date="2023-10-16T13:00:00Z">
        <w:r>
          <w:rPr>
            <w:rFonts w:asciiTheme="minorHAnsi" w:hAnsiTheme="minorHAnsi" w:cstheme="minorHAnsi"/>
            <w:sz w:val="24"/>
          </w:rPr>
          <w:t>QSI 9.1.3 Tolerance standards</w:t>
        </w:r>
      </w:ins>
    </w:p>
    <w:p w14:paraId="6F3E8D99" w14:textId="35092446" w:rsidR="00D37EA0" w:rsidRDefault="00D37EA0" w:rsidP="00621E0D">
      <w:pPr>
        <w:rPr>
          <w:ins w:id="1754" w:author="Brian Olea" w:date="2023-10-16T13:00:00Z"/>
          <w:rFonts w:asciiTheme="minorHAnsi" w:hAnsiTheme="minorHAnsi" w:cstheme="minorHAnsi"/>
          <w:sz w:val="24"/>
        </w:rPr>
      </w:pPr>
      <w:ins w:id="1755" w:author="Brian Olea" w:date="2023-10-16T13:00:00Z">
        <w:r>
          <w:rPr>
            <w:rFonts w:asciiTheme="minorHAnsi" w:hAnsiTheme="minorHAnsi" w:cstheme="minorHAnsi"/>
            <w:sz w:val="24"/>
          </w:rPr>
          <w:t>Sales Order</w:t>
        </w:r>
      </w:ins>
    </w:p>
    <w:p w14:paraId="48A629E2" w14:textId="39C6C662" w:rsidR="00D37EA0" w:rsidRDefault="00D37EA0" w:rsidP="00621E0D">
      <w:pPr>
        <w:rPr>
          <w:ins w:id="1756" w:author="Brian Olea" w:date="2023-10-16T13:01:00Z"/>
          <w:rFonts w:asciiTheme="minorHAnsi" w:hAnsiTheme="minorHAnsi" w:cstheme="minorHAnsi"/>
          <w:sz w:val="24"/>
        </w:rPr>
      </w:pPr>
      <w:ins w:id="1757" w:author="Brian Olea" w:date="2023-10-16T13:00:00Z">
        <w:r>
          <w:rPr>
            <w:rFonts w:asciiTheme="minorHAnsi" w:hAnsiTheme="minorHAnsi" w:cstheme="minorHAnsi"/>
            <w:sz w:val="24"/>
          </w:rPr>
          <w:t xml:space="preserve">Credit </w:t>
        </w:r>
      </w:ins>
      <w:ins w:id="1758" w:author="Brian Olea" w:date="2023-10-16T13:01:00Z">
        <w:r>
          <w:rPr>
            <w:rFonts w:asciiTheme="minorHAnsi" w:hAnsiTheme="minorHAnsi" w:cstheme="minorHAnsi"/>
            <w:sz w:val="24"/>
          </w:rPr>
          <w:t>Card Terms Info</w:t>
        </w:r>
      </w:ins>
    </w:p>
    <w:p w14:paraId="6C6666D6" w14:textId="57E10379" w:rsidR="00D37EA0" w:rsidRDefault="00D37EA0" w:rsidP="00621E0D">
      <w:pPr>
        <w:rPr>
          <w:ins w:id="1759" w:author="Brian Olea" w:date="2023-10-16T13:01:00Z"/>
          <w:rFonts w:asciiTheme="minorHAnsi" w:hAnsiTheme="minorHAnsi" w:cstheme="minorHAnsi"/>
          <w:sz w:val="24"/>
        </w:rPr>
      </w:pPr>
      <w:ins w:id="1760" w:author="Brian Olea" w:date="2023-10-16T13:01:00Z">
        <w:r>
          <w:rPr>
            <w:rFonts w:asciiTheme="minorHAnsi" w:hAnsiTheme="minorHAnsi" w:cstheme="minorHAnsi"/>
            <w:sz w:val="24"/>
          </w:rPr>
          <w:t>CC001 Quotation</w:t>
        </w:r>
      </w:ins>
    </w:p>
    <w:p w14:paraId="57D80D4B" w14:textId="5E14279F" w:rsidR="00D37EA0" w:rsidRDefault="00D37EA0" w:rsidP="00621E0D">
      <w:pPr>
        <w:rPr>
          <w:ins w:id="1761" w:author="Brian Olea" w:date="2023-10-16T13:01:00Z"/>
          <w:rFonts w:asciiTheme="minorHAnsi" w:hAnsiTheme="minorHAnsi" w:cstheme="minorHAnsi"/>
          <w:sz w:val="24"/>
        </w:rPr>
      </w:pPr>
      <w:ins w:id="1762" w:author="Brian Olea" w:date="2023-10-16T13:01:00Z">
        <w:r>
          <w:rPr>
            <w:rFonts w:asciiTheme="minorHAnsi" w:hAnsiTheme="minorHAnsi" w:cstheme="minorHAnsi"/>
            <w:sz w:val="24"/>
          </w:rPr>
          <w:t>Customer Communications</w:t>
        </w:r>
      </w:ins>
    </w:p>
    <w:p w14:paraId="5400D639" w14:textId="42793B2C" w:rsidR="00D37EA0" w:rsidRDefault="00D37EA0" w:rsidP="00621E0D">
      <w:pPr>
        <w:rPr>
          <w:ins w:id="1763" w:author="Brian Olea" w:date="2023-10-16T13:01:00Z"/>
          <w:rFonts w:asciiTheme="minorHAnsi" w:hAnsiTheme="minorHAnsi" w:cstheme="minorHAnsi"/>
          <w:sz w:val="24"/>
        </w:rPr>
      </w:pPr>
      <w:ins w:id="1764" w:author="Brian Olea" w:date="2023-10-16T13:01:00Z">
        <w:r>
          <w:rPr>
            <w:rFonts w:asciiTheme="minorHAnsi" w:hAnsiTheme="minorHAnsi" w:cstheme="minorHAnsi"/>
            <w:sz w:val="24"/>
          </w:rPr>
          <w:t>Drawings Quote and Order Confirmations</w:t>
        </w:r>
      </w:ins>
    </w:p>
    <w:p w14:paraId="313B1B3B" w14:textId="7974C7F6" w:rsidR="00D37EA0" w:rsidRDefault="00D37EA0" w:rsidP="00621E0D">
      <w:pPr>
        <w:rPr>
          <w:ins w:id="1765" w:author="Brian Olea" w:date="2023-10-16T13:01:00Z"/>
          <w:rFonts w:asciiTheme="minorHAnsi" w:hAnsiTheme="minorHAnsi" w:cstheme="minorHAnsi"/>
          <w:sz w:val="24"/>
        </w:rPr>
      </w:pPr>
      <w:ins w:id="1766" w:author="Brian Olea" w:date="2023-10-16T13:01:00Z">
        <w:r>
          <w:rPr>
            <w:rFonts w:asciiTheme="minorHAnsi" w:hAnsiTheme="minorHAnsi" w:cstheme="minorHAnsi"/>
            <w:sz w:val="24"/>
          </w:rPr>
          <w:t>ISO 9001</w:t>
        </w:r>
      </w:ins>
    </w:p>
    <w:p w14:paraId="5D320A8E" w14:textId="38A9C460" w:rsidR="00D37EA0" w:rsidRDefault="00D37EA0" w:rsidP="00621E0D">
      <w:pPr>
        <w:rPr>
          <w:ins w:id="1767" w:author="Brian Olea" w:date="2023-10-16T13:02:00Z"/>
          <w:rFonts w:asciiTheme="minorHAnsi" w:hAnsiTheme="minorHAnsi" w:cstheme="minorHAnsi"/>
          <w:sz w:val="24"/>
        </w:rPr>
      </w:pPr>
      <w:ins w:id="1768" w:author="Brian Olea" w:date="2023-10-16T13:01:00Z">
        <w:r>
          <w:rPr>
            <w:rFonts w:asciiTheme="minorHAnsi" w:hAnsiTheme="minorHAnsi" w:cstheme="minorHAnsi"/>
            <w:sz w:val="24"/>
          </w:rPr>
          <w:t>ASTM Material Standards</w:t>
        </w:r>
      </w:ins>
    </w:p>
    <w:p w14:paraId="61051AFD" w14:textId="1C7A2AE4" w:rsidR="00D37EA0" w:rsidRDefault="00D37EA0" w:rsidP="00621E0D">
      <w:pPr>
        <w:rPr>
          <w:ins w:id="1769" w:author="Brian Olea" w:date="2023-10-16T13:02:00Z"/>
          <w:rFonts w:asciiTheme="minorHAnsi" w:hAnsiTheme="minorHAnsi" w:cstheme="minorHAnsi"/>
          <w:sz w:val="24"/>
        </w:rPr>
      </w:pPr>
      <w:ins w:id="1770" w:author="Brian Olea" w:date="2023-10-16T13:02:00Z">
        <w:r>
          <w:rPr>
            <w:rFonts w:asciiTheme="minorHAnsi" w:hAnsiTheme="minorHAnsi" w:cstheme="minorHAnsi"/>
            <w:sz w:val="24"/>
          </w:rPr>
          <w:t>System Software</w:t>
        </w:r>
      </w:ins>
    </w:p>
    <w:p w14:paraId="212A8413" w14:textId="796BB1A6" w:rsidR="00D37EA0" w:rsidRDefault="00D37EA0" w:rsidP="00621E0D">
      <w:pPr>
        <w:rPr>
          <w:ins w:id="1771" w:author="Brian Olea" w:date="2023-10-16T13:01:00Z"/>
          <w:rFonts w:asciiTheme="minorHAnsi" w:hAnsiTheme="minorHAnsi" w:cstheme="minorHAnsi"/>
          <w:sz w:val="24"/>
        </w:rPr>
      </w:pPr>
      <w:ins w:id="1772" w:author="Brian Olea" w:date="2023-10-16T13:02:00Z">
        <w:r>
          <w:rPr>
            <w:rFonts w:asciiTheme="minorHAnsi" w:hAnsiTheme="minorHAnsi" w:cstheme="minorHAnsi"/>
            <w:sz w:val="24"/>
          </w:rPr>
          <w:t>Customer Drawings</w:t>
        </w:r>
      </w:ins>
    </w:p>
    <w:p w14:paraId="0F136139" w14:textId="77777777" w:rsidR="00D37EA0" w:rsidRPr="00B40818" w:rsidRDefault="00D37EA0" w:rsidP="00621E0D">
      <w:pPr>
        <w:rPr>
          <w:rFonts w:asciiTheme="minorHAnsi" w:hAnsiTheme="minorHAnsi" w:cstheme="minorHAnsi"/>
          <w:sz w:val="24"/>
          <w:rPrChange w:id="1773" w:author="Brian Olea" w:date="2023-10-16T12:17:00Z">
            <w:rPr>
              <w:sz w:val="24"/>
            </w:rPr>
          </w:rPrChange>
        </w:rPr>
      </w:pPr>
    </w:p>
    <w:p w14:paraId="77F5B6DC" w14:textId="77777777" w:rsidR="00293916" w:rsidRPr="00B40818" w:rsidRDefault="00293916" w:rsidP="00621E0D">
      <w:pPr>
        <w:rPr>
          <w:rFonts w:asciiTheme="minorHAnsi" w:hAnsiTheme="minorHAnsi" w:cstheme="minorHAnsi"/>
          <w:sz w:val="24"/>
          <w:rPrChange w:id="1774" w:author="Brian Olea" w:date="2023-10-16T12:17:00Z">
            <w:rPr>
              <w:sz w:val="24"/>
            </w:rPr>
          </w:rPrChange>
        </w:rPr>
      </w:pPr>
    </w:p>
    <w:p w14:paraId="2874FFCC" w14:textId="77777777" w:rsidR="00293916" w:rsidRPr="00B40818" w:rsidRDefault="00293916" w:rsidP="00293916">
      <w:pPr>
        <w:pStyle w:val="Heading1"/>
        <w:tabs>
          <w:tab w:val="clear" w:pos="3600"/>
          <w:tab w:val="clear" w:pos="5760"/>
          <w:tab w:val="clear" w:pos="7200"/>
        </w:tabs>
        <w:spacing w:after="120"/>
        <w:ind w:left="0"/>
        <w:rPr>
          <w:rFonts w:asciiTheme="minorHAnsi" w:hAnsiTheme="minorHAnsi" w:cstheme="minorHAnsi"/>
          <w:b/>
          <w:bCs/>
          <w:sz w:val="26"/>
          <w:szCs w:val="26"/>
          <w:rPrChange w:id="1775" w:author="Brian Olea" w:date="2023-10-16T12:17:00Z">
            <w:rPr>
              <w:b/>
              <w:bCs/>
              <w:sz w:val="26"/>
              <w:szCs w:val="26"/>
            </w:rPr>
          </w:rPrChange>
        </w:rPr>
      </w:pPr>
      <w:r w:rsidRPr="00B40818">
        <w:rPr>
          <w:rFonts w:asciiTheme="minorHAnsi" w:hAnsiTheme="minorHAnsi" w:cstheme="minorHAnsi"/>
          <w:b/>
          <w:bCs/>
          <w:sz w:val="26"/>
          <w:szCs w:val="26"/>
          <w:rPrChange w:id="1776" w:author="Brian Olea" w:date="2023-10-16T12:17:00Z">
            <w:rPr>
              <w:b/>
              <w:bCs/>
              <w:sz w:val="26"/>
              <w:szCs w:val="26"/>
            </w:rPr>
          </w:rPrChange>
        </w:rPr>
        <w:t>Personnel to be Trained</w:t>
      </w:r>
    </w:p>
    <w:p w14:paraId="7F2581C6" w14:textId="77777777" w:rsidR="00D37EA0" w:rsidRPr="008D2034" w:rsidRDefault="00D37EA0" w:rsidP="00D37EA0">
      <w:pPr>
        <w:rPr>
          <w:ins w:id="1777" w:author="Brian Olea" w:date="2023-10-16T13:03:00Z"/>
        </w:rPr>
      </w:pPr>
      <w:ins w:id="1778" w:author="Brian Olea" w:date="2023-10-16T13:03:00Z">
        <w:r w:rsidRPr="008D2034">
          <w:t>Inside Sales Manager</w:t>
        </w:r>
      </w:ins>
    </w:p>
    <w:p w14:paraId="5CF09259" w14:textId="77777777" w:rsidR="00D37EA0" w:rsidRPr="008D2034" w:rsidRDefault="00D37EA0" w:rsidP="00D37EA0">
      <w:pPr>
        <w:rPr>
          <w:ins w:id="1779" w:author="Brian Olea" w:date="2023-10-16T13:03:00Z"/>
        </w:rPr>
      </w:pPr>
      <w:ins w:id="1780" w:author="Brian Olea" w:date="2023-10-16T13:03:00Z">
        <w:r w:rsidRPr="008D2034">
          <w:t>Inside Sales Representatives Counter Sales Representatives Branch Buyers</w:t>
        </w:r>
      </w:ins>
    </w:p>
    <w:p w14:paraId="142B3F45" w14:textId="77777777" w:rsidR="00D37EA0" w:rsidRPr="008D2034" w:rsidRDefault="00D37EA0" w:rsidP="00D37EA0">
      <w:pPr>
        <w:rPr>
          <w:ins w:id="1781" w:author="Brian Olea" w:date="2023-10-16T13:03:00Z"/>
        </w:rPr>
      </w:pPr>
      <w:ins w:id="1782" w:author="Brian Olea" w:date="2023-10-16T13:03:00Z">
        <w:r w:rsidRPr="008D2034">
          <w:t>Credit Representatives</w:t>
        </w:r>
      </w:ins>
    </w:p>
    <w:p w14:paraId="5A26F2DC" w14:textId="77777777" w:rsidR="00D37EA0" w:rsidRPr="008D2034" w:rsidRDefault="00D37EA0" w:rsidP="00D37EA0">
      <w:pPr>
        <w:rPr>
          <w:ins w:id="1783" w:author="Brian Olea" w:date="2023-10-16T13:03:00Z"/>
        </w:rPr>
      </w:pPr>
      <w:ins w:id="1784" w:author="Brian Olea" w:date="2023-10-16T13:03:00Z">
        <w:r w:rsidRPr="008D2034">
          <w:t>Office Administration/Customer Service Representatives</w:t>
        </w:r>
      </w:ins>
    </w:p>
    <w:p w14:paraId="2B8601EA" w14:textId="5C854143" w:rsidR="00293916" w:rsidRPr="00B40818" w:rsidDel="00D37EA0" w:rsidRDefault="00293916" w:rsidP="00293916">
      <w:pPr>
        <w:pStyle w:val="Header"/>
        <w:tabs>
          <w:tab w:val="clear" w:pos="4320"/>
          <w:tab w:val="clear" w:pos="8640"/>
        </w:tabs>
        <w:rPr>
          <w:del w:id="1785" w:author="Brian Olea" w:date="2023-10-16T13:03:00Z"/>
          <w:rFonts w:asciiTheme="minorHAnsi" w:hAnsiTheme="minorHAnsi" w:cstheme="minorHAnsi"/>
          <w:sz w:val="25"/>
          <w:szCs w:val="25"/>
          <w:highlight w:val="yellow"/>
          <w:rPrChange w:id="1786" w:author="Brian Olea" w:date="2023-10-16T12:17:00Z">
            <w:rPr>
              <w:del w:id="1787" w:author="Brian Olea" w:date="2023-10-16T13:03:00Z"/>
              <w:sz w:val="25"/>
              <w:szCs w:val="25"/>
              <w:highlight w:val="yellow"/>
            </w:rPr>
          </w:rPrChange>
        </w:rPr>
      </w:pPr>
      <w:del w:id="1788" w:author="Brian Olea" w:date="2023-10-16T13:03:00Z">
        <w:r w:rsidRPr="00B40818" w:rsidDel="00D37EA0">
          <w:rPr>
            <w:rFonts w:asciiTheme="minorHAnsi" w:hAnsiTheme="minorHAnsi" w:cstheme="minorHAnsi"/>
            <w:sz w:val="25"/>
            <w:szCs w:val="25"/>
            <w:highlight w:val="yellow"/>
            <w:rPrChange w:id="1789" w:author="Brian Olea" w:date="2023-10-16T12:17:00Z">
              <w:rPr>
                <w:sz w:val="25"/>
                <w:szCs w:val="25"/>
                <w:highlight w:val="yellow"/>
              </w:rPr>
            </w:rPrChange>
          </w:rPr>
          <w:delText>All Personnel</w:delText>
        </w:r>
      </w:del>
    </w:p>
    <w:p w14:paraId="4F042874" w14:textId="77777777" w:rsidR="00293916" w:rsidRPr="00B40818" w:rsidRDefault="00293916" w:rsidP="00621E0D">
      <w:pPr>
        <w:rPr>
          <w:rFonts w:asciiTheme="minorHAnsi" w:hAnsiTheme="minorHAnsi" w:cstheme="minorHAnsi"/>
          <w:sz w:val="24"/>
          <w:rPrChange w:id="1790" w:author="Brian Olea" w:date="2023-10-16T12:17:00Z">
            <w:rPr>
              <w:sz w:val="24"/>
            </w:rPr>
          </w:rPrChange>
        </w:rPr>
      </w:pPr>
    </w:p>
    <w:p w14:paraId="6D90B7B0" w14:textId="77777777" w:rsidR="00293916" w:rsidRPr="00B40818" w:rsidRDefault="00293916" w:rsidP="00621E0D">
      <w:pPr>
        <w:rPr>
          <w:rFonts w:asciiTheme="minorHAnsi" w:hAnsiTheme="minorHAnsi" w:cstheme="minorHAnsi"/>
          <w:sz w:val="24"/>
          <w:rPrChange w:id="1791" w:author="Brian Olea" w:date="2023-10-16T12:17:00Z">
            <w:rPr>
              <w:sz w:val="24"/>
            </w:rPr>
          </w:rPrChange>
        </w:rPr>
      </w:pPr>
    </w:p>
    <w:p w14:paraId="63E3DB10" w14:textId="77777777" w:rsidR="00293916" w:rsidRPr="00B40818" w:rsidRDefault="00293916" w:rsidP="00293916">
      <w:pPr>
        <w:pStyle w:val="Heading1"/>
        <w:tabs>
          <w:tab w:val="clear" w:pos="3600"/>
          <w:tab w:val="clear" w:pos="5760"/>
          <w:tab w:val="clear" w:pos="7200"/>
        </w:tabs>
        <w:spacing w:after="120"/>
        <w:ind w:left="0"/>
        <w:rPr>
          <w:rFonts w:asciiTheme="minorHAnsi" w:hAnsiTheme="minorHAnsi" w:cstheme="minorHAnsi"/>
          <w:b/>
          <w:bCs/>
          <w:sz w:val="26"/>
          <w:szCs w:val="26"/>
          <w:rPrChange w:id="1792" w:author="Brian Olea" w:date="2023-10-16T12:17:00Z">
            <w:rPr>
              <w:b/>
              <w:bCs/>
              <w:sz w:val="26"/>
              <w:szCs w:val="26"/>
            </w:rPr>
          </w:rPrChange>
        </w:rPr>
      </w:pPr>
      <w:r w:rsidRPr="00B40818">
        <w:rPr>
          <w:rFonts w:asciiTheme="minorHAnsi" w:hAnsiTheme="minorHAnsi" w:cstheme="minorHAnsi"/>
          <w:b/>
          <w:bCs/>
          <w:sz w:val="26"/>
          <w:szCs w:val="26"/>
          <w:rPrChange w:id="1793" w:author="Brian Olea" w:date="2023-10-16T12:17:00Z">
            <w:rPr>
              <w:b/>
              <w:bCs/>
              <w:sz w:val="26"/>
              <w:szCs w:val="26"/>
            </w:rPr>
          </w:rPrChange>
        </w:rPr>
        <w:lastRenderedPageBreak/>
        <w:t>Revisions Table</w:t>
      </w:r>
    </w:p>
    <w:tbl>
      <w:tblPr>
        <w:tblStyle w:val="TableGrid"/>
        <w:tblW w:w="9895" w:type="dxa"/>
        <w:tblLook w:val="04A0" w:firstRow="1" w:lastRow="0" w:firstColumn="1" w:lastColumn="0" w:noHBand="0" w:noVBand="1"/>
      </w:tblPr>
      <w:tblGrid>
        <w:gridCol w:w="1075"/>
        <w:gridCol w:w="6660"/>
        <w:gridCol w:w="2160"/>
      </w:tblGrid>
      <w:tr w:rsidR="00293916" w:rsidRPr="00B40818" w14:paraId="30FD7C20" w14:textId="77777777" w:rsidTr="00777015">
        <w:trPr>
          <w:trHeight w:val="432"/>
          <w:tblHeader/>
        </w:trPr>
        <w:tc>
          <w:tcPr>
            <w:tcW w:w="1075" w:type="dxa"/>
            <w:vAlign w:val="center"/>
          </w:tcPr>
          <w:p w14:paraId="3757E608" w14:textId="77777777" w:rsidR="00293916" w:rsidRPr="00B40818" w:rsidRDefault="00293916" w:rsidP="00777015">
            <w:pPr>
              <w:pStyle w:val="Header"/>
              <w:tabs>
                <w:tab w:val="clear" w:pos="4320"/>
                <w:tab w:val="clear" w:pos="8640"/>
              </w:tabs>
              <w:jc w:val="center"/>
              <w:rPr>
                <w:rFonts w:asciiTheme="minorHAnsi" w:hAnsiTheme="minorHAnsi" w:cstheme="minorHAnsi"/>
                <w:sz w:val="25"/>
                <w:szCs w:val="25"/>
                <w:rPrChange w:id="1794" w:author="Brian Olea" w:date="2023-10-16T12:17:00Z">
                  <w:rPr>
                    <w:rFonts w:ascii="Times New Roman" w:hAnsi="Times New Roman"/>
                    <w:sz w:val="25"/>
                    <w:szCs w:val="25"/>
                  </w:rPr>
                </w:rPrChange>
              </w:rPr>
            </w:pPr>
            <w:r w:rsidRPr="00B40818">
              <w:rPr>
                <w:rFonts w:asciiTheme="minorHAnsi" w:hAnsiTheme="minorHAnsi" w:cstheme="minorHAnsi"/>
                <w:sz w:val="25"/>
                <w:szCs w:val="25"/>
                <w:rPrChange w:id="1795" w:author="Brian Olea" w:date="2023-10-16T12:17:00Z">
                  <w:rPr>
                    <w:rFonts w:ascii="Times New Roman" w:hAnsi="Times New Roman"/>
                    <w:sz w:val="25"/>
                    <w:szCs w:val="25"/>
                  </w:rPr>
                </w:rPrChange>
              </w:rPr>
              <w:t>Date</w:t>
            </w:r>
          </w:p>
        </w:tc>
        <w:tc>
          <w:tcPr>
            <w:tcW w:w="6660" w:type="dxa"/>
            <w:vAlign w:val="center"/>
          </w:tcPr>
          <w:p w14:paraId="422085FE" w14:textId="77777777" w:rsidR="00293916" w:rsidRPr="00B40818" w:rsidRDefault="00293916" w:rsidP="00777015">
            <w:pPr>
              <w:pStyle w:val="Header"/>
              <w:tabs>
                <w:tab w:val="clear" w:pos="4320"/>
                <w:tab w:val="clear" w:pos="8640"/>
              </w:tabs>
              <w:jc w:val="center"/>
              <w:rPr>
                <w:rFonts w:asciiTheme="minorHAnsi" w:hAnsiTheme="minorHAnsi" w:cstheme="minorHAnsi"/>
                <w:sz w:val="25"/>
                <w:szCs w:val="25"/>
                <w:rPrChange w:id="1796" w:author="Brian Olea" w:date="2023-10-16T12:17:00Z">
                  <w:rPr>
                    <w:rFonts w:ascii="Times New Roman" w:hAnsi="Times New Roman"/>
                    <w:sz w:val="25"/>
                    <w:szCs w:val="25"/>
                  </w:rPr>
                </w:rPrChange>
              </w:rPr>
            </w:pPr>
            <w:r w:rsidRPr="00B40818">
              <w:rPr>
                <w:rFonts w:asciiTheme="minorHAnsi" w:hAnsiTheme="minorHAnsi" w:cstheme="minorHAnsi"/>
                <w:sz w:val="25"/>
                <w:szCs w:val="25"/>
                <w:rPrChange w:id="1797" w:author="Brian Olea" w:date="2023-10-16T12:17:00Z">
                  <w:rPr>
                    <w:rFonts w:ascii="Times New Roman" w:hAnsi="Times New Roman"/>
                    <w:sz w:val="25"/>
                    <w:szCs w:val="25"/>
                  </w:rPr>
                </w:rPrChange>
              </w:rPr>
              <w:t>Description of Change</w:t>
            </w:r>
          </w:p>
        </w:tc>
        <w:tc>
          <w:tcPr>
            <w:tcW w:w="2160" w:type="dxa"/>
            <w:vAlign w:val="center"/>
          </w:tcPr>
          <w:p w14:paraId="74C126E1" w14:textId="77777777" w:rsidR="00293916" w:rsidRPr="00B40818" w:rsidRDefault="00293916" w:rsidP="00777015">
            <w:pPr>
              <w:pStyle w:val="Header"/>
              <w:tabs>
                <w:tab w:val="clear" w:pos="4320"/>
                <w:tab w:val="clear" w:pos="8640"/>
              </w:tabs>
              <w:jc w:val="center"/>
              <w:rPr>
                <w:rFonts w:asciiTheme="minorHAnsi" w:hAnsiTheme="minorHAnsi" w:cstheme="minorHAnsi"/>
                <w:sz w:val="25"/>
                <w:szCs w:val="25"/>
                <w:rPrChange w:id="1798" w:author="Brian Olea" w:date="2023-10-16T12:17:00Z">
                  <w:rPr>
                    <w:rFonts w:ascii="Times New Roman" w:hAnsi="Times New Roman"/>
                    <w:sz w:val="25"/>
                    <w:szCs w:val="25"/>
                  </w:rPr>
                </w:rPrChange>
              </w:rPr>
            </w:pPr>
            <w:r w:rsidRPr="00B40818">
              <w:rPr>
                <w:rFonts w:asciiTheme="minorHAnsi" w:hAnsiTheme="minorHAnsi" w:cstheme="minorHAnsi"/>
                <w:sz w:val="25"/>
                <w:szCs w:val="25"/>
                <w:rPrChange w:id="1799" w:author="Brian Olea" w:date="2023-10-16T12:17:00Z">
                  <w:rPr>
                    <w:rFonts w:ascii="Times New Roman" w:hAnsi="Times New Roman"/>
                    <w:sz w:val="25"/>
                    <w:szCs w:val="25"/>
                  </w:rPr>
                </w:rPrChange>
              </w:rPr>
              <w:t>Approved by</w:t>
            </w:r>
          </w:p>
        </w:tc>
      </w:tr>
      <w:tr w:rsidR="00293916" w:rsidRPr="00B40818" w14:paraId="17FF988D" w14:textId="77777777" w:rsidTr="00777015">
        <w:tc>
          <w:tcPr>
            <w:tcW w:w="1075" w:type="dxa"/>
          </w:tcPr>
          <w:p w14:paraId="078FB12B" w14:textId="522E0B67" w:rsidR="00293916" w:rsidRPr="00B40818" w:rsidRDefault="00293916" w:rsidP="00777015">
            <w:pPr>
              <w:pStyle w:val="Header"/>
              <w:tabs>
                <w:tab w:val="clear" w:pos="4320"/>
                <w:tab w:val="clear" w:pos="8640"/>
              </w:tabs>
              <w:jc w:val="center"/>
              <w:rPr>
                <w:rFonts w:asciiTheme="minorHAnsi" w:hAnsiTheme="minorHAnsi" w:cstheme="minorHAnsi"/>
                <w:sz w:val="25"/>
                <w:szCs w:val="25"/>
                <w:rPrChange w:id="1800" w:author="Brian Olea" w:date="2023-10-16T12:17:00Z">
                  <w:rPr>
                    <w:rFonts w:ascii="Times New Roman" w:hAnsi="Times New Roman"/>
                    <w:sz w:val="25"/>
                    <w:szCs w:val="25"/>
                  </w:rPr>
                </w:rPrChange>
              </w:rPr>
            </w:pPr>
          </w:p>
        </w:tc>
        <w:tc>
          <w:tcPr>
            <w:tcW w:w="6660" w:type="dxa"/>
          </w:tcPr>
          <w:p w14:paraId="7F257167" w14:textId="3B3BB20B" w:rsidR="00D35B6C" w:rsidRPr="00B40818" w:rsidDel="00D37EA0" w:rsidRDefault="00D37EA0" w:rsidP="005E56DB">
            <w:pPr>
              <w:pStyle w:val="Header"/>
              <w:tabs>
                <w:tab w:val="clear" w:pos="4320"/>
                <w:tab w:val="clear" w:pos="8640"/>
              </w:tabs>
              <w:rPr>
                <w:ins w:id="1801" w:author="Brian Olea [2]" w:date="2022-05-20T12:49:00Z"/>
                <w:del w:id="1802" w:author="Brian Olea" w:date="2023-10-16T13:03:00Z"/>
                <w:rFonts w:asciiTheme="minorHAnsi" w:hAnsiTheme="minorHAnsi" w:cstheme="minorHAnsi"/>
                <w:sz w:val="25"/>
                <w:szCs w:val="25"/>
                <w:rPrChange w:id="1803" w:author="Brian Olea" w:date="2023-10-16T12:17:00Z">
                  <w:rPr>
                    <w:ins w:id="1804" w:author="Brian Olea [2]" w:date="2022-05-20T12:49:00Z"/>
                    <w:del w:id="1805" w:author="Brian Olea" w:date="2023-10-16T13:03:00Z"/>
                    <w:rFonts w:ascii="Times New Roman" w:hAnsi="Times New Roman"/>
                    <w:sz w:val="25"/>
                    <w:szCs w:val="25"/>
                  </w:rPr>
                </w:rPrChange>
              </w:rPr>
            </w:pPr>
            <w:ins w:id="1806" w:author="Brian Olea" w:date="2023-10-16T13:03:00Z">
              <w:r>
                <w:rPr>
                  <w:rFonts w:asciiTheme="minorHAnsi" w:hAnsiTheme="minorHAnsi" w:cstheme="minorHAnsi"/>
                  <w:sz w:val="25"/>
                  <w:szCs w:val="25"/>
                </w:rPr>
                <w:t>Removed work instruction data and updated to current format</w:t>
              </w:r>
            </w:ins>
            <w:ins w:id="1807" w:author="Brian Olea [2]" w:date="2022-05-20T12:49:00Z">
              <w:del w:id="1808" w:author="Brian Olea" w:date="2023-10-16T13:03:00Z">
                <w:r w:rsidR="00C52200" w:rsidRPr="00B40818" w:rsidDel="00D37EA0">
                  <w:rPr>
                    <w:rFonts w:asciiTheme="minorHAnsi" w:hAnsiTheme="minorHAnsi" w:cstheme="minorHAnsi"/>
                    <w:sz w:val="25"/>
                    <w:szCs w:val="25"/>
                    <w:rPrChange w:id="1809" w:author="Brian Olea" w:date="2023-10-16T12:17:00Z">
                      <w:rPr>
                        <w:rFonts w:ascii="Times New Roman" w:hAnsi="Times New Roman"/>
                        <w:sz w:val="25"/>
                        <w:szCs w:val="25"/>
                      </w:rPr>
                    </w:rPrChange>
                  </w:rPr>
                  <w:delText>Purpose and Scope updated to document specifics</w:delText>
                </w:r>
              </w:del>
            </w:ins>
          </w:p>
          <w:p w14:paraId="7E3AB9CA" w14:textId="2931CADC" w:rsidR="00C52200" w:rsidRPr="00B40818" w:rsidDel="00D37EA0" w:rsidRDefault="00C52200" w:rsidP="005E56DB">
            <w:pPr>
              <w:pStyle w:val="Header"/>
              <w:tabs>
                <w:tab w:val="clear" w:pos="4320"/>
                <w:tab w:val="clear" w:pos="8640"/>
              </w:tabs>
              <w:rPr>
                <w:ins w:id="1810" w:author="Brian Olea [2]" w:date="2022-05-20T12:50:00Z"/>
                <w:del w:id="1811" w:author="Brian Olea" w:date="2023-10-16T13:03:00Z"/>
                <w:rFonts w:asciiTheme="minorHAnsi" w:hAnsiTheme="minorHAnsi" w:cstheme="minorHAnsi"/>
                <w:sz w:val="25"/>
                <w:szCs w:val="25"/>
                <w:rPrChange w:id="1812" w:author="Brian Olea" w:date="2023-10-16T12:17:00Z">
                  <w:rPr>
                    <w:ins w:id="1813" w:author="Brian Olea [2]" w:date="2022-05-20T12:50:00Z"/>
                    <w:del w:id="1814" w:author="Brian Olea" w:date="2023-10-16T13:03:00Z"/>
                    <w:rFonts w:ascii="Times New Roman" w:hAnsi="Times New Roman"/>
                    <w:sz w:val="25"/>
                    <w:szCs w:val="25"/>
                  </w:rPr>
                </w:rPrChange>
              </w:rPr>
            </w:pPr>
            <w:ins w:id="1815" w:author="Brian Olea [2]" w:date="2022-05-20T12:50:00Z">
              <w:del w:id="1816" w:author="Brian Olea" w:date="2023-10-16T13:03:00Z">
                <w:r w:rsidRPr="00B40818" w:rsidDel="00D37EA0">
                  <w:rPr>
                    <w:rFonts w:asciiTheme="minorHAnsi" w:hAnsiTheme="minorHAnsi" w:cstheme="minorHAnsi"/>
                    <w:sz w:val="25"/>
                    <w:szCs w:val="25"/>
                    <w:rPrChange w:id="1817" w:author="Brian Olea" w:date="2023-10-16T12:17:00Z">
                      <w:rPr>
                        <w:rFonts w:ascii="Times New Roman" w:hAnsi="Times New Roman"/>
                        <w:sz w:val="25"/>
                        <w:szCs w:val="25"/>
                      </w:rPr>
                    </w:rPrChange>
                  </w:rPr>
                  <w:delText>Process section 5, 6, and 7.</w:delText>
                </w:r>
              </w:del>
            </w:ins>
          </w:p>
          <w:p w14:paraId="1185BD63" w14:textId="15B303AD" w:rsidR="00C52200" w:rsidRPr="00B40818" w:rsidDel="00D37EA0" w:rsidRDefault="00C52200" w:rsidP="005E56DB">
            <w:pPr>
              <w:pStyle w:val="Header"/>
              <w:tabs>
                <w:tab w:val="clear" w:pos="4320"/>
                <w:tab w:val="clear" w:pos="8640"/>
              </w:tabs>
              <w:rPr>
                <w:ins w:id="1818" w:author="Brian Olea [2]" w:date="2022-05-20T12:50:00Z"/>
                <w:del w:id="1819" w:author="Brian Olea" w:date="2023-10-16T13:03:00Z"/>
                <w:rFonts w:asciiTheme="minorHAnsi" w:hAnsiTheme="minorHAnsi" w:cstheme="minorHAnsi"/>
                <w:sz w:val="25"/>
                <w:szCs w:val="25"/>
                <w:rPrChange w:id="1820" w:author="Brian Olea" w:date="2023-10-16T12:17:00Z">
                  <w:rPr>
                    <w:ins w:id="1821" w:author="Brian Olea [2]" w:date="2022-05-20T12:50:00Z"/>
                    <w:del w:id="1822" w:author="Brian Olea" w:date="2023-10-16T13:03:00Z"/>
                    <w:rFonts w:ascii="Times New Roman" w:hAnsi="Times New Roman"/>
                    <w:sz w:val="25"/>
                    <w:szCs w:val="25"/>
                  </w:rPr>
                </w:rPrChange>
              </w:rPr>
            </w:pPr>
            <w:ins w:id="1823" w:author="Brian Olea [2]" w:date="2022-05-20T12:50:00Z">
              <w:del w:id="1824" w:author="Brian Olea" w:date="2023-10-16T13:03:00Z">
                <w:r w:rsidRPr="00B40818" w:rsidDel="00D37EA0">
                  <w:rPr>
                    <w:rFonts w:asciiTheme="minorHAnsi" w:hAnsiTheme="minorHAnsi" w:cstheme="minorHAnsi"/>
                    <w:sz w:val="25"/>
                    <w:szCs w:val="25"/>
                    <w:rPrChange w:id="1825" w:author="Brian Olea" w:date="2023-10-16T12:17:00Z">
                      <w:rPr>
                        <w:rFonts w:ascii="Times New Roman" w:hAnsi="Times New Roman"/>
                        <w:sz w:val="25"/>
                        <w:szCs w:val="25"/>
                      </w:rPr>
                    </w:rPrChange>
                  </w:rPr>
                  <w:delText>Table A</w:delText>
                </w:r>
              </w:del>
            </w:ins>
          </w:p>
          <w:p w14:paraId="2E8C746C" w14:textId="2571A822" w:rsidR="00C52200" w:rsidRPr="00B40818" w:rsidRDefault="00C52200" w:rsidP="005E56DB">
            <w:pPr>
              <w:pStyle w:val="Header"/>
              <w:tabs>
                <w:tab w:val="clear" w:pos="4320"/>
                <w:tab w:val="clear" w:pos="8640"/>
              </w:tabs>
              <w:rPr>
                <w:rFonts w:asciiTheme="minorHAnsi" w:hAnsiTheme="minorHAnsi" w:cstheme="minorHAnsi"/>
                <w:sz w:val="25"/>
                <w:szCs w:val="25"/>
                <w:rPrChange w:id="1826" w:author="Brian Olea" w:date="2023-10-16T12:17:00Z">
                  <w:rPr>
                    <w:rFonts w:ascii="Times New Roman" w:hAnsi="Times New Roman"/>
                    <w:sz w:val="25"/>
                    <w:szCs w:val="25"/>
                  </w:rPr>
                </w:rPrChange>
              </w:rPr>
            </w:pPr>
            <w:ins w:id="1827" w:author="Brian Olea [2]" w:date="2022-05-20T12:51:00Z">
              <w:del w:id="1828" w:author="Brian Olea" w:date="2023-10-16T13:03:00Z">
                <w:r w:rsidRPr="00B40818" w:rsidDel="00D37EA0">
                  <w:rPr>
                    <w:rFonts w:asciiTheme="minorHAnsi" w:hAnsiTheme="minorHAnsi" w:cstheme="minorHAnsi"/>
                    <w:sz w:val="25"/>
                    <w:szCs w:val="25"/>
                    <w:rPrChange w:id="1829" w:author="Brian Olea" w:date="2023-10-16T12:17:00Z">
                      <w:rPr>
                        <w:rFonts w:ascii="Times New Roman" w:hAnsi="Times New Roman"/>
                        <w:sz w:val="25"/>
                        <w:szCs w:val="25"/>
                      </w:rPr>
                    </w:rPrChange>
                  </w:rPr>
                  <w:delText>Section C, D, and F</w:delText>
                </w:r>
                <w:r w:rsidR="00F12DB0" w:rsidRPr="00B40818" w:rsidDel="00D37EA0">
                  <w:rPr>
                    <w:rFonts w:asciiTheme="minorHAnsi" w:hAnsiTheme="minorHAnsi" w:cstheme="minorHAnsi"/>
                    <w:sz w:val="25"/>
                    <w:szCs w:val="25"/>
                    <w:rPrChange w:id="1830" w:author="Brian Olea" w:date="2023-10-16T12:17:00Z">
                      <w:rPr>
                        <w:rFonts w:ascii="Times New Roman" w:hAnsi="Times New Roman"/>
                        <w:sz w:val="25"/>
                        <w:szCs w:val="25"/>
                      </w:rPr>
                    </w:rPrChange>
                  </w:rPr>
                  <w:delText>.</w:delText>
                </w:r>
              </w:del>
            </w:ins>
          </w:p>
        </w:tc>
        <w:tc>
          <w:tcPr>
            <w:tcW w:w="2160" w:type="dxa"/>
          </w:tcPr>
          <w:p w14:paraId="5D5B16BE" w14:textId="4A50CCA8" w:rsidR="00293916" w:rsidRPr="00B40818" w:rsidDel="00D37EA0" w:rsidRDefault="00293916" w:rsidP="00777015">
            <w:pPr>
              <w:pStyle w:val="Header"/>
              <w:tabs>
                <w:tab w:val="clear" w:pos="4320"/>
                <w:tab w:val="clear" w:pos="8640"/>
              </w:tabs>
              <w:rPr>
                <w:del w:id="1831" w:author="Brian Olea" w:date="2023-10-16T13:03:00Z"/>
                <w:rFonts w:asciiTheme="minorHAnsi" w:hAnsiTheme="minorHAnsi" w:cstheme="minorHAnsi"/>
                <w:sz w:val="25"/>
                <w:szCs w:val="25"/>
                <w:highlight w:val="yellow"/>
                <w:rPrChange w:id="1832" w:author="Brian Olea" w:date="2023-10-16T12:17:00Z">
                  <w:rPr>
                    <w:del w:id="1833" w:author="Brian Olea" w:date="2023-10-16T13:03:00Z"/>
                    <w:rFonts w:ascii="Times New Roman" w:hAnsi="Times New Roman"/>
                    <w:sz w:val="25"/>
                    <w:szCs w:val="25"/>
                    <w:highlight w:val="yellow"/>
                  </w:rPr>
                </w:rPrChange>
              </w:rPr>
            </w:pPr>
            <w:del w:id="1834" w:author="Brian Olea" w:date="2023-10-16T13:03:00Z">
              <w:r w:rsidRPr="00B40818" w:rsidDel="00D37EA0">
                <w:rPr>
                  <w:rFonts w:asciiTheme="minorHAnsi" w:hAnsiTheme="minorHAnsi" w:cstheme="minorHAnsi"/>
                  <w:sz w:val="25"/>
                  <w:szCs w:val="25"/>
                  <w:highlight w:val="yellow"/>
                  <w:rPrChange w:id="1835" w:author="Brian Olea" w:date="2023-10-16T12:17:00Z">
                    <w:rPr>
                      <w:rFonts w:ascii="Times New Roman" w:hAnsi="Times New Roman"/>
                      <w:sz w:val="25"/>
                      <w:szCs w:val="25"/>
                      <w:highlight w:val="yellow"/>
                    </w:rPr>
                  </w:rPrChange>
                </w:rPr>
                <w:delText>Melissa DaSilva</w:delText>
              </w:r>
            </w:del>
          </w:p>
          <w:p w14:paraId="61756B94" w14:textId="5410929A" w:rsidR="00D35B6C" w:rsidRPr="00B40818" w:rsidDel="00D37EA0" w:rsidRDefault="00D35B6C" w:rsidP="00777015">
            <w:pPr>
              <w:pStyle w:val="Header"/>
              <w:tabs>
                <w:tab w:val="clear" w:pos="4320"/>
                <w:tab w:val="clear" w:pos="8640"/>
              </w:tabs>
              <w:rPr>
                <w:del w:id="1836" w:author="Brian Olea" w:date="2023-10-16T13:03:00Z"/>
                <w:rFonts w:asciiTheme="minorHAnsi" w:hAnsiTheme="minorHAnsi" w:cstheme="minorHAnsi"/>
                <w:sz w:val="25"/>
                <w:szCs w:val="25"/>
                <w:rPrChange w:id="1837" w:author="Brian Olea" w:date="2023-10-16T12:17:00Z">
                  <w:rPr>
                    <w:del w:id="1838" w:author="Brian Olea" w:date="2023-10-16T13:03:00Z"/>
                    <w:rFonts w:ascii="Times New Roman" w:hAnsi="Times New Roman"/>
                    <w:sz w:val="25"/>
                    <w:szCs w:val="25"/>
                  </w:rPr>
                </w:rPrChange>
              </w:rPr>
            </w:pPr>
            <w:del w:id="1839" w:author="Brian Olea" w:date="2023-10-16T13:03:00Z">
              <w:r w:rsidRPr="00B40818" w:rsidDel="00D37EA0">
                <w:rPr>
                  <w:rFonts w:asciiTheme="minorHAnsi" w:hAnsiTheme="minorHAnsi" w:cstheme="minorHAnsi"/>
                  <w:sz w:val="25"/>
                  <w:szCs w:val="25"/>
                  <w:highlight w:val="yellow"/>
                  <w:rPrChange w:id="1840" w:author="Brian Olea" w:date="2023-10-16T12:17:00Z">
                    <w:rPr>
                      <w:rFonts w:ascii="Times New Roman" w:hAnsi="Times New Roman"/>
                      <w:sz w:val="25"/>
                      <w:szCs w:val="25"/>
                      <w:highlight w:val="yellow"/>
                    </w:rPr>
                  </w:rPrChange>
                </w:rPr>
                <w:delText>Emmanuel Diserbeau</w:delText>
              </w:r>
            </w:del>
          </w:p>
          <w:p w14:paraId="0A846A1E" w14:textId="1AD4F876" w:rsidR="00293916" w:rsidRPr="00B40818" w:rsidDel="00D37EA0" w:rsidRDefault="00293916" w:rsidP="00777015">
            <w:pPr>
              <w:pStyle w:val="Header"/>
              <w:tabs>
                <w:tab w:val="clear" w:pos="4320"/>
                <w:tab w:val="clear" w:pos="8640"/>
              </w:tabs>
              <w:spacing w:line="80" w:lineRule="exact"/>
              <w:rPr>
                <w:del w:id="1841" w:author="Brian Olea" w:date="2023-10-16T13:03:00Z"/>
                <w:rFonts w:asciiTheme="minorHAnsi" w:hAnsiTheme="minorHAnsi" w:cstheme="minorHAnsi"/>
                <w:sz w:val="25"/>
                <w:szCs w:val="25"/>
                <w:rPrChange w:id="1842" w:author="Brian Olea" w:date="2023-10-16T12:17:00Z">
                  <w:rPr>
                    <w:del w:id="1843" w:author="Brian Olea" w:date="2023-10-16T13:03:00Z"/>
                    <w:rFonts w:ascii="Times New Roman" w:hAnsi="Times New Roman"/>
                    <w:sz w:val="25"/>
                    <w:szCs w:val="25"/>
                  </w:rPr>
                </w:rPrChange>
              </w:rPr>
            </w:pPr>
          </w:p>
          <w:p w14:paraId="14E7B461" w14:textId="77777777" w:rsidR="00293916" w:rsidRPr="00B40818" w:rsidRDefault="00293916" w:rsidP="00777015">
            <w:pPr>
              <w:pStyle w:val="Header"/>
              <w:tabs>
                <w:tab w:val="clear" w:pos="4320"/>
                <w:tab w:val="clear" w:pos="8640"/>
              </w:tabs>
              <w:spacing w:line="40" w:lineRule="exact"/>
              <w:jc w:val="center"/>
              <w:rPr>
                <w:rFonts w:asciiTheme="minorHAnsi" w:hAnsiTheme="minorHAnsi" w:cstheme="minorHAnsi"/>
                <w:sz w:val="25"/>
                <w:szCs w:val="25"/>
                <w:rPrChange w:id="1844" w:author="Brian Olea" w:date="2023-10-16T12:17:00Z">
                  <w:rPr>
                    <w:rFonts w:ascii="Times New Roman" w:hAnsi="Times New Roman"/>
                    <w:sz w:val="25"/>
                    <w:szCs w:val="25"/>
                  </w:rPr>
                </w:rPrChange>
              </w:rPr>
            </w:pPr>
          </w:p>
        </w:tc>
      </w:tr>
    </w:tbl>
    <w:p w14:paraId="438C0C40" w14:textId="77777777" w:rsidR="00293916" w:rsidRPr="00B40818" w:rsidRDefault="00293916" w:rsidP="00293916">
      <w:pPr>
        <w:pStyle w:val="Header"/>
        <w:tabs>
          <w:tab w:val="clear" w:pos="4320"/>
          <w:tab w:val="clear" w:pos="8640"/>
        </w:tabs>
        <w:rPr>
          <w:rFonts w:asciiTheme="minorHAnsi" w:hAnsiTheme="minorHAnsi" w:cstheme="minorHAnsi"/>
          <w:sz w:val="24"/>
          <w:rPrChange w:id="1845" w:author="Brian Olea" w:date="2023-10-16T12:17:00Z">
            <w:rPr>
              <w:sz w:val="24"/>
            </w:rPr>
          </w:rPrChange>
        </w:rPr>
      </w:pPr>
    </w:p>
    <w:p w14:paraId="1E91DBD6" w14:textId="77777777" w:rsidR="00293916" w:rsidRPr="00B40818" w:rsidRDefault="00293916" w:rsidP="00293916">
      <w:pPr>
        <w:rPr>
          <w:rFonts w:asciiTheme="minorHAnsi" w:hAnsiTheme="minorHAnsi" w:cstheme="minorHAnsi"/>
          <w:rPrChange w:id="1846" w:author="Brian Olea" w:date="2023-10-16T12:17:00Z">
            <w:rPr/>
          </w:rPrChange>
        </w:rPr>
      </w:pPr>
    </w:p>
    <w:sectPr w:rsidR="00293916" w:rsidRPr="00B40818" w:rsidSect="00FA2523">
      <w:headerReference w:type="default" r:id="rId12"/>
      <w:footerReference w:type="default" r:id="rId13"/>
      <w:pgSz w:w="12240" w:h="15840" w:code="1"/>
      <w:pgMar w:top="2016" w:right="1152" w:bottom="720" w:left="1152" w:header="720" w:footer="43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00" w:author="Brian Olea [2]" w:date="2022-05-20T12:41:00Z" w:initials="BO">
    <w:p w14:paraId="57FF0AB3" w14:textId="77777777" w:rsidR="00BA6593" w:rsidRDefault="00BA6593" w:rsidP="00F84E0B">
      <w:pPr>
        <w:pStyle w:val="CommentText"/>
      </w:pPr>
      <w:r>
        <w:rPr>
          <w:rStyle w:val="CommentReference"/>
        </w:rPr>
        <w:annotationRef/>
      </w:r>
      <w:r>
        <w:t>When being this specific to the approvers, you risk findings when someone other than the owner or CQM approve. This can happen when a process owner is unavailable or if the CQM changes. A better way to describe this would be to say that the DC001 change request is completed and approved whenever possible by the process owner and CQM or other authorized representative (i.e. Manager, supervisor, or other members of top management).</w:t>
      </w:r>
    </w:p>
  </w:comment>
  <w:comment w:id="1421" w:author="Brian Olea [2]" w:date="2022-05-20T12:42:00Z" w:initials="BO">
    <w:p w14:paraId="2AE35E23" w14:textId="77777777" w:rsidR="00BA6593" w:rsidRDefault="00BA6593" w:rsidP="00180E09">
      <w:pPr>
        <w:pStyle w:val="CommentText"/>
      </w:pPr>
      <w:r>
        <w:rPr>
          <w:rStyle w:val="CommentReference"/>
        </w:rPr>
        <w:annotationRef/>
      </w:r>
      <w:r>
        <w:t>"Or customer required timeframe." In some instances it is the lifetime of a product.</w:t>
      </w:r>
    </w:p>
  </w:comment>
  <w:comment w:id="1465" w:author="Brian Olea [2]" w:date="2022-05-20T12:46:00Z" w:initials="BO">
    <w:p w14:paraId="692D1F34" w14:textId="77777777" w:rsidR="00C52200" w:rsidRDefault="00C52200" w:rsidP="00472ADC">
      <w:pPr>
        <w:pStyle w:val="CommentText"/>
      </w:pPr>
      <w:r>
        <w:rPr>
          <w:rStyle w:val="CommentReference"/>
        </w:rPr>
        <w:annotationRef/>
      </w:r>
      <w:r>
        <w:t>Need to make sure that reference documentation is kept on file when customer required.</w:t>
      </w:r>
    </w:p>
  </w:comment>
  <w:comment w:id="1604" w:author="Brian Olea [2]" w:date="2022-05-20T12:47:00Z" w:initials="BO">
    <w:p w14:paraId="3E5A3004" w14:textId="77777777" w:rsidR="00C52200" w:rsidRDefault="00C52200" w:rsidP="0053102A">
      <w:pPr>
        <w:pStyle w:val="CommentText"/>
      </w:pPr>
      <w:r>
        <w:rPr>
          <w:rStyle w:val="CommentReference"/>
        </w:rPr>
        <w:annotationRef/>
      </w:r>
      <w:r>
        <w:t>The date of change is as important as the authorized person. The auditor needs to know when a change was made and that the person making the change had the authority to do so.</w:t>
      </w:r>
    </w:p>
  </w:comment>
  <w:comment w:id="1681" w:author="Brian Olea [2]" w:date="2022-05-20T12:49:00Z" w:initials="BO">
    <w:p w14:paraId="5FE3E8D7" w14:textId="77777777" w:rsidR="00C52200" w:rsidRDefault="00C52200">
      <w:pPr>
        <w:pStyle w:val="CommentText"/>
      </w:pPr>
      <w:r>
        <w:rPr>
          <w:rStyle w:val="CommentReference"/>
        </w:rPr>
        <w:annotationRef/>
      </w:r>
      <w:r>
        <w:t>Some suggested Risks and Mitigations:</w:t>
      </w:r>
    </w:p>
    <w:p w14:paraId="45685DC4" w14:textId="77777777" w:rsidR="00C52200" w:rsidRDefault="00C52200">
      <w:pPr>
        <w:pStyle w:val="CommentText"/>
      </w:pPr>
      <w:r>
        <w:t>Authorized persons not available for signature : Include provisions for additional approvals</w:t>
      </w:r>
    </w:p>
    <w:p w14:paraId="4FE203FD" w14:textId="77777777" w:rsidR="00C52200" w:rsidRDefault="00C52200" w:rsidP="001D5D03">
      <w:pPr>
        <w:pStyle w:val="CommentText"/>
      </w:pPr>
      <w:r>
        <w:t>Printed documents not current revision : audit of the floor includes the review of documentation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7FF0AB3" w15:done="0"/>
  <w15:commentEx w15:paraId="2AE35E23" w15:done="0"/>
  <w15:commentEx w15:paraId="692D1F34" w15:done="0"/>
  <w15:commentEx w15:paraId="3E5A3004" w15:done="0"/>
  <w15:commentEx w15:paraId="4FE203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6320B15" w16cex:dateUtc="2022-05-20T18:41:00Z"/>
  <w16cex:commentExtensible w16cex:durableId="26320B4F" w16cex:dateUtc="2022-05-20T18:42:00Z"/>
  <w16cex:commentExtensible w16cex:durableId="26320C17" w16cex:dateUtc="2022-05-20T18:46:00Z"/>
  <w16cex:commentExtensible w16cex:durableId="26320C4B" w16cex:dateUtc="2022-05-20T18:47:00Z"/>
  <w16cex:commentExtensible w16cex:durableId="26320CBD" w16cex:dateUtc="2022-05-20T18: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7FF0AB3" w16cid:durableId="26320B15"/>
  <w16cid:commentId w16cid:paraId="2AE35E23" w16cid:durableId="26320B4F"/>
  <w16cid:commentId w16cid:paraId="692D1F34" w16cid:durableId="26320C17"/>
  <w16cid:commentId w16cid:paraId="3E5A3004" w16cid:durableId="26320C4B"/>
  <w16cid:commentId w16cid:paraId="4FE203FD" w16cid:durableId="26320C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4377B" w14:textId="77777777" w:rsidR="009D1166" w:rsidRDefault="009D1166">
      <w:r>
        <w:separator/>
      </w:r>
    </w:p>
  </w:endnote>
  <w:endnote w:type="continuationSeparator" w:id="0">
    <w:p w14:paraId="3E897C93" w14:textId="77777777" w:rsidR="009D1166" w:rsidRDefault="009D1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21803" w14:textId="77777777" w:rsidR="0043799A" w:rsidRDefault="0043799A" w:rsidP="00DC34F2">
    <w:pPr>
      <w:pStyle w:val="Footer"/>
      <w:spacing w:line="60" w:lineRule="exact"/>
      <w:rPr>
        <w:sz w:val="22"/>
        <w:szCs w:val="22"/>
      </w:rPr>
    </w:pPr>
  </w:p>
  <w:p w14:paraId="6700310F" w14:textId="2C35D753" w:rsidR="0037119E" w:rsidRDefault="0043799A">
    <w:pPr>
      <w:pStyle w:val="Footer"/>
    </w:pPr>
    <w:r w:rsidRPr="003D122A">
      <w:rPr>
        <w:sz w:val="22"/>
        <w:szCs w:val="22"/>
      </w:rPr>
      <w:t xml:space="preserve">Page </w:t>
    </w:r>
    <w:r w:rsidRPr="003D122A">
      <w:rPr>
        <w:sz w:val="22"/>
        <w:szCs w:val="22"/>
      </w:rPr>
      <w:fldChar w:fldCharType="begin"/>
    </w:r>
    <w:r w:rsidRPr="003D122A">
      <w:rPr>
        <w:sz w:val="22"/>
        <w:szCs w:val="22"/>
      </w:rPr>
      <w:instrText xml:space="preserve"> PAGE  \* Arabic  \* MERGEFORMAT </w:instrText>
    </w:r>
    <w:r w:rsidRPr="003D122A">
      <w:rPr>
        <w:sz w:val="22"/>
        <w:szCs w:val="22"/>
      </w:rPr>
      <w:fldChar w:fldCharType="separate"/>
    </w:r>
    <w:r w:rsidR="00FF4E7A">
      <w:rPr>
        <w:noProof/>
        <w:sz w:val="22"/>
        <w:szCs w:val="22"/>
      </w:rPr>
      <w:t>1</w:t>
    </w:r>
    <w:r w:rsidRPr="003D122A">
      <w:rPr>
        <w:sz w:val="22"/>
        <w:szCs w:val="22"/>
      </w:rPr>
      <w:fldChar w:fldCharType="end"/>
    </w:r>
    <w:r w:rsidRPr="003D122A">
      <w:rPr>
        <w:sz w:val="22"/>
        <w:szCs w:val="22"/>
      </w:rPr>
      <w:t xml:space="preserve"> of </w:t>
    </w:r>
    <w:r w:rsidRPr="003D122A">
      <w:rPr>
        <w:sz w:val="22"/>
        <w:szCs w:val="22"/>
      </w:rPr>
      <w:fldChar w:fldCharType="begin"/>
    </w:r>
    <w:r w:rsidRPr="003D122A">
      <w:rPr>
        <w:sz w:val="22"/>
        <w:szCs w:val="22"/>
      </w:rPr>
      <w:instrText xml:space="preserve"> NUMPAGES  \* Arabic  \* MERGEFORMAT </w:instrText>
    </w:r>
    <w:r w:rsidRPr="003D122A">
      <w:rPr>
        <w:sz w:val="22"/>
        <w:szCs w:val="22"/>
      </w:rPr>
      <w:fldChar w:fldCharType="separate"/>
    </w:r>
    <w:r w:rsidR="00FF4E7A">
      <w:rPr>
        <w:noProof/>
        <w:sz w:val="22"/>
        <w:szCs w:val="22"/>
      </w:rPr>
      <w:t>6</w:t>
    </w:r>
    <w:r w:rsidRPr="003D122A">
      <w:rPr>
        <w:sz w:val="22"/>
        <w:szCs w:val="22"/>
      </w:rPr>
      <w:fldChar w:fldCharType="end"/>
    </w:r>
    <w:r w:rsidRPr="003D122A">
      <w:rPr>
        <w:sz w:val="22"/>
        <w:szCs w:val="22"/>
      </w:rPr>
      <w:ptab w:relativeTo="margin" w:alignment="center" w:leader="none"/>
    </w:r>
    <w:r w:rsidRPr="000D276B">
      <w:rPr>
        <w:color w:val="FF0000"/>
        <w:sz w:val="22"/>
        <w:szCs w:val="22"/>
      </w:rPr>
      <w:t>Printouts are Uncontrolled</w:t>
    </w:r>
    <w:r w:rsidRPr="003D122A">
      <w:rPr>
        <w:sz w:val="22"/>
        <w:szCs w:val="22"/>
      </w:rPr>
      <w:ptab w:relativeTo="margin" w:alignment="right" w:leader="none"/>
    </w:r>
    <w:r w:rsidRPr="003D122A">
      <w:rPr>
        <w:sz w:val="22"/>
        <w:szCs w:val="22"/>
      </w:rPr>
      <w:t xml:space="preserve">Rev </w:t>
    </w:r>
    <w:r w:rsidR="00E86202">
      <w:rPr>
        <w:sz w:val="22"/>
        <w:szCs w:val="22"/>
      </w:rPr>
      <w:t>TBD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B9312" w14:textId="77777777" w:rsidR="009D1166" w:rsidRDefault="009D1166">
      <w:r>
        <w:separator/>
      </w:r>
    </w:p>
  </w:footnote>
  <w:footnote w:type="continuationSeparator" w:id="0">
    <w:p w14:paraId="06887EA0" w14:textId="77777777" w:rsidR="009D1166" w:rsidRDefault="009D1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2363B" w14:textId="28B2F78E" w:rsidR="0029736A" w:rsidRDefault="0051526F">
    <w:pPr>
      <w:pStyle w:val="Header"/>
      <w:rPr>
        <w:rFonts w:ascii="Arial" w:hAnsi="Arial" w:cs="Arial"/>
      </w:rPr>
    </w:pPr>
    <w:r>
      <w:rPr>
        <w:noProof/>
      </w:rPr>
      <w:drawing>
        <wp:anchor distT="0" distB="0" distL="114300" distR="114300" simplePos="0" relativeHeight="251663872" behindDoc="0" locked="0" layoutInCell="1" allowOverlap="1" wp14:anchorId="571C09B7" wp14:editId="2230F3FC">
          <wp:simplePos x="0" y="0"/>
          <wp:positionH relativeFrom="page">
            <wp:posOffset>1755775</wp:posOffset>
          </wp:positionH>
          <wp:positionV relativeFrom="page">
            <wp:posOffset>400354</wp:posOffset>
          </wp:positionV>
          <wp:extent cx="1569845" cy="356616"/>
          <wp:effectExtent l="0" t="0" r="0" b="5715"/>
          <wp:wrapNone/>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a:picLocks noChangeAspect="1" noChangeArrowheads="1"/>
                  </pic:cNvPicPr>
                </pic:nvPicPr>
                <pic:blipFill rotWithShape="1">
                  <a:blip r:embed="rId1" r:link="rId2">
                    <a:extLst>
                      <a:ext uri="{28A0092B-C50C-407E-A947-70E740481C1C}">
                        <a14:useLocalDpi xmlns:a14="http://schemas.microsoft.com/office/drawing/2010/main" val="0"/>
                      </a:ext>
                    </a:extLst>
                  </a:blip>
                  <a:srcRect l="19459" b="28933"/>
                  <a:stretch/>
                </pic:blipFill>
                <pic:spPr bwMode="auto">
                  <a:xfrm>
                    <a:off x="0" y="0"/>
                    <a:ext cx="1569845" cy="3566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0074">
      <w:rPr>
        <w:noProof/>
      </w:rPr>
      <w:drawing>
        <wp:anchor distT="0" distB="0" distL="114300" distR="114300" simplePos="0" relativeHeight="251662848" behindDoc="1" locked="0" layoutInCell="1" allowOverlap="1" wp14:anchorId="259B295F" wp14:editId="5F97F75D">
          <wp:simplePos x="0" y="0"/>
          <wp:positionH relativeFrom="column">
            <wp:posOffset>-138761</wp:posOffset>
          </wp:positionH>
          <wp:positionV relativeFrom="paragraph">
            <wp:posOffset>-433705</wp:posOffset>
          </wp:positionV>
          <wp:extent cx="1092200" cy="1097280"/>
          <wp:effectExtent l="0" t="0" r="0" b="7620"/>
          <wp:wrapTight wrapText="bothSides">
            <wp:wrapPolygon edited="0">
              <wp:start x="9042" y="0"/>
              <wp:lineTo x="6405" y="375"/>
              <wp:lineTo x="377" y="4500"/>
              <wp:lineTo x="0" y="8625"/>
              <wp:lineTo x="0" y="14250"/>
              <wp:lineTo x="2260" y="18000"/>
              <wp:lineTo x="2260" y="18750"/>
              <wp:lineTo x="7158" y="21375"/>
              <wp:lineTo x="8288" y="21375"/>
              <wp:lineTo x="12809" y="21375"/>
              <wp:lineTo x="13940" y="21375"/>
              <wp:lineTo x="19214" y="18375"/>
              <wp:lineTo x="19214" y="18000"/>
              <wp:lineTo x="21098" y="13875"/>
              <wp:lineTo x="21098" y="8625"/>
              <wp:lineTo x="20721" y="4500"/>
              <wp:lineTo x="15070" y="375"/>
              <wp:lineTo x="12056" y="0"/>
              <wp:lineTo x="9042" y="0"/>
            </wp:wrapPolygon>
          </wp:wrapTight>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92200" cy="1097280"/>
                  </a:xfrm>
                  <a:prstGeom prst="rect">
                    <a:avLst/>
                  </a:prstGeom>
                  <a:noFill/>
                  <a:ln>
                    <a:noFill/>
                  </a:ln>
                </pic:spPr>
              </pic:pic>
            </a:graphicData>
          </a:graphic>
          <wp14:sizeRelH relativeFrom="page">
            <wp14:pctWidth>0</wp14:pctWidth>
          </wp14:sizeRelH>
          <wp14:sizeRelV relativeFrom="page">
            <wp14:pctHeight>0</wp14:pctHeight>
          </wp14:sizeRelV>
        </wp:anchor>
      </w:drawing>
    </w:r>
    <w:r w:rsidR="00FA2523">
      <w:rPr>
        <w:rFonts w:ascii="Arial" w:hAnsi="Arial" w:cs="Arial"/>
        <w:noProof/>
        <w:sz w:val="19"/>
        <w:szCs w:val="19"/>
      </w:rPr>
      <mc:AlternateContent>
        <mc:Choice Requires="wps">
          <w:drawing>
            <wp:anchor distT="0" distB="0" distL="114300" distR="114300" simplePos="0" relativeHeight="251660800" behindDoc="0" locked="0" layoutInCell="1" allowOverlap="1" wp14:anchorId="170B3D3D" wp14:editId="11B95AF7">
              <wp:simplePos x="0" y="0"/>
              <wp:positionH relativeFrom="margin">
                <wp:posOffset>-760426</wp:posOffset>
              </wp:positionH>
              <wp:positionV relativeFrom="paragraph">
                <wp:posOffset>-290195</wp:posOffset>
              </wp:positionV>
              <wp:extent cx="7863840" cy="822960"/>
              <wp:effectExtent l="0" t="0" r="3810" b="0"/>
              <wp:wrapNone/>
              <wp:docPr id="4" name="Rectangle 4"/>
              <wp:cNvGraphicFramePr/>
              <a:graphic xmlns:a="http://schemas.openxmlformats.org/drawingml/2006/main">
                <a:graphicData uri="http://schemas.microsoft.com/office/word/2010/wordprocessingShape">
                  <wps:wsp>
                    <wps:cNvSpPr/>
                    <wps:spPr>
                      <a:xfrm>
                        <a:off x="0" y="0"/>
                        <a:ext cx="7863840" cy="822960"/>
                      </a:xfrm>
                      <a:prstGeom prst="rect">
                        <a:avLst/>
                      </a:prstGeom>
                      <a:solidFill>
                        <a:srgbClr val="18397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86E2A4" w14:textId="40B5BAA1" w:rsidR="0076004A" w:rsidRPr="00D94777" w:rsidRDefault="00B31D46" w:rsidP="0076004A">
                          <w:pPr>
                            <w:pStyle w:val="Header"/>
                            <w:spacing w:before="40"/>
                            <w:jc w:val="right"/>
                            <w:rPr>
                              <w:b/>
                              <w:sz w:val="16"/>
                              <w:szCs w:val="16"/>
                            </w:rPr>
                          </w:pPr>
                          <w:del w:id="1847" w:author="Brian Olea" w:date="2023-10-16T12:08:00Z">
                            <w:r w:rsidRPr="00B31D46" w:rsidDel="00764140">
                              <w:rPr>
                                <w:b/>
                                <w:sz w:val="30"/>
                                <w:szCs w:val="30"/>
                              </w:rPr>
                              <w:delText>Documented Information</w:delText>
                            </w:r>
                          </w:del>
                          <w:ins w:id="1848" w:author="Brian Olea" w:date="2023-10-16T12:08:00Z">
                            <w:r w:rsidR="00764140">
                              <w:rPr>
                                <w:b/>
                                <w:sz w:val="30"/>
                                <w:szCs w:val="30"/>
                              </w:rPr>
                              <w:t>Quote and Order Entry</w:t>
                            </w:r>
                          </w:ins>
                          <w:r w:rsidR="003E15D9">
                            <w:rPr>
                              <w:b/>
                              <w:sz w:val="30"/>
                              <w:szCs w:val="30"/>
                            </w:rPr>
                            <w:t xml:space="preserve"> </w:t>
                          </w:r>
                          <w:r w:rsidR="0076004A" w:rsidRPr="00D94777">
                            <w:rPr>
                              <w:b/>
                              <w:sz w:val="16"/>
                              <w:szCs w:val="16"/>
                            </w:rPr>
                            <w:t xml:space="preserve"> </w:t>
                          </w:r>
                          <w:r w:rsidR="00353F20" w:rsidRPr="00D94777">
                            <w:rPr>
                              <w:b/>
                              <w:sz w:val="16"/>
                              <w:szCs w:val="16"/>
                            </w:rPr>
                            <w:t xml:space="preserve">  </w:t>
                          </w:r>
                          <w:r w:rsidR="00880074">
                            <w:rPr>
                              <w:b/>
                              <w:sz w:val="16"/>
                              <w:szCs w:val="16"/>
                            </w:rPr>
                            <w:t xml:space="preserve">     </w:t>
                          </w:r>
                          <w:r w:rsidR="007F3C00">
                            <w:rPr>
                              <w:b/>
                              <w:sz w:val="16"/>
                              <w:szCs w:val="16"/>
                            </w:rPr>
                            <w:t xml:space="preserve"> </w:t>
                          </w:r>
                          <w:r w:rsidR="00880074">
                            <w:rPr>
                              <w:b/>
                              <w:sz w:val="16"/>
                              <w:szCs w:val="16"/>
                            </w:rPr>
                            <w:t xml:space="preserve">            </w:t>
                          </w:r>
                          <w:r w:rsidR="0076004A" w:rsidRPr="00D94777">
                            <w:rPr>
                              <w:b/>
                              <w:color w:val="0D2A87"/>
                              <w:sz w:val="16"/>
                              <w:szCs w:val="16"/>
                            </w:rPr>
                            <w:t>‘</w:t>
                          </w:r>
                        </w:p>
                        <w:p w14:paraId="4FB16506" w14:textId="21823D5D" w:rsidR="00A60E53" w:rsidRPr="00D86070" w:rsidRDefault="00D41A6C" w:rsidP="0076004A">
                          <w:pPr>
                            <w:pStyle w:val="Header"/>
                            <w:spacing w:before="40"/>
                            <w:jc w:val="right"/>
                            <w:rPr>
                              <w:b/>
                              <w:sz w:val="25"/>
                              <w:szCs w:val="25"/>
                            </w:rPr>
                          </w:pPr>
                          <w:r w:rsidRPr="007F72C4">
                            <w:rPr>
                              <w:b/>
                              <w:sz w:val="27"/>
                              <w:szCs w:val="27"/>
                            </w:rPr>
                            <w:t xml:space="preserve">QSP </w:t>
                          </w:r>
                          <w:del w:id="1849" w:author="Brian Olea" w:date="2023-10-16T12:08:00Z">
                            <w:r w:rsidR="00B31D46" w:rsidDel="00764140">
                              <w:rPr>
                                <w:b/>
                                <w:sz w:val="27"/>
                                <w:szCs w:val="27"/>
                              </w:rPr>
                              <w:delText>5</w:delText>
                            </w:r>
                            <w:r w:rsidRPr="007F72C4" w:rsidDel="00764140">
                              <w:rPr>
                                <w:b/>
                                <w:sz w:val="27"/>
                                <w:szCs w:val="27"/>
                              </w:rPr>
                              <w:delText>.</w:delText>
                            </w:r>
                            <w:r w:rsidR="007F7978" w:rsidRPr="007F72C4" w:rsidDel="00764140">
                              <w:rPr>
                                <w:b/>
                                <w:sz w:val="27"/>
                                <w:szCs w:val="27"/>
                              </w:rPr>
                              <w:delText>1</w:delText>
                            </w:r>
                          </w:del>
                          <w:ins w:id="1850" w:author="Brian Olea" w:date="2023-10-16T12:08:00Z">
                            <w:r w:rsidR="00764140">
                              <w:rPr>
                                <w:b/>
                                <w:sz w:val="27"/>
                                <w:szCs w:val="27"/>
                              </w:rPr>
                              <w:t>3.2</w:t>
                            </w:r>
                          </w:ins>
                          <w:r w:rsidR="003E15D9">
                            <w:rPr>
                              <w:b/>
                              <w:sz w:val="27"/>
                              <w:szCs w:val="27"/>
                            </w:rPr>
                            <w:t xml:space="preserve"> </w:t>
                          </w:r>
                          <w:r w:rsidR="007D3B4E" w:rsidRPr="00D94777">
                            <w:rPr>
                              <w:b/>
                              <w:sz w:val="16"/>
                              <w:szCs w:val="16"/>
                            </w:rPr>
                            <w:t xml:space="preserve"> </w:t>
                          </w:r>
                          <w:r w:rsidR="0076004A" w:rsidRPr="00D94777">
                            <w:rPr>
                              <w:b/>
                              <w:sz w:val="16"/>
                              <w:szCs w:val="16"/>
                            </w:rPr>
                            <w:t xml:space="preserve"> </w:t>
                          </w:r>
                          <w:r w:rsidR="00353F20" w:rsidRPr="00D94777">
                            <w:rPr>
                              <w:b/>
                              <w:sz w:val="16"/>
                              <w:szCs w:val="16"/>
                            </w:rPr>
                            <w:t xml:space="preserve"> </w:t>
                          </w:r>
                          <w:r w:rsidR="00880074">
                            <w:rPr>
                              <w:b/>
                              <w:sz w:val="16"/>
                              <w:szCs w:val="16"/>
                            </w:rPr>
                            <w:t xml:space="preserve">     </w:t>
                          </w:r>
                          <w:r w:rsidR="007F3C00">
                            <w:rPr>
                              <w:b/>
                              <w:sz w:val="16"/>
                              <w:szCs w:val="16"/>
                            </w:rPr>
                            <w:t xml:space="preserve"> </w:t>
                          </w:r>
                          <w:r w:rsidR="00880074">
                            <w:rPr>
                              <w:b/>
                              <w:sz w:val="16"/>
                              <w:szCs w:val="16"/>
                            </w:rPr>
                            <w:t xml:space="preserve">            </w:t>
                          </w:r>
                          <w:r w:rsidR="0076004A" w:rsidRPr="00D94777">
                            <w:rPr>
                              <w:b/>
                              <w:color w:val="0D2A87"/>
                              <w:sz w:val="16"/>
                              <w:szCs w:val="16"/>
                            </w:rPr>
                            <w:t>‘</w:t>
                          </w:r>
                          <w:r w:rsidR="0076004A" w:rsidRPr="00D94777">
                            <w:rPr>
                              <w:b/>
                              <w:sz w:val="16"/>
                              <w:szCs w:val="16"/>
                            </w:rPr>
                            <w:t xml:space="preserve">      </w:t>
                          </w:r>
                          <w:r w:rsidR="0076004A" w:rsidRPr="00D86070">
                            <w:rPr>
                              <w:b/>
                              <w:sz w:val="25"/>
                              <w:szCs w:val="25"/>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0B3D3D" id="Rectangle 4" o:spid="_x0000_s1026" style="position:absolute;margin-left:-59.9pt;margin-top:-22.85pt;width:619.2pt;height:64.8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" fillcolor="#183975" stroked="f" strokeweight="1pt">
              <v:textbox>
                <w:txbxContent>
                  <w:p w14:paraId="1686E2A4" w14:textId="40B5BAA1" w:rsidR="0076004A" w:rsidRPr="00D94777" w:rsidRDefault="00B31D46" w:rsidP="0076004A">
                    <w:pPr>
                      <w:pStyle w:val="Header"/>
                      <w:spacing w:before="40"/>
                      <w:jc w:val="right"/>
                      <w:rPr>
                        <w:b/>
                        <w:sz w:val="16"/>
                        <w:szCs w:val="16"/>
                      </w:rPr>
                    </w:pPr>
                    <w:del w:id="1851" w:author="Brian Olea" w:date="2023-10-16T12:08:00Z">
                      <w:r w:rsidRPr="00B31D46" w:rsidDel="00764140">
                        <w:rPr>
                          <w:b/>
                          <w:sz w:val="30"/>
                          <w:szCs w:val="30"/>
                        </w:rPr>
                        <w:delText>Documented Information</w:delText>
                      </w:r>
                    </w:del>
                    <w:ins w:id="1852" w:author="Brian Olea" w:date="2023-10-16T12:08:00Z">
                      <w:r w:rsidR="00764140">
                        <w:rPr>
                          <w:b/>
                          <w:sz w:val="30"/>
                          <w:szCs w:val="30"/>
                        </w:rPr>
                        <w:t>Quote and Order Entry</w:t>
                      </w:r>
                    </w:ins>
                    <w:r w:rsidR="003E15D9">
                      <w:rPr>
                        <w:b/>
                        <w:sz w:val="30"/>
                        <w:szCs w:val="30"/>
                      </w:rPr>
                      <w:t xml:space="preserve"> </w:t>
                    </w:r>
                    <w:r w:rsidR="0076004A" w:rsidRPr="00D94777">
                      <w:rPr>
                        <w:b/>
                        <w:sz w:val="16"/>
                        <w:szCs w:val="16"/>
                      </w:rPr>
                      <w:t xml:space="preserve"> </w:t>
                    </w:r>
                    <w:r w:rsidR="00353F20" w:rsidRPr="00D94777">
                      <w:rPr>
                        <w:b/>
                        <w:sz w:val="16"/>
                        <w:szCs w:val="16"/>
                      </w:rPr>
                      <w:t xml:space="preserve">  </w:t>
                    </w:r>
                    <w:r w:rsidR="00880074">
                      <w:rPr>
                        <w:b/>
                        <w:sz w:val="16"/>
                        <w:szCs w:val="16"/>
                      </w:rPr>
                      <w:t xml:space="preserve">     </w:t>
                    </w:r>
                    <w:r w:rsidR="007F3C00">
                      <w:rPr>
                        <w:b/>
                        <w:sz w:val="16"/>
                        <w:szCs w:val="16"/>
                      </w:rPr>
                      <w:t xml:space="preserve"> </w:t>
                    </w:r>
                    <w:r w:rsidR="00880074">
                      <w:rPr>
                        <w:b/>
                        <w:sz w:val="16"/>
                        <w:szCs w:val="16"/>
                      </w:rPr>
                      <w:t xml:space="preserve">            </w:t>
                    </w:r>
                    <w:r w:rsidR="0076004A" w:rsidRPr="00D94777">
                      <w:rPr>
                        <w:b/>
                        <w:color w:val="0D2A87"/>
                        <w:sz w:val="16"/>
                        <w:szCs w:val="16"/>
                      </w:rPr>
                      <w:t>‘</w:t>
                    </w:r>
                  </w:p>
                  <w:p w14:paraId="4FB16506" w14:textId="21823D5D" w:rsidR="00A60E53" w:rsidRPr="00D86070" w:rsidRDefault="00D41A6C" w:rsidP="0076004A">
                    <w:pPr>
                      <w:pStyle w:val="Header"/>
                      <w:spacing w:before="40"/>
                      <w:jc w:val="right"/>
                      <w:rPr>
                        <w:b/>
                        <w:sz w:val="25"/>
                        <w:szCs w:val="25"/>
                      </w:rPr>
                    </w:pPr>
                    <w:r w:rsidRPr="007F72C4">
                      <w:rPr>
                        <w:b/>
                        <w:sz w:val="27"/>
                        <w:szCs w:val="27"/>
                      </w:rPr>
                      <w:t xml:space="preserve">QSP </w:t>
                    </w:r>
                    <w:del w:id="1853" w:author="Brian Olea" w:date="2023-10-16T12:08:00Z">
                      <w:r w:rsidR="00B31D46" w:rsidDel="00764140">
                        <w:rPr>
                          <w:b/>
                          <w:sz w:val="27"/>
                          <w:szCs w:val="27"/>
                        </w:rPr>
                        <w:delText>5</w:delText>
                      </w:r>
                      <w:r w:rsidRPr="007F72C4" w:rsidDel="00764140">
                        <w:rPr>
                          <w:b/>
                          <w:sz w:val="27"/>
                          <w:szCs w:val="27"/>
                        </w:rPr>
                        <w:delText>.</w:delText>
                      </w:r>
                      <w:r w:rsidR="007F7978" w:rsidRPr="007F72C4" w:rsidDel="00764140">
                        <w:rPr>
                          <w:b/>
                          <w:sz w:val="27"/>
                          <w:szCs w:val="27"/>
                        </w:rPr>
                        <w:delText>1</w:delText>
                      </w:r>
                    </w:del>
                    <w:ins w:id="1854" w:author="Brian Olea" w:date="2023-10-16T12:08:00Z">
                      <w:r w:rsidR="00764140">
                        <w:rPr>
                          <w:b/>
                          <w:sz w:val="27"/>
                          <w:szCs w:val="27"/>
                        </w:rPr>
                        <w:t>3.2</w:t>
                      </w:r>
                    </w:ins>
                    <w:r w:rsidR="003E15D9">
                      <w:rPr>
                        <w:b/>
                        <w:sz w:val="27"/>
                        <w:szCs w:val="27"/>
                      </w:rPr>
                      <w:t xml:space="preserve"> </w:t>
                    </w:r>
                    <w:r w:rsidR="007D3B4E" w:rsidRPr="00D94777">
                      <w:rPr>
                        <w:b/>
                        <w:sz w:val="16"/>
                        <w:szCs w:val="16"/>
                      </w:rPr>
                      <w:t xml:space="preserve"> </w:t>
                    </w:r>
                    <w:r w:rsidR="0076004A" w:rsidRPr="00D94777">
                      <w:rPr>
                        <w:b/>
                        <w:sz w:val="16"/>
                        <w:szCs w:val="16"/>
                      </w:rPr>
                      <w:t xml:space="preserve"> </w:t>
                    </w:r>
                    <w:r w:rsidR="00353F20" w:rsidRPr="00D94777">
                      <w:rPr>
                        <w:b/>
                        <w:sz w:val="16"/>
                        <w:szCs w:val="16"/>
                      </w:rPr>
                      <w:t xml:space="preserve"> </w:t>
                    </w:r>
                    <w:r w:rsidR="00880074">
                      <w:rPr>
                        <w:b/>
                        <w:sz w:val="16"/>
                        <w:szCs w:val="16"/>
                      </w:rPr>
                      <w:t xml:space="preserve">     </w:t>
                    </w:r>
                    <w:r w:rsidR="007F3C00">
                      <w:rPr>
                        <w:b/>
                        <w:sz w:val="16"/>
                        <w:szCs w:val="16"/>
                      </w:rPr>
                      <w:t xml:space="preserve"> </w:t>
                    </w:r>
                    <w:r w:rsidR="00880074">
                      <w:rPr>
                        <w:b/>
                        <w:sz w:val="16"/>
                        <w:szCs w:val="16"/>
                      </w:rPr>
                      <w:t xml:space="preserve">            </w:t>
                    </w:r>
                    <w:r w:rsidR="0076004A" w:rsidRPr="00D94777">
                      <w:rPr>
                        <w:b/>
                        <w:color w:val="0D2A87"/>
                        <w:sz w:val="16"/>
                        <w:szCs w:val="16"/>
                      </w:rPr>
                      <w:t>‘</w:t>
                    </w:r>
                    <w:r w:rsidR="0076004A" w:rsidRPr="00D94777">
                      <w:rPr>
                        <w:b/>
                        <w:sz w:val="16"/>
                        <w:szCs w:val="16"/>
                      </w:rPr>
                      <w:t xml:space="preserve">      </w:t>
                    </w:r>
                    <w:r w:rsidR="0076004A" w:rsidRPr="00D86070">
                      <w:rPr>
                        <w:b/>
                        <w:sz w:val="25"/>
                        <w:szCs w:val="25"/>
                      </w:rPr>
                      <w:t xml:space="preserve">      </w:t>
                    </w:r>
                  </w:p>
                </w:txbxContent>
              </v:textbox>
              <w10:wrap anchorx="margin"/>
            </v:rect>
          </w:pict>
        </mc:Fallback>
      </mc:AlternateContent>
    </w:r>
    <w:r w:rsidR="007C49BA" w:rsidRPr="00477FBE">
      <w:rPr>
        <w:rFonts w:ascii="Arial" w:hAnsi="Arial" w:cs="Arial"/>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5267"/>
    <w:multiLevelType w:val="hybridMultilevel"/>
    <w:tmpl w:val="0E30A23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210AB6"/>
    <w:multiLevelType w:val="hybridMultilevel"/>
    <w:tmpl w:val="90AE0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85732"/>
    <w:multiLevelType w:val="hybridMultilevel"/>
    <w:tmpl w:val="B374FC0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9F6DE6"/>
    <w:multiLevelType w:val="hybridMultilevel"/>
    <w:tmpl w:val="AE3A7760"/>
    <w:lvl w:ilvl="0" w:tplc="17B84C2C">
      <w:start w:val="1"/>
      <w:numFmt w:val="upperRoman"/>
      <w:lvlText w:val="%1."/>
      <w:lvlJc w:val="left"/>
      <w:pPr>
        <w:ind w:left="720" w:hanging="360"/>
      </w:pPr>
      <w:rPr>
        <w:rFonts w:hint="default"/>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A0142B"/>
    <w:multiLevelType w:val="hybridMultilevel"/>
    <w:tmpl w:val="C414ABE2"/>
    <w:lvl w:ilvl="0" w:tplc="04090013">
      <w:start w:val="1"/>
      <w:numFmt w:val="upp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4D8538A"/>
    <w:multiLevelType w:val="hybridMultilevel"/>
    <w:tmpl w:val="1678781E"/>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9004561"/>
    <w:multiLevelType w:val="hybridMultilevel"/>
    <w:tmpl w:val="AB3A6F3C"/>
    <w:lvl w:ilvl="0" w:tplc="FFFFFFFF">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97F5866"/>
    <w:multiLevelType w:val="hybridMultilevel"/>
    <w:tmpl w:val="0D026D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760DC6"/>
    <w:multiLevelType w:val="hybridMultilevel"/>
    <w:tmpl w:val="184675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CB52D3"/>
    <w:multiLevelType w:val="hybridMultilevel"/>
    <w:tmpl w:val="AB240934"/>
    <w:lvl w:ilvl="0" w:tplc="04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E36C77"/>
    <w:multiLevelType w:val="hybridMultilevel"/>
    <w:tmpl w:val="2AB85A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04F3354"/>
    <w:multiLevelType w:val="hybridMultilevel"/>
    <w:tmpl w:val="68D88A2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5D3527D"/>
    <w:multiLevelType w:val="multilevel"/>
    <w:tmpl w:val="D80A91EA"/>
    <w:styleLink w:val="CurrentList2"/>
    <w:lvl w:ilvl="0">
      <w:start w:val="1"/>
      <w:numFmt w:val="upperRoman"/>
      <w:lvlText w:val="%1."/>
      <w:lvlJc w:val="right"/>
      <w:pPr>
        <w:ind w:left="720" w:hanging="360"/>
      </w:pPr>
      <w:rPr>
        <w:rFonts w:hint="default"/>
        <w:caps w:val="0"/>
        <w:strike w:val="0"/>
        <w:dstrike w:val="0"/>
        <w:vanish w:val="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7D07FBA"/>
    <w:multiLevelType w:val="hybridMultilevel"/>
    <w:tmpl w:val="9FE0F05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5C6B38"/>
    <w:multiLevelType w:val="hybridMultilevel"/>
    <w:tmpl w:val="FFFAAE1C"/>
    <w:lvl w:ilvl="0" w:tplc="17B84C2C">
      <w:start w:val="1"/>
      <w:numFmt w:val="upperRoman"/>
      <w:lvlText w:val="%1."/>
      <w:lvlJc w:val="left"/>
      <w:pPr>
        <w:ind w:left="720" w:hanging="360"/>
      </w:pPr>
      <w:rPr>
        <w:rFonts w:hint="default"/>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6E2C62"/>
    <w:multiLevelType w:val="hybridMultilevel"/>
    <w:tmpl w:val="AB3A6F3C"/>
    <w:lvl w:ilvl="0" w:tplc="FFFFFFFF">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2DC21B71"/>
    <w:multiLevelType w:val="hybridMultilevel"/>
    <w:tmpl w:val="EF66A904"/>
    <w:lvl w:ilvl="0" w:tplc="D7BE2496">
      <w:start w:val="3"/>
      <w:numFmt w:val="upperRoman"/>
      <w:lvlText w:val="%1."/>
      <w:lvlJc w:val="left"/>
      <w:pPr>
        <w:ind w:left="720" w:hanging="360"/>
      </w:pPr>
      <w:rPr>
        <w:rFonts w:hint="default"/>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3D3A72"/>
    <w:multiLevelType w:val="hybridMultilevel"/>
    <w:tmpl w:val="EB06C732"/>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77126F1"/>
    <w:multiLevelType w:val="hybridMultilevel"/>
    <w:tmpl w:val="8F226E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C07144E"/>
    <w:multiLevelType w:val="hybridMultilevel"/>
    <w:tmpl w:val="11460652"/>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8F248C"/>
    <w:multiLevelType w:val="hybridMultilevel"/>
    <w:tmpl w:val="6F14D7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AD066C"/>
    <w:multiLevelType w:val="hybridMultilevel"/>
    <w:tmpl w:val="AB3A6F3C"/>
    <w:lvl w:ilvl="0" w:tplc="FFFFFFFF">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40B93C0E"/>
    <w:multiLevelType w:val="hybridMultilevel"/>
    <w:tmpl w:val="130403EC"/>
    <w:lvl w:ilvl="0" w:tplc="0409001B">
      <w:start w:val="1"/>
      <w:numFmt w:val="low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4314282A"/>
    <w:multiLevelType w:val="hybridMultilevel"/>
    <w:tmpl w:val="2AB85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375E33"/>
    <w:multiLevelType w:val="hybridMultilevel"/>
    <w:tmpl w:val="4CBA14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5B2974"/>
    <w:multiLevelType w:val="multilevel"/>
    <w:tmpl w:val="C938E2AE"/>
    <w:lvl w:ilvl="0">
      <w:start w:val="1"/>
      <w:numFmt w:val="decimal"/>
      <w:lvlText w:val="%1.0"/>
      <w:lvlJc w:val="left"/>
      <w:pPr>
        <w:ind w:left="820" w:hanging="720"/>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1540" w:hanging="720"/>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2528" w:hanging="720"/>
      </w:pPr>
      <w:rPr>
        <w:rFonts w:hint="default"/>
        <w:lang w:val="en-US" w:eastAsia="en-US" w:bidi="ar-SA"/>
      </w:rPr>
    </w:lvl>
    <w:lvl w:ilvl="3">
      <w:numFmt w:val="bullet"/>
      <w:lvlText w:val="•"/>
      <w:lvlJc w:val="left"/>
      <w:pPr>
        <w:ind w:left="3517" w:hanging="720"/>
      </w:pPr>
      <w:rPr>
        <w:rFonts w:hint="default"/>
        <w:lang w:val="en-US" w:eastAsia="en-US" w:bidi="ar-SA"/>
      </w:rPr>
    </w:lvl>
    <w:lvl w:ilvl="4">
      <w:numFmt w:val="bullet"/>
      <w:lvlText w:val="•"/>
      <w:lvlJc w:val="left"/>
      <w:pPr>
        <w:ind w:left="4506" w:hanging="720"/>
      </w:pPr>
      <w:rPr>
        <w:rFonts w:hint="default"/>
        <w:lang w:val="en-US" w:eastAsia="en-US" w:bidi="ar-SA"/>
      </w:rPr>
    </w:lvl>
    <w:lvl w:ilvl="5">
      <w:numFmt w:val="bullet"/>
      <w:lvlText w:val="•"/>
      <w:lvlJc w:val="left"/>
      <w:pPr>
        <w:ind w:left="5495" w:hanging="720"/>
      </w:pPr>
      <w:rPr>
        <w:rFonts w:hint="default"/>
        <w:lang w:val="en-US" w:eastAsia="en-US" w:bidi="ar-SA"/>
      </w:rPr>
    </w:lvl>
    <w:lvl w:ilvl="6">
      <w:numFmt w:val="bullet"/>
      <w:lvlText w:val="•"/>
      <w:lvlJc w:val="left"/>
      <w:pPr>
        <w:ind w:left="6484" w:hanging="720"/>
      </w:pPr>
      <w:rPr>
        <w:rFonts w:hint="default"/>
        <w:lang w:val="en-US" w:eastAsia="en-US" w:bidi="ar-SA"/>
      </w:rPr>
    </w:lvl>
    <w:lvl w:ilvl="7">
      <w:numFmt w:val="bullet"/>
      <w:lvlText w:val="•"/>
      <w:lvlJc w:val="left"/>
      <w:pPr>
        <w:ind w:left="7473" w:hanging="720"/>
      </w:pPr>
      <w:rPr>
        <w:rFonts w:hint="default"/>
        <w:lang w:val="en-US" w:eastAsia="en-US" w:bidi="ar-SA"/>
      </w:rPr>
    </w:lvl>
    <w:lvl w:ilvl="8">
      <w:numFmt w:val="bullet"/>
      <w:lvlText w:val="•"/>
      <w:lvlJc w:val="left"/>
      <w:pPr>
        <w:ind w:left="8462" w:hanging="720"/>
      </w:pPr>
      <w:rPr>
        <w:rFonts w:hint="default"/>
        <w:lang w:val="en-US" w:eastAsia="en-US" w:bidi="ar-SA"/>
      </w:rPr>
    </w:lvl>
  </w:abstractNum>
  <w:abstractNum w:abstractNumId="26" w15:restartNumberingAfterBreak="0">
    <w:nsid w:val="44B33768"/>
    <w:multiLevelType w:val="hybridMultilevel"/>
    <w:tmpl w:val="89DE7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480B9E"/>
    <w:multiLevelType w:val="multilevel"/>
    <w:tmpl w:val="8BACEAE4"/>
    <w:styleLink w:val="CurrentList1"/>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5743B00"/>
    <w:multiLevelType w:val="hybridMultilevel"/>
    <w:tmpl w:val="A802F0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6A564BE"/>
    <w:multiLevelType w:val="hybridMultilevel"/>
    <w:tmpl w:val="90069CCE"/>
    <w:lvl w:ilvl="0" w:tplc="5A7CB842">
      <w:start w:val="1"/>
      <w:numFmt w:val="upperRoman"/>
      <w:lvlText w:val="%1"/>
      <w:lvlJc w:val="left"/>
      <w:pPr>
        <w:ind w:left="720" w:hanging="360"/>
      </w:pPr>
      <w:rPr>
        <w:rFonts w:hint="default"/>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88720E"/>
    <w:multiLevelType w:val="hybridMultilevel"/>
    <w:tmpl w:val="A31271D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191011"/>
    <w:multiLevelType w:val="hybridMultilevel"/>
    <w:tmpl w:val="74928D7E"/>
    <w:lvl w:ilvl="0" w:tplc="A196807C">
      <w:start w:val="1"/>
      <w:numFmt w:val="decimal"/>
      <w:lvlText w:val="%1."/>
      <w:lvlJc w:val="left"/>
      <w:pPr>
        <w:ind w:left="720" w:hanging="360"/>
      </w:pPr>
      <w:rPr>
        <w:rFonts w:ascii="Times New Roman" w:hAnsi="Times New Roman" w:cs="Times New Roman" w:hint="default"/>
        <w:sz w:val="25"/>
        <w:szCs w:val="2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CAF1068"/>
    <w:multiLevelType w:val="hybridMultilevel"/>
    <w:tmpl w:val="AB3A6F3C"/>
    <w:lvl w:ilvl="0" w:tplc="FFFFFFFF">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4D7963E6"/>
    <w:multiLevelType w:val="hybridMultilevel"/>
    <w:tmpl w:val="2D7C4478"/>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1D760EF"/>
    <w:multiLevelType w:val="hybridMultilevel"/>
    <w:tmpl w:val="98126FE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60C5250"/>
    <w:multiLevelType w:val="hybridMultilevel"/>
    <w:tmpl w:val="F5C4E6A4"/>
    <w:lvl w:ilvl="0" w:tplc="B2726B5C">
      <w:start w:val="1"/>
      <w:numFmt w:val="bullet"/>
      <w:lvlText w:val=""/>
      <w:lvlJc w:val="left"/>
      <w:pPr>
        <w:ind w:left="720" w:hanging="360"/>
      </w:pPr>
      <w:rPr>
        <w:rFonts w:ascii="Symbol" w:hAnsi="Symbol" w:hint="default"/>
        <w:sz w:val="25"/>
        <w:szCs w:val="2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293D9A"/>
    <w:multiLevelType w:val="hybridMultilevel"/>
    <w:tmpl w:val="5D261896"/>
    <w:lvl w:ilvl="0" w:tplc="04090001">
      <w:start w:val="1"/>
      <w:numFmt w:val="bullet"/>
      <w:lvlText w:val=""/>
      <w:lvlJc w:val="left"/>
      <w:pPr>
        <w:ind w:left="2160" w:hanging="360"/>
      </w:pPr>
      <w:rPr>
        <w:rFonts w:ascii="Symbol" w:hAnsi="Symbol" w:hint="default"/>
        <w:sz w:val="25"/>
        <w:szCs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CA0382"/>
    <w:multiLevelType w:val="hybridMultilevel"/>
    <w:tmpl w:val="5DC6ED64"/>
    <w:lvl w:ilvl="0" w:tplc="48B264C4">
      <w:start w:val="4"/>
      <w:numFmt w:val="upperRoman"/>
      <w:lvlText w:val="%1."/>
      <w:lvlJc w:val="left"/>
      <w:pPr>
        <w:ind w:left="1080" w:hanging="360"/>
      </w:pPr>
      <w:rPr>
        <w:rFonts w:hint="default"/>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EB7678E"/>
    <w:multiLevelType w:val="hybridMultilevel"/>
    <w:tmpl w:val="E9D892A0"/>
    <w:lvl w:ilvl="0" w:tplc="C3064566">
      <w:start w:val="1"/>
      <w:numFmt w:val="upperRoman"/>
      <w:lvlText w:val="%1."/>
      <w:lvlJc w:val="left"/>
      <w:pPr>
        <w:ind w:left="720" w:hanging="360"/>
      </w:pPr>
      <w:rPr>
        <w:rFonts w:hint="default"/>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3E1CB3"/>
    <w:multiLevelType w:val="hybridMultilevel"/>
    <w:tmpl w:val="D7FC76C8"/>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6B207B52"/>
    <w:multiLevelType w:val="hybridMultilevel"/>
    <w:tmpl w:val="D80A91EA"/>
    <w:lvl w:ilvl="0" w:tplc="26F62B24">
      <w:start w:val="1"/>
      <w:numFmt w:val="upperRoman"/>
      <w:lvlText w:val="%1."/>
      <w:lvlJc w:val="right"/>
      <w:pPr>
        <w:ind w:left="720" w:hanging="360"/>
      </w:pPr>
      <w:rPr>
        <w:rFonts w:hint="default"/>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7E045A"/>
    <w:multiLevelType w:val="hybridMultilevel"/>
    <w:tmpl w:val="7CBE13DC"/>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3956256"/>
    <w:multiLevelType w:val="hybridMultilevel"/>
    <w:tmpl w:val="AB3A6F3C"/>
    <w:lvl w:ilvl="0" w:tplc="04090015">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75DE0B14"/>
    <w:multiLevelType w:val="hybridMultilevel"/>
    <w:tmpl w:val="5C106A22"/>
    <w:lvl w:ilvl="0" w:tplc="6BCAB0E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9905012">
    <w:abstractNumId w:val="36"/>
  </w:num>
  <w:num w:numId="2" w16cid:durableId="149054849">
    <w:abstractNumId w:val="8"/>
  </w:num>
  <w:num w:numId="3" w16cid:durableId="116267200">
    <w:abstractNumId w:val="1"/>
  </w:num>
  <w:num w:numId="4" w16cid:durableId="1840389899">
    <w:abstractNumId w:val="24"/>
  </w:num>
  <w:num w:numId="5" w16cid:durableId="1856533395">
    <w:abstractNumId w:val="18"/>
  </w:num>
  <w:num w:numId="6" w16cid:durableId="553853020">
    <w:abstractNumId w:val="28"/>
  </w:num>
  <w:num w:numId="7" w16cid:durableId="974990239">
    <w:abstractNumId w:val="35"/>
  </w:num>
  <w:num w:numId="8" w16cid:durableId="1693414341">
    <w:abstractNumId w:val="23"/>
  </w:num>
  <w:num w:numId="9" w16cid:durableId="1151361553">
    <w:abstractNumId w:val="31"/>
  </w:num>
  <w:num w:numId="10" w16cid:durableId="32274831">
    <w:abstractNumId w:val="26"/>
  </w:num>
  <w:num w:numId="11" w16cid:durableId="1073435640">
    <w:abstractNumId w:val="7"/>
  </w:num>
  <w:num w:numId="12" w16cid:durableId="624846687">
    <w:abstractNumId w:val="0"/>
  </w:num>
  <w:num w:numId="13" w16cid:durableId="1484083077">
    <w:abstractNumId w:val="10"/>
  </w:num>
  <w:num w:numId="14" w16cid:durableId="1785882865">
    <w:abstractNumId w:val="13"/>
  </w:num>
  <w:num w:numId="15" w16cid:durableId="812327900">
    <w:abstractNumId w:val="9"/>
  </w:num>
  <w:num w:numId="16" w16cid:durableId="715280229">
    <w:abstractNumId w:val="33"/>
  </w:num>
  <w:num w:numId="17" w16cid:durableId="356388679">
    <w:abstractNumId w:val="41"/>
  </w:num>
  <w:num w:numId="18" w16cid:durableId="1566524949">
    <w:abstractNumId w:val="4"/>
  </w:num>
  <w:num w:numId="19" w16cid:durableId="625505030">
    <w:abstractNumId w:val="22"/>
  </w:num>
  <w:num w:numId="20" w16cid:durableId="1889803802">
    <w:abstractNumId w:val="17"/>
  </w:num>
  <w:num w:numId="21" w16cid:durableId="168372746">
    <w:abstractNumId w:val="5"/>
  </w:num>
  <w:num w:numId="22" w16cid:durableId="1088964525">
    <w:abstractNumId w:val="39"/>
  </w:num>
  <w:num w:numId="23" w16cid:durableId="937099720">
    <w:abstractNumId w:val="19"/>
  </w:num>
  <w:num w:numId="24" w16cid:durableId="1487169418">
    <w:abstractNumId w:val="42"/>
  </w:num>
  <w:num w:numId="25" w16cid:durableId="1444223397">
    <w:abstractNumId w:val="6"/>
  </w:num>
  <w:num w:numId="26" w16cid:durableId="1589075885">
    <w:abstractNumId w:val="20"/>
  </w:num>
  <w:num w:numId="27" w16cid:durableId="1871189188">
    <w:abstractNumId w:val="34"/>
  </w:num>
  <w:num w:numId="28" w16cid:durableId="1462916099">
    <w:abstractNumId w:val="11"/>
  </w:num>
  <w:num w:numId="29" w16cid:durableId="1974359425">
    <w:abstractNumId w:val="15"/>
  </w:num>
  <w:num w:numId="30" w16cid:durableId="203644588">
    <w:abstractNumId w:val="30"/>
  </w:num>
  <w:num w:numId="31" w16cid:durableId="1884487732">
    <w:abstractNumId w:val="40"/>
  </w:num>
  <w:num w:numId="32" w16cid:durableId="1628774493">
    <w:abstractNumId w:val="27"/>
  </w:num>
  <w:num w:numId="33" w16cid:durableId="1173571524">
    <w:abstractNumId w:val="12"/>
  </w:num>
  <w:num w:numId="34" w16cid:durableId="1721633068">
    <w:abstractNumId w:val="3"/>
  </w:num>
  <w:num w:numId="35" w16cid:durableId="634674414">
    <w:abstractNumId w:val="37"/>
  </w:num>
  <w:num w:numId="36" w16cid:durableId="30228904">
    <w:abstractNumId w:val="21"/>
  </w:num>
  <w:num w:numId="37" w16cid:durableId="1516311491">
    <w:abstractNumId w:val="38"/>
  </w:num>
  <w:num w:numId="38" w16cid:durableId="212810076">
    <w:abstractNumId w:val="29"/>
  </w:num>
  <w:num w:numId="39" w16cid:durableId="245307827">
    <w:abstractNumId w:val="32"/>
  </w:num>
  <w:num w:numId="40" w16cid:durableId="102651006">
    <w:abstractNumId w:val="16"/>
  </w:num>
  <w:num w:numId="41" w16cid:durableId="1772124098">
    <w:abstractNumId w:val="14"/>
  </w:num>
  <w:num w:numId="42" w16cid:durableId="2071884827">
    <w:abstractNumId w:val="2"/>
  </w:num>
  <w:num w:numId="43" w16cid:durableId="1127041805">
    <w:abstractNumId w:val="25"/>
  </w:num>
  <w:num w:numId="44" w16cid:durableId="402603221">
    <w:abstractNumId w:val="43"/>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ian Olea">
    <w15:presenceInfo w15:providerId="Windows Live" w15:userId="ea3394c19a8bc08f"/>
  </w15:person>
  <w15:person w15:author="Brian Olea [2]">
    <w15:presenceInfo w15:providerId="Windows Live" w15:userId="20f58619816ab8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activeWritingStyle w:appName="MSWord" w:lang="en-US" w:vendorID="64" w:dllVersion="5" w:nlCheck="1" w:checkStyle="1"/>
  <w:activeWritingStyle w:appName="MSWord" w:lang="en-US" w:vendorID="64" w:dllVersion="6" w:nlCheck="1" w:checkStyle="1"/>
  <w:activeWritingStyle w:appName="MSWord" w:lang="es-MX" w:vendorID="64" w:dllVersion="6" w:nlCheck="1" w:checkStyle="0"/>
  <w:activeWritingStyle w:appName="MSWord" w:lang="en-US" w:vendorID="64" w:dllVersion="0" w:nlCheck="1" w:checkStyle="0"/>
  <w:activeWritingStyle w:appName="MSWord" w:lang="es-MX"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360"/>
  <w:displayHorizontalDrawingGridEvery w:val="0"/>
  <w:displayVerticalDrawingGridEvery w:val="0"/>
  <w:doNotUseMarginsForDrawingGridOrigin/>
  <w:noPunctuationKerning/>
  <w:characterSpacingControl w:val="doNotCompress"/>
  <w:hdrShapeDefaults>
    <o:shapedefaults v:ext="edit" spidmax="2050" fill="f" fillcolor="navy" strokecolor="#333">
      <v:fill color="navy" on="f"/>
      <v:stroke color="#333"/>
      <o:colormru v:ext="edit" colors="#c09,#f3c,#963,#fcf,#f9f,#f93,#fc0,#ffb9f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6E9"/>
    <w:rsid w:val="00000B13"/>
    <w:rsid w:val="000015BD"/>
    <w:rsid w:val="000035A1"/>
    <w:rsid w:val="00003853"/>
    <w:rsid w:val="000056F0"/>
    <w:rsid w:val="00005C83"/>
    <w:rsid w:val="00005E69"/>
    <w:rsid w:val="00005E81"/>
    <w:rsid w:val="00006433"/>
    <w:rsid w:val="00006691"/>
    <w:rsid w:val="00007BEF"/>
    <w:rsid w:val="00010793"/>
    <w:rsid w:val="00010F71"/>
    <w:rsid w:val="0001162E"/>
    <w:rsid w:val="000138F3"/>
    <w:rsid w:val="00013DFE"/>
    <w:rsid w:val="00014C31"/>
    <w:rsid w:val="0001644C"/>
    <w:rsid w:val="00016D35"/>
    <w:rsid w:val="00017280"/>
    <w:rsid w:val="00022A13"/>
    <w:rsid w:val="00022C8D"/>
    <w:rsid w:val="000234FC"/>
    <w:rsid w:val="00024562"/>
    <w:rsid w:val="000271F4"/>
    <w:rsid w:val="00031062"/>
    <w:rsid w:val="000311A2"/>
    <w:rsid w:val="00031ED9"/>
    <w:rsid w:val="0003314C"/>
    <w:rsid w:val="00033F16"/>
    <w:rsid w:val="000347EF"/>
    <w:rsid w:val="00034F1F"/>
    <w:rsid w:val="00036CB6"/>
    <w:rsid w:val="00040240"/>
    <w:rsid w:val="000409AB"/>
    <w:rsid w:val="00040E12"/>
    <w:rsid w:val="00043AA3"/>
    <w:rsid w:val="00045746"/>
    <w:rsid w:val="00050A06"/>
    <w:rsid w:val="00050F59"/>
    <w:rsid w:val="00051304"/>
    <w:rsid w:val="00053CDE"/>
    <w:rsid w:val="0005482C"/>
    <w:rsid w:val="00055252"/>
    <w:rsid w:val="000553C0"/>
    <w:rsid w:val="000558A9"/>
    <w:rsid w:val="00056D59"/>
    <w:rsid w:val="000576C8"/>
    <w:rsid w:val="00057FEB"/>
    <w:rsid w:val="000610DA"/>
    <w:rsid w:val="00061286"/>
    <w:rsid w:val="000613C3"/>
    <w:rsid w:val="00061400"/>
    <w:rsid w:val="00061CF6"/>
    <w:rsid w:val="00061DEA"/>
    <w:rsid w:val="000630D5"/>
    <w:rsid w:val="00063179"/>
    <w:rsid w:val="0006347B"/>
    <w:rsid w:val="00065399"/>
    <w:rsid w:val="0006578E"/>
    <w:rsid w:val="00065BA1"/>
    <w:rsid w:val="0006630D"/>
    <w:rsid w:val="00066A01"/>
    <w:rsid w:val="000701AA"/>
    <w:rsid w:val="00070560"/>
    <w:rsid w:val="00070F7F"/>
    <w:rsid w:val="00071FA0"/>
    <w:rsid w:val="000720E2"/>
    <w:rsid w:val="00073006"/>
    <w:rsid w:val="00074159"/>
    <w:rsid w:val="00074853"/>
    <w:rsid w:val="000749E3"/>
    <w:rsid w:val="0007609F"/>
    <w:rsid w:val="0008031B"/>
    <w:rsid w:val="00081353"/>
    <w:rsid w:val="000823D6"/>
    <w:rsid w:val="00083433"/>
    <w:rsid w:val="0008471C"/>
    <w:rsid w:val="0008478A"/>
    <w:rsid w:val="00085197"/>
    <w:rsid w:val="00085A1B"/>
    <w:rsid w:val="00086371"/>
    <w:rsid w:val="00086DEA"/>
    <w:rsid w:val="000905DC"/>
    <w:rsid w:val="0009145B"/>
    <w:rsid w:val="0009184C"/>
    <w:rsid w:val="00091A1D"/>
    <w:rsid w:val="00093BDE"/>
    <w:rsid w:val="000943DA"/>
    <w:rsid w:val="000964BA"/>
    <w:rsid w:val="00096DD0"/>
    <w:rsid w:val="00097990"/>
    <w:rsid w:val="000A1E7B"/>
    <w:rsid w:val="000A1FB3"/>
    <w:rsid w:val="000A1FF9"/>
    <w:rsid w:val="000A3EC7"/>
    <w:rsid w:val="000A57DC"/>
    <w:rsid w:val="000A5813"/>
    <w:rsid w:val="000A5AE3"/>
    <w:rsid w:val="000B012A"/>
    <w:rsid w:val="000B10E9"/>
    <w:rsid w:val="000B113F"/>
    <w:rsid w:val="000B20EA"/>
    <w:rsid w:val="000B2DC7"/>
    <w:rsid w:val="000B446A"/>
    <w:rsid w:val="000B48CF"/>
    <w:rsid w:val="000B524C"/>
    <w:rsid w:val="000B55F1"/>
    <w:rsid w:val="000B5949"/>
    <w:rsid w:val="000B68E5"/>
    <w:rsid w:val="000B7ABC"/>
    <w:rsid w:val="000B7CBD"/>
    <w:rsid w:val="000C033B"/>
    <w:rsid w:val="000C0AE1"/>
    <w:rsid w:val="000C160F"/>
    <w:rsid w:val="000C1CD9"/>
    <w:rsid w:val="000C3A43"/>
    <w:rsid w:val="000C3CA4"/>
    <w:rsid w:val="000C4479"/>
    <w:rsid w:val="000C5023"/>
    <w:rsid w:val="000C7D34"/>
    <w:rsid w:val="000D0235"/>
    <w:rsid w:val="000D0496"/>
    <w:rsid w:val="000D0646"/>
    <w:rsid w:val="000D155D"/>
    <w:rsid w:val="000D1835"/>
    <w:rsid w:val="000D25B5"/>
    <w:rsid w:val="000D276B"/>
    <w:rsid w:val="000D3349"/>
    <w:rsid w:val="000D3A4C"/>
    <w:rsid w:val="000D4DA5"/>
    <w:rsid w:val="000D5085"/>
    <w:rsid w:val="000D6E0F"/>
    <w:rsid w:val="000E0548"/>
    <w:rsid w:val="000E1753"/>
    <w:rsid w:val="000E17BD"/>
    <w:rsid w:val="000E1EB4"/>
    <w:rsid w:val="000E239B"/>
    <w:rsid w:val="000E2977"/>
    <w:rsid w:val="000F030A"/>
    <w:rsid w:val="000F0D8A"/>
    <w:rsid w:val="000F2AF5"/>
    <w:rsid w:val="000F71E4"/>
    <w:rsid w:val="000F7910"/>
    <w:rsid w:val="0010080A"/>
    <w:rsid w:val="00100CD0"/>
    <w:rsid w:val="0010224F"/>
    <w:rsid w:val="0010689C"/>
    <w:rsid w:val="0010702E"/>
    <w:rsid w:val="00111EB7"/>
    <w:rsid w:val="001120CA"/>
    <w:rsid w:val="001161DE"/>
    <w:rsid w:val="001169FD"/>
    <w:rsid w:val="00116ED3"/>
    <w:rsid w:val="0011791E"/>
    <w:rsid w:val="00117A6A"/>
    <w:rsid w:val="0012009D"/>
    <w:rsid w:val="0012216C"/>
    <w:rsid w:val="001221A2"/>
    <w:rsid w:val="00122F04"/>
    <w:rsid w:val="00124754"/>
    <w:rsid w:val="001248B2"/>
    <w:rsid w:val="00126249"/>
    <w:rsid w:val="00126814"/>
    <w:rsid w:val="00126F81"/>
    <w:rsid w:val="00127C29"/>
    <w:rsid w:val="00130464"/>
    <w:rsid w:val="001324B8"/>
    <w:rsid w:val="001414A0"/>
    <w:rsid w:val="001416AE"/>
    <w:rsid w:val="00141DA1"/>
    <w:rsid w:val="00142ADA"/>
    <w:rsid w:val="00142DC5"/>
    <w:rsid w:val="0014402E"/>
    <w:rsid w:val="00145F48"/>
    <w:rsid w:val="001462D4"/>
    <w:rsid w:val="00146BE0"/>
    <w:rsid w:val="0014767E"/>
    <w:rsid w:val="00147E43"/>
    <w:rsid w:val="00150BA5"/>
    <w:rsid w:val="0015200B"/>
    <w:rsid w:val="0015377E"/>
    <w:rsid w:val="00154E01"/>
    <w:rsid w:val="00155558"/>
    <w:rsid w:val="00156DC7"/>
    <w:rsid w:val="0015758C"/>
    <w:rsid w:val="00160936"/>
    <w:rsid w:val="00160C22"/>
    <w:rsid w:val="001614BE"/>
    <w:rsid w:val="00161806"/>
    <w:rsid w:val="001624AB"/>
    <w:rsid w:val="00163447"/>
    <w:rsid w:val="00164ECA"/>
    <w:rsid w:val="001653D3"/>
    <w:rsid w:val="00165DC5"/>
    <w:rsid w:val="00167CEF"/>
    <w:rsid w:val="00170546"/>
    <w:rsid w:val="00171110"/>
    <w:rsid w:val="00171611"/>
    <w:rsid w:val="001721D5"/>
    <w:rsid w:val="0017233C"/>
    <w:rsid w:val="0017397B"/>
    <w:rsid w:val="00173C17"/>
    <w:rsid w:val="00174782"/>
    <w:rsid w:val="00174C7F"/>
    <w:rsid w:val="0017653E"/>
    <w:rsid w:val="00177EE3"/>
    <w:rsid w:val="00177F1A"/>
    <w:rsid w:val="00180348"/>
    <w:rsid w:val="00180E8C"/>
    <w:rsid w:val="001833AB"/>
    <w:rsid w:val="0018422B"/>
    <w:rsid w:val="001855A1"/>
    <w:rsid w:val="001861A3"/>
    <w:rsid w:val="0018681A"/>
    <w:rsid w:val="00193586"/>
    <w:rsid w:val="00194A02"/>
    <w:rsid w:val="0019502C"/>
    <w:rsid w:val="001954AD"/>
    <w:rsid w:val="0019798B"/>
    <w:rsid w:val="001A0067"/>
    <w:rsid w:val="001A04D2"/>
    <w:rsid w:val="001A14C8"/>
    <w:rsid w:val="001A27DF"/>
    <w:rsid w:val="001A3B10"/>
    <w:rsid w:val="001A4CF7"/>
    <w:rsid w:val="001A5273"/>
    <w:rsid w:val="001A52BB"/>
    <w:rsid w:val="001A56C5"/>
    <w:rsid w:val="001A74BB"/>
    <w:rsid w:val="001A7D31"/>
    <w:rsid w:val="001B0FCB"/>
    <w:rsid w:val="001B107F"/>
    <w:rsid w:val="001B1D4A"/>
    <w:rsid w:val="001B2685"/>
    <w:rsid w:val="001B4B49"/>
    <w:rsid w:val="001B51E7"/>
    <w:rsid w:val="001C03A8"/>
    <w:rsid w:val="001C1732"/>
    <w:rsid w:val="001C1DA0"/>
    <w:rsid w:val="001C1FC7"/>
    <w:rsid w:val="001C2026"/>
    <w:rsid w:val="001C21B2"/>
    <w:rsid w:val="001C2D65"/>
    <w:rsid w:val="001C2ECB"/>
    <w:rsid w:val="001C3532"/>
    <w:rsid w:val="001C3EFE"/>
    <w:rsid w:val="001C63ED"/>
    <w:rsid w:val="001C6562"/>
    <w:rsid w:val="001C67A3"/>
    <w:rsid w:val="001C7BA4"/>
    <w:rsid w:val="001D01B4"/>
    <w:rsid w:val="001D0528"/>
    <w:rsid w:val="001D0903"/>
    <w:rsid w:val="001D0D4D"/>
    <w:rsid w:val="001D1CCE"/>
    <w:rsid w:val="001D3ABE"/>
    <w:rsid w:val="001D4010"/>
    <w:rsid w:val="001D6638"/>
    <w:rsid w:val="001D6C03"/>
    <w:rsid w:val="001D7564"/>
    <w:rsid w:val="001E4E99"/>
    <w:rsid w:val="001E6ABD"/>
    <w:rsid w:val="001F0EEF"/>
    <w:rsid w:val="001F113E"/>
    <w:rsid w:val="001F1418"/>
    <w:rsid w:val="001F17E0"/>
    <w:rsid w:val="001F5BD0"/>
    <w:rsid w:val="001F659D"/>
    <w:rsid w:val="001F670E"/>
    <w:rsid w:val="001F6B53"/>
    <w:rsid w:val="001F6B7D"/>
    <w:rsid w:val="00200ACC"/>
    <w:rsid w:val="0020371D"/>
    <w:rsid w:val="002044E3"/>
    <w:rsid w:val="00207047"/>
    <w:rsid w:val="002072AB"/>
    <w:rsid w:val="0021084A"/>
    <w:rsid w:val="00210D25"/>
    <w:rsid w:val="00210EF5"/>
    <w:rsid w:val="0021123D"/>
    <w:rsid w:val="00212026"/>
    <w:rsid w:val="0021320B"/>
    <w:rsid w:val="00213512"/>
    <w:rsid w:val="002151EC"/>
    <w:rsid w:val="002158D2"/>
    <w:rsid w:val="00215CDC"/>
    <w:rsid w:val="00221726"/>
    <w:rsid w:val="002237A7"/>
    <w:rsid w:val="002241EA"/>
    <w:rsid w:val="00224CBE"/>
    <w:rsid w:val="00227871"/>
    <w:rsid w:val="00227D33"/>
    <w:rsid w:val="00230DEE"/>
    <w:rsid w:val="00231178"/>
    <w:rsid w:val="002311D1"/>
    <w:rsid w:val="002330B5"/>
    <w:rsid w:val="002338E1"/>
    <w:rsid w:val="00235048"/>
    <w:rsid w:val="0023567C"/>
    <w:rsid w:val="002356ED"/>
    <w:rsid w:val="00235A56"/>
    <w:rsid w:val="00237190"/>
    <w:rsid w:val="00237691"/>
    <w:rsid w:val="00241601"/>
    <w:rsid w:val="00241E99"/>
    <w:rsid w:val="00242B3B"/>
    <w:rsid w:val="00242FED"/>
    <w:rsid w:val="00244873"/>
    <w:rsid w:val="00246197"/>
    <w:rsid w:val="0025028F"/>
    <w:rsid w:val="0025413C"/>
    <w:rsid w:val="00254F27"/>
    <w:rsid w:val="00256218"/>
    <w:rsid w:val="0026031F"/>
    <w:rsid w:val="0026087D"/>
    <w:rsid w:val="002618B5"/>
    <w:rsid w:val="00263755"/>
    <w:rsid w:val="002658AA"/>
    <w:rsid w:val="00266C88"/>
    <w:rsid w:val="00271A22"/>
    <w:rsid w:val="00271C8B"/>
    <w:rsid w:val="00271DCA"/>
    <w:rsid w:val="00272F3E"/>
    <w:rsid w:val="0027511D"/>
    <w:rsid w:val="00275497"/>
    <w:rsid w:val="00277CA9"/>
    <w:rsid w:val="00280116"/>
    <w:rsid w:val="00280A11"/>
    <w:rsid w:val="00281545"/>
    <w:rsid w:val="0028180D"/>
    <w:rsid w:val="002826BD"/>
    <w:rsid w:val="00284AE9"/>
    <w:rsid w:val="00285AB8"/>
    <w:rsid w:val="00286913"/>
    <w:rsid w:val="00286FFD"/>
    <w:rsid w:val="00287524"/>
    <w:rsid w:val="00293916"/>
    <w:rsid w:val="0029518B"/>
    <w:rsid w:val="002971DD"/>
    <w:rsid w:val="0029736A"/>
    <w:rsid w:val="00297919"/>
    <w:rsid w:val="002A0E70"/>
    <w:rsid w:val="002A1119"/>
    <w:rsid w:val="002A2314"/>
    <w:rsid w:val="002A4D76"/>
    <w:rsid w:val="002A582E"/>
    <w:rsid w:val="002B1100"/>
    <w:rsid w:val="002B25AA"/>
    <w:rsid w:val="002B5D06"/>
    <w:rsid w:val="002B5F47"/>
    <w:rsid w:val="002B6906"/>
    <w:rsid w:val="002B7BE2"/>
    <w:rsid w:val="002C07E8"/>
    <w:rsid w:val="002C1A7D"/>
    <w:rsid w:val="002C24B5"/>
    <w:rsid w:val="002C475C"/>
    <w:rsid w:val="002C4780"/>
    <w:rsid w:val="002C525B"/>
    <w:rsid w:val="002C5350"/>
    <w:rsid w:val="002C564A"/>
    <w:rsid w:val="002C792A"/>
    <w:rsid w:val="002D0719"/>
    <w:rsid w:val="002D1843"/>
    <w:rsid w:val="002D190E"/>
    <w:rsid w:val="002D1BC7"/>
    <w:rsid w:val="002D21E3"/>
    <w:rsid w:val="002D4159"/>
    <w:rsid w:val="002D444D"/>
    <w:rsid w:val="002D4B31"/>
    <w:rsid w:val="002D4B53"/>
    <w:rsid w:val="002D58F6"/>
    <w:rsid w:val="002D6D87"/>
    <w:rsid w:val="002D76CC"/>
    <w:rsid w:val="002E01CD"/>
    <w:rsid w:val="002E51E9"/>
    <w:rsid w:val="002E536D"/>
    <w:rsid w:val="002E5811"/>
    <w:rsid w:val="002E5E0A"/>
    <w:rsid w:val="002E7014"/>
    <w:rsid w:val="002E7D1D"/>
    <w:rsid w:val="002F1A83"/>
    <w:rsid w:val="002F260C"/>
    <w:rsid w:val="00304DC5"/>
    <w:rsid w:val="0030623B"/>
    <w:rsid w:val="00306BD3"/>
    <w:rsid w:val="0031047A"/>
    <w:rsid w:val="00311162"/>
    <w:rsid w:val="003115FF"/>
    <w:rsid w:val="003125D6"/>
    <w:rsid w:val="003127E5"/>
    <w:rsid w:val="0031281C"/>
    <w:rsid w:val="00313117"/>
    <w:rsid w:val="00313126"/>
    <w:rsid w:val="0031380C"/>
    <w:rsid w:val="00314CC0"/>
    <w:rsid w:val="00316AF6"/>
    <w:rsid w:val="0032016B"/>
    <w:rsid w:val="003206BE"/>
    <w:rsid w:val="00321169"/>
    <w:rsid w:val="0032298B"/>
    <w:rsid w:val="0032558D"/>
    <w:rsid w:val="003266F7"/>
    <w:rsid w:val="0033245C"/>
    <w:rsid w:val="003325F9"/>
    <w:rsid w:val="00332746"/>
    <w:rsid w:val="00333318"/>
    <w:rsid w:val="00334B71"/>
    <w:rsid w:val="00337983"/>
    <w:rsid w:val="00337CAE"/>
    <w:rsid w:val="00344B8D"/>
    <w:rsid w:val="0034519B"/>
    <w:rsid w:val="00345DE2"/>
    <w:rsid w:val="00346115"/>
    <w:rsid w:val="00347694"/>
    <w:rsid w:val="00347DCE"/>
    <w:rsid w:val="0035004D"/>
    <w:rsid w:val="0035218C"/>
    <w:rsid w:val="0035390D"/>
    <w:rsid w:val="00353F20"/>
    <w:rsid w:val="00354430"/>
    <w:rsid w:val="003559DD"/>
    <w:rsid w:val="00355FCE"/>
    <w:rsid w:val="003642EE"/>
    <w:rsid w:val="00364B12"/>
    <w:rsid w:val="00364DC4"/>
    <w:rsid w:val="00364F58"/>
    <w:rsid w:val="0037119E"/>
    <w:rsid w:val="00371F38"/>
    <w:rsid w:val="003725C3"/>
    <w:rsid w:val="00372767"/>
    <w:rsid w:val="00373E05"/>
    <w:rsid w:val="0037437D"/>
    <w:rsid w:val="00376B1B"/>
    <w:rsid w:val="00377539"/>
    <w:rsid w:val="0037754A"/>
    <w:rsid w:val="00377EED"/>
    <w:rsid w:val="00381884"/>
    <w:rsid w:val="00382062"/>
    <w:rsid w:val="003826E9"/>
    <w:rsid w:val="00383567"/>
    <w:rsid w:val="003836E9"/>
    <w:rsid w:val="00385C7D"/>
    <w:rsid w:val="00387405"/>
    <w:rsid w:val="00390CE9"/>
    <w:rsid w:val="0039107A"/>
    <w:rsid w:val="00393BB1"/>
    <w:rsid w:val="00396174"/>
    <w:rsid w:val="00396712"/>
    <w:rsid w:val="00397801"/>
    <w:rsid w:val="00397FEB"/>
    <w:rsid w:val="003A0CE8"/>
    <w:rsid w:val="003A348B"/>
    <w:rsid w:val="003A3DC7"/>
    <w:rsid w:val="003A4873"/>
    <w:rsid w:val="003A4EAA"/>
    <w:rsid w:val="003A515B"/>
    <w:rsid w:val="003A55F3"/>
    <w:rsid w:val="003A6171"/>
    <w:rsid w:val="003A64E7"/>
    <w:rsid w:val="003A76B0"/>
    <w:rsid w:val="003B2592"/>
    <w:rsid w:val="003B338A"/>
    <w:rsid w:val="003B374F"/>
    <w:rsid w:val="003B4812"/>
    <w:rsid w:val="003B53F1"/>
    <w:rsid w:val="003B73B2"/>
    <w:rsid w:val="003B7AD2"/>
    <w:rsid w:val="003C0E95"/>
    <w:rsid w:val="003C1216"/>
    <w:rsid w:val="003C3293"/>
    <w:rsid w:val="003C3904"/>
    <w:rsid w:val="003C47D6"/>
    <w:rsid w:val="003C4C81"/>
    <w:rsid w:val="003C5098"/>
    <w:rsid w:val="003C5CF8"/>
    <w:rsid w:val="003C716A"/>
    <w:rsid w:val="003D04CC"/>
    <w:rsid w:val="003D12D9"/>
    <w:rsid w:val="003D13F5"/>
    <w:rsid w:val="003D2074"/>
    <w:rsid w:val="003D2558"/>
    <w:rsid w:val="003D4BFF"/>
    <w:rsid w:val="003D524C"/>
    <w:rsid w:val="003D6CA3"/>
    <w:rsid w:val="003D7DAD"/>
    <w:rsid w:val="003E15D9"/>
    <w:rsid w:val="003E1E6B"/>
    <w:rsid w:val="003E2FD2"/>
    <w:rsid w:val="003E3113"/>
    <w:rsid w:val="003E39F1"/>
    <w:rsid w:val="003E5134"/>
    <w:rsid w:val="003E610A"/>
    <w:rsid w:val="003E628D"/>
    <w:rsid w:val="003E6B69"/>
    <w:rsid w:val="003E74D8"/>
    <w:rsid w:val="003F0B60"/>
    <w:rsid w:val="003F202B"/>
    <w:rsid w:val="003F3A30"/>
    <w:rsid w:val="003F3DC8"/>
    <w:rsid w:val="003F46EB"/>
    <w:rsid w:val="003F69AF"/>
    <w:rsid w:val="00401E64"/>
    <w:rsid w:val="00402127"/>
    <w:rsid w:val="00404BC0"/>
    <w:rsid w:val="00404E4C"/>
    <w:rsid w:val="00405102"/>
    <w:rsid w:val="00405EA1"/>
    <w:rsid w:val="00406694"/>
    <w:rsid w:val="00406B5D"/>
    <w:rsid w:val="004074EB"/>
    <w:rsid w:val="00407534"/>
    <w:rsid w:val="00407DF7"/>
    <w:rsid w:val="00410B49"/>
    <w:rsid w:val="0041136D"/>
    <w:rsid w:val="0041354A"/>
    <w:rsid w:val="004145F0"/>
    <w:rsid w:val="0041509E"/>
    <w:rsid w:val="0041694A"/>
    <w:rsid w:val="00417CFA"/>
    <w:rsid w:val="00417FD3"/>
    <w:rsid w:val="004201B4"/>
    <w:rsid w:val="0042087C"/>
    <w:rsid w:val="00422FAF"/>
    <w:rsid w:val="004237CF"/>
    <w:rsid w:val="004244F0"/>
    <w:rsid w:val="004246A1"/>
    <w:rsid w:val="00424BA1"/>
    <w:rsid w:val="00424FA0"/>
    <w:rsid w:val="00425EFD"/>
    <w:rsid w:val="00426297"/>
    <w:rsid w:val="00427D58"/>
    <w:rsid w:val="004307A0"/>
    <w:rsid w:val="00430E64"/>
    <w:rsid w:val="00430F13"/>
    <w:rsid w:val="004311B9"/>
    <w:rsid w:val="00432212"/>
    <w:rsid w:val="00433B32"/>
    <w:rsid w:val="0043403B"/>
    <w:rsid w:val="00434374"/>
    <w:rsid w:val="00434E7B"/>
    <w:rsid w:val="0043556F"/>
    <w:rsid w:val="0043799A"/>
    <w:rsid w:val="004416A3"/>
    <w:rsid w:val="00441E46"/>
    <w:rsid w:val="00443406"/>
    <w:rsid w:val="004454AD"/>
    <w:rsid w:val="00447F86"/>
    <w:rsid w:val="0045051F"/>
    <w:rsid w:val="00450E95"/>
    <w:rsid w:val="00453375"/>
    <w:rsid w:val="00453C6E"/>
    <w:rsid w:val="004541A5"/>
    <w:rsid w:val="00454CC7"/>
    <w:rsid w:val="00455322"/>
    <w:rsid w:val="004557CD"/>
    <w:rsid w:val="004557FE"/>
    <w:rsid w:val="0045644F"/>
    <w:rsid w:val="0045686D"/>
    <w:rsid w:val="00460C02"/>
    <w:rsid w:val="00460CE8"/>
    <w:rsid w:val="00461601"/>
    <w:rsid w:val="00461EAE"/>
    <w:rsid w:val="004630EB"/>
    <w:rsid w:val="00463531"/>
    <w:rsid w:val="004637AA"/>
    <w:rsid w:val="00463EB8"/>
    <w:rsid w:val="00463FA6"/>
    <w:rsid w:val="00465357"/>
    <w:rsid w:val="004669C3"/>
    <w:rsid w:val="00470168"/>
    <w:rsid w:val="00470F21"/>
    <w:rsid w:val="00472F7F"/>
    <w:rsid w:val="004765CD"/>
    <w:rsid w:val="004765D1"/>
    <w:rsid w:val="00476DE8"/>
    <w:rsid w:val="004779DA"/>
    <w:rsid w:val="00477FBE"/>
    <w:rsid w:val="00480040"/>
    <w:rsid w:val="00481A56"/>
    <w:rsid w:val="004842E5"/>
    <w:rsid w:val="00484374"/>
    <w:rsid w:val="00486455"/>
    <w:rsid w:val="00486621"/>
    <w:rsid w:val="00487625"/>
    <w:rsid w:val="00487AF6"/>
    <w:rsid w:val="004900F3"/>
    <w:rsid w:val="00490715"/>
    <w:rsid w:val="0049296E"/>
    <w:rsid w:val="00492FC4"/>
    <w:rsid w:val="004935E0"/>
    <w:rsid w:val="004951E9"/>
    <w:rsid w:val="004A07B0"/>
    <w:rsid w:val="004A0A5C"/>
    <w:rsid w:val="004A1078"/>
    <w:rsid w:val="004A199E"/>
    <w:rsid w:val="004A342D"/>
    <w:rsid w:val="004A5138"/>
    <w:rsid w:val="004A5160"/>
    <w:rsid w:val="004A5FB4"/>
    <w:rsid w:val="004A6569"/>
    <w:rsid w:val="004A70F0"/>
    <w:rsid w:val="004B12BC"/>
    <w:rsid w:val="004B1F02"/>
    <w:rsid w:val="004B2DE9"/>
    <w:rsid w:val="004B3329"/>
    <w:rsid w:val="004B38BE"/>
    <w:rsid w:val="004B38FF"/>
    <w:rsid w:val="004B40AA"/>
    <w:rsid w:val="004B4A35"/>
    <w:rsid w:val="004B7558"/>
    <w:rsid w:val="004B7F3F"/>
    <w:rsid w:val="004C0786"/>
    <w:rsid w:val="004C3DFF"/>
    <w:rsid w:val="004C68A1"/>
    <w:rsid w:val="004C7B6F"/>
    <w:rsid w:val="004D00FD"/>
    <w:rsid w:val="004D1597"/>
    <w:rsid w:val="004D179E"/>
    <w:rsid w:val="004D1DF0"/>
    <w:rsid w:val="004D1FD2"/>
    <w:rsid w:val="004D4840"/>
    <w:rsid w:val="004D6A1D"/>
    <w:rsid w:val="004D72B0"/>
    <w:rsid w:val="004D7F3E"/>
    <w:rsid w:val="004E0EBF"/>
    <w:rsid w:val="004E2E54"/>
    <w:rsid w:val="004E390F"/>
    <w:rsid w:val="004E4F4F"/>
    <w:rsid w:val="004E7960"/>
    <w:rsid w:val="004F3F1B"/>
    <w:rsid w:val="004F560E"/>
    <w:rsid w:val="004F6264"/>
    <w:rsid w:val="004F681B"/>
    <w:rsid w:val="004F6ABD"/>
    <w:rsid w:val="004F6F44"/>
    <w:rsid w:val="004F7D37"/>
    <w:rsid w:val="00501B4F"/>
    <w:rsid w:val="00501EF6"/>
    <w:rsid w:val="00504728"/>
    <w:rsid w:val="00505638"/>
    <w:rsid w:val="00505DF3"/>
    <w:rsid w:val="005104D9"/>
    <w:rsid w:val="00510618"/>
    <w:rsid w:val="00510857"/>
    <w:rsid w:val="00511D57"/>
    <w:rsid w:val="005123EE"/>
    <w:rsid w:val="0051526F"/>
    <w:rsid w:val="00516C36"/>
    <w:rsid w:val="005205E0"/>
    <w:rsid w:val="00522239"/>
    <w:rsid w:val="00523403"/>
    <w:rsid w:val="00523CD7"/>
    <w:rsid w:val="00524BF6"/>
    <w:rsid w:val="00524FE1"/>
    <w:rsid w:val="005252F7"/>
    <w:rsid w:val="00525ACC"/>
    <w:rsid w:val="00525D27"/>
    <w:rsid w:val="005263D4"/>
    <w:rsid w:val="005265D3"/>
    <w:rsid w:val="0053052A"/>
    <w:rsid w:val="005305B2"/>
    <w:rsid w:val="00530D01"/>
    <w:rsid w:val="0053118B"/>
    <w:rsid w:val="005318AB"/>
    <w:rsid w:val="00534497"/>
    <w:rsid w:val="0053450F"/>
    <w:rsid w:val="005347EF"/>
    <w:rsid w:val="00535686"/>
    <w:rsid w:val="00535D02"/>
    <w:rsid w:val="00535E0A"/>
    <w:rsid w:val="00536CD7"/>
    <w:rsid w:val="005402E0"/>
    <w:rsid w:val="00540326"/>
    <w:rsid w:val="00541686"/>
    <w:rsid w:val="0054291B"/>
    <w:rsid w:val="00542A97"/>
    <w:rsid w:val="00542A98"/>
    <w:rsid w:val="005446D3"/>
    <w:rsid w:val="005461AD"/>
    <w:rsid w:val="00546D68"/>
    <w:rsid w:val="0054712D"/>
    <w:rsid w:val="00550F9D"/>
    <w:rsid w:val="005512B0"/>
    <w:rsid w:val="00553215"/>
    <w:rsid w:val="00553FC3"/>
    <w:rsid w:val="00555101"/>
    <w:rsid w:val="005567A7"/>
    <w:rsid w:val="00556D79"/>
    <w:rsid w:val="00560FBC"/>
    <w:rsid w:val="00561844"/>
    <w:rsid w:val="00562E47"/>
    <w:rsid w:val="00562FA3"/>
    <w:rsid w:val="005635E7"/>
    <w:rsid w:val="005670B4"/>
    <w:rsid w:val="00570EF3"/>
    <w:rsid w:val="005715F1"/>
    <w:rsid w:val="005719CD"/>
    <w:rsid w:val="0057229C"/>
    <w:rsid w:val="0057335F"/>
    <w:rsid w:val="005737EA"/>
    <w:rsid w:val="00573EC4"/>
    <w:rsid w:val="00574325"/>
    <w:rsid w:val="0057439A"/>
    <w:rsid w:val="00584A00"/>
    <w:rsid w:val="00585B58"/>
    <w:rsid w:val="00586E93"/>
    <w:rsid w:val="0058782B"/>
    <w:rsid w:val="00590024"/>
    <w:rsid w:val="0059127B"/>
    <w:rsid w:val="00591973"/>
    <w:rsid w:val="005920BC"/>
    <w:rsid w:val="005935AF"/>
    <w:rsid w:val="00595267"/>
    <w:rsid w:val="005958EF"/>
    <w:rsid w:val="005962B4"/>
    <w:rsid w:val="005971BF"/>
    <w:rsid w:val="005979F7"/>
    <w:rsid w:val="005A0619"/>
    <w:rsid w:val="005A2D91"/>
    <w:rsid w:val="005A3770"/>
    <w:rsid w:val="005A3BE2"/>
    <w:rsid w:val="005A4C83"/>
    <w:rsid w:val="005A75E8"/>
    <w:rsid w:val="005B2C34"/>
    <w:rsid w:val="005B2CFB"/>
    <w:rsid w:val="005B46CF"/>
    <w:rsid w:val="005B4ABE"/>
    <w:rsid w:val="005B588B"/>
    <w:rsid w:val="005C111F"/>
    <w:rsid w:val="005C15D3"/>
    <w:rsid w:val="005C17EE"/>
    <w:rsid w:val="005C22F7"/>
    <w:rsid w:val="005C3B26"/>
    <w:rsid w:val="005C4A65"/>
    <w:rsid w:val="005C5925"/>
    <w:rsid w:val="005C77AF"/>
    <w:rsid w:val="005C7A70"/>
    <w:rsid w:val="005C7E5C"/>
    <w:rsid w:val="005D43FE"/>
    <w:rsid w:val="005D46F7"/>
    <w:rsid w:val="005D624F"/>
    <w:rsid w:val="005D6B7A"/>
    <w:rsid w:val="005D7A3F"/>
    <w:rsid w:val="005E05B7"/>
    <w:rsid w:val="005E208E"/>
    <w:rsid w:val="005E4D39"/>
    <w:rsid w:val="005E56DB"/>
    <w:rsid w:val="005E7CFC"/>
    <w:rsid w:val="005F09AD"/>
    <w:rsid w:val="005F144C"/>
    <w:rsid w:val="005F1634"/>
    <w:rsid w:val="005F17FD"/>
    <w:rsid w:val="005F1B0A"/>
    <w:rsid w:val="005F21CF"/>
    <w:rsid w:val="005F3059"/>
    <w:rsid w:val="005F38ED"/>
    <w:rsid w:val="005F53E5"/>
    <w:rsid w:val="005F5793"/>
    <w:rsid w:val="005F5BCD"/>
    <w:rsid w:val="005F5FE5"/>
    <w:rsid w:val="005F72FA"/>
    <w:rsid w:val="005F7569"/>
    <w:rsid w:val="005F7A95"/>
    <w:rsid w:val="006049C6"/>
    <w:rsid w:val="006063F6"/>
    <w:rsid w:val="00606AEF"/>
    <w:rsid w:val="00607FF0"/>
    <w:rsid w:val="006101CF"/>
    <w:rsid w:val="00613C1D"/>
    <w:rsid w:val="00613DF5"/>
    <w:rsid w:val="00615DBE"/>
    <w:rsid w:val="00616098"/>
    <w:rsid w:val="00617BB6"/>
    <w:rsid w:val="00621E0D"/>
    <w:rsid w:val="00622848"/>
    <w:rsid w:val="006256E9"/>
    <w:rsid w:val="0062663A"/>
    <w:rsid w:val="00626D05"/>
    <w:rsid w:val="00627E21"/>
    <w:rsid w:val="00631ED6"/>
    <w:rsid w:val="006325E7"/>
    <w:rsid w:val="00632EFB"/>
    <w:rsid w:val="0063340C"/>
    <w:rsid w:val="00633481"/>
    <w:rsid w:val="006340BF"/>
    <w:rsid w:val="0063647D"/>
    <w:rsid w:val="00637172"/>
    <w:rsid w:val="0064010A"/>
    <w:rsid w:val="0064020D"/>
    <w:rsid w:val="00640757"/>
    <w:rsid w:val="00641403"/>
    <w:rsid w:val="006427A7"/>
    <w:rsid w:val="00642A1C"/>
    <w:rsid w:val="00643BC2"/>
    <w:rsid w:val="00643E13"/>
    <w:rsid w:val="006460ED"/>
    <w:rsid w:val="00646C33"/>
    <w:rsid w:val="00652CBC"/>
    <w:rsid w:val="00655271"/>
    <w:rsid w:val="00660797"/>
    <w:rsid w:val="00660CD3"/>
    <w:rsid w:val="00663847"/>
    <w:rsid w:val="00664C28"/>
    <w:rsid w:val="00664F2E"/>
    <w:rsid w:val="0066529C"/>
    <w:rsid w:val="0066547F"/>
    <w:rsid w:val="0066609E"/>
    <w:rsid w:val="00667022"/>
    <w:rsid w:val="0066706B"/>
    <w:rsid w:val="006729D9"/>
    <w:rsid w:val="0067406D"/>
    <w:rsid w:val="006751A1"/>
    <w:rsid w:val="006774FE"/>
    <w:rsid w:val="00677666"/>
    <w:rsid w:val="00681B78"/>
    <w:rsid w:val="0068246E"/>
    <w:rsid w:val="0068262B"/>
    <w:rsid w:val="00686CED"/>
    <w:rsid w:val="00686D80"/>
    <w:rsid w:val="00687091"/>
    <w:rsid w:val="00687C17"/>
    <w:rsid w:val="00687F79"/>
    <w:rsid w:val="00693805"/>
    <w:rsid w:val="00694EB3"/>
    <w:rsid w:val="006A016F"/>
    <w:rsid w:val="006A2525"/>
    <w:rsid w:val="006A3FDA"/>
    <w:rsid w:val="006A400E"/>
    <w:rsid w:val="006B0D90"/>
    <w:rsid w:val="006B2279"/>
    <w:rsid w:val="006B3124"/>
    <w:rsid w:val="006B35F8"/>
    <w:rsid w:val="006B3A40"/>
    <w:rsid w:val="006B7439"/>
    <w:rsid w:val="006C1D2E"/>
    <w:rsid w:val="006C2735"/>
    <w:rsid w:val="006C30E9"/>
    <w:rsid w:val="006C5B53"/>
    <w:rsid w:val="006C6506"/>
    <w:rsid w:val="006D1071"/>
    <w:rsid w:val="006D149C"/>
    <w:rsid w:val="006D3541"/>
    <w:rsid w:val="006D373C"/>
    <w:rsid w:val="006D50A4"/>
    <w:rsid w:val="006D5523"/>
    <w:rsid w:val="006D56CF"/>
    <w:rsid w:val="006D5C72"/>
    <w:rsid w:val="006D6B7E"/>
    <w:rsid w:val="006D75A1"/>
    <w:rsid w:val="006D7723"/>
    <w:rsid w:val="006E034C"/>
    <w:rsid w:val="006E06E9"/>
    <w:rsid w:val="006E0EE2"/>
    <w:rsid w:val="006E2320"/>
    <w:rsid w:val="006E3F3B"/>
    <w:rsid w:val="006E5BE7"/>
    <w:rsid w:val="006E717F"/>
    <w:rsid w:val="006E71ED"/>
    <w:rsid w:val="006E79FC"/>
    <w:rsid w:val="006E7E6C"/>
    <w:rsid w:val="006F0185"/>
    <w:rsid w:val="006F1923"/>
    <w:rsid w:val="006F2B73"/>
    <w:rsid w:val="006F47C0"/>
    <w:rsid w:val="006F5287"/>
    <w:rsid w:val="006F64C1"/>
    <w:rsid w:val="006F71F4"/>
    <w:rsid w:val="00703D39"/>
    <w:rsid w:val="00707284"/>
    <w:rsid w:val="00707E75"/>
    <w:rsid w:val="007127F2"/>
    <w:rsid w:val="00712CAB"/>
    <w:rsid w:val="00713C6F"/>
    <w:rsid w:val="00713D26"/>
    <w:rsid w:val="00716A9C"/>
    <w:rsid w:val="00716D3D"/>
    <w:rsid w:val="007205E0"/>
    <w:rsid w:val="00721856"/>
    <w:rsid w:val="00721A42"/>
    <w:rsid w:val="00725013"/>
    <w:rsid w:val="00725D1D"/>
    <w:rsid w:val="00725DB3"/>
    <w:rsid w:val="00727CDB"/>
    <w:rsid w:val="00732880"/>
    <w:rsid w:val="007336E3"/>
    <w:rsid w:val="00736641"/>
    <w:rsid w:val="00740404"/>
    <w:rsid w:val="0074117B"/>
    <w:rsid w:val="00742347"/>
    <w:rsid w:val="00742B2E"/>
    <w:rsid w:val="00742DB4"/>
    <w:rsid w:val="007445C9"/>
    <w:rsid w:val="00746EB7"/>
    <w:rsid w:val="00752686"/>
    <w:rsid w:val="00754218"/>
    <w:rsid w:val="00754E7B"/>
    <w:rsid w:val="007558AB"/>
    <w:rsid w:val="007559D0"/>
    <w:rsid w:val="00755C86"/>
    <w:rsid w:val="00756703"/>
    <w:rsid w:val="00757D1A"/>
    <w:rsid w:val="0076004A"/>
    <w:rsid w:val="00762B7E"/>
    <w:rsid w:val="00764140"/>
    <w:rsid w:val="007664A8"/>
    <w:rsid w:val="007668B9"/>
    <w:rsid w:val="007669C0"/>
    <w:rsid w:val="00766E5E"/>
    <w:rsid w:val="00767AF1"/>
    <w:rsid w:val="00767DF9"/>
    <w:rsid w:val="0077064B"/>
    <w:rsid w:val="00771593"/>
    <w:rsid w:val="007737DA"/>
    <w:rsid w:val="00774493"/>
    <w:rsid w:val="00775817"/>
    <w:rsid w:val="00775908"/>
    <w:rsid w:val="007762F4"/>
    <w:rsid w:val="007769BB"/>
    <w:rsid w:val="00776B99"/>
    <w:rsid w:val="0078004B"/>
    <w:rsid w:val="00780CA8"/>
    <w:rsid w:val="00781049"/>
    <w:rsid w:val="007837D3"/>
    <w:rsid w:val="00783E4C"/>
    <w:rsid w:val="00785D76"/>
    <w:rsid w:val="00787515"/>
    <w:rsid w:val="00791475"/>
    <w:rsid w:val="0079227A"/>
    <w:rsid w:val="00793876"/>
    <w:rsid w:val="00795108"/>
    <w:rsid w:val="00796271"/>
    <w:rsid w:val="007A0130"/>
    <w:rsid w:val="007A0BEA"/>
    <w:rsid w:val="007A422A"/>
    <w:rsid w:val="007A62A9"/>
    <w:rsid w:val="007A79FA"/>
    <w:rsid w:val="007B1E3E"/>
    <w:rsid w:val="007B2AD0"/>
    <w:rsid w:val="007B333D"/>
    <w:rsid w:val="007B4DF8"/>
    <w:rsid w:val="007C200B"/>
    <w:rsid w:val="007C29FB"/>
    <w:rsid w:val="007C49BA"/>
    <w:rsid w:val="007C5759"/>
    <w:rsid w:val="007C59E7"/>
    <w:rsid w:val="007C5BC3"/>
    <w:rsid w:val="007C60EC"/>
    <w:rsid w:val="007C7E06"/>
    <w:rsid w:val="007D266B"/>
    <w:rsid w:val="007D38BA"/>
    <w:rsid w:val="007D3B4E"/>
    <w:rsid w:val="007D3E21"/>
    <w:rsid w:val="007D42D2"/>
    <w:rsid w:val="007D46DC"/>
    <w:rsid w:val="007D5254"/>
    <w:rsid w:val="007D5FDF"/>
    <w:rsid w:val="007D6230"/>
    <w:rsid w:val="007D64C7"/>
    <w:rsid w:val="007D7399"/>
    <w:rsid w:val="007D7A44"/>
    <w:rsid w:val="007D7C34"/>
    <w:rsid w:val="007E1048"/>
    <w:rsid w:val="007E1132"/>
    <w:rsid w:val="007E1459"/>
    <w:rsid w:val="007E29D7"/>
    <w:rsid w:val="007E3829"/>
    <w:rsid w:val="007E3B70"/>
    <w:rsid w:val="007E3E2E"/>
    <w:rsid w:val="007E3FD3"/>
    <w:rsid w:val="007E6441"/>
    <w:rsid w:val="007E72DF"/>
    <w:rsid w:val="007F05A9"/>
    <w:rsid w:val="007F20A0"/>
    <w:rsid w:val="007F2572"/>
    <w:rsid w:val="007F2BB9"/>
    <w:rsid w:val="007F2E7C"/>
    <w:rsid w:val="007F327F"/>
    <w:rsid w:val="007F34CF"/>
    <w:rsid w:val="007F3C00"/>
    <w:rsid w:val="007F3C2F"/>
    <w:rsid w:val="007F3E93"/>
    <w:rsid w:val="007F4151"/>
    <w:rsid w:val="007F72C4"/>
    <w:rsid w:val="007F778F"/>
    <w:rsid w:val="007F7978"/>
    <w:rsid w:val="007F7C7E"/>
    <w:rsid w:val="0080104E"/>
    <w:rsid w:val="008015D2"/>
    <w:rsid w:val="00802D7A"/>
    <w:rsid w:val="00804386"/>
    <w:rsid w:val="00806E1B"/>
    <w:rsid w:val="00807705"/>
    <w:rsid w:val="00807E88"/>
    <w:rsid w:val="00807F2C"/>
    <w:rsid w:val="00810BC3"/>
    <w:rsid w:val="008112CC"/>
    <w:rsid w:val="00811DD4"/>
    <w:rsid w:val="0081477D"/>
    <w:rsid w:val="008159D7"/>
    <w:rsid w:val="00817AFB"/>
    <w:rsid w:val="00820F18"/>
    <w:rsid w:val="008210C0"/>
    <w:rsid w:val="00822BE0"/>
    <w:rsid w:val="00822CE6"/>
    <w:rsid w:val="00823236"/>
    <w:rsid w:val="0082373D"/>
    <w:rsid w:val="00823C97"/>
    <w:rsid w:val="008247B8"/>
    <w:rsid w:val="00827C51"/>
    <w:rsid w:val="00827EDA"/>
    <w:rsid w:val="008309F7"/>
    <w:rsid w:val="00831DBB"/>
    <w:rsid w:val="008320B9"/>
    <w:rsid w:val="00833EEE"/>
    <w:rsid w:val="00834619"/>
    <w:rsid w:val="00834A3C"/>
    <w:rsid w:val="008402F4"/>
    <w:rsid w:val="0084061F"/>
    <w:rsid w:val="00841107"/>
    <w:rsid w:val="00841A18"/>
    <w:rsid w:val="008437F8"/>
    <w:rsid w:val="00843A69"/>
    <w:rsid w:val="008445BC"/>
    <w:rsid w:val="00845406"/>
    <w:rsid w:val="00847F98"/>
    <w:rsid w:val="00850A6E"/>
    <w:rsid w:val="00851078"/>
    <w:rsid w:val="00852CAF"/>
    <w:rsid w:val="00853F2C"/>
    <w:rsid w:val="00854954"/>
    <w:rsid w:val="008559E5"/>
    <w:rsid w:val="008566F1"/>
    <w:rsid w:val="00856C65"/>
    <w:rsid w:val="008620E5"/>
    <w:rsid w:val="008627A5"/>
    <w:rsid w:val="00862AD4"/>
    <w:rsid w:val="00863CC5"/>
    <w:rsid w:val="0086581F"/>
    <w:rsid w:val="00865B89"/>
    <w:rsid w:val="00865C2E"/>
    <w:rsid w:val="0086644D"/>
    <w:rsid w:val="00866821"/>
    <w:rsid w:val="00866981"/>
    <w:rsid w:val="008672AB"/>
    <w:rsid w:val="008676DB"/>
    <w:rsid w:val="00871A4F"/>
    <w:rsid w:val="008742E4"/>
    <w:rsid w:val="008744AA"/>
    <w:rsid w:val="008759B8"/>
    <w:rsid w:val="00880074"/>
    <w:rsid w:val="00880466"/>
    <w:rsid w:val="00880711"/>
    <w:rsid w:val="00880CAC"/>
    <w:rsid w:val="00884B75"/>
    <w:rsid w:val="00885D37"/>
    <w:rsid w:val="00885ECE"/>
    <w:rsid w:val="00886F22"/>
    <w:rsid w:val="00891B3D"/>
    <w:rsid w:val="0089201D"/>
    <w:rsid w:val="00892313"/>
    <w:rsid w:val="00892B6E"/>
    <w:rsid w:val="0089549D"/>
    <w:rsid w:val="0089609A"/>
    <w:rsid w:val="0089644F"/>
    <w:rsid w:val="008A125C"/>
    <w:rsid w:val="008A1862"/>
    <w:rsid w:val="008A3719"/>
    <w:rsid w:val="008A4EAF"/>
    <w:rsid w:val="008A5B80"/>
    <w:rsid w:val="008A647E"/>
    <w:rsid w:val="008A680F"/>
    <w:rsid w:val="008A73F3"/>
    <w:rsid w:val="008A7BFF"/>
    <w:rsid w:val="008B33C8"/>
    <w:rsid w:val="008B3690"/>
    <w:rsid w:val="008B3E4D"/>
    <w:rsid w:val="008B3F23"/>
    <w:rsid w:val="008B444C"/>
    <w:rsid w:val="008B4C12"/>
    <w:rsid w:val="008B544A"/>
    <w:rsid w:val="008B57D4"/>
    <w:rsid w:val="008B667A"/>
    <w:rsid w:val="008B771E"/>
    <w:rsid w:val="008B787C"/>
    <w:rsid w:val="008B7B12"/>
    <w:rsid w:val="008C034B"/>
    <w:rsid w:val="008C0ABB"/>
    <w:rsid w:val="008C2876"/>
    <w:rsid w:val="008C3304"/>
    <w:rsid w:val="008C3352"/>
    <w:rsid w:val="008C3CB0"/>
    <w:rsid w:val="008C417E"/>
    <w:rsid w:val="008C44E7"/>
    <w:rsid w:val="008C50A3"/>
    <w:rsid w:val="008C66AB"/>
    <w:rsid w:val="008C70FE"/>
    <w:rsid w:val="008C73DE"/>
    <w:rsid w:val="008D07AF"/>
    <w:rsid w:val="008D12C5"/>
    <w:rsid w:val="008D4429"/>
    <w:rsid w:val="008D477F"/>
    <w:rsid w:val="008D4831"/>
    <w:rsid w:val="008D5200"/>
    <w:rsid w:val="008E02AA"/>
    <w:rsid w:val="008E0ADC"/>
    <w:rsid w:val="008E2A37"/>
    <w:rsid w:val="008E6FBB"/>
    <w:rsid w:val="008F180E"/>
    <w:rsid w:val="008F18E3"/>
    <w:rsid w:val="008F2555"/>
    <w:rsid w:val="008F27DC"/>
    <w:rsid w:val="008F2B3C"/>
    <w:rsid w:val="008F3D0C"/>
    <w:rsid w:val="008F6948"/>
    <w:rsid w:val="008F776A"/>
    <w:rsid w:val="00901CF5"/>
    <w:rsid w:val="00903D48"/>
    <w:rsid w:val="00904B2A"/>
    <w:rsid w:val="009052CF"/>
    <w:rsid w:val="00906429"/>
    <w:rsid w:val="00906AC1"/>
    <w:rsid w:val="00906AF9"/>
    <w:rsid w:val="00906AFD"/>
    <w:rsid w:val="009071E9"/>
    <w:rsid w:val="009074FC"/>
    <w:rsid w:val="00907C98"/>
    <w:rsid w:val="00907F68"/>
    <w:rsid w:val="009100E3"/>
    <w:rsid w:val="00911490"/>
    <w:rsid w:val="00911617"/>
    <w:rsid w:val="00911A7B"/>
    <w:rsid w:val="00911B2F"/>
    <w:rsid w:val="00911F3B"/>
    <w:rsid w:val="009125F4"/>
    <w:rsid w:val="0091342F"/>
    <w:rsid w:val="00913D8F"/>
    <w:rsid w:val="00914516"/>
    <w:rsid w:val="00915A09"/>
    <w:rsid w:val="00920943"/>
    <w:rsid w:val="0092207B"/>
    <w:rsid w:val="009221C6"/>
    <w:rsid w:val="0092362A"/>
    <w:rsid w:val="00924D40"/>
    <w:rsid w:val="00925083"/>
    <w:rsid w:val="00925128"/>
    <w:rsid w:val="009253E9"/>
    <w:rsid w:val="009278F1"/>
    <w:rsid w:val="0093045A"/>
    <w:rsid w:val="00930B04"/>
    <w:rsid w:val="00933136"/>
    <w:rsid w:val="009342C8"/>
    <w:rsid w:val="00937DC0"/>
    <w:rsid w:val="00941BE6"/>
    <w:rsid w:val="00943CD1"/>
    <w:rsid w:val="00944A1F"/>
    <w:rsid w:val="00945473"/>
    <w:rsid w:val="00946873"/>
    <w:rsid w:val="00947D4E"/>
    <w:rsid w:val="0095233B"/>
    <w:rsid w:val="009527F3"/>
    <w:rsid w:val="00952ADB"/>
    <w:rsid w:val="00952BCD"/>
    <w:rsid w:val="00955AA6"/>
    <w:rsid w:val="00955DC5"/>
    <w:rsid w:val="00955E6F"/>
    <w:rsid w:val="0096159A"/>
    <w:rsid w:val="009615DC"/>
    <w:rsid w:val="0096214B"/>
    <w:rsid w:val="00963517"/>
    <w:rsid w:val="00965A5F"/>
    <w:rsid w:val="00965BA3"/>
    <w:rsid w:val="009676A5"/>
    <w:rsid w:val="00970689"/>
    <w:rsid w:val="009729E1"/>
    <w:rsid w:val="00972AED"/>
    <w:rsid w:val="009738F6"/>
    <w:rsid w:val="00973DB0"/>
    <w:rsid w:val="00973E2E"/>
    <w:rsid w:val="00974DD9"/>
    <w:rsid w:val="00975B69"/>
    <w:rsid w:val="00975C36"/>
    <w:rsid w:val="009762D8"/>
    <w:rsid w:val="0097644D"/>
    <w:rsid w:val="0097670A"/>
    <w:rsid w:val="00976CF7"/>
    <w:rsid w:val="009819AA"/>
    <w:rsid w:val="0098295A"/>
    <w:rsid w:val="00982BA4"/>
    <w:rsid w:val="00983960"/>
    <w:rsid w:val="00983D52"/>
    <w:rsid w:val="009842C9"/>
    <w:rsid w:val="00984F55"/>
    <w:rsid w:val="00986CA0"/>
    <w:rsid w:val="009878FD"/>
    <w:rsid w:val="0099022F"/>
    <w:rsid w:val="0099129C"/>
    <w:rsid w:val="009917DC"/>
    <w:rsid w:val="009932AD"/>
    <w:rsid w:val="009932D4"/>
    <w:rsid w:val="00993526"/>
    <w:rsid w:val="00993B3E"/>
    <w:rsid w:val="0099548A"/>
    <w:rsid w:val="00995C54"/>
    <w:rsid w:val="009967C5"/>
    <w:rsid w:val="00996821"/>
    <w:rsid w:val="0099697F"/>
    <w:rsid w:val="009A01D5"/>
    <w:rsid w:val="009A036D"/>
    <w:rsid w:val="009A0824"/>
    <w:rsid w:val="009A0C0C"/>
    <w:rsid w:val="009A12D5"/>
    <w:rsid w:val="009A4AFB"/>
    <w:rsid w:val="009A5E31"/>
    <w:rsid w:val="009A62BC"/>
    <w:rsid w:val="009A678E"/>
    <w:rsid w:val="009A6CEA"/>
    <w:rsid w:val="009A6D4B"/>
    <w:rsid w:val="009B1EAF"/>
    <w:rsid w:val="009B4191"/>
    <w:rsid w:val="009B449D"/>
    <w:rsid w:val="009B48B1"/>
    <w:rsid w:val="009B5964"/>
    <w:rsid w:val="009B7523"/>
    <w:rsid w:val="009C1A27"/>
    <w:rsid w:val="009C52E6"/>
    <w:rsid w:val="009C5831"/>
    <w:rsid w:val="009C5C0F"/>
    <w:rsid w:val="009C7E46"/>
    <w:rsid w:val="009D1166"/>
    <w:rsid w:val="009D2095"/>
    <w:rsid w:val="009D21FA"/>
    <w:rsid w:val="009D28CD"/>
    <w:rsid w:val="009D4C42"/>
    <w:rsid w:val="009D5C4B"/>
    <w:rsid w:val="009D7957"/>
    <w:rsid w:val="009E06E6"/>
    <w:rsid w:val="009E0C01"/>
    <w:rsid w:val="009E1462"/>
    <w:rsid w:val="009E34F9"/>
    <w:rsid w:val="009E3694"/>
    <w:rsid w:val="009E4B95"/>
    <w:rsid w:val="009E5517"/>
    <w:rsid w:val="009E5595"/>
    <w:rsid w:val="009E5F33"/>
    <w:rsid w:val="009E64D7"/>
    <w:rsid w:val="009E6EAD"/>
    <w:rsid w:val="009E7018"/>
    <w:rsid w:val="009F0436"/>
    <w:rsid w:val="009F1617"/>
    <w:rsid w:val="009F1B35"/>
    <w:rsid w:val="009F1E84"/>
    <w:rsid w:val="009F2699"/>
    <w:rsid w:val="009F2BC3"/>
    <w:rsid w:val="009F4113"/>
    <w:rsid w:val="009F473E"/>
    <w:rsid w:val="009F5C83"/>
    <w:rsid w:val="00A0093C"/>
    <w:rsid w:val="00A00C97"/>
    <w:rsid w:val="00A00D33"/>
    <w:rsid w:val="00A015E6"/>
    <w:rsid w:val="00A015F5"/>
    <w:rsid w:val="00A0179F"/>
    <w:rsid w:val="00A01EA2"/>
    <w:rsid w:val="00A02293"/>
    <w:rsid w:val="00A024BF"/>
    <w:rsid w:val="00A05AC9"/>
    <w:rsid w:val="00A109F4"/>
    <w:rsid w:val="00A11D9E"/>
    <w:rsid w:val="00A125A5"/>
    <w:rsid w:val="00A13686"/>
    <w:rsid w:val="00A14608"/>
    <w:rsid w:val="00A15398"/>
    <w:rsid w:val="00A153A1"/>
    <w:rsid w:val="00A155C2"/>
    <w:rsid w:val="00A17442"/>
    <w:rsid w:val="00A174B0"/>
    <w:rsid w:val="00A17802"/>
    <w:rsid w:val="00A22146"/>
    <w:rsid w:val="00A22661"/>
    <w:rsid w:val="00A24AD7"/>
    <w:rsid w:val="00A25958"/>
    <w:rsid w:val="00A35599"/>
    <w:rsid w:val="00A36718"/>
    <w:rsid w:val="00A41A92"/>
    <w:rsid w:val="00A41EC4"/>
    <w:rsid w:val="00A423B4"/>
    <w:rsid w:val="00A42FFE"/>
    <w:rsid w:val="00A43E0D"/>
    <w:rsid w:val="00A44503"/>
    <w:rsid w:val="00A52340"/>
    <w:rsid w:val="00A527AB"/>
    <w:rsid w:val="00A55F3F"/>
    <w:rsid w:val="00A561F6"/>
    <w:rsid w:val="00A565C5"/>
    <w:rsid w:val="00A56BA7"/>
    <w:rsid w:val="00A56E95"/>
    <w:rsid w:val="00A60954"/>
    <w:rsid w:val="00A60E53"/>
    <w:rsid w:val="00A60EA3"/>
    <w:rsid w:val="00A61474"/>
    <w:rsid w:val="00A62700"/>
    <w:rsid w:val="00A629F0"/>
    <w:rsid w:val="00A636D7"/>
    <w:rsid w:val="00A644E2"/>
    <w:rsid w:val="00A6453F"/>
    <w:rsid w:val="00A65A67"/>
    <w:rsid w:val="00A663A4"/>
    <w:rsid w:val="00A66D72"/>
    <w:rsid w:val="00A72742"/>
    <w:rsid w:val="00A72F14"/>
    <w:rsid w:val="00A733E8"/>
    <w:rsid w:val="00A73510"/>
    <w:rsid w:val="00A73764"/>
    <w:rsid w:val="00A73E76"/>
    <w:rsid w:val="00A75AE0"/>
    <w:rsid w:val="00A8000E"/>
    <w:rsid w:val="00A805BC"/>
    <w:rsid w:val="00A80C99"/>
    <w:rsid w:val="00A81E2F"/>
    <w:rsid w:val="00A84378"/>
    <w:rsid w:val="00A85926"/>
    <w:rsid w:val="00A91520"/>
    <w:rsid w:val="00A92B8A"/>
    <w:rsid w:val="00A9371B"/>
    <w:rsid w:val="00A93EEB"/>
    <w:rsid w:val="00A93F64"/>
    <w:rsid w:val="00A946F4"/>
    <w:rsid w:val="00A94BB4"/>
    <w:rsid w:val="00A9507B"/>
    <w:rsid w:val="00A968DB"/>
    <w:rsid w:val="00A96B83"/>
    <w:rsid w:val="00A976B1"/>
    <w:rsid w:val="00AA148C"/>
    <w:rsid w:val="00AA31CF"/>
    <w:rsid w:val="00AA45E7"/>
    <w:rsid w:val="00AA547E"/>
    <w:rsid w:val="00AA5B4B"/>
    <w:rsid w:val="00AB298D"/>
    <w:rsid w:val="00AB4754"/>
    <w:rsid w:val="00AB49AF"/>
    <w:rsid w:val="00AB4D79"/>
    <w:rsid w:val="00AB5A5A"/>
    <w:rsid w:val="00AB5D77"/>
    <w:rsid w:val="00AC00BD"/>
    <w:rsid w:val="00AC1289"/>
    <w:rsid w:val="00AC3410"/>
    <w:rsid w:val="00AC3857"/>
    <w:rsid w:val="00AC5358"/>
    <w:rsid w:val="00AC6E4C"/>
    <w:rsid w:val="00AC6E61"/>
    <w:rsid w:val="00AD07CF"/>
    <w:rsid w:val="00AD1B18"/>
    <w:rsid w:val="00AD22EB"/>
    <w:rsid w:val="00AD306A"/>
    <w:rsid w:val="00AD49CC"/>
    <w:rsid w:val="00AD4D08"/>
    <w:rsid w:val="00AD6185"/>
    <w:rsid w:val="00AD664E"/>
    <w:rsid w:val="00AD748F"/>
    <w:rsid w:val="00AE020D"/>
    <w:rsid w:val="00AE27D2"/>
    <w:rsid w:val="00AE5F4A"/>
    <w:rsid w:val="00AE62FC"/>
    <w:rsid w:val="00AE67ED"/>
    <w:rsid w:val="00AE6EE7"/>
    <w:rsid w:val="00AE6F27"/>
    <w:rsid w:val="00AE7CBB"/>
    <w:rsid w:val="00AF1882"/>
    <w:rsid w:val="00AF2B9B"/>
    <w:rsid w:val="00AF3676"/>
    <w:rsid w:val="00AF3FA9"/>
    <w:rsid w:val="00AF4E3A"/>
    <w:rsid w:val="00AF6559"/>
    <w:rsid w:val="00AF7DA6"/>
    <w:rsid w:val="00B0200B"/>
    <w:rsid w:val="00B020AC"/>
    <w:rsid w:val="00B06118"/>
    <w:rsid w:val="00B068A2"/>
    <w:rsid w:val="00B06B43"/>
    <w:rsid w:val="00B11626"/>
    <w:rsid w:val="00B1175B"/>
    <w:rsid w:val="00B11C35"/>
    <w:rsid w:val="00B12490"/>
    <w:rsid w:val="00B12971"/>
    <w:rsid w:val="00B13D24"/>
    <w:rsid w:val="00B13D6B"/>
    <w:rsid w:val="00B13E20"/>
    <w:rsid w:val="00B14273"/>
    <w:rsid w:val="00B14460"/>
    <w:rsid w:val="00B14622"/>
    <w:rsid w:val="00B1474D"/>
    <w:rsid w:val="00B15605"/>
    <w:rsid w:val="00B1586E"/>
    <w:rsid w:val="00B15D0D"/>
    <w:rsid w:val="00B16026"/>
    <w:rsid w:val="00B16E62"/>
    <w:rsid w:val="00B16ED0"/>
    <w:rsid w:val="00B17D4D"/>
    <w:rsid w:val="00B17E20"/>
    <w:rsid w:val="00B17F21"/>
    <w:rsid w:val="00B228A3"/>
    <w:rsid w:val="00B22EB6"/>
    <w:rsid w:val="00B23848"/>
    <w:rsid w:val="00B23D89"/>
    <w:rsid w:val="00B27405"/>
    <w:rsid w:val="00B27E5D"/>
    <w:rsid w:val="00B31D46"/>
    <w:rsid w:val="00B32239"/>
    <w:rsid w:val="00B3356C"/>
    <w:rsid w:val="00B341B6"/>
    <w:rsid w:val="00B347AD"/>
    <w:rsid w:val="00B360F9"/>
    <w:rsid w:val="00B368F2"/>
    <w:rsid w:val="00B3760E"/>
    <w:rsid w:val="00B37EC2"/>
    <w:rsid w:val="00B40330"/>
    <w:rsid w:val="00B40818"/>
    <w:rsid w:val="00B40900"/>
    <w:rsid w:val="00B41588"/>
    <w:rsid w:val="00B43A5F"/>
    <w:rsid w:val="00B44C3F"/>
    <w:rsid w:val="00B46040"/>
    <w:rsid w:val="00B479AA"/>
    <w:rsid w:val="00B5092D"/>
    <w:rsid w:val="00B51E95"/>
    <w:rsid w:val="00B52DF9"/>
    <w:rsid w:val="00B53A16"/>
    <w:rsid w:val="00B54298"/>
    <w:rsid w:val="00B5494A"/>
    <w:rsid w:val="00B54AB0"/>
    <w:rsid w:val="00B54C24"/>
    <w:rsid w:val="00B5655A"/>
    <w:rsid w:val="00B568CF"/>
    <w:rsid w:val="00B57F18"/>
    <w:rsid w:val="00B60392"/>
    <w:rsid w:val="00B6178C"/>
    <w:rsid w:val="00B6223D"/>
    <w:rsid w:val="00B622E1"/>
    <w:rsid w:val="00B62F31"/>
    <w:rsid w:val="00B66EB3"/>
    <w:rsid w:val="00B70974"/>
    <w:rsid w:val="00B7112A"/>
    <w:rsid w:val="00B71BB7"/>
    <w:rsid w:val="00B723BD"/>
    <w:rsid w:val="00B741C9"/>
    <w:rsid w:val="00B751C8"/>
    <w:rsid w:val="00B75AA0"/>
    <w:rsid w:val="00B80416"/>
    <w:rsid w:val="00B829B0"/>
    <w:rsid w:val="00B82C08"/>
    <w:rsid w:val="00B84FBA"/>
    <w:rsid w:val="00B86515"/>
    <w:rsid w:val="00B91C6F"/>
    <w:rsid w:val="00B92116"/>
    <w:rsid w:val="00B929C7"/>
    <w:rsid w:val="00B94F5B"/>
    <w:rsid w:val="00B96D10"/>
    <w:rsid w:val="00B97FD8"/>
    <w:rsid w:val="00BA1AA8"/>
    <w:rsid w:val="00BA2285"/>
    <w:rsid w:val="00BA246C"/>
    <w:rsid w:val="00BA4CDC"/>
    <w:rsid w:val="00BA6593"/>
    <w:rsid w:val="00BA66A9"/>
    <w:rsid w:val="00BA6A26"/>
    <w:rsid w:val="00BB0829"/>
    <w:rsid w:val="00BB2A28"/>
    <w:rsid w:val="00BB3302"/>
    <w:rsid w:val="00BB4841"/>
    <w:rsid w:val="00BB5625"/>
    <w:rsid w:val="00BB5D5C"/>
    <w:rsid w:val="00BB604D"/>
    <w:rsid w:val="00BB63E5"/>
    <w:rsid w:val="00BB69A5"/>
    <w:rsid w:val="00BB69BE"/>
    <w:rsid w:val="00BB7020"/>
    <w:rsid w:val="00BB7EC8"/>
    <w:rsid w:val="00BC10C4"/>
    <w:rsid w:val="00BC2A38"/>
    <w:rsid w:val="00BC31A8"/>
    <w:rsid w:val="00BC65DA"/>
    <w:rsid w:val="00BD1383"/>
    <w:rsid w:val="00BD150B"/>
    <w:rsid w:val="00BD2640"/>
    <w:rsid w:val="00BD29B4"/>
    <w:rsid w:val="00BD4ACC"/>
    <w:rsid w:val="00BD762E"/>
    <w:rsid w:val="00BE0DEB"/>
    <w:rsid w:val="00BE119F"/>
    <w:rsid w:val="00BE20FC"/>
    <w:rsid w:val="00BE4BAF"/>
    <w:rsid w:val="00BE4FF3"/>
    <w:rsid w:val="00BE7360"/>
    <w:rsid w:val="00BE7C0B"/>
    <w:rsid w:val="00BF0008"/>
    <w:rsid w:val="00BF1549"/>
    <w:rsid w:val="00BF1B36"/>
    <w:rsid w:val="00BF1E22"/>
    <w:rsid w:val="00BF2933"/>
    <w:rsid w:val="00BF4A7A"/>
    <w:rsid w:val="00BF5F0D"/>
    <w:rsid w:val="00BF6128"/>
    <w:rsid w:val="00C015D2"/>
    <w:rsid w:val="00C025CB"/>
    <w:rsid w:val="00C036C7"/>
    <w:rsid w:val="00C04383"/>
    <w:rsid w:val="00C05629"/>
    <w:rsid w:val="00C06446"/>
    <w:rsid w:val="00C12A1E"/>
    <w:rsid w:val="00C14947"/>
    <w:rsid w:val="00C16A52"/>
    <w:rsid w:val="00C1701B"/>
    <w:rsid w:val="00C1743F"/>
    <w:rsid w:val="00C177BF"/>
    <w:rsid w:val="00C20423"/>
    <w:rsid w:val="00C2148D"/>
    <w:rsid w:val="00C21BC1"/>
    <w:rsid w:val="00C21F9D"/>
    <w:rsid w:val="00C234D0"/>
    <w:rsid w:val="00C23981"/>
    <w:rsid w:val="00C254F9"/>
    <w:rsid w:val="00C273FA"/>
    <w:rsid w:val="00C277E8"/>
    <w:rsid w:val="00C3032E"/>
    <w:rsid w:val="00C305F7"/>
    <w:rsid w:val="00C3060F"/>
    <w:rsid w:val="00C30DAF"/>
    <w:rsid w:val="00C319D1"/>
    <w:rsid w:val="00C31F85"/>
    <w:rsid w:val="00C3264F"/>
    <w:rsid w:val="00C33CAB"/>
    <w:rsid w:val="00C37795"/>
    <w:rsid w:val="00C40D6C"/>
    <w:rsid w:val="00C419B0"/>
    <w:rsid w:val="00C41F43"/>
    <w:rsid w:val="00C42C60"/>
    <w:rsid w:val="00C42DF1"/>
    <w:rsid w:val="00C449C0"/>
    <w:rsid w:val="00C44FFB"/>
    <w:rsid w:val="00C45D2B"/>
    <w:rsid w:val="00C471FE"/>
    <w:rsid w:val="00C47A33"/>
    <w:rsid w:val="00C52200"/>
    <w:rsid w:val="00C52FD2"/>
    <w:rsid w:val="00C5348B"/>
    <w:rsid w:val="00C5532E"/>
    <w:rsid w:val="00C55FA7"/>
    <w:rsid w:val="00C56ED4"/>
    <w:rsid w:val="00C56F0F"/>
    <w:rsid w:val="00C57D29"/>
    <w:rsid w:val="00C60394"/>
    <w:rsid w:val="00C60F33"/>
    <w:rsid w:val="00C62F45"/>
    <w:rsid w:val="00C631E5"/>
    <w:rsid w:val="00C634F4"/>
    <w:rsid w:val="00C63A2E"/>
    <w:rsid w:val="00C63AA2"/>
    <w:rsid w:val="00C643E6"/>
    <w:rsid w:val="00C65684"/>
    <w:rsid w:val="00C65EA2"/>
    <w:rsid w:val="00C66DCB"/>
    <w:rsid w:val="00C67157"/>
    <w:rsid w:val="00C71D9A"/>
    <w:rsid w:val="00C72F0F"/>
    <w:rsid w:val="00C73AB4"/>
    <w:rsid w:val="00C73DAF"/>
    <w:rsid w:val="00C74FE3"/>
    <w:rsid w:val="00C76A48"/>
    <w:rsid w:val="00C76CED"/>
    <w:rsid w:val="00C81757"/>
    <w:rsid w:val="00C83705"/>
    <w:rsid w:val="00C841EA"/>
    <w:rsid w:val="00C84EB9"/>
    <w:rsid w:val="00C872FB"/>
    <w:rsid w:val="00C8770B"/>
    <w:rsid w:val="00C9096E"/>
    <w:rsid w:val="00C90D91"/>
    <w:rsid w:val="00C91C28"/>
    <w:rsid w:val="00C91DC1"/>
    <w:rsid w:val="00C93074"/>
    <w:rsid w:val="00C938A5"/>
    <w:rsid w:val="00C93EC5"/>
    <w:rsid w:val="00C95E22"/>
    <w:rsid w:val="00C96706"/>
    <w:rsid w:val="00C96CD4"/>
    <w:rsid w:val="00C97583"/>
    <w:rsid w:val="00CA073B"/>
    <w:rsid w:val="00CA0ED4"/>
    <w:rsid w:val="00CA3879"/>
    <w:rsid w:val="00CA51F4"/>
    <w:rsid w:val="00CA68D3"/>
    <w:rsid w:val="00CA6FD7"/>
    <w:rsid w:val="00CB01C3"/>
    <w:rsid w:val="00CB0A80"/>
    <w:rsid w:val="00CB0B2B"/>
    <w:rsid w:val="00CB1FE5"/>
    <w:rsid w:val="00CB258E"/>
    <w:rsid w:val="00CB2AE3"/>
    <w:rsid w:val="00CB3BDE"/>
    <w:rsid w:val="00CB53C4"/>
    <w:rsid w:val="00CB55DF"/>
    <w:rsid w:val="00CC0B38"/>
    <w:rsid w:val="00CC1064"/>
    <w:rsid w:val="00CC14F5"/>
    <w:rsid w:val="00CC1770"/>
    <w:rsid w:val="00CC256C"/>
    <w:rsid w:val="00CC356D"/>
    <w:rsid w:val="00CC3780"/>
    <w:rsid w:val="00CC5832"/>
    <w:rsid w:val="00CC6A9A"/>
    <w:rsid w:val="00CD09EA"/>
    <w:rsid w:val="00CD0B7E"/>
    <w:rsid w:val="00CD2425"/>
    <w:rsid w:val="00CD25F7"/>
    <w:rsid w:val="00CD6D77"/>
    <w:rsid w:val="00CE0A21"/>
    <w:rsid w:val="00CE0DF2"/>
    <w:rsid w:val="00CE232B"/>
    <w:rsid w:val="00CE329D"/>
    <w:rsid w:val="00CE3659"/>
    <w:rsid w:val="00CE4C83"/>
    <w:rsid w:val="00CE6F3D"/>
    <w:rsid w:val="00CE71D8"/>
    <w:rsid w:val="00CE7693"/>
    <w:rsid w:val="00CE7DBC"/>
    <w:rsid w:val="00CF0BCB"/>
    <w:rsid w:val="00CF1F72"/>
    <w:rsid w:val="00CF55DD"/>
    <w:rsid w:val="00CF5C9C"/>
    <w:rsid w:val="00CF7F68"/>
    <w:rsid w:val="00D007D1"/>
    <w:rsid w:val="00D02730"/>
    <w:rsid w:val="00D05DC8"/>
    <w:rsid w:val="00D06781"/>
    <w:rsid w:val="00D10441"/>
    <w:rsid w:val="00D1049F"/>
    <w:rsid w:val="00D10C58"/>
    <w:rsid w:val="00D1128F"/>
    <w:rsid w:val="00D12418"/>
    <w:rsid w:val="00D12721"/>
    <w:rsid w:val="00D15C9E"/>
    <w:rsid w:val="00D16D61"/>
    <w:rsid w:val="00D174A0"/>
    <w:rsid w:val="00D176EA"/>
    <w:rsid w:val="00D17C5C"/>
    <w:rsid w:val="00D21776"/>
    <w:rsid w:val="00D219D8"/>
    <w:rsid w:val="00D22A7B"/>
    <w:rsid w:val="00D23EB2"/>
    <w:rsid w:val="00D24639"/>
    <w:rsid w:val="00D256FD"/>
    <w:rsid w:val="00D309E6"/>
    <w:rsid w:val="00D31C3C"/>
    <w:rsid w:val="00D3319E"/>
    <w:rsid w:val="00D33249"/>
    <w:rsid w:val="00D33FE8"/>
    <w:rsid w:val="00D344B0"/>
    <w:rsid w:val="00D35B6C"/>
    <w:rsid w:val="00D3791D"/>
    <w:rsid w:val="00D37EA0"/>
    <w:rsid w:val="00D404C6"/>
    <w:rsid w:val="00D41A6C"/>
    <w:rsid w:val="00D43C2D"/>
    <w:rsid w:val="00D44896"/>
    <w:rsid w:val="00D46167"/>
    <w:rsid w:val="00D464B9"/>
    <w:rsid w:val="00D4675C"/>
    <w:rsid w:val="00D46771"/>
    <w:rsid w:val="00D46F0E"/>
    <w:rsid w:val="00D50380"/>
    <w:rsid w:val="00D50410"/>
    <w:rsid w:val="00D51234"/>
    <w:rsid w:val="00D52204"/>
    <w:rsid w:val="00D52B7A"/>
    <w:rsid w:val="00D52F50"/>
    <w:rsid w:val="00D546A5"/>
    <w:rsid w:val="00D55107"/>
    <w:rsid w:val="00D551DD"/>
    <w:rsid w:val="00D5549A"/>
    <w:rsid w:val="00D559C2"/>
    <w:rsid w:val="00D56055"/>
    <w:rsid w:val="00D57B75"/>
    <w:rsid w:val="00D57C65"/>
    <w:rsid w:val="00D611EA"/>
    <w:rsid w:val="00D61F53"/>
    <w:rsid w:val="00D63A34"/>
    <w:rsid w:val="00D64890"/>
    <w:rsid w:val="00D64DE4"/>
    <w:rsid w:val="00D65044"/>
    <w:rsid w:val="00D66BEE"/>
    <w:rsid w:val="00D6796B"/>
    <w:rsid w:val="00D67EDA"/>
    <w:rsid w:val="00D70526"/>
    <w:rsid w:val="00D706E4"/>
    <w:rsid w:val="00D71762"/>
    <w:rsid w:val="00D71D51"/>
    <w:rsid w:val="00D73091"/>
    <w:rsid w:val="00D7478E"/>
    <w:rsid w:val="00D802FD"/>
    <w:rsid w:val="00D8078F"/>
    <w:rsid w:val="00D82619"/>
    <w:rsid w:val="00D844A7"/>
    <w:rsid w:val="00D85270"/>
    <w:rsid w:val="00D86070"/>
    <w:rsid w:val="00D865BF"/>
    <w:rsid w:val="00D86F60"/>
    <w:rsid w:val="00D9055D"/>
    <w:rsid w:val="00D90F75"/>
    <w:rsid w:val="00D91417"/>
    <w:rsid w:val="00D915FE"/>
    <w:rsid w:val="00D91879"/>
    <w:rsid w:val="00D91A4C"/>
    <w:rsid w:val="00D92749"/>
    <w:rsid w:val="00D931E2"/>
    <w:rsid w:val="00D93519"/>
    <w:rsid w:val="00D94777"/>
    <w:rsid w:val="00D96683"/>
    <w:rsid w:val="00D97737"/>
    <w:rsid w:val="00DA37D0"/>
    <w:rsid w:val="00DA3F8E"/>
    <w:rsid w:val="00DA40F3"/>
    <w:rsid w:val="00DA493F"/>
    <w:rsid w:val="00DA6FD2"/>
    <w:rsid w:val="00DB0F97"/>
    <w:rsid w:val="00DB1472"/>
    <w:rsid w:val="00DB374D"/>
    <w:rsid w:val="00DB3799"/>
    <w:rsid w:val="00DB3C86"/>
    <w:rsid w:val="00DB5B28"/>
    <w:rsid w:val="00DB5CAC"/>
    <w:rsid w:val="00DB784D"/>
    <w:rsid w:val="00DC08C6"/>
    <w:rsid w:val="00DC1CE8"/>
    <w:rsid w:val="00DC1E0D"/>
    <w:rsid w:val="00DC1E0E"/>
    <w:rsid w:val="00DC34F2"/>
    <w:rsid w:val="00DC680B"/>
    <w:rsid w:val="00DD0983"/>
    <w:rsid w:val="00DD453F"/>
    <w:rsid w:val="00DD4680"/>
    <w:rsid w:val="00DD5342"/>
    <w:rsid w:val="00DD622A"/>
    <w:rsid w:val="00DD7328"/>
    <w:rsid w:val="00DD7F72"/>
    <w:rsid w:val="00DD7F9F"/>
    <w:rsid w:val="00DE4B5A"/>
    <w:rsid w:val="00DE531F"/>
    <w:rsid w:val="00DE672E"/>
    <w:rsid w:val="00DE6B21"/>
    <w:rsid w:val="00DE6FEC"/>
    <w:rsid w:val="00DF00BA"/>
    <w:rsid w:val="00DF25CA"/>
    <w:rsid w:val="00DF503F"/>
    <w:rsid w:val="00DF536B"/>
    <w:rsid w:val="00DF5784"/>
    <w:rsid w:val="00DF5B73"/>
    <w:rsid w:val="00DF74C0"/>
    <w:rsid w:val="00E00421"/>
    <w:rsid w:val="00E014D2"/>
    <w:rsid w:val="00E01BF2"/>
    <w:rsid w:val="00E020FA"/>
    <w:rsid w:val="00E02F74"/>
    <w:rsid w:val="00E040F2"/>
    <w:rsid w:val="00E04677"/>
    <w:rsid w:val="00E0733A"/>
    <w:rsid w:val="00E10C22"/>
    <w:rsid w:val="00E10D51"/>
    <w:rsid w:val="00E119DE"/>
    <w:rsid w:val="00E12587"/>
    <w:rsid w:val="00E12B96"/>
    <w:rsid w:val="00E12FEE"/>
    <w:rsid w:val="00E1319B"/>
    <w:rsid w:val="00E14169"/>
    <w:rsid w:val="00E142B7"/>
    <w:rsid w:val="00E15297"/>
    <w:rsid w:val="00E15872"/>
    <w:rsid w:val="00E15950"/>
    <w:rsid w:val="00E15C97"/>
    <w:rsid w:val="00E17C3A"/>
    <w:rsid w:val="00E202B0"/>
    <w:rsid w:val="00E202B7"/>
    <w:rsid w:val="00E21BCC"/>
    <w:rsid w:val="00E21BE5"/>
    <w:rsid w:val="00E223AD"/>
    <w:rsid w:val="00E23C57"/>
    <w:rsid w:val="00E24EAB"/>
    <w:rsid w:val="00E252BB"/>
    <w:rsid w:val="00E26048"/>
    <w:rsid w:val="00E27581"/>
    <w:rsid w:val="00E278D9"/>
    <w:rsid w:val="00E27E1F"/>
    <w:rsid w:val="00E30F93"/>
    <w:rsid w:val="00E31793"/>
    <w:rsid w:val="00E327CA"/>
    <w:rsid w:val="00E3318F"/>
    <w:rsid w:val="00E34BC2"/>
    <w:rsid w:val="00E353EB"/>
    <w:rsid w:val="00E35C5F"/>
    <w:rsid w:val="00E363CF"/>
    <w:rsid w:val="00E41096"/>
    <w:rsid w:val="00E41579"/>
    <w:rsid w:val="00E42EEA"/>
    <w:rsid w:val="00E4419F"/>
    <w:rsid w:val="00E4521F"/>
    <w:rsid w:val="00E46601"/>
    <w:rsid w:val="00E4764B"/>
    <w:rsid w:val="00E5041B"/>
    <w:rsid w:val="00E504BC"/>
    <w:rsid w:val="00E504E9"/>
    <w:rsid w:val="00E51156"/>
    <w:rsid w:val="00E5233A"/>
    <w:rsid w:val="00E528DC"/>
    <w:rsid w:val="00E52B7D"/>
    <w:rsid w:val="00E52DE4"/>
    <w:rsid w:val="00E54ADD"/>
    <w:rsid w:val="00E552F5"/>
    <w:rsid w:val="00E5539C"/>
    <w:rsid w:val="00E619AE"/>
    <w:rsid w:val="00E626DA"/>
    <w:rsid w:val="00E638E6"/>
    <w:rsid w:val="00E64545"/>
    <w:rsid w:val="00E64AC2"/>
    <w:rsid w:val="00E65087"/>
    <w:rsid w:val="00E6551A"/>
    <w:rsid w:val="00E65EDC"/>
    <w:rsid w:val="00E66145"/>
    <w:rsid w:val="00E6770F"/>
    <w:rsid w:val="00E67AC7"/>
    <w:rsid w:val="00E70C46"/>
    <w:rsid w:val="00E714B2"/>
    <w:rsid w:val="00E726C7"/>
    <w:rsid w:val="00E7401B"/>
    <w:rsid w:val="00E742C8"/>
    <w:rsid w:val="00E74D9A"/>
    <w:rsid w:val="00E76C41"/>
    <w:rsid w:val="00E76D11"/>
    <w:rsid w:val="00E80D4B"/>
    <w:rsid w:val="00E81DD3"/>
    <w:rsid w:val="00E8238B"/>
    <w:rsid w:val="00E85A76"/>
    <w:rsid w:val="00E86202"/>
    <w:rsid w:val="00E864B3"/>
    <w:rsid w:val="00E87044"/>
    <w:rsid w:val="00E907F4"/>
    <w:rsid w:val="00E90C34"/>
    <w:rsid w:val="00E91936"/>
    <w:rsid w:val="00E9216B"/>
    <w:rsid w:val="00E92A0F"/>
    <w:rsid w:val="00E93C62"/>
    <w:rsid w:val="00E945C4"/>
    <w:rsid w:val="00E962E9"/>
    <w:rsid w:val="00E96D9C"/>
    <w:rsid w:val="00EA24AD"/>
    <w:rsid w:val="00EA24EF"/>
    <w:rsid w:val="00EA4499"/>
    <w:rsid w:val="00EA558A"/>
    <w:rsid w:val="00EA6B56"/>
    <w:rsid w:val="00EA73BA"/>
    <w:rsid w:val="00EB020B"/>
    <w:rsid w:val="00EB1E2F"/>
    <w:rsid w:val="00EB4912"/>
    <w:rsid w:val="00EB5395"/>
    <w:rsid w:val="00EB65D9"/>
    <w:rsid w:val="00EB73BD"/>
    <w:rsid w:val="00EB7FA9"/>
    <w:rsid w:val="00EC0086"/>
    <w:rsid w:val="00EC08A5"/>
    <w:rsid w:val="00EC13F6"/>
    <w:rsid w:val="00EC3F2E"/>
    <w:rsid w:val="00EC61F0"/>
    <w:rsid w:val="00EC629A"/>
    <w:rsid w:val="00ED2183"/>
    <w:rsid w:val="00ED2AA8"/>
    <w:rsid w:val="00ED2DBE"/>
    <w:rsid w:val="00ED357F"/>
    <w:rsid w:val="00ED383D"/>
    <w:rsid w:val="00ED5EFB"/>
    <w:rsid w:val="00ED62A6"/>
    <w:rsid w:val="00ED683D"/>
    <w:rsid w:val="00ED6915"/>
    <w:rsid w:val="00ED783E"/>
    <w:rsid w:val="00EE0604"/>
    <w:rsid w:val="00EE17DF"/>
    <w:rsid w:val="00EE26F3"/>
    <w:rsid w:val="00EE2AD9"/>
    <w:rsid w:val="00EE3E28"/>
    <w:rsid w:val="00EE5007"/>
    <w:rsid w:val="00EE5867"/>
    <w:rsid w:val="00EF0365"/>
    <w:rsid w:val="00EF1F19"/>
    <w:rsid w:val="00EF304E"/>
    <w:rsid w:val="00EF31EE"/>
    <w:rsid w:val="00EF417E"/>
    <w:rsid w:val="00EF48C1"/>
    <w:rsid w:val="00EF5E11"/>
    <w:rsid w:val="00EF6A17"/>
    <w:rsid w:val="00EF6CCF"/>
    <w:rsid w:val="00EF7AA0"/>
    <w:rsid w:val="00F009BD"/>
    <w:rsid w:val="00F0238B"/>
    <w:rsid w:val="00F03DC4"/>
    <w:rsid w:val="00F03F4A"/>
    <w:rsid w:val="00F061C2"/>
    <w:rsid w:val="00F0643D"/>
    <w:rsid w:val="00F075A0"/>
    <w:rsid w:val="00F12B99"/>
    <w:rsid w:val="00F12DB0"/>
    <w:rsid w:val="00F13077"/>
    <w:rsid w:val="00F13E87"/>
    <w:rsid w:val="00F143F9"/>
    <w:rsid w:val="00F1555A"/>
    <w:rsid w:val="00F15D39"/>
    <w:rsid w:val="00F20B6C"/>
    <w:rsid w:val="00F21335"/>
    <w:rsid w:val="00F23CC6"/>
    <w:rsid w:val="00F23D05"/>
    <w:rsid w:val="00F240A3"/>
    <w:rsid w:val="00F26F75"/>
    <w:rsid w:val="00F27426"/>
    <w:rsid w:val="00F3097C"/>
    <w:rsid w:val="00F3126C"/>
    <w:rsid w:val="00F31D0A"/>
    <w:rsid w:val="00F334DB"/>
    <w:rsid w:val="00F33F61"/>
    <w:rsid w:val="00F34058"/>
    <w:rsid w:val="00F36260"/>
    <w:rsid w:val="00F36358"/>
    <w:rsid w:val="00F415C5"/>
    <w:rsid w:val="00F43A55"/>
    <w:rsid w:val="00F44DE5"/>
    <w:rsid w:val="00F47259"/>
    <w:rsid w:val="00F47CBD"/>
    <w:rsid w:val="00F51E3A"/>
    <w:rsid w:val="00F52234"/>
    <w:rsid w:val="00F528AA"/>
    <w:rsid w:val="00F5316A"/>
    <w:rsid w:val="00F531FB"/>
    <w:rsid w:val="00F53F30"/>
    <w:rsid w:val="00F5478A"/>
    <w:rsid w:val="00F54FD2"/>
    <w:rsid w:val="00F551BD"/>
    <w:rsid w:val="00F55C93"/>
    <w:rsid w:val="00F56576"/>
    <w:rsid w:val="00F56EE1"/>
    <w:rsid w:val="00F57303"/>
    <w:rsid w:val="00F57FFA"/>
    <w:rsid w:val="00F60A56"/>
    <w:rsid w:val="00F629E8"/>
    <w:rsid w:val="00F62DAE"/>
    <w:rsid w:val="00F6514A"/>
    <w:rsid w:val="00F65474"/>
    <w:rsid w:val="00F65B81"/>
    <w:rsid w:val="00F660BE"/>
    <w:rsid w:val="00F7127C"/>
    <w:rsid w:val="00F725B4"/>
    <w:rsid w:val="00F7351A"/>
    <w:rsid w:val="00F73C43"/>
    <w:rsid w:val="00F75146"/>
    <w:rsid w:val="00F755AB"/>
    <w:rsid w:val="00F76410"/>
    <w:rsid w:val="00F768F8"/>
    <w:rsid w:val="00F77A78"/>
    <w:rsid w:val="00F77EDA"/>
    <w:rsid w:val="00F8125D"/>
    <w:rsid w:val="00F81FB6"/>
    <w:rsid w:val="00F82388"/>
    <w:rsid w:val="00F827AF"/>
    <w:rsid w:val="00F832A0"/>
    <w:rsid w:val="00F83DE1"/>
    <w:rsid w:val="00F84B93"/>
    <w:rsid w:val="00F85BBE"/>
    <w:rsid w:val="00F86604"/>
    <w:rsid w:val="00F86983"/>
    <w:rsid w:val="00F90DDA"/>
    <w:rsid w:val="00F91AA0"/>
    <w:rsid w:val="00F91C52"/>
    <w:rsid w:val="00F92304"/>
    <w:rsid w:val="00F92324"/>
    <w:rsid w:val="00F924C2"/>
    <w:rsid w:val="00F93189"/>
    <w:rsid w:val="00F942B8"/>
    <w:rsid w:val="00F94582"/>
    <w:rsid w:val="00F959DB"/>
    <w:rsid w:val="00F95A33"/>
    <w:rsid w:val="00F96E24"/>
    <w:rsid w:val="00F975C3"/>
    <w:rsid w:val="00F97E84"/>
    <w:rsid w:val="00FA07B9"/>
    <w:rsid w:val="00FA0937"/>
    <w:rsid w:val="00FA0C2E"/>
    <w:rsid w:val="00FA1301"/>
    <w:rsid w:val="00FA2523"/>
    <w:rsid w:val="00FA2D5B"/>
    <w:rsid w:val="00FA373B"/>
    <w:rsid w:val="00FA39EE"/>
    <w:rsid w:val="00FA56E2"/>
    <w:rsid w:val="00FA5A71"/>
    <w:rsid w:val="00FA61B0"/>
    <w:rsid w:val="00FA62C0"/>
    <w:rsid w:val="00FA6BCA"/>
    <w:rsid w:val="00FB0DF4"/>
    <w:rsid w:val="00FB1396"/>
    <w:rsid w:val="00FB14F9"/>
    <w:rsid w:val="00FB19E2"/>
    <w:rsid w:val="00FB3FD8"/>
    <w:rsid w:val="00FB4703"/>
    <w:rsid w:val="00FB4F2F"/>
    <w:rsid w:val="00FB5203"/>
    <w:rsid w:val="00FB6DDD"/>
    <w:rsid w:val="00FC1B5A"/>
    <w:rsid w:val="00FC5C43"/>
    <w:rsid w:val="00FC6571"/>
    <w:rsid w:val="00FD233F"/>
    <w:rsid w:val="00FD297E"/>
    <w:rsid w:val="00FD2BB1"/>
    <w:rsid w:val="00FD3709"/>
    <w:rsid w:val="00FD3840"/>
    <w:rsid w:val="00FD4309"/>
    <w:rsid w:val="00FD718D"/>
    <w:rsid w:val="00FE0AAE"/>
    <w:rsid w:val="00FE1251"/>
    <w:rsid w:val="00FE1E3E"/>
    <w:rsid w:val="00FE2658"/>
    <w:rsid w:val="00FE4EAD"/>
    <w:rsid w:val="00FE580A"/>
    <w:rsid w:val="00FE7515"/>
    <w:rsid w:val="00FE7522"/>
    <w:rsid w:val="00FF080C"/>
    <w:rsid w:val="00FF26F9"/>
    <w:rsid w:val="00FF2E09"/>
    <w:rsid w:val="00FF3FB8"/>
    <w:rsid w:val="00FF4367"/>
    <w:rsid w:val="00FF4E03"/>
    <w:rsid w:val="00FF4E7A"/>
    <w:rsid w:val="00FF53D2"/>
    <w:rsid w:val="00FF6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navy" strokecolor="#333">
      <v:fill color="navy" on="f"/>
      <v:stroke color="#333"/>
      <o:colormru v:ext="edit" colors="#c09,#f3c,#963,#fcf,#f9f,#f93,#fc0,#ffb9ff"/>
    </o:shapedefaults>
    <o:shapelayout v:ext="edit">
      <o:idmap v:ext="edit" data="2"/>
    </o:shapelayout>
  </w:shapeDefaults>
  <w:decimalSymbol w:val="."/>
  <w:listSeparator w:val=","/>
  <w14:docId w14:val="663DC3AF"/>
  <w14:defaultImageDpi w14:val="32767"/>
  <w15:chartTrackingRefBased/>
  <w15:docId w15:val="{1695069C-CDAD-4352-A543-BB2C8B823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tabs>
        <w:tab w:val="left" w:pos="3600"/>
        <w:tab w:val="left" w:pos="5760"/>
        <w:tab w:val="left" w:pos="7200"/>
      </w:tabs>
      <w:ind w:left="720"/>
      <w:outlineLvl w:val="0"/>
    </w:pPr>
    <w:rPr>
      <w:sz w:val="24"/>
    </w:rPr>
  </w:style>
  <w:style w:type="paragraph" w:styleId="Heading2">
    <w:name w:val="heading 2"/>
    <w:basedOn w:val="Normal"/>
    <w:next w:val="Normal"/>
    <w:qFormat/>
    <w:pPr>
      <w:keepNext/>
      <w:tabs>
        <w:tab w:val="left" w:pos="4860"/>
        <w:tab w:val="left" w:pos="6570"/>
        <w:tab w:val="left" w:pos="7650"/>
      </w:tabs>
      <w:ind w:left="720" w:right="-450"/>
      <w:outlineLvl w:val="1"/>
    </w:pPr>
    <w:rPr>
      <w:sz w:val="24"/>
    </w:rPr>
  </w:style>
  <w:style w:type="paragraph" w:styleId="Heading3">
    <w:name w:val="heading 3"/>
    <w:basedOn w:val="Normal"/>
    <w:next w:val="Normal"/>
    <w:qFormat/>
    <w:pPr>
      <w:keepNext/>
      <w:outlineLvl w:val="2"/>
    </w:pPr>
    <w:rPr>
      <w:noProof/>
      <w:sz w:val="24"/>
    </w:rPr>
  </w:style>
  <w:style w:type="paragraph" w:styleId="Heading4">
    <w:name w:val="heading 4"/>
    <w:basedOn w:val="Normal"/>
    <w:next w:val="Normal"/>
    <w:qFormat/>
    <w:pPr>
      <w:keepNext/>
      <w:jc w:val="center"/>
      <w:outlineLvl w:val="3"/>
    </w:pPr>
    <w:rPr>
      <w:sz w:val="28"/>
    </w:rPr>
  </w:style>
  <w:style w:type="paragraph" w:styleId="Heading5">
    <w:name w:val="heading 5"/>
    <w:basedOn w:val="Normal"/>
    <w:next w:val="Normal"/>
    <w:qFormat/>
    <w:pPr>
      <w:keepNext/>
      <w:tabs>
        <w:tab w:val="left" w:pos="491"/>
      </w:tabs>
      <w:ind w:left="491"/>
      <w:outlineLvl w:val="4"/>
    </w:pPr>
    <w:rPr>
      <w:sz w:val="24"/>
    </w:rPr>
  </w:style>
  <w:style w:type="paragraph" w:styleId="Heading6">
    <w:name w:val="heading 6"/>
    <w:basedOn w:val="Normal"/>
    <w:next w:val="Normal"/>
    <w:qFormat/>
    <w:pPr>
      <w:keepNext/>
      <w:jc w:val="center"/>
      <w:outlineLvl w:val="5"/>
    </w:pPr>
    <w:rPr>
      <w:b/>
      <w:bCs/>
      <w:noProof/>
      <w:sz w:val="24"/>
    </w:rPr>
  </w:style>
  <w:style w:type="paragraph" w:styleId="Heading7">
    <w:name w:val="heading 7"/>
    <w:basedOn w:val="Normal"/>
    <w:next w:val="Normal"/>
    <w:qFormat/>
    <w:pPr>
      <w:keepNext/>
      <w:ind w:left="2880"/>
      <w:outlineLvl w:val="6"/>
    </w:pPr>
    <w:rPr>
      <w:sz w:val="28"/>
    </w:rPr>
  </w:style>
  <w:style w:type="paragraph" w:styleId="Heading8">
    <w:name w:val="heading 8"/>
    <w:basedOn w:val="Normal"/>
    <w:next w:val="Normal"/>
    <w:qFormat/>
    <w:pPr>
      <w:keepNext/>
      <w:jc w:val="center"/>
      <w:outlineLvl w:val="7"/>
    </w:pPr>
    <w:rPr>
      <w:sz w:val="24"/>
    </w:rPr>
  </w:style>
  <w:style w:type="paragraph" w:styleId="Heading9">
    <w:name w:val="heading 9"/>
    <w:basedOn w:val="Normal"/>
    <w:next w:val="Normal"/>
    <w:qFormat/>
    <w:pPr>
      <w:keepNext/>
      <w:tabs>
        <w:tab w:val="left" w:pos="1872"/>
      </w:tabs>
      <w:outlineLvl w:val="8"/>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lockText">
    <w:name w:val="Block Text"/>
    <w:basedOn w:val="Normal"/>
    <w:pPr>
      <w:tabs>
        <w:tab w:val="left" w:pos="4860"/>
        <w:tab w:val="left" w:pos="6570"/>
        <w:tab w:val="left" w:pos="7650"/>
      </w:tabs>
      <w:ind w:left="720" w:right="-450"/>
    </w:pPr>
    <w:rPr>
      <w:sz w:val="24"/>
    </w:rPr>
  </w:style>
  <w:style w:type="character" w:styleId="PageNumber">
    <w:name w:val="page number"/>
    <w:basedOn w:val="DefaultParagraphFont"/>
  </w:style>
  <w:style w:type="paragraph" w:styleId="BodyTextIndent">
    <w:name w:val="Body Text Indent"/>
    <w:basedOn w:val="Normal"/>
    <w:pPr>
      <w:ind w:left="720"/>
    </w:pPr>
    <w:rPr>
      <w:sz w:val="24"/>
    </w:rPr>
  </w:style>
  <w:style w:type="paragraph" w:styleId="BodyText">
    <w:name w:val="Body Text"/>
    <w:basedOn w:val="Normal"/>
    <w:pPr>
      <w:jc w:val="center"/>
    </w:pPr>
    <w:rPr>
      <w:rFonts w:ascii="Comic Sans MS" w:hAnsi="Comic Sans MS"/>
      <w:sz w:val="16"/>
    </w:rPr>
  </w:style>
  <w:style w:type="paragraph" w:styleId="BalloonText">
    <w:name w:val="Balloon Text"/>
    <w:basedOn w:val="Normal"/>
    <w:semiHidden/>
    <w:rsid w:val="00EC3F2E"/>
    <w:rPr>
      <w:rFonts w:ascii="Tahoma" w:hAnsi="Tahoma" w:cs="Tahoma"/>
      <w:sz w:val="16"/>
      <w:szCs w:val="16"/>
    </w:rPr>
  </w:style>
  <w:style w:type="table" w:styleId="TableGrid">
    <w:name w:val="Table Grid"/>
    <w:basedOn w:val="TableNormal"/>
    <w:uiPriority w:val="39"/>
    <w:rsid w:val="00843A6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6E06E9"/>
    <w:pPr>
      <w:ind w:left="720"/>
    </w:pPr>
  </w:style>
  <w:style w:type="character" w:customStyle="1" w:styleId="FooterChar">
    <w:name w:val="Footer Char"/>
    <w:basedOn w:val="DefaultParagraphFont"/>
    <w:link w:val="Footer"/>
    <w:uiPriority w:val="99"/>
    <w:rsid w:val="0037119E"/>
  </w:style>
  <w:style w:type="character" w:customStyle="1" w:styleId="HeaderChar">
    <w:name w:val="Header Char"/>
    <w:basedOn w:val="DefaultParagraphFont"/>
    <w:link w:val="Header"/>
    <w:rsid w:val="00ED2AA8"/>
  </w:style>
  <w:style w:type="character" w:styleId="Hyperlink">
    <w:name w:val="Hyperlink"/>
    <w:basedOn w:val="DefaultParagraphFont"/>
    <w:rsid w:val="00694EB3"/>
    <w:rPr>
      <w:color w:val="0563C1" w:themeColor="hyperlink"/>
      <w:u w:val="single"/>
    </w:rPr>
  </w:style>
  <w:style w:type="character" w:customStyle="1" w:styleId="UnresolvedMention1">
    <w:name w:val="Unresolved Mention1"/>
    <w:basedOn w:val="DefaultParagraphFont"/>
    <w:uiPriority w:val="99"/>
    <w:semiHidden/>
    <w:unhideWhenUsed/>
    <w:rsid w:val="00694EB3"/>
    <w:rPr>
      <w:color w:val="605E5C"/>
      <w:shd w:val="clear" w:color="auto" w:fill="E1DFDD"/>
    </w:rPr>
  </w:style>
  <w:style w:type="character" w:customStyle="1" w:styleId="UnresolvedMention2">
    <w:name w:val="Unresolved Mention2"/>
    <w:basedOn w:val="DefaultParagraphFont"/>
    <w:uiPriority w:val="99"/>
    <w:semiHidden/>
    <w:unhideWhenUsed/>
    <w:rsid w:val="0032558D"/>
    <w:rPr>
      <w:color w:val="605E5C"/>
      <w:shd w:val="clear" w:color="auto" w:fill="E1DFDD"/>
    </w:rPr>
  </w:style>
  <w:style w:type="character" w:styleId="FollowedHyperlink">
    <w:name w:val="FollowedHyperlink"/>
    <w:basedOn w:val="DefaultParagraphFont"/>
    <w:rsid w:val="0032558D"/>
    <w:rPr>
      <w:color w:val="954F72" w:themeColor="followedHyperlink"/>
      <w:u w:val="single"/>
    </w:rPr>
  </w:style>
  <w:style w:type="character" w:styleId="CommentReference">
    <w:name w:val="annotation reference"/>
    <w:basedOn w:val="DefaultParagraphFont"/>
    <w:rsid w:val="00C74FE3"/>
    <w:rPr>
      <w:sz w:val="16"/>
      <w:szCs w:val="16"/>
    </w:rPr>
  </w:style>
  <w:style w:type="paragraph" w:styleId="CommentText">
    <w:name w:val="annotation text"/>
    <w:basedOn w:val="Normal"/>
    <w:link w:val="CommentTextChar"/>
    <w:rsid w:val="00C74FE3"/>
  </w:style>
  <w:style w:type="character" w:customStyle="1" w:styleId="CommentTextChar">
    <w:name w:val="Comment Text Char"/>
    <w:basedOn w:val="DefaultParagraphFont"/>
    <w:link w:val="CommentText"/>
    <w:rsid w:val="00C74FE3"/>
  </w:style>
  <w:style w:type="paragraph" w:styleId="CommentSubject">
    <w:name w:val="annotation subject"/>
    <w:basedOn w:val="CommentText"/>
    <w:next w:val="CommentText"/>
    <w:link w:val="CommentSubjectChar"/>
    <w:semiHidden/>
    <w:unhideWhenUsed/>
    <w:rsid w:val="00C74FE3"/>
    <w:rPr>
      <w:b/>
      <w:bCs/>
    </w:rPr>
  </w:style>
  <w:style w:type="character" w:customStyle="1" w:styleId="CommentSubjectChar">
    <w:name w:val="Comment Subject Char"/>
    <w:basedOn w:val="CommentTextChar"/>
    <w:link w:val="CommentSubject"/>
    <w:semiHidden/>
    <w:rsid w:val="00C74FE3"/>
    <w:rPr>
      <w:b/>
      <w:bCs/>
    </w:rPr>
  </w:style>
  <w:style w:type="paragraph" w:styleId="Revision">
    <w:name w:val="Revision"/>
    <w:hidden/>
    <w:uiPriority w:val="99"/>
    <w:semiHidden/>
    <w:rsid w:val="0097644D"/>
  </w:style>
  <w:style w:type="character" w:styleId="UnresolvedMention">
    <w:name w:val="Unresolved Mention"/>
    <w:basedOn w:val="DefaultParagraphFont"/>
    <w:uiPriority w:val="99"/>
    <w:semiHidden/>
    <w:unhideWhenUsed/>
    <w:rsid w:val="00C76A48"/>
    <w:rPr>
      <w:color w:val="605E5C"/>
      <w:shd w:val="clear" w:color="auto" w:fill="E1DFDD"/>
    </w:rPr>
  </w:style>
  <w:style w:type="numbering" w:customStyle="1" w:styleId="CurrentList1">
    <w:name w:val="Current List1"/>
    <w:uiPriority w:val="99"/>
    <w:rsid w:val="00AF7DA6"/>
    <w:pPr>
      <w:numPr>
        <w:numId w:val="32"/>
      </w:numPr>
    </w:pPr>
  </w:style>
  <w:style w:type="numbering" w:customStyle="1" w:styleId="CurrentList2">
    <w:name w:val="Current List2"/>
    <w:uiPriority w:val="99"/>
    <w:rsid w:val="00034F1F"/>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4598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B9C9F4B0-ACF4-4370-8736-3D07D1DBC3AB@lan"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53795-3F88-4C18-A32E-AA263C89E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2419</Words>
  <Characters>13139</Characters>
  <Application>Microsoft Office Word</Application>
  <DocSecurity>0</DocSecurity>
  <Lines>656</Lines>
  <Paragraphs>225</Paragraphs>
  <ScaleCrop>false</ScaleCrop>
  <HeadingPairs>
    <vt:vector size="2" baseType="variant">
      <vt:variant>
        <vt:lpstr>Title</vt:lpstr>
      </vt:variant>
      <vt:variant>
        <vt:i4>1</vt:i4>
      </vt:variant>
    </vt:vector>
  </HeadingPairs>
  <TitlesOfParts>
    <vt:vector size="1" baseType="lpstr">
      <vt:lpstr>Quote and Order Entery</vt:lpstr>
    </vt:vector>
  </TitlesOfParts>
  <Company>IMS</Company>
  <LinksUpToDate>false</LinksUpToDate>
  <CharactersWithSpaces>15333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Quote and Order Entery</dc:title>
  <dc:subject>Quote and Order Entery</dc:subject>
  <dc:creator>Edited by Brian Olea</dc:creator>
  <cp:keywords/>
  <cp:lastModifiedBy>Brian Olea</cp:lastModifiedBy>
  <cp:revision>7</cp:revision>
  <cp:lastPrinted>2022-04-12T23:34:00Z</cp:lastPrinted>
  <dcterms:created xsi:type="dcterms:W3CDTF">2023-10-16T18:11:00Z</dcterms:created>
  <dcterms:modified xsi:type="dcterms:W3CDTF">2023-10-16T19:09:00Z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c5a9f4005e250f64236e457203bae2e6b2ab37935f91f773d775573eb8913368</vt:lpwstr>
  </property>
</Properties>
</file>