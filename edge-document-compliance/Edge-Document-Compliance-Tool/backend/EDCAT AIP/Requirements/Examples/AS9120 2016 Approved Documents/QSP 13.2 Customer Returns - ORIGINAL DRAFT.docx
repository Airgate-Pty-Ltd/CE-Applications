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B5742" w14:textId="77777777" w:rsidR="00935CD1" w:rsidRPr="00D5797F" w:rsidRDefault="00935CD1" w:rsidP="00D5797F">
      <w:pPr>
        <w:pStyle w:val="Heading1"/>
        <w:tabs>
          <w:tab w:val="clear" w:pos="3600"/>
          <w:tab w:val="clear" w:pos="5760"/>
          <w:tab w:val="clear" w:pos="7200"/>
        </w:tabs>
        <w:spacing w:after="120"/>
        <w:ind w:left="0"/>
        <w:rPr>
          <w:b/>
          <w:bCs/>
          <w:sz w:val="26"/>
          <w:szCs w:val="26"/>
        </w:rPr>
      </w:pPr>
      <w:r w:rsidRPr="00D5797F">
        <w:rPr>
          <w:b/>
          <w:bCs/>
          <w:sz w:val="26"/>
          <w:szCs w:val="26"/>
        </w:rPr>
        <w:t>Purpose and Scope</w:t>
      </w:r>
    </w:p>
    <w:p w14:paraId="44CF4243" w14:textId="063F4B08" w:rsidR="00935CD1" w:rsidRPr="00D5797F" w:rsidRDefault="00935CD1" w:rsidP="0078548D">
      <w:pPr>
        <w:rPr>
          <w:sz w:val="25"/>
          <w:szCs w:val="25"/>
        </w:rPr>
      </w:pPr>
      <w:r w:rsidRPr="00D5797F">
        <w:rPr>
          <w:sz w:val="25"/>
          <w:szCs w:val="25"/>
        </w:rPr>
        <w:t xml:space="preserve">To describe the process for handling customer returns in any form as aligned with our </w:t>
      </w:r>
      <w:hyperlink r:id="rId8" w:history="1">
        <w:r w:rsidRPr="00D5797F">
          <w:rPr>
            <w:rStyle w:val="Hyperlink"/>
            <w:sz w:val="25"/>
            <w:szCs w:val="25"/>
          </w:rPr>
          <w:t>Return Policy</w:t>
        </w:r>
      </w:hyperlink>
      <w:r w:rsidRPr="00D5797F">
        <w:rPr>
          <w:sz w:val="25"/>
          <w:szCs w:val="25"/>
        </w:rPr>
        <w:t xml:space="preserve"> as well as correcting internal errors, handling rejections</w:t>
      </w:r>
      <w:r w:rsidR="00B0411E">
        <w:rPr>
          <w:sz w:val="25"/>
          <w:szCs w:val="25"/>
        </w:rPr>
        <w:t>,</w:t>
      </w:r>
      <w:r w:rsidRPr="00D5797F">
        <w:rPr>
          <w:sz w:val="25"/>
          <w:szCs w:val="25"/>
        </w:rPr>
        <w:t xml:space="preserve"> and processing refunds. </w:t>
      </w:r>
    </w:p>
    <w:p w14:paraId="5E2DE286" w14:textId="77777777" w:rsidR="00935CD1" w:rsidRPr="00D5797F" w:rsidRDefault="00935CD1" w:rsidP="0078548D">
      <w:pPr>
        <w:spacing w:line="360" w:lineRule="auto"/>
        <w:rPr>
          <w:sz w:val="25"/>
          <w:szCs w:val="25"/>
        </w:rPr>
      </w:pPr>
    </w:p>
    <w:p w14:paraId="65BEDF38" w14:textId="5D435E1A" w:rsidR="00A00D92" w:rsidRPr="00D5797F" w:rsidRDefault="00A00D92" w:rsidP="00D5797F">
      <w:pPr>
        <w:pStyle w:val="Heading1"/>
        <w:tabs>
          <w:tab w:val="clear" w:pos="3600"/>
          <w:tab w:val="clear" w:pos="5760"/>
          <w:tab w:val="clear" w:pos="7200"/>
        </w:tabs>
        <w:spacing w:after="120"/>
        <w:ind w:left="0"/>
        <w:rPr>
          <w:b/>
          <w:bCs/>
          <w:sz w:val="26"/>
          <w:szCs w:val="26"/>
        </w:rPr>
      </w:pPr>
      <w:r w:rsidRPr="00D5797F">
        <w:rPr>
          <w:b/>
          <w:bCs/>
          <w:sz w:val="26"/>
          <w:szCs w:val="26"/>
        </w:rPr>
        <w:t>Terminology</w:t>
      </w:r>
    </w:p>
    <w:tbl>
      <w:tblPr>
        <w:tblStyle w:val="TableGrid"/>
        <w:tblW w:w="10110" w:type="dxa"/>
        <w:jc w:val="center"/>
        <w:tblCellMar>
          <w:bottom w:w="29" w:type="dxa"/>
        </w:tblCellMar>
        <w:tblLook w:val="04A0" w:firstRow="1" w:lastRow="0" w:firstColumn="1" w:lastColumn="0" w:noHBand="0" w:noVBand="1"/>
      </w:tblPr>
      <w:tblGrid>
        <w:gridCol w:w="2190"/>
        <w:gridCol w:w="7920"/>
      </w:tblGrid>
      <w:tr w:rsidR="00A00D92" w:rsidRPr="00FD7118" w14:paraId="0DA7370A" w14:textId="77777777" w:rsidTr="0078548D">
        <w:trPr>
          <w:cantSplit/>
          <w:jc w:val="center"/>
        </w:trPr>
        <w:tc>
          <w:tcPr>
            <w:tcW w:w="2190" w:type="dxa"/>
            <w:tcMar>
              <w:left w:w="115" w:type="dxa"/>
              <w:bottom w:w="29" w:type="dxa"/>
              <w:right w:w="115" w:type="dxa"/>
            </w:tcMar>
          </w:tcPr>
          <w:p w14:paraId="2835EC4F" w14:textId="77777777" w:rsidR="00A00D92" w:rsidRPr="00FD7118" w:rsidRDefault="00A00D92" w:rsidP="00FD7118">
            <w:pPr>
              <w:spacing w:after="40"/>
              <w:contextualSpacing/>
              <w:rPr>
                <w:rFonts w:ascii="Times New Roman" w:hAnsi="Times New Roman"/>
                <w:sz w:val="25"/>
                <w:szCs w:val="25"/>
              </w:rPr>
            </w:pPr>
            <w:r w:rsidRPr="00FD7118">
              <w:rPr>
                <w:rFonts w:ascii="Times New Roman" w:hAnsi="Times New Roman"/>
                <w:sz w:val="25"/>
                <w:szCs w:val="25"/>
              </w:rPr>
              <w:t>Salesperson</w:t>
            </w:r>
          </w:p>
        </w:tc>
        <w:tc>
          <w:tcPr>
            <w:tcW w:w="7920" w:type="dxa"/>
            <w:tcMar>
              <w:left w:w="115" w:type="dxa"/>
              <w:bottom w:w="29" w:type="dxa"/>
              <w:right w:w="115" w:type="dxa"/>
            </w:tcMar>
          </w:tcPr>
          <w:p w14:paraId="37B74A39" w14:textId="4AC81BA8" w:rsidR="00A00D92" w:rsidRPr="00FD7118" w:rsidRDefault="00A00D92" w:rsidP="00FD7118">
            <w:pPr>
              <w:spacing w:after="40"/>
              <w:rPr>
                <w:rFonts w:ascii="Times New Roman" w:hAnsi="Times New Roman"/>
                <w:sz w:val="25"/>
                <w:szCs w:val="25"/>
              </w:rPr>
            </w:pPr>
            <w:r w:rsidRPr="00FD7118">
              <w:rPr>
                <w:rFonts w:ascii="Times New Roman" w:hAnsi="Times New Roman"/>
                <w:sz w:val="25"/>
                <w:szCs w:val="25"/>
              </w:rPr>
              <w:t>Inside Sales Representatives, Senior Inside Sales Representatives, Counter Sales Representatives, and other trained, competent, authorized personnel</w:t>
            </w:r>
            <w:r w:rsidR="0078548D" w:rsidRPr="00FD7118">
              <w:rPr>
                <w:rFonts w:ascii="Times New Roman" w:hAnsi="Times New Roman"/>
                <w:sz w:val="25"/>
                <w:szCs w:val="25"/>
              </w:rPr>
              <w:t>.</w:t>
            </w:r>
          </w:p>
        </w:tc>
      </w:tr>
      <w:tr w:rsidR="00A00D92" w:rsidRPr="00FD7118" w14:paraId="543E225C" w14:textId="77777777" w:rsidTr="0078548D">
        <w:trPr>
          <w:cantSplit/>
          <w:jc w:val="center"/>
        </w:trPr>
        <w:tc>
          <w:tcPr>
            <w:tcW w:w="2190" w:type="dxa"/>
            <w:tcMar>
              <w:left w:w="115" w:type="dxa"/>
              <w:bottom w:w="29" w:type="dxa"/>
              <w:right w:w="115" w:type="dxa"/>
            </w:tcMar>
          </w:tcPr>
          <w:p w14:paraId="62F7354D" w14:textId="77777777" w:rsidR="00A00D92" w:rsidRPr="00FD7118" w:rsidRDefault="00A00D92" w:rsidP="00FD7118">
            <w:pPr>
              <w:spacing w:after="40"/>
              <w:contextualSpacing/>
              <w:rPr>
                <w:rFonts w:ascii="Times New Roman" w:hAnsi="Times New Roman"/>
                <w:sz w:val="25"/>
                <w:szCs w:val="25"/>
              </w:rPr>
            </w:pPr>
            <w:r w:rsidRPr="00FD7118">
              <w:rPr>
                <w:rFonts w:ascii="Times New Roman" w:hAnsi="Times New Roman"/>
                <w:sz w:val="25"/>
                <w:szCs w:val="25"/>
              </w:rPr>
              <w:t>Manager</w:t>
            </w:r>
          </w:p>
        </w:tc>
        <w:tc>
          <w:tcPr>
            <w:tcW w:w="7920" w:type="dxa"/>
            <w:tcMar>
              <w:left w:w="115" w:type="dxa"/>
              <w:bottom w:w="29" w:type="dxa"/>
              <w:right w:w="115" w:type="dxa"/>
            </w:tcMar>
          </w:tcPr>
          <w:p w14:paraId="40C4AD6E" w14:textId="102A9809" w:rsidR="00A00D92" w:rsidRPr="00FD7118" w:rsidRDefault="00A00D92" w:rsidP="00FD7118">
            <w:pPr>
              <w:spacing w:after="40"/>
              <w:rPr>
                <w:rFonts w:ascii="Times New Roman" w:hAnsi="Times New Roman"/>
                <w:sz w:val="25"/>
                <w:szCs w:val="25"/>
              </w:rPr>
            </w:pPr>
            <w:r w:rsidRPr="00FD7118">
              <w:rPr>
                <w:rFonts w:ascii="Times New Roman" w:hAnsi="Times New Roman"/>
                <w:sz w:val="25"/>
                <w:szCs w:val="25"/>
              </w:rPr>
              <w:t xml:space="preserve">Inside Sales Manager, Store Supervisors, General Manager, or </w:t>
            </w:r>
            <w:r w:rsidR="00B0411E" w:rsidRPr="00FD7118">
              <w:rPr>
                <w:rFonts w:ascii="Times New Roman" w:hAnsi="Times New Roman"/>
                <w:sz w:val="25"/>
                <w:szCs w:val="25"/>
              </w:rPr>
              <w:t>another</w:t>
            </w:r>
            <w:r w:rsidRPr="00FD7118">
              <w:rPr>
                <w:rFonts w:ascii="Times New Roman" w:hAnsi="Times New Roman"/>
                <w:sz w:val="25"/>
                <w:szCs w:val="25"/>
              </w:rPr>
              <w:t xml:space="preserve"> designee.</w:t>
            </w:r>
          </w:p>
        </w:tc>
      </w:tr>
      <w:tr w:rsidR="00A00D92" w:rsidRPr="00FD7118" w14:paraId="1B6F4C06" w14:textId="77777777" w:rsidTr="0078548D">
        <w:trPr>
          <w:cantSplit/>
          <w:jc w:val="center"/>
        </w:trPr>
        <w:tc>
          <w:tcPr>
            <w:tcW w:w="2190" w:type="dxa"/>
            <w:tcMar>
              <w:left w:w="115" w:type="dxa"/>
              <w:bottom w:w="29" w:type="dxa"/>
              <w:right w:w="115" w:type="dxa"/>
            </w:tcMar>
          </w:tcPr>
          <w:p w14:paraId="6EB9159C" w14:textId="77777777" w:rsidR="00A00D92" w:rsidRPr="00FD7118" w:rsidRDefault="00A00D92" w:rsidP="00FD7118">
            <w:pPr>
              <w:spacing w:after="40"/>
              <w:contextualSpacing/>
              <w:rPr>
                <w:rFonts w:ascii="Times New Roman" w:hAnsi="Times New Roman"/>
                <w:sz w:val="25"/>
                <w:szCs w:val="25"/>
              </w:rPr>
            </w:pPr>
            <w:r w:rsidRPr="00FD7118">
              <w:rPr>
                <w:rFonts w:ascii="Times New Roman" w:hAnsi="Times New Roman"/>
                <w:sz w:val="25"/>
                <w:szCs w:val="25"/>
              </w:rPr>
              <w:t>Warehouse or Store Supervision</w:t>
            </w:r>
          </w:p>
        </w:tc>
        <w:tc>
          <w:tcPr>
            <w:tcW w:w="7920" w:type="dxa"/>
            <w:tcMar>
              <w:left w:w="115" w:type="dxa"/>
              <w:bottom w:w="29" w:type="dxa"/>
              <w:right w:w="115" w:type="dxa"/>
            </w:tcMar>
          </w:tcPr>
          <w:p w14:paraId="4D7EFAFB" w14:textId="0D94E387" w:rsidR="00A00D92" w:rsidRPr="00FD7118" w:rsidRDefault="00B0411E" w:rsidP="00FD7118">
            <w:pPr>
              <w:spacing w:after="40"/>
              <w:rPr>
                <w:rFonts w:ascii="Times New Roman" w:hAnsi="Times New Roman"/>
                <w:sz w:val="25"/>
                <w:szCs w:val="25"/>
              </w:rPr>
            </w:pPr>
            <w:r>
              <w:rPr>
                <w:rFonts w:ascii="Times New Roman" w:hAnsi="Times New Roman"/>
                <w:sz w:val="25"/>
                <w:szCs w:val="25"/>
              </w:rPr>
              <w:t xml:space="preserve">The </w:t>
            </w:r>
            <w:r w:rsidR="00A00D92" w:rsidRPr="00FD7118">
              <w:rPr>
                <w:rFonts w:ascii="Times New Roman" w:hAnsi="Times New Roman"/>
                <w:sz w:val="25"/>
                <w:szCs w:val="25"/>
              </w:rPr>
              <w:t>Warehouse Supervisor</w:t>
            </w:r>
            <w:r>
              <w:rPr>
                <w:rFonts w:ascii="Times New Roman" w:hAnsi="Times New Roman"/>
                <w:sz w:val="25"/>
                <w:szCs w:val="25"/>
              </w:rPr>
              <w:t xml:space="preserve"> and production</w:t>
            </w:r>
            <w:r w:rsidR="00A00D92" w:rsidRPr="00FD7118">
              <w:rPr>
                <w:rFonts w:ascii="Times New Roman" w:hAnsi="Times New Roman"/>
                <w:sz w:val="25"/>
                <w:szCs w:val="25"/>
              </w:rPr>
              <w:t xml:space="preserve"> Supervisor, Will Call Coordinator, Warehouse Manager, Store Supervisor, Inside Sales Manager</w:t>
            </w:r>
            <w:r>
              <w:rPr>
                <w:rFonts w:ascii="Times New Roman" w:hAnsi="Times New Roman"/>
                <w:sz w:val="25"/>
                <w:szCs w:val="25"/>
              </w:rPr>
              <w:t>,</w:t>
            </w:r>
            <w:r w:rsidR="00A00D92" w:rsidRPr="00FD7118">
              <w:rPr>
                <w:rFonts w:ascii="Times New Roman" w:hAnsi="Times New Roman"/>
                <w:sz w:val="25"/>
                <w:szCs w:val="25"/>
              </w:rPr>
              <w:t xml:space="preserve"> or </w:t>
            </w:r>
            <w:r>
              <w:rPr>
                <w:rFonts w:ascii="Times New Roman" w:hAnsi="Times New Roman"/>
                <w:sz w:val="25"/>
                <w:szCs w:val="25"/>
              </w:rPr>
              <w:t>other trained/authorized designees</w:t>
            </w:r>
            <w:r w:rsidR="00A00D92" w:rsidRPr="00FD7118">
              <w:rPr>
                <w:rFonts w:ascii="Times New Roman" w:hAnsi="Times New Roman"/>
                <w:sz w:val="25"/>
                <w:szCs w:val="25"/>
              </w:rPr>
              <w:t>.</w:t>
            </w:r>
          </w:p>
        </w:tc>
      </w:tr>
      <w:tr w:rsidR="00FD7118" w:rsidRPr="00FD7118" w14:paraId="1E367AF9" w14:textId="77777777" w:rsidTr="0078548D">
        <w:trPr>
          <w:cantSplit/>
          <w:jc w:val="center"/>
        </w:trPr>
        <w:tc>
          <w:tcPr>
            <w:tcW w:w="2190" w:type="dxa"/>
            <w:tcMar>
              <w:left w:w="115" w:type="dxa"/>
              <w:bottom w:w="29" w:type="dxa"/>
              <w:right w:w="115" w:type="dxa"/>
            </w:tcMar>
          </w:tcPr>
          <w:p w14:paraId="5C6FC11F" w14:textId="35D00145" w:rsidR="00FD7118" w:rsidRPr="00FD7118" w:rsidRDefault="00FD7118" w:rsidP="00FD7118">
            <w:pPr>
              <w:spacing w:after="40"/>
              <w:rPr>
                <w:rFonts w:ascii="Times New Roman" w:hAnsi="Times New Roman"/>
                <w:sz w:val="25"/>
                <w:szCs w:val="25"/>
              </w:rPr>
            </w:pPr>
            <w:r w:rsidRPr="00FD7118">
              <w:rPr>
                <w:rFonts w:ascii="Times New Roman" w:hAnsi="Times New Roman"/>
                <w:sz w:val="25"/>
                <w:szCs w:val="25"/>
              </w:rPr>
              <w:t>Branch Admin &amp; Quality Manager (BAQM)</w:t>
            </w:r>
          </w:p>
        </w:tc>
        <w:tc>
          <w:tcPr>
            <w:tcW w:w="7920" w:type="dxa"/>
            <w:tcMar>
              <w:left w:w="115" w:type="dxa"/>
              <w:bottom w:w="29" w:type="dxa"/>
              <w:right w:w="115" w:type="dxa"/>
            </w:tcMar>
          </w:tcPr>
          <w:p w14:paraId="4650A0D2" w14:textId="7D8E67A9" w:rsidR="00FD7118" w:rsidRPr="00FD7118" w:rsidRDefault="00FD7118" w:rsidP="00FD7118">
            <w:pPr>
              <w:spacing w:after="40"/>
              <w:rPr>
                <w:rFonts w:ascii="Times New Roman" w:hAnsi="Times New Roman"/>
                <w:sz w:val="25"/>
                <w:szCs w:val="25"/>
              </w:rPr>
            </w:pPr>
            <w:r w:rsidRPr="00FD7118">
              <w:rPr>
                <w:rFonts w:ascii="Times New Roman" w:hAnsi="Times New Roman"/>
                <w:sz w:val="25"/>
                <w:szCs w:val="25"/>
              </w:rPr>
              <w:t>BAQM or Office Supervisor supports all operations-based departments and is a liaison to the Human Resources Dept.</w:t>
            </w:r>
          </w:p>
        </w:tc>
      </w:tr>
      <w:tr w:rsidR="00FD7118" w:rsidRPr="00FD7118" w14:paraId="73761772" w14:textId="77777777" w:rsidTr="0078548D">
        <w:trPr>
          <w:cantSplit/>
          <w:jc w:val="center"/>
        </w:trPr>
        <w:tc>
          <w:tcPr>
            <w:tcW w:w="2190" w:type="dxa"/>
            <w:tcMar>
              <w:left w:w="115" w:type="dxa"/>
              <w:bottom w:w="29" w:type="dxa"/>
              <w:right w:w="115" w:type="dxa"/>
            </w:tcMar>
          </w:tcPr>
          <w:p w14:paraId="39EB2A4B" w14:textId="1CBDFD7C" w:rsidR="00FD7118" w:rsidRPr="00FD7118" w:rsidRDefault="00FD7118" w:rsidP="00FD7118">
            <w:pPr>
              <w:spacing w:after="40"/>
              <w:rPr>
                <w:rFonts w:ascii="Times New Roman" w:hAnsi="Times New Roman"/>
                <w:sz w:val="25"/>
                <w:szCs w:val="25"/>
              </w:rPr>
            </w:pPr>
            <w:r w:rsidRPr="00FD7118">
              <w:rPr>
                <w:rFonts w:ascii="Times New Roman" w:hAnsi="Times New Roman"/>
                <w:sz w:val="25"/>
                <w:szCs w:val="25"/>
              </w:rPr>
              <w:t>Returned Goods Tag (RG001)</w:t>
            </w:r>
          </w:p>
        </w:tc>
        <w:tc>
          <w:tcPr>
            <w:tcW w:w="7920" w:type="dxa"/>
            <w:tcMar>
              <w:left w:w="115" w:type="dxa"/>
              <w:bottom w:w="29" w:type="dxa"/>
              <w:right w:w="115" w:type="dxa"/>
            </w:tcMar>
          </w:tcPr>
          <w:p w14:paraId="0DC25651" w14:textId="77355247" w:rsidR="00FD7118" w:rsidRPr="00FD7118" w:rsidRDefault="00FD7118" w:rsidP="00FD7118">
            <w:pPr>
              <w:spacing w:after="40"/>
              <w:rPr>
                <w:rFonts w:ascii="Times New Roman" w:hAnsi="Times New Roman"/>
                <w:sz w:val="25"/>
                <w:szCs w:val="25"/>
              </w:rPr>
            </w:pPr>
            <w:r w:rsidRPr="00FD7118">
              <w:rPr>
                <w:rFonts w:ascii="Times New Roman" w:hAnsi="Times New Roman"/>
                <w:sz w:val="25"/>
                <w:szCs w:val="25"/>
              </w:rPr>
              <w:t xml:space="preserve">Used to label material returned by a customer or rejected at delivery and returned via the credit note process. Material is to be placed in </w:t>
            </w:r>
            <w:r w:rsidR="00700AE4">
              <w:rPr>
                <w:rFonts w:ascii="Times New Roman" w:hAnsi="Times New Roman"/>
                <w:sz w:val="25"/>
                <w:szCs w:val="25"/>
              </w:rPr>
              <w:t xml:space="preserve">the </w:t>
            </w:r>
            <w:r w:rsidRPr="00FD7118">
              <w:rPr>
                <w:rFonts w:ascii="Times New Roman" w:hAnsi="Times New Roman"/>
                <w:sz w:val="25"/>
                <w:szCs w:val="25"/>
              </w:rPr>
              <w:t>Hold Area until a final disposition is determined.</w:t>
            </w:r>
          </w:p>
        </w:tc>
      </w:tr>
    </w:tbl>
    <w:p w14:paraId="4B17505D" w14:textId="77777777" w:rsidR="00A00D92" w:rsidRPr="00D5797F" w:rsidRDefault="00A00D92" w:rsidP="001C3C52">
      <w:pPr>
        <w:spacing w:line="360" w:lineRule="auto"/>
        <w:rPr>
          <w:sz w:val="25"/>
          <w:szCs w:val="25"/>
        </w:rPr>
      </w:pPr>
    </w:p>
    <w:p w14:paraId="53EBA51F" w14:textId="5E8A6B0D" w:rsidR="008A1A05" w:rsidRPr="00D5797F" w:rsidRDefault="00A00D92" w:rsidP="00D5797F">
      <w:pPr>
        <w:pStyle w:val="Heading1"/>
        <w:tabs>
          <w:tab w:val="clear" w:pos="3600"/>
          <w:tab w:val="clear" w:pos="5760"/>
          <w:tab w:val="clear" w:pos="7200"/>
        </w:tabs>
        <w:spacing w:after="120"/>
        <w:ind w:left="0"/>
        <w:rPr>
          <w:b/>
          <w:bCs/>
          <w:sz w:val="26"/>
          <w:szCs w:val="26"/>
        </w:rPr>
      </w:pPr>
      <w:r w:rsidRPr="00D5797F">
        <w:rPr>
          <w:b/>
          <w:bCs/>
          <w:sz w:val="26"/>
          <w:szCs w:val="26"/>
        </w:rPr>
        <w:t>Process Responsibilities</w:t>
      </w:r>
    </w:p>
    <w:p w14:paraId="5B7AFCF1" w14:textId="34B8F7A3" w:rsidR="008A1A05" w:rsidRPr="00D5797F" w:rsidRDefault="008A1A05" w:rsidP="00EB0E1D">
      <w:pPr>
        <w:spacing w:after="120"/>
        <w:rPr>
          <w:sz w:val="25"/>
          <w:szCs w:val="25"/>
        </w:rPr>
      </w:pPr>
      <w:r w:rsidRPr="00D5797F">
        <w:rPr>
          <w:sz w:val="25"/>
          <w:szCs w:val="25"/>
        </w:rPr>
        <w:t xml:space="preserve">The </w:t>
      </w:r>
      <w:r w:rsidR="00BB437E" w:rsidRPr="00D5797F">
        <w:rPr>
          <w:sz w:val="25"/>
          <w:szCs w:val="25"/>
        </w:rPr>
        <w:t>Sales Representatives</w:t>
      </w:r>
      <w:r w:rsidRPr="00D5797F">
        <w:rPr>
          <w:sz w:val="25"/>
          <w:szCs w:val="25"/>
        </w:rPr>
        <w:t xml:space="preserve"> have the </w:t>
      </w:r>
      <w:r w:rsidR="00BB437E" w:rsidRPr="00D5797F">
        <w:rPr>
          <w:sz w:val="25"/>
          <w:szCs w:val="25"/>
        </w:rPr>
        <w:t xml:space="preserve">primary </w:t>
      </w:r>
      <w:r w:rsidRPr="00D5797F">
        <w:rPr>
          <w:sz w:val="25"/>
          <w:szCs w:val="25"/>
        </w:rPr>
        <w:t>responsibility for compliance with and updates to this procedure</w:t>
      </w:r>
      <w:r w:rsidR="00BB437E" w:rsidRPr="00D5797F">
        <w:rPr>
          <w:sz w:val="25"/>
          <w:szCs w:val="25"/>
        </w:rPr>
        <w:t xml:space="preserve"> utilizing support from Quality where needed</w:t>
      </w:r>
      <w:r w:rsidRPr="00D5797F">
        <w:rPr>
          <w:sz w:val="25"/>
          <w:szCs w:val="25"/>
        </w:rPr>
        <w:t xml:space="preserve">. </w:t>
      </w:r>
    </w:p>
    <w:p w14:paraId="29015177" w14:textId="5FD44880" w:rsidR="00A45B10" w:rsidRPr="00F04D07" w:rsidRDefault="008720F6" w:rsidP="00401CDF">
      <w:pPr>
        <w:pStyle w:val="ListParagraph"/>
        <w:spacing w:after="60"/>
        <w:ind w:left="360" w:hanging="360"/>
        <w:rPr>
          <w:b/>
          <w:bCs/>
          <w:sz w:val="25"/>
          <w:szCs w:val="25"/>
        </w:rPr>
      </w:pPr>
      <w:r w:rsidRPr="00F04D07">
        <w:rPr>
          <w:b/>
          <w:bCs/>
          <w:sz w:val="25"/>
          <w:szCs w:val="25"/>
        </w:rPr>
        <w:t>Credit Notes for Customer Returns</w:t>
      </w:r>
    </w:p>
    <w:tbl>
      <w:tblPr>
        <w:tblStyle w:val="TableGrid"/>
        <w:tblW w:w="10110" w:type="dxa"/>
        <w:jc w:val="center"/>
        <w:tblCellMar>
          <w:bottom w:w="29" w:type="dxa"/>
        </w:tblCellMar>
        <w:tblLook w:val="04A0" w:firstRow="1" w:lastRow="0" w:firstColumn="1" w:lastColumn="0" w:noHBand="0" w:noVBand="1"/>
      </w:tblPr>
      <w:tblGrid>
        <w:gridCol w:w="2190"/>
        <w:gridCol w:w="7920"/>
      </w:tblGrid>
      <w:tr w:rsidR="00A45B10" w:rsidRPr="00D5797F" w14:paraId="1429343B" w14:textId="77777777" w:rsidTr="002F74D6">
        <w:trPr>
          <w:jc w:val="center"/>
        </w:trPr>
        <w:tc>
          <w:tcPr>
            <w:tcW w:w="2190" w:type="dxa"/>
            <w:tcMar>
              <w:left w:w="115" w:type="dxa"/>
              <w:bottom w:w="29" w:type="dxa"/>
              <w:right w:w="115" w:type="dxa"/>
            </w:tcMar>
          </w:tcPr>
          <w:p w14:paraId="1589E6AF" w14:textId="77777777" w:rsidR="00A45B10" w:rsidRPr="00D5797F" w:rsidRDefault="00A45B10" w:rsidP="002F74D6">
            <w:pPr>
              <w:spacing w:after="40"/>
              <w:rPr>
                <w:rFonts w:ascii="Times New Roman" w:eastAsia="Times New Roman" w:hAnsi="Times New Roman"/>
                <w:sz w:val="25"/>
                <w:szCs w:val="25"/>
              </w:rPr>
            </w:pPr>
            <w:r w:rsidRPr="00D5797F">
              <w:rPr>
                <w:rFonts w:ascii="Times New Roman" w:hAnsi="Times New Roman"/>
                <w:sz w:val="25"/>
                <w:szCs w:val="25"/>
              </w:rPr>
              <w:t>Customer</w:t>
            </w:r>
          </w:p>
        </w:tc>
        <w:tc>
          <w:tcPr>
            <w:tcW w:w="7920" w:type="dxa"/>
            <w:tcMar>
              <w:left w:w="115" w:type="dxa"/>
              <w:bottom w:w="29" w:type="dxa"/>
              <w:right w:w="115" w:type="dxa"/>
            </w:tcMar>
          </w:tcPr>
          <w:p w14:paraId="66638D1B" w14:textId="73C6733E" w:rsidR="00A45B10" w:rsidRPr="00D5797F" w:rsidRDefault="00B0411E" w:rsidP="003E266D">
            <w:pPr>
              <w:pStyle w:val="ListParagraph"/>
              <w:numPr>
                <w:ilvl w:val="0"/>
                <w:numId w:val="27"/>
              </w:numPr>
              <w:spacing w:after="40"/>
              <w:ind w:left="245" w:hanging="245"/>
              <w:rPr>
                <w:rFonts w:ascii="Times New Roman" w:eastAsia="Times New Roman" w:hAnsi="Times New Roman"/>
                <w:sz w:val="25"/>
                <w:szCs w:val="25"/>
              </w:rPr>
            </w:pPr>
            <w:r>
              <w:rPr>
                <w:rFonts w:ascii="Times New Roman" w:hAnsi="Times New Roman"/>
                <w:sz w:val="25"/>
                <w:szCs w:val="25"/>
              </w:rPr>
              <w:t>Contact</w:t>
            </w:r>
            <w:r w:rsidR="00A45B10" w:rsidRPr="00D5797F">
              <w:rPr>
                <w:rFonts w:ascii="Times New Roman" w:hAnsi="Times New Roman"/>
                <w:sz w:val="25"/>
                <w:szCs w:val="25"/>
              </w:rPr>
              <w:t xml:space="preserve"> IMS to request </w:t>
            </w:r>
            <w:r>
              <w:rPr>
                <w:rFonts w:ascii="Times New Roman" w:hAnsi="Times New Roman"/>
                <w:sz w:val="25"/>
                <w:szCs w:val="25"/>
              </w:rPr>
              <w:t xml:space="preserve">a </w:t>
            </w:r>
            <w:r w:rsidR="00A45B10" w:rsidRPr="00D5797F">
              <w:rPr>
                <w:rFonts w:ascii="Times New Roman" w:hAnsi="Times New Roman"/>
                <w:sz w:val="25"/>
                <w:szCs w:val="25"/>
              </w:rPr>
              <w:t>product return.</w:t>
            </w:r>
          </w:p>
        </w:tc>
      </w:tr>
      <w:tr w:rsidR="00A45B10" w:rsidRPr="00D5797F" w14:paraId="385412F1" w14:textId="77777777" w:rsidTr="002F74D6">
        <w:trPr>
          <w:jc w:val="center"/>
        </w:trPr>
        <w:tc>
          <w:tcPr>
            <w:tcW w:w="2190" w:type="dxa"/>
            <w:tcMar>
              <w:left w:w="115" w:type="dxa"/>
              <w:bottom w:w="29" w:type="dxa"/>
              <w:right w:w="115" w:type="dxa"/>
            </w:tcMar>
          </w:tcPr>
          <w:p w14:paraId="0BC572BC" w14:textId="77777777" w:rsidR="00A45B10" w:rsidRPr="00D5797F" w:rsidRDefault="00A45B10" w:rsidP="002F74D6">
            <w:pPr>
              <w:spacing w:after="40"/>
              <w:rPr>
                <w:rFonts w:ascii="Times New Roman" w:eastAsia="Times New Roman" w:hAnsi="Times New Roman"/>
                <w:sz w:val="25"/>
                <w:szCs w:val="25"/>
              </w:rPr>
            </w:pPr>
            <w:r w:rsidRPr="00D5797F">
              <w:rPr>
                <w:rFonts w:ascii="Times New Roman" w:hAnsi="Times New Roman"/>
                <w:sz w:val="25"/>
                <w:szCs w:val="25"/>
              </w:rPr>
              <w:t>Salesperson</w:t>
            </w:r>
          </w:p>
        </w:tc>
        <w:tc>
          <w:tcPr>
            <w:tcW w:w="7920" w:type="dxa"/>
            <w:tcMar>
              <w:left w:w="115" w:type="dxa"/>
              <w:bottom w:w="29" w:type="dxa"/>
              <w:right w:w="115" w:type="dxa"/>
            </w:tcMar>
          </w:tcPr>
          <w:p w14:paraId="30CF4BB9" w14:textId="1F400BCF" w:rsidR="00A45B10" w:rsidRPr="00D5797F" w:rsidRDefault="00A45B10" w:rsidP="003E266D">
            <w:pPr>
              <w:pStyle w:val="ListParagraph"/>
              <w:numPr>
                <w:ilvl w:val="0"/>
                <w:numId w:val="27"/>
              </w:numPr>
              <w:ind w:left="245" w:hanging="245"/>
              <w:rPr>
                <w:rFonts w:ascii="Times New Roman" w:hAnsi="Times New Roman"/>
                <w:sz w:val="25"/>
                <w:szCs w:val="25"/>
              </w:rPr>
            </w:pPr>
            <w:r w:rsidRPr="00D5797F">
              <w:rPr>
                <w:rFonts w:ascii="Times New Roman" w:hAnsi="Times New Roman"/>
                <w:sz w:val="25"/>
                <w:szCs w:val="25"/>
              </w:rPr>
              <w:t xml:space="preserve">Coordinates with </w:t>
            </w:r>
            <w:r w:rsidR="00B0411E">
              <w:rPr>
                <w:rFonts w:ascii="Times New Roman" w:hAnsi="Times New Roman"/>
                <w:sz w:val="25"/>
                <w:szCs w:val="25"/>
              </w:rPr>
              <w:t xml:space="preserve">the </w:t>
            </w:r>
            <w:r w:rsidRPr="00D5797F">
              <w:rPr>
                <w:rFonts w:ascii="Times New Roman" w:hAnsi="Times New Roman"/>
                <w:sz w:val="25"/>
                <w:szCs w:val="25"/>
              </w:rPr>
              <w:t xml:space="preserve">customer and OSR/Account Manager to validate whether material should be collected. </w:t>
            </w:r>
          </w:p>
          <w:p w14:paraId="1B98BF3E" w14:textId="00441C8E" w:rsidR="00A45B10" w:rsidRPr="00D5797F" w:rsidRDefault="00A45B10" w:rsidP="003E266D">
            <w:pPr>
              <w:pStyle w:val="ListParagraph"/>
              <w:numPr>
                <w:ilvl w:val="0"/>
                <w:numId w:val="27"/>
              </w:numPr>
              <w:ind w:left="245" w:hanging="245"/>
              <w:rPr>
                <w:rFonts w:ascii="Times New Roman" w:hAnsi="Times New Roman"/>
                <w:sz w:val="25"/>
                <w:szCs w:val="25"/>
              </w:rPr>
            </w:pPr>
            <w:r w:rsidRPr="00D5797F">
              <w:rPr>
                <w:rFonts w:ascii="Times New Roman" w:hAnsi="Times New Roman"/>
                <w:sz w:val="25"/>
                <w:szCs w:val="25"/>
              </w:rPr>
              <w:t xml:space="preserve">Creates a Credit Note, coding the proper reason for return and communicating collection dates with </w:t>
            </w:r>
            <w:r w:rsidR="00B0411E">
              <w:rPr>
                <w:rFonts w:ascii="Times New Roman" w:hAnsi="Times New Roman"/>
                <w:sz w:val="25"/>
                <w:szCs w:val="25"/>
              </w:rPr>
              <w:t>customers</w:t>
            </w:r>
            <w:r w:rsidRPr="00D5797F">
              <w:rPr>
                <w:rFonts w:ascii="Times New Roman" w:hAnsi="Times New Roman"/>
                <w:sz w:val="25"/>
                <w:szCs w:val="25"/>
              </w:rPr>
              <w:t>.</w:t>
            </w:r>
          </w:p>
          <w:p w14:paraId="27CE81BE" w14:textId="6367E724" w:rsidR="00A45B10" w:rsidRPr="00D5797F" w:rsidRDefault="00A45B10" w:rsidP="003E266D">
            <w:pPr>
              <w:pStyle w:val="ListParagraph"/>
              <w:numPr>
                <w:ilvl w:val="0"/>
                <w:numId w:val="27"/>
              </w:numPr>
              <w:spacing w:after="40"/>
              <w:ind w:left="245" w:hanging="245"/>
              <w:rPr>
                <w:rFonts w:ascii="Times New Roman" w:hAnsi="Times New Roman"/>
                <w:sz w:val="25"/>
                <w:szCs w:val="25"/>
              </w:rPr>
            </w:pPr>
            <w:r w:rsidRPr="00D5797F">
              <w:rPr>
                <w:rFonts w:ascii="Times New Roman" w:hAnsi="Times New Roman"/>
                <w:sz w:val="25"/>
                <w:szCs w:val="25"/>
              </w:rPr>
              <w:t xml:space="preserve">Based on branch guidelines, </w:t>
            </w:r>
            <w:r w:rsidR="00B0411E">
              <w:rPr>
                <w:rFonts w:ascii="Times New Roman" w:hAnsi="Times New Roman"/>
                <w:sz w:val="25"/>
                <w:szCs w:val="25"/>
              </w:rPr>
              <w:t>obtain</w:t>
            </w:r>
            <w:r w:rsidRPr="00D5797F">
              <w:rPr>
                <w:rFonts w:ascii="Times New Roman" w:hAnsi="Times New Roman"/>
                <w:sz w:val="25"/>
                <w:szCs w:val="25"/>
              </w:rPr>
              <w:t xml:space="preserve"> approval from the Inside Sales Manager to issue the credit. </w:t>
            </w:r>
          </w:p>
        </w:tc>
      </w:tr>
      <w:tr w:rsidR="00A45B10" w:rsidRPr="00D5797F" w14:paraId="1FEC90D8" w14:textId="77777777" w:rsidTr="002F74D6">
        <w:trPr>
          <w:jc w:val="center"/>
        </w:trPr>
        <w:tc>
          <w:tcPr>
            <w:tcW w:w="2190" w:type="dxa"/>
            <w:tcMar>
              <w:left w:w="115" w:type="dxa"/>
              <w:bottom w:w="29" w:type="dxa"/>
              <w:right w:w="115" w:type="dxa"/>
            </w:tcMar>
          </w:tcPr>
          <w:p w14:paraId="0C6774E1" w14:textId="77777777" w:rsidR="00A45B10" w:rsidRPr="00D5797F" w:rsidRDefault="00A45B10" w:rsidP="002F74D6">
            <w:pPr>
              <w:spacing w:after="40"/>
              <w:rPr>
                <w:rFonts w:ascii="Times New Roman" w:eastAsia="Times New Roman" w:hAnsi="Times New Roman"/>
                <w:sz w:val="25"/>
                <w:szCs w:val="25"/>
              </w:rPr>
            </w:pPr>
            <w:r w:rsidRPr="00D5797F">
              <w:rPr>
                <w:rFonts w:ascii="Times New Roman" w:hAnsi="Times New Roman"/>
                <w:sz w:val="25"/>
                <w:szCs w:val="25"/>
              </w:rPr>
              <w:t>Driver or Material Handler or Counter Sales</w:t>
            </w:r>
          </w:p>
        </w:tc>
        <w:tc>
          <w:tcPr>
            <w:tcW w:w="7920" w:type="dxa"/>
            <w:tcMar>
              <w:left w:w="115" w:type="dxa"/>
              <w:bottom w:w="29" w:type="dxa"/>
              <w:right w:w="115" w:type="dxa"/>
            </w:tcMar>
          </w:tcPr>
          <w:p w14:paraId="77FBA098" w14:textId="452CEE44" w:rsidR="00A45B10" w:rsidRPr="00D5797F" w:rsidRDefault="00A45B10" w:rsidP="003E266D">
            <w:pPr>
              <w:pStyle w:val="ListParagraph"/>
              <w:numPr>
                <w:ilvl w:val="0"/>
                <w:numId w:val="27"/>
              </w:numPr>
              <w:ind w:left="245" w:hanging="245"/>
              <w:rPr>
                <w:rFonts w:ascii="Times New Roman" w:hAnsi="Times New Roman"/>
                <w:sz w:val="25"/>
                <w:szCs w:val="25"/>
              </w:rPr>
            </w:pPr>
            <w:r w:rsidRPr="00D5797F">
              <w:rPr>
                <w:rFonts w:ascii="Times New Roman" w:hAnsi="Times New Roman"/>
                <w:sz w:val="25"/>
                <w:szCs w:val="25"/>
              </w:rPr>
              <w:t>Obtains material from the customer, verifying material against Credit Note</w:t>
            </w:r>
            <w:ins w:id="0" w:author="Brian Olea" w:date="2024-03-15T13:17:00Z">
              <w:r w:rsidR="00B0411E">
                <w:rPr>
                  <w:rFonts w:ascii="Times New Roman" w:hAnsi="Times New Roman"/>
                  <w:sz w:val="25"/>
                  <w:szCs w:val="25"/>
                </w:rPr>
                <w:t>,</w:t>
              </w:r>
            </w:ins>
            <w:r w:rsidRPr="00D5797F">
              <w:rPr>
                <w:rFonts w:ascii="Times New Roman" w:hAnsi="Times New Roman"/>
                <w:sz w:val="25"/>
                <w:szCs w:val="25"/>
              </w:rPr>
              <w:t xml:space="preserve"> and collects customer’s printed name, signature, and date</w:t>
            </w:r>
            <w:r w:rsidR="00C46BE5">
              <w:rPr>
                <w:rFonts w:ascii="Times New Roman" w:hAnsi="Times New Roman"/>
                <w:sz w:val="25"/>
                <w:szCs w:val="25"/>
              </w:rPr>
              <w:t>.</w:t>
            </w:r>
          </w:p>
          <w:p w14:paraId="755B5F5F" w14:textId="17CF512B" w:rsidR="00DF3B9B" w:rsidRPr="00D5797F" w:rsidRDefault="00A45B10" w:rsidP="003E266D">
            <w:pPr>
              <w:pStyle w:val="ListParagraph"/>
              <w:numPr>
                <w:ilvl w:val="0"/>
                <w:numId w:val="27"/>
              </w:numPr>
              <w:ind w:left="245" w:hanging="245"/>
              <w:rPr>
                <w:rFonts w:ascii="Times New Roman" w:hAnsi="Times New Roman"/>
                <w:sz w:val="25"/>
                <w:szCs w:val="25"/>
              </w:rPr>
            </w:pPr>
            <w:r w:rsidRPr="00D5797F">
              <w:rPr>
                <w:rFonts w:ascii="Times New Roman" w:hAnsi="Times New Roman"/>
                <w:sz w:val="25"/>
                <w:szCs w:val="25"/>
              </w:rPr>
              <w:t>Store items/Non-Pack items to be returned are dispositioned by the Store Manager/Supervisor</w:t>
            </w:r>
            <w:r w:rsidR="00F3541C" w:rsidRPr="00D5797F">
              <w:rPr>
                <w:rFonts w:ascii="Times New Roman" w:hAnsi="Times New Roman"/>
                <w:sz w:val="25"/>
                <w:szCs w:val="25"/>
              </w:rPr>
              <w:t xml:space="preserve">. </w:t>
            </w:r>
          </w:p>
          <w:p w14:paraId="5E4E85E8" w14:textId="78CCF080" w:rsidR="00DF3B9B" w:rsidRPr="00D5797F" w:rsidRDefault="00DF3B9B" w:rsidP="003E266D">
            <w:pPr>
              <w:pStyle w:val="ListParagraph"/>
              <w:numPr>
                <w:ilvl w:val="0"/>
                <w:numId w:val="27"/>
              </w:numPr>
              <w:ind w:left="245" w:hanging="245"/>
              <w:rPr>
                <w:rFonts w:ascii="Times New Roman" w:hAnsi="Times New Roman"/>
                <w:sz w:val="25"/>
                <w:szCs w:val="25"/>
              </w:rPr>
            </w:pPr>
            <w:r w:rsidRPr="00D5797F">
              <w:rPr>
                <w:rFonts w:ascii="Times New Roman" w:hAnsi="Times New Roman"/>
                <w:sz w:val="25"/>
                <w:szCs w:val="25"/>
              </w:rPr>
              <w:t xml:space="preserve">Retail: For non-pack items, </w:t>
            </w:r>
            <w:ins w:id="1" w:author="Brian Olea" w:date="2024-03-15T13:17:00Z">
              <w:r w:rsidR="00B0411E">
                <w:rPr>
                  <w:rFonts w:ascii="Times New Roman" w:hAnsi="Times New Roman"/>
                  <w:sz w:val="25"/>
                  <w:szCs w:val="25"/>
                </w:rPr>
                <w:t xml:space="preserve">the </w:t>
              </w:r>
            </w:ins>
            <w:r w:rsidRPr="00D5797F">
              <w:rPr>
                <w:rFonts w:ascii="Times New Roman" w:hAnsi="Times New Roman"/>
                <w:sz w:val="25"/>
                <w:szCs w:val="25"/>
              </w:rPr>
              <w:t>Counter</w:t>
            </w:r>
            <w:r w:rsidR="00773BD6">
              <w:rPr>
                <w:rFonts w:ascii="Times New Roman" w:hAnsi="Times New Roman"/>
                <w:sz w:val="25"/>
                <w:szCs w:val="25"/>
              </w:rPr>
              <w:t xml:space="preserve"> S</w:t>
            </w:r>
            <w:r w:rsidRPr="00D5797F">
              <w:rPr>
                <w:rFonts w:ascii="Times New Roman" w:hAnsi="Times New Roman"/>
                <w:sz w:val="25"/>
                <w:szCs w:val="25"/>
              </w:rPr>
              <w:t>ales rep verif</w:t>
            </w:r>
            <w:r w:rsidR="00435842" w:rsidRPr="00D5797F">
              <w:rPr>
                <w:rFonts w:ascii="Times New Roman" w:hAnsi="Times New Roman"/>
                <w:sz w:val="25"/>
                <w:szCs w:val="25"/>
              </w:rPr>
              <w:t xml:space="preserve">ies </w:t>
            </w:r>
            <w:r w:rsidRPr="00D5797F">
              <w:rPr>
                <w:rFonts w:ascii="Times New Roman" w:hAnsi="Times New Roman"/>
                <w:sz w:val="25"/>
                <w:szCs w:val="25"/>
              </w:rPr>
              <w:t>quantity against paperwork and completes the “Inspection Results” section of the Credit Note Handling doc</w:t>
            </w:r>
            <w:r w:rsidR="00383D80">
              <w:rPr>
                <w:rFonts w:ascii="Times New Roman" w:hAnsi="Times New Roman"/>
                <w:sz w:val="25"/>
                <w:szCs w:val="25"/>
              </w:rPr>
              <w:t>ument</w:t>
            </w:r>
            <w:r w:rsidRPr="00D5797F">
              <w:rPr>
                <w:rFonts w:ascii="Times New Roman" w:hAnsi="Times New Roman"/>
                <w:sz w:val="25"/>
                <w:szCs w:val="25"/>
              </w:rPr>
              <w:t>.</w:t>
            </w:r>
          </w:p>
          <w:p w14:paraId="0B4CE4A7" w14:textId="3AA18C9E" w:rsidR="00A45B10" w:rsidRPr="00D5797F" w:rsidRDefault="00A45B10" w:rsidP="003E266D">
            <w:pPr>
              <w:pStyle w:val="ListParagraph"/>
              <w:numPr>
                <w:ilvl w:val="0"/>
                <w:numId w:val="27"/>
              </w:numPr>
              <w:spacing w:after="40"/>
              <w:ind w:left="245" w:hanging="245"/>
              <w:rPr>
                <w:rFonts w:ascii="Times New Roman" w:hAnsi="Times New Roman"/>
                <w:sz w:val="25"/>
                <w:szCs w:val="25"/>
              </w:rPr>
            </w:pPr>
            <w:r w:rsidRPr="00D5797F">
              <w:rPr>
                <w:rFonts w:ascii="Times New Roman" w:hAnsi="Times New Roman"/>
                <w:sz w:val="25"/>
                <w:szCs w:val="25"/>
              </w:rPr>
              <w:t>Material is reconciled according to (QSP 15.1)</w:t>
            </w:r>
            <w:r w:rsidR="00C46BE5">
              <w:rPr>
                <w:rFonts w:ascii="Times New Roman" w:hAnsi="Times New Roman"/>
                <w:sz w:val="25"/>
                <w:szCs w:val="25"/>
              </w:rPr>
              <w:t>.</w:t>
            </w:r>
          </w:p>
        </w:tc>
      </w:tr>
      <w:tr w:rsidR="00A45B10" w:rsidRPr="00D5797F" w14:paraId="5BC73B62" w14:textId="77777777" w:rsidTr="002F74D6">
        <w:trPr>
          <w:jc w:val="center"/>
        </w:trPr>
        <w:tc>
          <w:tcPr>
            <w:tcW w:w="2190" w:type="dxa"/>
            <w:tcMar>
              <w:left w:w="115" w:type="dxa"/>
              <w:bottom w:w="29" w:type="dxa"/>
              <w:right w:w="115" w:type="dxa"/>
            </w:tcMar>
          </w:tcPr>
          <w:p w14:paraId="1B638731" w14:textId="77777777" w:rsidR="00A45B10" w:rsidRPr="00D5797F" w:rsidRDefault="00A45B10" w:rsidP="002F74D6">
            <w:pPr>
              <w:spacing w:after="40"/>
              <w:rPr>
                <w:rFonts w:ascii="Times New Roman" w:eastAsia="Times New Roman" w:hAnsi="Times New Roman"/>
                <w:sz w:val="25"/>
                <w:szCs w:val="25"/>
              </w:rPr>
            </w:pPr>
            <w:r w:rsidRPr="00D5797F">
              <w:rPr>
                <w:rFonts w:ascii="Times New Roman" w:hAnsi="Times New Roman"/>
                <w:sz w:val="25"/>
                <w:szCs w:val="25"/>
              </w:rPr>
              <w:lastRenderedPageBreak/>
              <w:t>Receiving Inspector or Designee</w:t>
            </w:r>
          </w:p>
        </w:tc>
        <w:tc>
          <w:tcPr>
            <w:tcW w:w="7920" w:type="dxa"/>
            <w:tcMar>
              <w:left w:w="115" w:type="dxa"/>
              <w:bottom w:w="29" w:type="dxa"/>
              <w:right w:w="115" w:type="dxa"/>
            </w:tcMar>
          </w:tcPr>
          <w:p w14:paraId="544621E4" w14:textId="5B01DE2E" w:rsidR="00A45B10" w:rsidRPr="00D5797F" w:rsidRDefault="00A45B10" w:rsidP="00E53A43">
            <w:pPr>
              <w:pStyle w:val="ListParagraph"/>
              <w:numPr>
                <w:ilvl w:val="0"/>
                <w:numId w:val="27"/>
              </w:numPr>
              <w:ind w:left="245" w:hanging="245"/>
              <w:rPr>
                <w:rFonts w:ascii="Times New Roman" w:hAnsi="Times New Roman"/>
                <w:sz w:val="25"/>
                <w:szCs w:val="25"/>
              </w:rPr>
            </w:pPr>
            <w:r w:rsidRPr="00D5797F">
              <w:rPr>
                <w:rFonts w:ascii="Times New Roman" w:hAnsi="Times New Roman"/>
                <w:sz w:val="25"/>
                <w:szCs w:val="25"/>
              </w:rPr>
              <w:t>Retrieves paperwork from the designated area and moves material from truck to hold location</w:t>
            </w:r>
            <w:r w:rsidR="00F3541C" w:rsidRPr="00D5797F">
              <w:rPr>
                <w:rFonts w:ascii="Times New Roman" w:hAnsi="Times New Roman"/>
                <w:sz w:val="25"/>
                <w:szCs w:val="25"/>
              </w:rPr>
              <w:t xml:space="preserve">. </w:t>
            </w:r>
          </w:p>
          <w:p w14:paraId="05E992AD" w14:textId="3C387CF2" w:rsidR="00A45B10" w:rsidRPr="00E53A43" w:rsidRDefault="00A45B10" w:rsidP="00800E3F">
            <w:pPr>
              <w:pStyle w:val="ListParagraph"/>
              <w:numPr>
                <w:ilvl w:val="0"/>
                <w:numId w:val="30"/>
              </w:numPr>
              <w:ind w:left="518" w:hanging="144"/>
              <w:rPr>
                <w:rFonts w:ascii="Times New Roman" w:hAnsi="Times New Roman"/>
                <w:sz w:val="25"/>
                <w:szCs w:val="25"/>
              </w:rPr>
            </w:pPr>
            <w:r w:rsidRPr="00D5797F">
              <w:rPr>
                <w:rFonts w:ascii="Times New Roman" w:hAnsi="Times New Roman"/>
                <w:sz w:val="25"/>
                <w:szCs w:val="25"/>
              </w:rPr>
              <w:t xml:space="preserve">Verifies collected and returned material against Credit Note and communicates any discrepancies to associated sales representative. </w:t>
            </w:r>
          </w:p>
          <w:p w14:paraId="384575DC" w14:textId="7F23A0F0" w:rsidR="00A45B10" w:rsidRPr="00E53A43" w:rsidRDefault="00A45B10" w:rsidP="008904D1">
            <w:pPr>
              <w:pStyle w:val="ListParagraph"/>
              <w:numPr>
                <w:ilvl w:val="0"/>
                <w:numId w:val="27"/>
              </w:numPr>
              <w:spacing w:after="40"/>
              <w:ind w:left="245" w:hanging="245"/>
              <w:rPr>
                <w:rFonts w:ascii="Times New Roman" w:hAnsi="Times New Roman"/>
                <w:sz w:val="25"/>
                <w:szCs w:val="25"/>
              </w:rPr>
            </w:pPr>
            <w:r w:rsidRPr="00D5797F">
              <w:rPr>
                <w:rFonts w:ascii="Times New Roman" w:hAnsi="Times New Roman"/>
                <w:sz w:val="25"/>
                <w:szCs w:val="25"/>
              </w:rPr>
              <w:t>Dispositions material and records on Credit Note Handling then forwards paperwork to designee for processing. Follows procedures for handling or stocking returned material per QSP 13.1 and QSP 15.1.</w:t>
            </w:r>
          </w:p>
        </w:tc>
      </w:tr>
    </w:tbl>
    <w:p w14:paraId="45F80E50" w14:textId="77777777" w:rsidR="008A1A05" w:rsidRPr="00D5797F" w:rsidRDefault="008A1A05" w:rsidP="000119FE">
      <w:pPr>
        <w:spacing w:line="360" w:lineRule="auto"/>
        <w:rPr>
          <w:b/>
          <w:bCs/>
          <w:sz w:val="25"/>
          <w:szCs w:val="25"/>
        </w:rPr>
      </w:pPr>
    </w:p>
    <w:p w14:paraId="35A74160" w14:textId="7FFC1C86" w:rsidR="00A45B10" w:rsidRPr="00D5797F" w:rsidRDefault="00D5797F" w:rsidP="00D5797F">
      <w:pPr>
        <w:pStyle w:val="Heading1"/>
        <w:tabs>
          <w:tab w:val="clear" w:pos="3600"/>
          <w:tab w:val="clear" w:pos="5760"/>
          <w:tab w:val="clear" w:pos="7200"/>
        </w:tabs>
        <w:spacing w:after="120"/>
        <w:ind w:left="0"/>
        <w:rPr>
          <w:b/>
          <w:bCs/>
          <w:sz w:val="26"/>
          <w:szCs w:val="26"/>
        </w:rPr>
      </w:pPr>
      <w:r w:rsidRPr="00D5797F">
        <w:rPr>
          <w:b/>
          <w:bCs/>
          <w:sz w:val="26"/>
          <w:szCs w:val="26"/>
        </w:rPr>
        <w:t>Procedure Statements</w:t>
      </w:r>
    </w:p>
    <w:p w14:paraId="30B7313D" w14:textId="2CA7A34B" w:rsidR="00935CD1" w:rsidRPr="000C72FD" w:rsidRDefault="00935CD1" w:rsidP="006F6D98">
      <w:pPr>
        <w:pStyle w:val="Header"/>
        <w:numPr>
          <w:ilvl w:val="0"/>
          <w:numId w:val="2"/>
        </w:numPr>
        <w:tabs>
          <w:tab w:val="clear" w:pos="4320"/>
          <w:tab w:val="clear" w:pos="8640"/>
        </w:tabs>
        <w:spacing w:after="60"/>
        <w:ind w:left="360"/>
        <w:rPr>
          <w:sz w:val="25"/>
          <w:szCs w:val="25"/>
        </w:rPr>
      </w:pPr>
      <w:r w:rsidRPr="000C72FD">
        <w:rPr>
          <w:sz w:val="25"/>
          <w:szCs w:val="25"/>
        </w:rPr>
        <w:t xml:space="preserve">Customer accommodation can only be processed if the material is in the same condition that it was sent to the customer, has maintained traceability, and has not been damaged or cut. See </w:t>
      </w:r>
      <w:ins w:id="2" w:author="Brian Olea" w:date="2024-03-15T13:19:00Z">
        <w:r w:rsidR="00B0411E">
          <w:rPr>
            <w:sz w:val="25"/>
            <w:szCs w:val="25"/>
          </w:rPr>
          <w:t xml:space="preserve">the </w:t>
        </w:r>
      </w:ins>
      <w:r w:rsidR="00E5340C" w:rsidRPr="000C72FD">
        <w:rPr>
          <w:sz w:val="25"/>
          <w:szCs w:val="25"/>
        </w:rPr>
        <w:t xml:space="preserve">IMS </w:t>
      </w:r>
      <w:r w:rsidRPr="000C72FD">
        <w:rPr>
          <w:sz w:val="25"/>
          <w:szCs w:val="25"/>
        </w:rPr>
        <w:t>Return Policy for guidance.</w:t>
      </w:r>
    </w:p>
    <w:p w14:paraId="27A672A8" w14:textId="11C3FA4F" w:rsidR="00935CD1" w:rsidRPr="000C72FD" w:rsidRDefault="00F3541C" w:rsidP="006F6D98">
      <w:pPr>
        <w:pStyle w:val="Header"/>
        <w:numPr>
          <w:ilvl w:val="0"/>
          <w:numId w:val="2"/>
        </w:numPr>
        <w:tabs>
          <w:tab w:val="clear" w:pos="4320"/>
          <w:tab w:val="clear" w:pos="8640"/>
        </w:tabs>
        <w:spacing w:after="60"/>
        <w:ind w:left="360"/>
        <w:rPr>
          <w:sz w:val="25"/>
          <w:szCs w:val="25"/>
        </w:rPr>
      </w:pPr>
      <w:r w:rsidRPr="000C72FD">
        <w:rPr>
          <w:sz w:val="25"/>
          <w:szCs w:val="25"/>
        </w:rPr>
        <w:t>The Receiving</w:t>
      </w:r>
      <w:r w:rsidR="004D491D" w:rsidRPr="000C72FD">
        <w:rPr>
          <w:sz w:val="25"/>
          <w:szCs w:val="25"/>
        </w:rPr>
        <w:t xml:space="preserve"> Inspector or </w:t>
      </w:r>
      <w:del w:id="3" w:author="Brian Olea" w:date="2024-03-15T13:19:00Z">
        <w:r w:rsidR="004D491D" w:rsidRPr="000C72FD" w:rsidDel="00B0411E">
          <w:rPr>
            <w:sz w:val="25"/>
            <w:szCs w:val="25"/>
          </w:rPr>
          <w:delText>Manager approved</w:delText>
        </w:r>
      </w:del>
      <w:ins w:id="4" w:author="Brian Olea" w:date="2024-03-15T13:19:00Z">
        <w:r w:rsidR="00B0411E">
          <w:rPr>
            <w:sz w:val="25"/>
            <w:szCs w:val="25"/>
          </w:rPr>
          <w:t>Manager-approved</w:t>
        </w:r>
      </w:ins>
      <w:r w:rsidR="004D491D" w:rsidRPr="000C72FD">
        <w:rPr>
          <w:sz w:val="25"/>
          <w:szCs w:val="25"/>
        </w:rPr>
        <w:t xml:space="preserve"> Designee will disposition the returned material</w:t>
      </w:r>
      <w:r w:rsidRPr="000C72FD">
        <w:rPr>
          <w:sz w:val="25"/>
          <w:szCs w:val="25"/>
        </w:rPr>
        <w:t xml:space="preserve">. </w:t>
      </w:r>
      <w:del w:id="5" w:author="Brian Olea" w:date="2024-03-15T13:19:00Z">
        <w:r w:rsidR="00935CD1" w:rsidRPr="000C72FD" w:rsidDel="00B0411E">
          <w:rPr>
            <w:sz w:val="25"/>
            <w:szCs w:val="25"/>
          </w:rPr>
          <w:delText xml:space="preserve">Material </w:delText>
        </w:r>
      </w:del>
      <w:ins w:id="6" w:author="Brian Olea" w:date="2024-03-15T13:19:00Z">
        <w:r w:rsidR="00B0411E">
          <w:rPr>
            <w:sz w:val="25"/>
            <w:szCs w:val="25"/>
          </w:rPr>
          <w:t>The material</w:t>
        </w:r>
        <w:r w:rsidR="00B0411E" w:rsidRPr="000C72FD">
          <w:rPr>
            <w:sz w:val="25"/>
            <w:szCs w:val="25"/>
          </w:rPr>
          <w:t xml:space="preserve"> </w:t>
        </w:r>
      </w:ins>
      <w:r w:rsidR="004D491D" w:rsidRPr="000C72FD">
        <w:rPr>
          <w:sz w:val="25"/>
          <w:szCs w:val="25"/>
        </w:rPr>
        <w:t xml:space="preserve">must </w:t>
      </w:r>
      <w:r w:rsidR="00935CD1" w:rsidRPr="000C72FD">
        <w:rPr>
          <w:sz w:val="25"/>
          <w:szCs w:val="25"/>
        </w:rPr>
        <w:t xml:space="preserve">be reconciled </w:t>
      </w:r>
      <w:del w:id="7" w:author="Brian Olea" w:date="2024-03-15T13:19:00Z">
        <w:r w:rsidR="00265008" w:rsidRPr="000C72FD" w:rsidDel="00B0411E">
          <w:rPr>
            <w:sz w:val="25"/>
            <w:szCs w:val="25"/>
          </w:rPr>
          <w:delText>in a timely manner</w:delText>
        </w:r>
      </w:del>
      <w:ins w:id="8" w:author="Brian Olea" w:date="2024-03-15T13:19:00Z">
        <w:r w:rsidR="00B0411E">
          <w:rPr>
            <w:sz w:val="25"/>
            <w:szCs w:val="25"/>
          </w:rPr>
          <w:t>promptly</w:t>
        </w:r>
      </w:ins>
      <w:r w:rsidR="00265008" w:rsidRPr="000C72FD">
        <w:rPr>
          <w:sz w:val="25"/>
          <w:szCs w:val="25"/>
        </w:rPr>
        <w:t xml:space="preserve"> and </w:t>
      </w:r>
      <w:del w:id="9" w:author="Brian Olea" w:date="2024-03-15T13:19:00Z">
        <w:r w:rsidR="00265008" w:rsidRPr="000C72FD" w:rsidDel="00B0411E">
          <w:rPr>
            <w:sz w:val="25"/>
            <w:szCs w:val="25"/>
          </w:rPr>
          <w:delText>prior to</w:delText>
        </w:r>
      </w:del>
      <w:ins w:id="10" w:author="Brian Olea" w:date="2024-03-15T13:19:00Z">
        <w:r w:rsidR="00B0411E">
          <w:rPr>
            <w:sz w:val="25"/>
            <w:szCs w:val="25"/>
          </w:rPr>
          <w:t>before</w:t>
        </w:r>
      </w:ins>
      <w:r w:rsidR="00265008" w:rsidRPr="000C72FD">
        <w:rPr>
          <w:sz w:val="25"/>
          <w:szCs w:val="25"/>
        </w:rPr>
        <w:t xml:space="preserve"> </w:t>
      </w:r>
      <w:r w:rsidR="00697EBD" w:rsidRPr="000C72FD">
        <w:rPr>
          <w:sz w:val="25"/>
          <w:szCs w:val="25"/>
        </w:rPr>
        <w:t>month-end</w:t>
      </w:r>
      <w:r w:rsidR="00265008" w:rsidRPr="000C72FD">
        <w:rPr>
          <w:sz w:val="25"/>
          <w:szCs w:val="25"/>
        </w:rPr>
        <w:t xml:space="preserve"> processing</w:t>
      </w:r>
      <w:r w:rsidRPr="000C72FD">
        <w:rPr>
          <w:sz w:val="25"/>
          <w:szCs w:val="25"/>
        </w:rPr>
        <w:t xml:space="preserve">. </w:t>
      </w:r>
    </w:p>
    <w:p w14:paraId="378956B9" w14:textId="73E2026C" w:rsidR="00935CD1" w:rsidRPr="00773BD6" w:rsidRDefault="00115B24" w:rsidP="00C34DB4">
      <w:pPr>
        <w:pStyle w:val="Header"/>
        <w:numPr>
          <w:ilvl w:val="0"/>
          <w:numId w:val="2"/>
        </w:numPr>
        <w:tabs>
          <w:tab w:val="clear" w:pos="4320"/>
          <w:tab w:val="clear" w:pos="8640"/>
        </w:tabs>
        <w:spacing w:after="40"/>
        <w:ind w:left="360"/>
        <w:rPr>
          <w:b/>
          <w:bCs/>
          <w:sz w:val="25"/>
          <w:szCs w:val="25"/>
        </w:rPr>
      </w:pPr>
      <w:r w:rsidRPr="00773BD6">
        <w:rPr>
          <w:b/>
          <w:bCs/>
          <w:sz w:val="25"/>
          <w:szCs w:val="25"/>
        </w:rPr>
        <w:t>C</w:t>
      </w:r>
      <w:r w:rsidR="00935CD1" w:rsidRPr="00773BD6">
        <w:rPr>
          <w:b/>
          <w:bCs/>
          <w:sz w:val="25"/>
          <w:szCs w:val="25"/>
        </w:rPr>
        <w:t xml:space="preserve">ancelled or </w:t>
      </w:r>
      <w:r w:rsidRPr="00773BD6">
        <w:rPr>
          <w:b/>
          <w:bCs/>
          <w:sz w:val="25"/>
          <w:szCs w:val="25"/>
        </w:rPr>
        <w:t>U</w:t>
      </w:r>
      <w:r w:rsidR="00935CD1" w:rsidRPr="00773BD6">
        <w:rPr>
          <w:b/>
          <w:bCs/>
          <w:sz w:val="25"/>
          <w:szCs w:val="25"/>
        </w:rPr>
        <w:t>ndeliverable orders</w:t>
      </w:r>
    </w:p>
    <w:p w14:paraId="3264E3E5" w14:textId="54FAE98B" w:rsidR="00247916" w:rsidRPr="000C72FD" w:rsidRDefault="00247916" w:rsidP="009B78BF">
      <w:pPr>
        <w:numPr>
          <w:ilvl w:val="0"/>
          <w:numId w:val="1"/>
        </w:numPr>
        <w:tabs>
          <w:tab w:val="num" w:pos="1440"/>
        </w:tabs>
        <w:ind w:left="677" w:hanging="288"/>
        <w:rPr>
          <w:rStyle w:val="cf01"/>
          <w:rFonts w:ascii="Times New Roman" w:hAnsi="Times New Roman" w:cs="Times New Roman"/>
          <w:sz w:val="25"/>
          <w:szCs w:val="25"/>
        </w:rPr>
      </w:pPr>
      <w:r w:rsidRPr="000C72FD">
        <w:rPr>
          <w:rStyle w:val="cf01"/>
          <w:rFonts w:ascii="Times New Roman" w:hAnsi="Times New Roman" w:cs="Times New Roman"/>
          <w:sz w:val="25"/>
          <w:szCs w:val="25"/>
        </w:rPr>
        <w:t xml:space="preserve">In the case of an undeliverable order caused by the customer, IMS maintains the right to charge restock fees </w:t>
      </w:r>
      <w:del w:id="11" w:author="Brian Olea" w:date="2024-03-15T13:19:00Z">
        <w:r w:rsidRPr="000C72FD" w:rsidDel="00B0411E">
          <w:rPr>
            <w:rStyle w:val="cf01"/>
            <w:rFonts w:ascii="Times New Roman" w:hAnsi="Times New Roman" w:cs="Times New Roman"/>
            <w:sz w:val="25"/>
            <w:szCs w:val="25"/>
          </w:rPr>
          <w:delText>in accordance with</w:delText>
        </w:r>
      </w:del>
      <w:ins w:id="12" w:author="Brian Olea" w:date="2024-03-15T13:19:00Z">
        <w:r w:rsidR="00B0411E">
          <w:rPr>
            <w:rStyle w:val="cf01"/>
            <w:rFonts w:ascii="Times New Roman" w:hAnsi="Times New Roman" w:cs="Times New Roman"/>
            <w:sz w:val="25"/>
            <w:szCs w:val="25"/>
          </w:rPr>
          <w:t>per</w:t>
        </w:r>
      </w:ins>
      <w:r w:rsidRPr="000C72FD">
        <w:rPr>
          <w:rStyle w:val="cf01"/>
          <w:rFonts w:ascii="Times New Roman" w:hAnsi="Times New Roman" w:cs="Times New Roman"/>
          <w:sz w:val="25"/>
          <w:szCs w:val="25"/>
        </w:rPr>
        <w:t xml:space="preserve"> our return policy. </w:t>
      </w:r>
    </w:p>
    <w:p w14:paraId="27C8B39E" w14:textId="3C3BE18D" w:rsidR="00247916" w:rsidRPr="000C72FD" w:rsidRDefault="00247916" w:rsidP="007C7887">
      <w:pPr>
        <w:numPr>
          <w:ilvl w:val="0"/>
          <w:numId w:val="1"/>
        </w:numPr>
        <w:tabs>
          <w:tab w:val="num" w:pos="1440"/>
        </w:tabs>
        <w:ind w:left="677" w:hanging="288"/>
        <w:rPr>
          <w:rStyle w:val="cf01"/>
          <w:rFonts w:ascii="Times New Roman" w:hAnsi="Times New Roman" w:cs="Times New Roman"/>
          <w:sz w:val="25"/>
          <w:szCs w:val="25"/>
        </w:rPr>
      </w:pPr>
      <w:r w:rsidRPr="000C72FD">
        <w:rPr>
          <w:rStyle w:val="cf01"/>
          <w:rFonts w:ascii="Times New Roman" w:hAnsi="Times New Roman" w:cs="Times New Roman"/>
          <w:sz w:val="25"/>
          <w:szCs w:val="25"/>
        </w:rPr>
        <w:t xml:space="preserve">Credit notes </w:t>
      </w:r>
      <w:r w:rsidR="009C3327">
        <w:rPr>
          <w:rStyle w:val="cf01"/>
          <w:rFonts w:ascii="Times New Roman" w:hAnsi="Times New Roman" w:cs="Times New Roman"/>
          <w:sz w:val="25"/>
          <w:szCs w:val="25"/>
        </w:rPr>
        <w:t xml:space="preserve">are </w:t>
      </w:r>
      <w:r w:rsidRPr="000C72FD">
        <w:rPr>
          <w:rStyle w:val="cf01"/>
          <w:rFonts w:ascii="Times New Roman" w:hAnsi="Times New Roman" w:cs="Times New Roman"/>
          <w:sz w:val="25"/>
          <w:szCs w:val="25"/>
        </w:rPr>
        <w:t>further used by IMS to indicate the disposition of a</w:t>
      </w:r>
      <w:r w:rsidR="009C3327">
        <w:rPr>
          <w:rStyle w:val="cf01"/>
          <w:rFonts w:ascii="Times New Roman" w:hAnsi="Times New Roman" w:cs="Times New Roman"/>
          <w:sz w:val="25"/>
          <w:szCs w:val="25"/>
        </w:rPr>
        <w:t>ny</w:t>
      </w:r>
      <w:r w:rsidRPr="000C72FD">
        <w:rPr>
          <w:rStyle w:val="cf01"/>
          <w:rFonts w:ascii="Times New Roman" w:hAnsi="Times New Roman" w:cs="Times New Roman"/>
          <w:sz w:val="25"/>
          <w:szCs w:val="25"/>
        </w:rPr>
        <w:t xml:space="preserve"> non-deliverable product.</w:t>
      </w:r>
    </w:p>
    <w:p w14:paraId="02851CEF" w14:textId="2369A23E" w:rsidR="00032739" w:rsidRPr="000C72FD" w:rsidRDefault="00032739" w:rsidP="0031787D">
      <w:pPr>
        <w:numPr>
          <w:ilvl w:val="0"/>
          <w:numId w:val="1"/>
        </w:numPr>
        <w:tabs>
          <w:tab w:val="num" w:pos="1440"/>
        </w:tabs>
        <w:spacing w:after="60"/>
        <w:ind w:left="677" w:hanging="288"/>
        <w:rPr>
          <w:rStyle w:val="cf01"/>
          <w:rFonts w:ascii="Times New Roman" w:hAnsi="Times New Roman" w:cs="Times New Roman"/>
          <w:sz w:val="25"/>
          <w:szCs w:val="25"/>
        </w:rPr>
      </w:pPr>
      <w:r w:rsidRPr="000C72FD">
        <w:rPr>
          <w:rStyle w:val="cf01"/>
          <w:rFonts w:ascii="Times New Roman" w:hAnsi="Times New Roman" w:cs="Times New Roman"/>
          <w:sz w:val="25"/>
          <w:szCs w:val="25"/>
        </w:rPr>
        <w:t xml:space="preserve">Cancelled orders may result in a credit note to reimburse a customer paying with terms or requiring an </w:t>
      </w:r>
      <w:r w:rsidR="00697EBD" w:rsidRPr="000C72FD">
        <w:rPr>
          <w:rStyle w:val="cf01"/>
          <w:rFonts w:ascii="Times New Roman" w:hAnsi="Times New Roman" w:cs="Times New Roman"/>
          <w:sz w:val="25"/>
          <w:szCs w:val="25"/>
        </w:rPr>
        <w:t>alternative</w:t>
      </w:r>
      <w:r w:rsidRPr="000C72FD">
        <w:rPr>
          <w:rStyle w:val="cf01"/>
          <w:rFonts w:ascii="Times New Roman" w:hAnsi="Times New Roman" w:cs="Times New Roman"/>
          <w:sz w:val="25"/>
          <w:szCs w:val="25"/>
        </w:rPr>
        <w:t xml:space="preserve"> to the original method of payment.</w:t>
      </w:r>
    </w:p>
    <w:p w14:paraId="1235CB26" w14:textId="50D9BE1F" w:rsidR="00435842" w:rsidRPr="00773BD6" w:rsidRDefault="00435842" w:rsidP="00C34DB4">
      <w:pPr>
        <w:pStyle w:val="Header"/>
        <w:numPr>
          <w:ilvl w:val="0"/>
          <w:numId w:val="2"/>
        </w:numPr>
        <w:tabs>
          <w:tab w:val="clear" w:pos="4320"/>
          <w:tab w:val="clear" w:pos="8640"/>
        </w:tabs>
        <w:spacing w:after="40"/>
        <w:ind w:left="360"/>
        <w:rPr>
          <w:b/>
          <w:bCs/>
          <w:sz w:val="25"/>
          <w:szCs w:val="25"/>
        </w:rPr>
      </w:pPr>
      <w:r w:rsidRPr="00773BD6">
        <w:rPr>
          <w:b/>
          <w:bCs/>
          <w:sz w:val="25"/>
          <w:szCs w:val="25"/>
        </w:rPr>
        <w:t xml:space="preserve">Rejected at </w:t>
      </w:r>
      <w:ins w:id="13" w:author="Brian Olea" w:date="2024-03-15T13:19:00Z">
        <w:r w:rsidR="00B0411E">
          <w:rPr>
            <w:b/>
            <w:bCs/>
            <w:sz w:val="25"/>
            <w:szCs w:val="25"/>
          </w:rPr>
          <w:t xml:space="preserve">the </w:t>
        </w:r>
      </w:ins>
      <w:r w:rsidR="001B31A6" w:rsidRPr="00773BD6">
        <w:rPr>
          <w:b/>
          <w:bCs/>
          <w:sz w:val="25"/>
          <w:szCs w:val="25"/>
        </w:rPr>
        <w:t>time</w:t>
      </w:r>
      <w:r w:rsidRPr="00773BD6">
        <w:rPr>
          <w:b/>
          <w:bCs/>
          <w:sz w:val="25"/>
          <w:szCs w:val="25"/>
        </w:rPr>
        <w:t xml:space="preserve"> of Delivery </w:t>
      </w:r>
    </w:p>
    <w:p w14:paraId="678C4AC4" w14:textId="256D9F72" w:rsidR="00435842" w:rsidRPr="000C72FD" w:rsidRDefault="00435842" w:rsidP="0031787D">
      <w:pPr>
        <w:numPr>
          <w:ilvl w:val="0"/>
          <w:numId w:val="1"/>
        </w:numPr>
        <w:tabs>
          <w:tab w:val="num" w:pos="1440"/>
        </w:tabs>
        <w:spacing w:after="60"/>
        <w:ind w:left="677" w:hanging="288"/>
        <w:rPr>
          <w:rStyle w:val="cf01"/>
          <w:rFonts w:ascii="Times New Roman" w:hAnsi="Times New Roman" w:cs="Times New Roman"/>
          <w:sz w:val="25"/>
          <w:szCs w:val="25"/>
        </w:rPr>
      </w:pPr>
      <w:r w:rsidRPr="000C72FD">
        <w:rPr>
          <w:rStyle w:val="cf01"/>
          <w:rFonts w:ascii="Times New Roman" w:hAnsi="Times New Roman" w:cs="Times New Roman"/>
          <w:sz w:val="25"/>
          <w:szCs w:val="25"/>
        </w:rPr>
        <w:t xml:space="preserve">When </w:t>
      </w:r>
      <w:r w:rsidR="009C3327" w:rsidRPr="000C72FD">
        <w:rPr>
          <w:rStyle w:val="cf01"/>
          <w:rFonts w:ascii="Times New Roman" w:hAnsi="Times New Roman" w:cs="Times New Roman"/>
          <w:sz w:val="25"/>
          <w:szCs w:val="25"/>
        </w:rPr>
        <w:t>a customer</w:t>
      </w:r>
      <w:r w:rsidRPr="000C72FD">
        <w:rPr>
          <w:rStyle w:val="cf01"/>
          <w:rFonts w:ascii="Times New Roman" w:hAnsi="Times New Roman" w:cs="Times New Roman"/>
          <w:sz w:val="25"/>
          <w:szCs w:val="25"/>
        </w:rPr>
        <w:t xml:space="preserve"> rejects material at delivery, drivers will identify the material with </w:t>
      </w:r>
      <w:r w:rsidR="00FD7118" w:rsidRPr="000C72FD">
        <w:rPr>
          <w:rStyle w:val="cf01"/>
          <w:rFonts w:ascii="Times New Roman" w:hAnsi="Times New Roman" w:cs="Times New Roman"/>
          <w:sz w:val="25"/>
          <w:szCs w:val="25"/>
        </w:rPr>
        <w:t>a</w:t>
      </w:r>
      <w:r w:rsidRPr="000C72FD">
        <w:rPr>
          <w:rStyle w:val="cf01"/>
          <w:rFonts w:ascii="Times New Roman" w:hAnsi="Times New Roman" w:cs="Times New Roman"/>
          <w:sz w:val="25"/>
          <w:szCs w:val="25"/>
        </w:rPr>
        <w:t xml:space="preserve"> </w:t>
      </w:r>
      <w:hyperlink r:id="rId9" w:history="1">
        <w:r w:rsidR="00FD7118" w:rsidRPr="00FD7118">
          <w:rPr>
            <w:rStyle w:val="Hyperlink"/>
            <w:sz w:val="25"/>
            <w:szCs w:val="25"/>
          </w:rPr>
          <w:t>Returned Goods Tag (RG001)</w:t>
        </w:r>
      </w:hyperlink>
      <w:r w:rsidRPr="000C72FD">
        <w:rPr>
          <w:rStyle w:val="cf01"/>
          <w:rFonts w:ascii="Times New Roman" w:hAnsi="Times New Roman" w:cs="Times New Roman"/>
          <w:sz w:val="25"/>
          <w:szCs w:val="25"/>
        </w:rPr>
        <w:t xml:space="preserve"> or </w:t>
      </w:r>
      <w:r w:rsidR="005720BD" w:rsidRPr="000C72FD">
        <w:rPr>
          <w:rStyle w:val="cf01"/>
          <w:rFonts w:ascii="Times New Roman" w:hAnsi="Times New Roman" w:cs="Times New Roman"/>
          <w:sz w:val="25"/>
          <w:szCs w:val="25"/>
        </w:rPr>
        <w:t>note</w:t>
      </w:r>
      <w:r w:rsidRPr="000C72FD">
        <w:rPr>
          <w:rStyle w:val="cf01"/>
          <w:rFonts w:ascii="Times New Roman" w:hAnsi="Times New Roman" w:cs="Times New Roman"/>
          <w:sz w:val="25"/>
          <w:szCs w:val="25"/>
        </w:rPr>
        <w:t xml:space="preserve"> on </w:t>
      </w:r>
      <w:ins w:id="14" w:author="Brian Olea" w:date="2024-03-15T13:19:00Z">
        <w:r w:rsidR="00B0411E">
          <w:rPr>
            <w:rStyle w:val="cf01"/>
            <w:rFonts w:ascii="Times New Roman" w:hAnsi="Times New Roman" w:cs="Times New Roman"/>
            <w:sz w:val="25"/>
            <w:szCs w:val="25"/>
          </w:rPr>
          <w:t xml:space="preserve">the </w:t>
        </w:r>
      </w:ins>
      <w:r w:rsidRPr="000C72FD">
        <w:rPr>
          <w:rStyle w:val="cf01"/>
          <w:rFonts w:ascii="Times New Roman" w:hAnsi="Times New Roman" w:cs="Times New Roman"/>
          <w:sz w:val="25"/>
          <w:szCs w:val="25"/>
        </w:rPr>
        <w:t>Delivery Note.</w:t>
      </w:r>
    </w:p>
    <w:p w14:paraId="24757320" w14:textId="56D70709" w:rsidR="00935CD1" w:rsidRPr="00773BD6" w:rsidRDefault="00935CD1" w:rsidP="00C34DB4">
      <w:pPr>
        <w:pStyle w:val="Header"/>
        <w:numPr>
          <w:ilvl w:val="0"/>
          <w:numId w:val="2"/>
        </w:numPr>
        <w:tabs>
          <w:tab w:val="clear" w:pos="4320"/>
          <w:tab w:val="clear" w:pos="8640"/>
        </w:tabs>
        <w:spacing w:after="40"/>
        <w:ind w:left="360"/>
        <w:rPr>
          <w:b/>
          <w:bCs/>
          <w:sz w:val="25"/>
          <w:szCs w:val="25"/>
        </w:rPr>
      </w:pPr>
      <w:r w:rsidRPr="00773BD6">
        <w:rPr>
          <w:b/>
          <w:bCs/>
          <w:sz w:val="25"/>
          <w:szCs w:val="25"/>
        </w:rPr>
        <w:t>Customer Reimbursement</w:t>
      </w:r>
    </w:p>
    <w:p w14:paraId="66A67BEA" w14:textId="57ECAD33" w:rsidR="00567C65" w:rsidRPr="002D4D44" w:rsidRDefault="00935CD1" w:rsidP="0031787D">
      <w:pPr>
        <w:numPr>
          <w:ilvl w:val="0"/>
          <w:numId w:val="1"/>
        </w:numPr>
        <w:tabs>
          <w:tab w:val="num" w:pos="1440"/>
        </w:tabs>
        <w:spacing w:after="60"/>
        <w:ind w:left="677" w:hanging="288"/>
        <w:rPr>
          <w:rStyle w:val="cf01"/>
          <w:rFonts w:ascii="Times New Roman" w:hAnsi="Times New Roman" w:cs="Times New Roman"/>
          <w:sz w:val="25"/>
          <w:szCs w:val="25"/>
        </w:rPr>
      </w:pPr>
      <w:r w:rsidRPr="002D4D44">
        <w:rPr>
          <w:rStyle w:val="cf01"/>
          <w:rFonts w:ascii="Times New Roman" w:hAnsi="Times New Roman" w:cs="Times New Roman"/>
          <w:sz w:val="25"/>
          <w:szCs w:val="25"/>
        </w:rPr>
        <w:t xml:space="preserve">Customers will not be reimbursed until </w:t>
      </w:r>
      <w:r w:rsidR="00697EBD" w:rsidRPr="002D4D44">
        <w:rPr>
          <w:rStyle w:val="cf01"/>
          <w:rFonts w:ascii="Times New Roman" w:hAnsi="Times New Roman" w:cs="Times New Roman"/>
          <w:sz w:val="25"/>
          <w:szCs w:val="25"/>
        </w:rPr>
        <w:t>the reason</w:t>
      </w:r>
      <w:r w:rsidRPr="002D4D44">
        <w:rPr>
          <w:rStyle w:val="cf01"/>
          <w:rFonts w:ascii="Times New Roman" w:hAnsi="Times New Roman" w:cs="Times New Roman"/>
          <w:sz w:val="25"/>
          <w:szCs w:val="25"/>
        </w:rPr>
        <w:t xml:space="preserve"> for return has been verified and </w:t>
      </w:r>
      <w:r w:rsidR="00F3541C" w:rsidRPr="002D4D44">
        <w:rPr>
          <w:rStyle w:val="cf01"/>
          <w:rFonts w:ascii="Times New Roman" w:hAnsi="Times New Roman" w:cs="Times New Roman"/>
          <w:sz w:val="25"/>
          <w:szCs w:val="25"/>
        </w:rPr>
        <w:t>a credit</w:t>
      </w:r>
      <w:r w:rsidRPr="002D4D44">
        <w:rPr>
          <w:rStyle w:val="cf01"/>
          <w:rFonts w:ascii="Times New Roman" w:hAnsi="Times New Roman" w:cs="Times New Roman"/>
          <w:sz w:val="25"/>
          <w:szCs w:val="25"/>
        </w:rPr>
        <w:t xml:space="preserve"> note has been billed</w:t>
      </w:r>
      <w:r w:rsidR="00F3541C" w:rsidRPr="002D4D44">
        <w:rPr>
          <w:rStyle w:val="cf01"/>
          <w:rFonts w:ascii="Times New Roman" w:hAnsi="Times New Roman" w:cs="Times New Roman"/>
          <w:sz w:val="25"/>
          <w:szCs w:val="25"/>
        </w:rPr>
        <w:t xml:space="preserve">. </w:t>
      </w:r>
      <w:r w:rsidRPr="002D4D44">
        <w:rPr>
          <w:rStyle w:val="cf01"/>
          <w:rFonts w:ascii="Times New Roman" w:hAnsi="Times New Roman" w:cs="Times New Roman"/>
          <w:sz w:val="25"/>
          <w:szCs w:val="25"/>
        </w:rPr>
        <w:t xml:space="preserve">If </w:t>
      </w:r>
      <w:ins w:id="15" w:author="Brian Olea" w:date="2024-03-15T13:19:00Z">
        <w:r w:rsidR="00B0411E">
          <w:rPr>
            <w:rStyle w:val="cf01"/>
            <w:rFonts w:ascii="Times New Roman" w:hAnsi="Times New Roman" w:cs="Times New Roman"/>
            <w:sz w:val="25"/>
            <w:szCs w:val="25"/>
          </w:rPr>
          <w:t xml:space="preserve">the </w:t>
        </w:r>
      </w:ins>
      <w:r w:rsidRPr="002D4D44">
        <w:rPr>
          <w:rStyle w:val="cf01"/>
          <w:rFonts w:ascii="Times New Roman" w:hAnsi="Times New Roman" w:cs="Times New Roman"/>
          <w:sz w:val="25"/>
          <w:szCs w:val="25"/>
        </w:rPr>
        <w:t>reason is c</w:t>
      </w:r>
      <w:r w:rsidR="00567C65" w:rsidRPr="002D4D44">
        <w:rPr>
          <w:rStyle w:val="cf01"/>
          <w:rFonts w:ascii="Times New Roman" w:hAnsi="Times New Roman" w:cs="Times New Roman"/>
          <w:sz w:val="25"/>
          <w:szCs w:val="25"/>
        </w:rPr>
        <w:t xml:space="preserve">onfirmed, the credit note can be </w:t>
      </w:r>
      <w:r w:rsidR="006714D5" w:rsidRPr="002D4D44">
        <w:rPr>
          <w:rStyle w:val="cf01"/>
          <w:rFonts w:ascii="Times New Roman" w:hAnsi="Times New Roman" w:cs="Times New Roman"/>
          <w:sz w:val="25"/>
          <w:szCs w:val="25"/>
        </w:rPr>
        <w:t>billed,</w:t>
      </w:r>
      <w:r w:rsidR="00567C65" w:rsidRPr="002D4D44">
        <w:rPr>
          <w:rStyle w:val="cf01"/>
          <w:rFonts w:ascii="Times New Roman" w:hAnsi="Times New Roman" w:cs="Times New Roman"/>
          <w:sz w:val="25"/>
          <w:szCs w:val="25"/>
        </w:rPr>
        <w:t xml:space="preserve"> and </w:t>
      </w:r>
      <w:ins w:id="16" w:author="Brian Olea" w:date="2024-03-15T13:19:00Z">
        <w:r w:rsidR="00B0411E">
          <w:rPr>
            <w:rStyle w:val="cf01"/>
            <w:rFonts w:ascii="Times New Roman" w:hAnsi="Times New Roman" w:cs="Times New Roman"/>
            <w:sz w:val="25"/>
            <w:szCs w:val="25"/>
          </w:rPr>
          <w:t xml:space="preserve">the </w:t>
        </w:r>
      </w:ins>
      <w:r w:rsidR="00567C65" w:rsidRPr="002D4D44">
        <w:rPr>
          <w:rStyle w:val="cf01"/>
          <w:rFonts w:ascii="Times New Roman" w:hAnsi="Times New Roman" w:cs="Times New Roman"/>
          <w:sz w:val="25"/>
          <w:szCs w:val="25"/>
        </w:rPr>
        <w:t xml:space="preserve">customer reimbursed per </w:t>
      </w:r>
      <w:ins w:id="17" w:author="Brian Olea" w:date="2024-03-15T13:19:00Z">
        <w:r w:rsidR="00B0411E">
          <w:rPr>
            <w:rStyle w:val="cf01"/>
            <w:rFonts w:ascii="Times New Roman" w:hAnsi="Times New Roman" w:cs="Times New Roman"/>
            <w:sz w:val="25"/>
            <w:szCs w:val="25"/>
          </w:rPr>
          <w:t xml:space="preserve">the </w:t>
        </w:r>
      </w:ins>
      <w:r w:rsidR="00E5340C" w:rsidRPr="002D4D44">
        <w:rPr>
          <w:rStyle w:val="cf01"/>
          <w:rFonts w:ascii="Times New Roman" w:hAnsi="Times New Roman" w:cs="Times New Roman"/>
          <w:sz w:val="25"/>
          <w:szCs w:val="25"/>
        </w:rPr>
        <w:t xml:space="preserve">IMS Return </w:t>
      </w:r>
      <w:r w:rsidR="00567C65" w:rsidRPr="002D4D44">
        <w:rPr>
          <w:rStyle w:val="cf01"/>
          <w:rFonts w:ascii="Times New Roman" w:hAnsi="Times New Roman" w:cs="Times New Roman"/>
          <w:sz w:val="25"/>
          <w:szCs w:val="25"/>
        </w:rPr>
        <w:t>policy</w:t>
      </w:r>
      <w:r w:rsidR="00F3541C" w:rsidRPr="002D4D44">
        <w:rPr>
          <w:rStyle w:val="cf01"/>
          <w:rFonts w:ascii="Times New Roman" w:hAnsi="Times New Roman" w:cs="Times New Roman"/>
          <w:sz w:val="25"/>
          <w:szCs w:val="25"/>
        </w:rPr>
        <w:t>. The Retail</w:t>
      </w:r>
      <w:r w:rsidR="00265008" w:rsidRPr="002D4D44">
        <w:rPr>
          <w:rStyle w:val="cf01"/>
          <w:rFonts w:ascii="Times New Roman" w:hAnsi="Times New Roman" w:cs="Times New Roman"/>
          <w:sz w:val="25"/>
          <w:szCs w:val="25"/>
        </w:rPr>
        <w:t xml:space="preserve"> </w:t>
      </w:r>
      <w:r w:rsidR="00FA7866" w:rsidRPr="002D4D44">
        <w:rPr>
          <w:rStyle w:val="cf01"/>
          <w:rFonts w:ascii="Times New Roman" w:hAnsi="Times New Roman" w:cs="Times New Roman"/>
          <w:sz w:val="25"/>
          <w:szCs w:val="25"/>
        </w:rPr>
        <w:t xml:space="preserve">or Sales </w:t>
      </w:r>
      <w:r w:rsidR="00265008" w:rsidRPr="002D4D44">
        <w:rPr>
          <w:rStyle w:val="cf01"/>
          <w:rFonts w:ascii="Times New Roman" w:hAnsi="Times New Roman" w:cs="Times New Roman"/>
          <w:sz w:val="25"/>
          <w:szCs w:val="25"/>
        </w:rPr>
        <w:t xml:space="preserve">Manager has </w:t>
      </w:r>
      <w:r w:rsidR="00F3541C" w:rsidRPr="002D4D44">
        <w:rPr>
          <w:rStyle w:val="cf01"/>
          <w:rFonts w:ascii="Times New Roman" w:hAnsi="Times New Roman" w:cs="Times New Roman"/>
          <w:sz w:val="25"/>
          <w:szCs w:val="25"/>
        </w:rPr>
        <w:t>the discretion</w:t>
      </w:r>
      <w:r w:rsidR="00265008" w:rsidRPr="002D4D44">
        <w:rPr>
          <w:rStyle w:val="cf01"/>
          <w:rFonts w:ascii="Times New Roman" w:hAnsi="Times New Roman" w:cs="Times New Roman"/>
          <w:sz w:val="25"/>
          <w:szCs w:val="25"/>
        </w:rPr>
        <w:t xml:space="preserve"> to approve </w:t>
      </w:r>
      <w:r w:rsidR="00FA7866" w:rsidRPr="002D4D44">
        <w:rPr>
          <w:rStyle w:val="cf01"/>
          <w:rFonts w:ascii="Times New Roman" w:hAnsi="Times New Roman" w:cs="Times New Roman"/>
          <w:sz w:val="25"/>
          <w:szCs w:val="25"/>
        </w:rPr>
        <w:t>returns outside the policy under extenuating circumstances</w:t>
      </w:r>
      <w:r w:rsidR="00F3541C" w:rsidRPr="002D4D44">
        <w:rPr>
          <w:rStyle w:val="cf01"/>
          <w:rFonts w:ascii="Times New Roman" w:hAnsi="Times New Roman" w:cs="Times New Roman"/>
          <w:sz w:val="25"/>
          <w:szCs w:val="25"/>
        </w:rPr>
        <w:t xml:space="preserve">. </w:t>
      </w:r>
    </w:p>
    <w:p w14:paraId="5085481E" w14:textId="03CAC52F" w:rsidR="00935CD1" w:rsidRPr="000C72FD" w:rsidRDefault="00935CD1" w:rsidP="00BB4810">
      <w:pPr>
        <w:pStyle w:val="Header"/>
        <w:numPr>
          <w:ilvl w:val="0"/>
          <w:numId w:val="2"/>
        </w:numPr>
        <w:tabs>
          <w:tab w:val="clear" w:pos="4320"/>
          <w:tab w:val="clear" w:pos="8640"/>
        </w:tabs>
        <w:ind w:left="360"/>
        <w:rPr>
          <w:sz w:val="25"/>
          <w:szCs w:val="25"/>
        </w:rPr>
      </w:pPr>
      <w:r w:rsidRPr="000C72FD">
        <w:rPr>
          <w:sz w:val="25"/>
          <w:szCs w:val="25"/>
        </w:rPr>
        <w:t xml:space="preserve">When the Receiving Inspector is unloading our trucks, any material that does not have a tag (for example, if the tag is lost), must be tagged </w:t>
      </w:r>
      <w:r w:rsidR="00265008" w:rsidRPr="000C72FD">
        <w:rPr>
          <w:sz w:val="25"/>
          <w:szCs w:val="25"/>
        </w:rPr>
        <w:t>on Hold or researched and allocated to proof or delivery paperwork noting the rejection</w:t>
      </w:r>
      <w:r w:rsidR="002D4D44">
        <w:rPr>
          <w:sz w:val="25"/>
          <w:szCs w:val="25"/>
        </w:rPr>
        <w:t>.</w:t>
      </w:r>
    </w:p>
    <w:p w14:paraId="242C828A" w14:textId="69FE9A4C" w:rsidR="00935CD1" w:rsidRPr="002D4D44" w:rsidRDefault="00F3541C" w:rsidP="0031787D">
      <w:pPr>
        <w:numPr>
          <w:ilvl w:val="0"/>
          <w:numId w:val="1"/>
        </w:numPr>
        <w:tabs>
          <w:tab w:val="num" w:pos="1440"/>
        </w:tabs>
        <w:spacing w:after="60"/>
        <w:ind w:left="677" w:hanging="288"/>
        <w:rPr>
          <w:rStyle w:val="cf01"/>
          <w:rFonts w:ascii="Times New Roman" w:hAnsi="Times New Roman" w:cs="Times New Roman"/>
          <w:sz w:val="25"/>
          <w:szCs w:val="25"/>
        </w:rPr>
      </w:pPr>
      <w:r w:rsidRPr="002D4D44">
        <w:rPr>
          <w:rStyle w:val="cf01"/>
          <w:rFonts w:ascii="Times New Roman" w:hAnsi="Times New Roman" w:cs="Times New Roman"/>
          <w:sz w:val="25"/>
          <w:szCs w:val="25"/>
        </w:rPr>
        <w:t>Attaches</w:t>
      </w:r>
      <w:r w:rsidR="00935CD1" w:rsidRPr="002D4D44">
        <w:rPr>
          <w:rStyle w:val="cf01"/>
          <w:rFonts w:ascii="Times New Roman" w:hAnsi="Times New Roman" w:cs="Times New Roman"/>
          <w:sz w:val="25"/>
          <w:szCs w:val="25"/>
        </w:rPr>
        <w:t xml:space="preserve"> a Returned Goods Tag</w:t>
      </w:r>
      <w:r w:rsidR="00265008" w:rsidRPr="002D4D44">
        <w:rPr>
          <w:rStyle w:val="cf01"/>
          <w:rFonts w:ascii="Times New Roman" w:hAnsi="Times New Roman" w:cs="Times New Roman"/>
          <w:sz w:val="25"/>
          <w:szCs w:val="25"/>
        </w:rPr>
        <w:t xml:space="preserve"> if </w:t>
      </w:r>
      <w:ins w:id="18" w:author="Brian Olea" w:date="2024-03-15T13:19:00Z">
        <w:r w:rsidR="00B0411E">
          <w:rPr>
            <w:rStyle w:val="cf01"/>
            <w:rFonts w:ascii="Times New Roman" w:hAnsi="Times New Roman" w:cs="Times New Roman"/>
            <w:sz w:val="25"/>
            <w:szCs w:val="25"/>
          </w:rPr>
          <w:t xml:space="preserve">the </w:t>
        </w:r>
      </w:ins>
      <w:r w:rsidR="00265008" w:rsidRPr="002D4D44">
        <w:rPr>
          <w:rStyle w:val="cf01"/>
          <w:rFonts w:ascii="Times New Roman" w:hAnsi="Times New Roman" w:cs="Times New Roman"/>
          <w:sz w:val="25"/>
          <w:szCs w:val="25"/>
        </w:rPr>
        <w:t xml:space="preserve">material aligns with </w:t>
      </w:r>
      <w:ins w:id="19" w:author="Brian Olea" w:date="2024-03-15T13:19:00Z">
        <w:r w:rsidR="00B0411E">
          <w:rPr>
            <w:rStyle w:val="cf01"/>
            <w:rFonts w:ascii="Times New Roman" w:hAnsi="Times New Roman" w:cs="Times New Roman"/>
            <w:sz w:val="25"/>
            <w:szCs w:val="25"/>
          </w:rPr>
          <w:t xml:space="preserve">the </w:t>
        </w:r>
      </w:ins>
      <w:r w:rsidR="00265008" w:rsidRPr="002D4D44">
        <w:rPr>
          <w:rStyle w:val="cf01"/>
          <w:rFonts w:ascii="Times New Roman" w:hAnsi="Times New Roman" w:cs="Times New Roman"/>
          <w:sz w:val="25"/>
          <w:szCs w:val="25"/>
        </w:rPr>
        <w:t xml:space="preserve">provided </w:t>
      </w:r>
      <w:r w:rsidR="00697EBD" w:rsidRPr="002D4D44">
        <w:rPr>
          <w:rStyle w:val="cf01"/>
          <w:rFonts w:ascii="Times New Roman" w:hAnsi="Times New Roman" w:cs="Times New Roman"/>
          <w:sz w:val="25"/>
          <w:szCs w:val="25"/>
        </w:rPr>
        <w:t>proof</w:t>
      </w:r>
      <w:r w:rsidR="00265008" w:rsidRPr="002D4D44">
        <w:rPr>
          <w:rStyle w:val="cf01"/>
          <w:rFonts w:ascii="Times New Roman" w:hAnsi="Times New Roman" w:cs="Times New Roman"/>
          <w:sz w:val="25"/>
          <w:szCs w:val="25"/>
        </w:rPr>
        <w:t xml:space="preserve"> of delivery</w:t>
      </w:r>
      <w:r w:rsidR="00974AE6" w:rsidRPr="002D4D44">
        <w:rPr>
          <w:rStyle w:val="cf01"/>
          <w:rFonts w:ascii="Times New Roman" w:hAnsi="Times New Roman" w:cs="Times New Roman"/>
          <w:sz w:val="25"/>
          <w:szCs w:val="25"/>
        </w:rPr>
        <w:t>.</w:t>
      </w:r>
    </w:p>
    <w:p w14:paraId="2C6E17A5" w14:textId="636EC072" w:rsidR="00935CD1" w:rsidRPr="000C72FD" w:rsidRDefault="00FA7866" w:rsidP="006F6D98">
      <w:pPr>
        <w:pStyle w:val="Header"/>
        <w:numPr>
          <w:ilvl w:val="0"/>
          <w:numId w:val="2"/>
        </w:numPr>
        <w:tabs>
          <w:tab w:val="clear" w:pos="4320"/>
          <w:tab w:val="clear" w:pos="8640"/>
        </w:tabs>
        <w:spacing w:after="60"/>
        <w:ind w:left="360"/>
        <w:rPr>
          <w:sz w:val="25"/>
          <w:szCs w:val="25"/>
        </w:rPr>
      </w:pPr>
      <w:r w:rsidRPr="000C72FD">
        <w:rPr>
          <w:sz w:val="25"/>
          <w:szCs w:val="25"/>
        </w:rPr>
        <w:t>T</w:t>
      </w:r>
      <w:r w:rsidR="00935CD1" w:rsidRPr="000C72FD">
        <w:rPr>
          <w:sz w:val="25"/>
          <w:szCs w:val="25"/>
        </w:rPr>
        <w:t xml:space="preserve">he Receiving Inspector </w:t>
      </w:r>
      <w:r w:rsidRPr="000C72FD">
        <w:rPr>
          <w:sz w:val="25"/>
          <w:szCs w:val="25"/>
        </w:rPr>
        <w:t xml:space="preserve">must </w:t>
      </w:r>
      <w:r w:rsidR="00935CD1" w:rsidRPr="000C72FD">
        <w:rPr>
          <w:sz w:val="25"/>
          <w:szCs w:val="25"/>
        </w:rPr>
        <w:t>notify the Warehouse Supervisor</w:t>
      </w:r>
      <w:r w:rsidRPr="000C72FD">
        <w:rPr>
          <w:sz w:val="25"/>
          <w:szCs w:val="25"/>
        </w:rPr>
        <w:t xml:space="preserve"> or designee when </w:t>
      </w:r>
      <w:r w:rsidR="00935CD1" w:rsidRPr="000C72FD">
        <w:rPr>
          <w:sz w:val="25"/>
          <w:szCs w:val="25"/>
        </w:rPr>
        <w:t xml:space="preserve">material </w:t>
      </w:r>
      <w:r w:rsidRPr="000C72FD">
        <w:rPr>
          <w:sz w:val="25"/>
          <w:szCs w:val="25"/>
        </w:rPr>
        <w:t xml:space="preserve">returned on the truck is noted to be </w:t>
      </w:r>
      <w:del w:id="20" w:author="Brian Olea" w:date="2024-03-15T13:19:00Z">
        <w:r w:rsidRPr="000C72FD" w:rsidDel="00B0411E">
          <w:rPr>
            <w:sz w:val="25"/>
            <w:szCs w:val="25"/>
          </w:rPr>
          <w:delText>reshipped</w:delText>
        </w:r>
      </w:del>
      <w:ins w:id="21" w:author="Brian Olea" w:date="2024-03-15T13:19:00Z">
        <w:r w:rsidR="00B0411E">
          <w:rPr>
            <w:sz w:val="25"/>
            <w:szCs w:val="25"/>
          </w:rPr>
          <w:t>re-shipped</w:t>
        </w:r>
      </w:ins>
      <w:r w:rsidR="00F3541C" w:rsidRPr="000C72FD">
        <w:rPr>
          <w:sz w:val="25"/>
          <w:szCs w:val="25"/>
        </w:rPr>
        <w:t xml:space="preserve">. </w:t>
      </w:r>
      <w:r w:rsidRPr="000C72FD">
        <w:rPr>
          <w:sz w:val="25"/>
          <w:szCs w:val="25"/>
        </w:rPr>
        <w:t xml:space="preserve">Material will be tagged and staged </w:t>
      </w:r>
      <w:r w:rsidR="00935CD1" w:rsidRPr="000C72FD">
        <w:rPr>
          <w:sz w:val="25"/>
          <w:szCs w:val="25"/>
        </w:rPr>
        <w:t xml:space="preserve">in </w:t>
      </w:r>
      <w:r w:rsidRPr="000C72FD">
        <w:rPr>
          <w:sz w:val="25"/>
          <w:szCs w:val="25"/>
        </w:rPr>
        <w:t xml:space="preserve">the </w:t>
      </w:r>
      <w:r w:rsidR="00935CD1" w:rsidRPr="000C72FD">
        <w:rPr>
          <w:sz w:val="25"/>
          <w:szCs w:val="25"/>
        </w:rPr>
        <w:t>designated area for reship</w:t>
      </w:r>
      <w:r w:rsidR="002D4D44">
        <w:rPr>
          <w:sz w:val="25"/>
          <w:szCs w:val="25"/>
        </w:rPr>
        <w:t>.</w:t>
      </w:r>
    </w:p>
    <w:p w14:paraId="168DEC29" w14:textId="360738A8" w:rsidR="00935CD1" w:rsidRPr="000C72FD" w:rsidRDefault="00935CD1" w:rsidP="006F6D98">
      <w:pPr>
        <w:pStyle w:val="Header"/>
        <w:numPr>
          <w:ilvl w:val="0"/>
          <w:numId w:val="2"/>
        </w:numPr>
        <w:tabs>
          <w:tab w:val="clear" w:pos="4320"/>
          <w:tab w:val="clear" w:pos="8640"/>
        </w:tabs>
        <w:spacing w:after="60"/>
        <w:ind w:left="360"/>
        <w:rPr>
          <w:sz w:val="25"/>
          <w:szCs w:val="25"/>
        </w:rPr>
      </w:pPr>
      <w:r w:rsidRPr="000C72FD">
        <w:rPr>
          <w:sz w:val="25"/>
          <w:szCs w:val="25"/>
        </w:rPr>
        <w:t xml:space="preserve">If material is being returned to a Branch other than the original shipping Branch, a Credit Note is to be entered and billed </w:t>
      </w:r>
      <w:del w:id="22" w:author="Brian Olea" w:date="2024-03-15T13:19:00Z">
        <w:r w:rsidRPr="000C72FD" w:rsidDel="00B0411E">
          <w:rPr>
            <w:sz w:val="25"/>
            <w:szCs w:val="25"/>
          </w:rPr>
          <w:delText xml:space="preserve">in </w:delText>
        </w:r>
      </w:del>
      <w:ins w:id="23" w:author="Brian Olea" w:date="2024-03-15T13:19:00Z">
        <w:r w:rsidR="00B0411E">
          <w:rPr>
            <w:sz w:val="25"/>
            <w:szCs w:val="25"/>
          </w:rPr>
          <w:t>to</w:t>
        </w:r>
        <w:r w:rsidR="00B0411E" w:rsidRPr="000C72FD">
          <w:rPr>
            <w:sz w:val="25"/>
            <w:szCs w:val="25"/>
          </w:rPr>
          <w:t xml:space="preserve"> </w:t>
        </w:r>
      </w:ins>
      <w:r w:rsidRPr="000C72FD">
        <w:rPr>
          <w:sz w:val="25"/>
          <w:szCs w:val="25"/>
        </w:rPr>
        <w:t xml:space="preserve">the Branch taking possession of the material. </w:t>
      </w:r>
    </w:p>
    <w:p w14:paraId="5DA9A4DA" w14:textId="6A411D49" w:rsidR="00935CD1" w:rsidRPr="000C72FD" w:rsidRDefault="00935CD1" w:rsidP="006F6D98">
      <w:pPr>
        <w:pStyle w:val="Header"/>
        <w:numPr>
          <w:ilvl w:val="0"/>
          <w:numId w:val="2"/>
        </w:numPr>
        <w:tabs>
          <w:tab w:val="clear" w:pos="4320"/>
          <w:tab w:val="clear" w:pos="8640"/>
        </w:tabs>
        <w:spacing w:after="60"/>
        <w:ind w:left="360"/>
        <w:rPr>
          <w:sz w:val="25"/>
          <w:szCs w:val="25"/>
        </w:rPr>
      </w:pPr>
      <w:r w:rsidRPr="000C72FD">
        <w:rPr>
          <w:sz w:val="25"/>
          <w:szCs w:val="25"/>
        </w:rPr>
        <w:t xml:space="preserve">Pack and Heat/Lot Number information </w:t>
      </w:r>
      <w:del w:id="24" w:author="Brian Olea" w:date="2024-03-15T13:19:00Z">
        <w:r w:rsidRPr="000C72FD" w:rsidDel="00B0411E">
          <w:rPr>
            <w:sz w:val="25"/>
            <w:szCs w:val="25"/>
          </w:rPr>
          <w:delText xml:space="preserve">need </w:delText>
        </w:r>
      </w:del>
      <w:ins w:id="25" w:author="Brian Olea" w:date="2024-03-15T13:19:00Z">
        <w:r w:rsidR="00B0411E">
          <w:rPr>
            <w:sz w:val="25"/>
            <w:szCs w:val="25"/>
          </w:rPr>
          <w:t>needs</w:t>
        </w:r>
        <w:r w:rsidR="00B0411E" w:rsidRPr="000C72FD">
          <w:rPr>
            <w:sz w:val="25"/>
            <w:szCs w:val="25"/>
          </w:rPr>
          <w:t xml:space="preserve"> </w:t>
        </w:r>
      </w:ins>
      <w:r w:rsidRPr="000C72FD">
        <w:rPr>
          <w:sz w:val="25"/>
          <w:szCs w:val="25"/>
        </w:rPr>
        <w:t xml:space="preserve">to be confirmed as </w:t>
      </w:r>
      <w:ins w:id="26" w:author="Brian Olea" w:date="2024-03-15T13:19:00Z">
        <w:r w:rsidR="00B0411E">
          <w:rPr>
            <w:sz w:val="25"/>
            <w:szCs w:val="25"/>
          </w:rPr>
          <w:t xml:space="preserve">the </w:t>
        </w:r>
      </w:ins>
      <w:r w:rsidRPr="000C72FD">
        <w:rPr>
          <w:sz w:val="25"/>
          <w:szCs w:val="25"/>
        </w:rPr>
        <w:t xml:space="preserve">same from </w:t>
      </w:r>
      <w:ins w:id="27" w:author="Brian Olea" w:date="2024-03-15T13:19:00Z">
        <w:r w:rsidR="00B0411E">
          <w:rPr>
            <w:sz w:val="25"/>
            <w:szCs w:val="25"/>
          </w:rPr>
          <w:t xml:space="preserve">the </w:t>
        </w:r>
      </w:ins>
      <w:r w:rsidRPr="000C72FD">
        <w:rPr>
          <w:sz w:val="25"/>
          <w:szCs w:val="25"/>
        </w:rPr>
        <w:t xml:space="preserve">original shipper to properly tag the inventory and ensure traceability is maintained </w:t>
      </w:r>
      <w:del w:id="28" w:author="Brian Olea" w:date="2024-03-15T13:19:00Z">
        <w:r w:rsidRPr="000C72FD" w:rsidDel="00B0411E">
          <w:rPr>
            <w:sz w:val="25"/>
            <w:szCs w:val="25"/>
          </w:rPr>
          <w:delText>prior to</w:delText>
        </w:r>
      </w:del>
      <w:ins w:id="29" w:author="Brian Olea" w:date="2024-03-15T13:19:00Z">
        <w:r w:rsidR="00B0411E">
          <w:rPr>
            <w:sz w:val="25"/>
            <w:szCs w:val="25"/>
          </w:rPr>
          <w:t>before</w:t>
        </w:r>
      </w:ins>
      <w:r w:rsidRPr="000C72FD">
        <w:rPr>
          <w:sz w:val="25"/>
          <w:szCs w:val="25"/>
        </w:rPr>
        <w:t xml:space="preserve"> restocking</w:t>
      </w:r>
      <w:r w:rsidR="00EF1C9F">
        <w:rPr>
          <w:sz w:val="25"/>
          <w:szCs w:val="25"/>
        </w:rPr>
        <w:t>.</w:t>
      </w:r>
    </w:p>
    <w:p w14:paraId="502635BB" w14:textId="5390C419" w:rsidR="00935CD1" w:rsidRPr="000C72FD" w:rsidRDefault="00935CD1" w:rsidP="006F6D98">
      <w:pPr>
        <w:numPr>
          <w:ilvl w:val="0"/>
          <w:numId w:val="2"/>
        </w:numPr>
        <w:spacing w:after="60"/>
        <w:ind w:left="360"/>
        <w:rPr>
          <w:sz w:val="25"/>
          <w:szCs w:val="25"/>
        </w:rPr>
      </w:pPr>
      <w:r w:rsidRPr="000C72FD">
        <w:rPr>
          <w:sz w:val="25"/>
          <w:szCs w:val="25"/>
        </w:rPr>
        <w:lastRenderedPageBreak/>
        <w:t>BAQM/Admin</w:t>
      </w:r>
      <w:r w:rsidR="00CE1E68" w:rsidRPr="000C72FD">
        <w:rPr>
          <w:sz w:val="25"/>
          <w:szCs w:val="25"/>
        </w:rPr>
        <w:t xml:space="preserve"> </w:t>
      </w:r>
      <w:r w:rsidRPr="000C72FD">
        <w:rPr>
          <w:sz w:val="25"/>
          <w:szCs w:val="25"/>
        </w:rPr>
        <w:t xml:space="preserve">or Designee should attach Material Certification/ Test reports to Pack items </w:t>
      </w:r>
      <w:del w:id="30" w:author="Brian Olea" w:date="2024-03-15T13:19:00Z">
        <w:r w:rsidRPr="000C72FD" w:rsidDel="00B0411E">
          <w:rPr>
            <w:sz w:val="25"/>
            <w:szCs w:val="25"/>
          </w:rPr>
          <w:delText>prior to</w:delText>
        </w:r>
      </w:del>
      <w:ins w:id="31" w:author="Brian Olea" w:date="2024-03-15T13:19:00Z">
        <w:r w:rsidR="00B0411E">
          <w:rPr>
            <w:sz w:val="25"/>
            <w:szCs w:val="25"/>
          </w:rPr>
          <w:t>before</w:t>
        </w:r>
      </w:ins>
      <w:r w:rsidRPr="000C72FD">
        <w:rPr>
          <w:sz w:val="25"/>
          <w:szCs w:val="25"/>
        </w:rPr>
        <w:t xml:space="preserve"> processing the credit note</w:t>
      </w:r>
      <w:r w:rsidR="00EC36F6" w:rsidRPr="000C72FD">
        <w:rPr>
          <w:sz w:val="25"/>
          <w:szCs w:val="25"/>
        </w:rPr>
        <w:t xml:space="preserve"> following the “</w:t>
      </w:r>
      <w:hyperlink r:id="rId10" w:history="1">
        <w:r w:rsidR="00EC36F6" w:rsidRPr="000C72FD">
          <w:rPr>
            <w:rStyle w:val="Hyperlink"/>
            <w:sz w:val="25"/>
            <w:szCs w:val="25"/>
          </w:rPr>
          <w:t>Credit Note – MTR Attachment instructions</w:t>
        </w:r>
      </w:hyperlink>
      <w:r w:rsidR="00EC36F6" w:rsidRPr="000C72FD">
        <w:rPr>
          <w:sz w:val="25"/>
          <w:szCs w:val="25"/>
        </w:rPr>
        <w:t>”</w:t>
      </w:r>
      <w:r w:rsidRPr="000C72FD">
        <w:rPr>
          <w:sz w:val="25"/>
          <w:szCs w:val="25"/>
        </w:rPr>
        <w:t>.</w:t>
      </w:r>
    </w:p>
    <w:p w14:paraId="64E82E68" w14:textId="1C79171C" w:rsidR="00935CD1" w:rsidRPr="000C72FD" w:rsidRDefault="00935CD1" w:rsidP="006F6D98">
      <w:pPr>
        <w:pStyle w:val="Header"/>
        <w:numPr>
          <w:ilvl w:val="0"/>
          <w:numId w:val="2"/>
        </w:numPr>
        <w:tabs>
          <w:tab w:val="clear" w:pos="4320"/>
          <w:tab w:val="clear" w:pos="8640"/>
        </w:tabs>
        <w:spacing w:after="60"/>
        <w:ind w:left="360"/>
        <w:rPr>
          <w:sz w:val="25"/>
          <w:szCs w:val="25"/>
        </w:rPr>
      </w:pPr>
      <w:r w:rsidRPr="000C72FD">
        <w:rPr>
          <w:sz w:val="25"/>
          <w:szCs w:val="25"/>
        </w:rPr>
        <w:t xml:space="preserve">Sales Rep </w:t>
      </w:r>
      <w:r w:rsidR="006C2DAC">
        <w:rPr>
          <w:sz w:val="25"/>
          <w:szCs w:val="25"/>
        </w:rPr>
        <w:t>and</w:t>
      </w:r>
      <w:r w:rsidRPr="000C72FD">
        <w:rPr>
          <w:sz w:val="25"/>
          <w:szCs w:val="25"/>
        </w:rPr>
        <w:t xml:space="preserve"> BAQM </w:t>
      </w:r>
      <w:r w:rsidR="00D25072" w:rsidRPr="000C72FD">
        <w:rPr>
          <w:sz w:val="25"/>
          <w:szCs w:val="25"/>
        </w:rPr>
        <w:t>m</w:t>
      </w:r>
      <w:r w:rsidRPr="000C72FD">
        <w:rPr>
          <w:sz w:val="25"/>
          <w:szCs w:val="25"/>
        </w:rPr>
        <w:t xml:space="preserve">ake sure </w:t>
      </w:r>
      <w:r w:rsidR="00D25072" w:rsidRPr="000C72FD">
        <w:rPr>
          <w:sz w:val="25"/>
          <w:szCs w:val="25"/>
        </w:rPr>
        <w:t xml:space="preserve">the </w:t>
      </w:r>
      <w:hyperlink r:id="rId11" w:history="1">
        <w:r w:rsidR="006C2DAC" w:rsidRPr="006C2DAC">
          <w:rPr>
            <w:rStyle w:val="Hyperlink"/>
            <w:sz w:val="25"/>
            <w:szCs w:val="25"/>
          </w:rPr>
          <w:t>Sales Order Cancellation Form (SOC001)</w:t>
        </w:r>
      </w:hyperlink>
      <w:r w:rsidR="00FA7866" w:rsidRPr="000C72FD">
        <w:rPr>
          <w:sz w:val="25"/>
          <w:szCs w:val="25"/>
        </w:rPr>
        <w:t xml:space="preserve"> </w:t>
      </w:r>
      <w:r w:rsidRPr="000C72FD">
        <w:rPr>
          <w:sz w:val="25"/>
          <w:szCs w:val="25"/>
        </w:rPr>
        <w:t xml:space="preserve">is filled out entirely and confirm </w:t>
      </w:r>
      <w:r w:rsidR="00D25072" w:rsidRPr="000C72FD">
        <w:rPr>
          <w:sz w:val="25"/>
          <w:szCs w:val="25"/>
        </w:rPr>
        <w:t xml:space="preserve">the </w:t>
      </w:r>
      <w:r w:rsidRPr="000C72FD">
        <w:rPr>
          <w:sz w:val="25"/>
          <w:szCs w:val="25"/>
        </w:rPr>
        <w:t xml:space="preserve">Reason Code as referenced on </w:t>
      </w:r>
      <w:r w:rsidR="00FA7866" w:rsidRPr="000C72FD">
        <w:rPr>
          <w:sz w:val="25"/>
          <w:szCs w:val="25"/>
        </w:rPr>
        <w:t>the order paperwork</w:t>
      </w:r>
      <w:r w:rsidR="00F3541C" w:rsidRPr="000C72FD">
        <w:rPr>
          <w:sz w:val="25"/>
          <w:szCs w:val="25"/>
        </w:rPr>
        <w:t xml:space="preserve">. </w:t>
      </w:r>
    </w:p>
    <w:p w14:paraId="3A494611" w14:textId="427B31FF" w:rsidR="00935CD1" w:rsidRPr="000C72FD" w:rsidRDefault="00FA7866" w:rsidP="006F6D98">
      <w:pPr>
        <w:pStyle w:val="Header"/>
        <w:numPr>
          <w:ilvl w:val="0"/>
          <w:numId w:val="2"/>
        </w:numPr>
        <w:tabs>
          <w:tab w:val="clear" w:pos="4320"/>
          <w:tab w:val="clear" w:pos="8640"/>
        </w:tabs>
        <w:spacing w:after="60"/>
        <w:ind w:left="360"/>
        <w:rPr>
          <w:sz w:val="25"/>
          <w:szCs w:val="25"/>
        </w:rPr>
      </w:pPr>
      <w:r w:rsidRPr="000C72FD">
        <w:rPr>
          <w:sz w:val="25"/>
          <w:szCs w:val="25"/>
        </w:rPr>
        <w:t xml:space="preserve">BAQM </w:t>
      </w:r>
      <w:r w:rsidR="00935CD1" w:rsidRPr="000C72FD">
        <w:rPr>
          <w:sz w:val="25"/>
          <w:szCs w:val="25"/>
        </w:rPr>
        <w:t xml:space="preserve">or Designee </w:t>
      </w:r>
      <w:r w:rsidRPr="000C72FD">
        <w:rPr>
          <w:sz w:val="25"/>
          <w:szCs w:val="25"/>
        </w:rPr>
        <w:t xml:space="preserve">processes all </w:t>
      </w:r>
      <w:r w:rsidR="00935CD1" w:rsidRPr="000C72FD">
        <w:rPr>
          <w:sz w:val="25"/>
          <w:szCs w:val="25"/>
        </w:rPr>
        <w:t>Cancellation form</w:t>
      </w:r>
      <w:r w:rsidRPr="000C72FD">
        <w:rPr>
          <w:sz w:val="25"/>
          <w:szCs w:val="25"/>
        </w:rPr>
        <w:t>s</w:t>
      </w:r>
      <w:r w:rsidR="00935CD1" w:rsidRPr="000C72FD">
        <w:rPr>
          <w:sz w:val="25"/>
          <w:szCs w:val="25"/>
        </w:rPr>
        <w:t xml:space="preserve"> </w:t>
      </w:r>
      <w:r w:rsidRPr="000C72FD">
        <w:rPr>
          <w:sz w:val="25"/>
          <w:szCs w:val="25"/>
        </w:rPr>
        <w:t xml:space="preserve">per the training </w:t>
      </w:r>
      <w:r w:rsidR="00697EBD" w:rsidRPr="000C72FD">
        <w:rPr>
          <w:sz w:val="25"/>
          <w:szCs w:val="25"/>
        </w:rPr>
        <w:t>instructions</w:t>
      </w:r>
      <w:r w:rsidRPr="000C72FD">
        <w:rPr>
          <w:sz w:val="25"/>
          <w:szCs w:val="25"/>
        </w:rPr>
        <w:t xml:space="preserve"> “Entire Order is Rejected at Delivery </w:t>
      </w:r>
      <w:r w:rsidR="00974AE6" w:rsidRPr="000C72FD">
        <w:rPr>
          <w:sz w:val="25"/>
          <w:szCs w:val="25"/>
        </w:rPr>
        <w:t>–</w:t>
      </w:r>
      <w:r w:rsidRPr="000C72FD">
        <w:rPr>
          <w:sz w:val="25"/>
          <w:szCs w:val="25"/>
        </w:rPr>
        <w:t xml:space="preserve"> Cancellation Needed</w:t>
      </w:r>
      <w:r w:rsidR="002D4D44">
        <w:rPr>
          <w:sz w:val="25"/>
          <w:szCs w:val="25"/>
        </w:rPr>
        <w:t>”.</w:t>
      </w:r>
      <w:r w:rsidR="00935CD1" w:rsidRPr="000C72FD">
        <w:rPr>
          <w:sz w:val="25"/>
          <w:szCs w:val="25"/>
        </w:rPr>
        <w:t xml:space="preserve"> </w:t>
      </w:r>
    </w:p>
    <w:p w14:paraId="2811BE70" w14:textId="5637B587" w:rsidR="00935CD1" w:rsidRPr="000C72FD" w:rsidRDefault="00935CD1" w:rsidP="006F6D98">
      <w:pPr>
        <w:pStyle w:val="Header"/>
        <w:numPr>
          <w:ilvl w:val="0"/>
          <w:numId w:val="2"/>
        </w:numPr>
        <w:tabs>
          <w:tab w:val="clear" w:pos="4320"/>
          <w:tab w:val="clear" w:pos="8640"/>
        </w:tabs>
        <w:spacing w:after="60"/>
        <w:ind w:left="360"/>
        <w:rPr>
          <w:sz w:val="25"/>
          <w:szCs w:val="25"/>
        </w:rPr>
      </w:pPr>
      <w:r w:rsidRPr="000C72FD">
        <w:rPr>
          <w:sz w:val="25"/>
          <w:szCs w:val="25"/>
        </w:rPr>
        <w:t xml:space="preserve">Any monetary exchange is handled per </w:t>
      </w:r>
      <w:r w:rsidR="00FA7866" w:rsidRPr="000C72FD">
        <w:rPr>
          <w:sz w:val="25"/>
          <w:szCs w:val="25"/>
        </w:rPr>
        <w:t xml:space="preserve">the IMS Return </w:t>
      </w:r>
      <w:r w:rsidRPr="000C72FD">
        <w:rPr>
          <w:sz w:val="25"/>
          <w:szCs w:val="25"/>
        </w:rPr>
        <w:t>policy and original customer payment method.</w:t>
      </w:r>
    </w:p>
    <w:p w14:paraId="4BC3945F" w14:textId="39F8A1BF" w:rsidR="00935CD1" w:rsidRPr="000C72FD" w:rsidRDefault="00935CD1" w:rsidP="006F6D98">
      <w:pPr>
        <w:pStyle w:val="Header"/>
        <w:numPr>
          <w:ilvl w:val="0"/>
          <w:numId w:val="2"/>
        </w:numPr>
        <w:tabs>
          <w:tab w:val="clear" w:pos="4320"/>
          <w:tab w:val="clear" w:pos="8640"/>
        </w:tabs>
        <w:spacing w:after="60"/>
        <w:ind w:left="360"/>
        <w:rPr>
          <w:sz w:val="25"/>
          <w:szCs w:val="25"/>
        </w:rPr>
      </w:pPr>
      <w:r w:rsidRPr="000C72FD">
        <w:rPr>
          <w:sz w:val="25"/>
          <w:szCs w:val="25"/>
        </w:rPr>
        <w:t xml:space="preserve">All forms will be turned </w:t>
      </w:r>
      <w:del w:id="32" w:author="Brian Olea" w:date="2024-03-15T13:17:00Z">
        <w:r w:rsidRPr="000C72FD" w:rsidDel="00B0411E">
          <w:rPr>
            <w:sz w:val="25"/>
            <w:szCs w:val="25"/>
          </w:rPr>
          <w:delText>in</w:delText>
        </w:r>
        <w:r w:rsidR="00051727" w:rsidRPr="000C72FD" w:rsidDel="00B0411E">
          <w:rPr>
            <w:sz w:val="25"/>
            <w:szCs w:val="25"/>
          </w:rPr>
          <w:delText xml:space="preserve">to </w:delText>
        </w:r>
      </w:del>
      <w:ins w:id="33" w:author="Brian Olea" w:date="2024-03-15T13:20:00Z">
        <w:r w:rsidR="00B0411E">
          <w:rPr>
            <w:sz w:val="25"/>
            <w:szCs w:val="25"/>
          </w:rPr>
          <w:t>in to</w:t>
        </w:r>
      </w:ins>
      <w:ins w:id="34" w:author="Brian Olea" w:date="2024-03-15T13:17:00Z">
        <w:r w:rsidR="00B0411E" w:rsidRPr="000C72FD">
          <w:rPr>
            <w:sz w:val="25"/>
            <w:szCs w:val="25"/>
          </w:rPr>
          <w:t xml:space="preserve"> </w:t>
        </w:r>
        <w:r w:rsidR="00B0411E">
          <w:rPr>
            <w:sz w:val="25"/>
            <w:szCs w:val="25"/>
          </w:rPr>
          <w:t xml:space="preserve">the </w:t>
        </w:r>
      </w:ins>
      <w:r w:rsidR="00051727" w:rsidRPr="000C72FD">
        <w:rPr>
          <w:sz w:val="25"/>
          <w:szCs w:val="25"/>
        </w:rPr>
        <w:t xml:space="preserve">Administration </w:t>
      </w:r>
      <w:r w:rsidRPr="000C72FD">
        <w:rPr>
          <w:sz w:val="25"/>
          <w:szCs w:val="25"/>
        </w:rPr>
        <w:t>for scanning.</w:t>
      </w:r>
    </w:p>
    <w:p w14:paraId="291FD781" w14:textId="167D2948" w:rsidR="00935CD1" w:rsidRPr="000C72FD" w:rsidRDefault="00935CD1" w:rsidP="006F6D98">
      <w:pPr>
        <w:pStyle w:val="Header"/>
        <w:numPr>
          <w:ilvl w:val="0"/>
          <w:numId w:val="2"/>
        </w:numPr>
        <w:tabs>
          <w:tab w:val="clear" w:pos="4320"/>
          <w:tab w:val="clear" w:pos="8640"/>
        </w:tabs>
        <w:spacing w:after="60"/>
        <w:ind w:left="360"/>
        <w:rPr>
          <w:sz w:val="25"/>
          <w:szCs w:val="25"/>
        </w:rPr>
      </w:pPr>
      <w:r w:rsidRPr="000C72FD">
        <w:rPr>
          <w:sz w:val="25"/>
          <w:szCs w:val="25"/>
        </w:rPr>
        <w:t xml:space="preserve">Cut material is </w:t>
      </w:r>
      <w:del w:id="35" w:author="Brian Olea" w:date="2024-03-15T13:17:00Z">
        <w:r w:rsidRPr="000C72FD" w:rsidDel="00B0411E">
          <w:rPr>
            <w:sz w:val="25"/>
            <w:szCs w:val="25"/>
          </w:rPr>
          <w:delText xml:space="preserve">dispositioned </w:delText>
        </w:r>
      </w:del>
      <w:ins w:id="36" w:author="Brian Olea" w:date="2024-03-15T13:17:00Z">
        <w:r w:rsidR="00B0411E">
          <w:rPr>
            <w:sz w:val="25"/>
            <w:szCs w:val="25"/>
          </w:rPr>
          <w:t>disposed of</w:t>
        </w:r>
        <w:r w:rsidR="00B0411E" w:rsidRPr="000C72FD">
          <w:rPr>
            <w:sz w:val="25"/>
            <w:szCs w:val="25"/>
          </w:rPr>
          <w:t xml:space="preserve"> </w:t>
        </w:r>
      </w:ins>
      <w:r w:rsidRPr="000C72FD">
        <w:rPr>
          <w:sz w:val="25"/>
          <w:szCs w:val="25"/>
        </w:rPr>
        <w:t xml:space="preserve">per the REM guidelines provided in </w:t>
      </w:r>
      <w:r w:rsidRPr="008B22DE">
        <w:rPr>
          <w:sz w:val="25"/>
          <w:szCs w:val="25"/>
        </w:rPr>
        <w:t>QSI 3.2.4</w:t>
      </w:r>
      <w:r w:rsidR="002D4D44" w:rsidRPr="008B22DE">
        <w:rPr>
          <w:sz w:val="25"/>
          <w:szCs w:val="25"/>
        </w:rPr>
        <w:t>.</w:t>
      </w:r>
    </w:p>
    <w:p w14:paraId="26CD6FDE" w14:textId="7F21D3B0" w:rsidR="00935CD1" w:rsidRPr="00773BD6" w:rsidRDefault="00935CD1" w:rsidP="00C34DB4">
      <w:pPr>
        <w:pStyle w:val="Header"/>
        <w:numPr>
          <w:ilvl w:val="0"/>
          <w:numId w:val="2"/>
        </w:numPr>
        <w:tabs>
          <w:tab w:val="clear" w:pos="4320"/>
          <w:tab w:val="clear" w:pos="8640"/>
        </w:tabs>
        <w:spacing w:after="40"/>
        <w:ind w:left="360"/>
        <w:rPr>
          <w:b/>
          <w:bCs/>
          <w:sz w:val="25"/>
          <w:szCs w:val="25"/>
        </w:rPr>
      </w:pPr>
      <w:r w:rsidRPr="00773BD6">
        <w:rPr>
          <w:b/>
          <w:bCs/>
          <w:sz w:val="25"/>
          <w:szCs w:val="25"/>
        </w:rPr>
        <w:t>Credit Notes Reason and Handling</w:t>
      </w:r>
    </w:p>
    <w:p w14:paraId="32494E33" w14:textId="0A0D88D5" w:rsidR="00935CD1" w:rsidRPr="002D4D44" w:rsidRDefault="00935CD1" w:rsidP="007C7887">
      <w:pPr>
        <w:numPr>
          <w:ilvl w:val="0"/>
          <w:numId w:val="1"/>
        </w:numPr>
        <w:tabs>
          <w:tab w:val="num" w:pos="1440"/>
        </w:tabs>
        <w:ind w:left="677" w:hanging="288"/>
        <w:rPr>
          <w:rStyle w:val="cf01"/>
          <w:rFonts w:ascii="Times New Roman" w:hAnsi="Times New Roman" w:cs="Times New Roman"/>
          <w:sz w:val="25"/>
          <w:szCs w:val="25"/>
        </w:rPr>
      </w:pPr>
      <w:r w:rsidRPr="002D4D44">
        <w:rPr>
          <w:rStyle w:val="cf01"/>
          <w:rFonts w:ascii="Times New Roman" w:hAnsi="Times New Roman" w:cs="Times New Roman"/>
          <w:sz w:val="25"/>
          <w:szCs w:val="25"/>
        </w:rPr>
        <w:t>Returned to Branch – Store, Non-Pack Material (</w:t>
      </w:r>
      <w:r w:rsidR="006C2DAC">
        <w:rPr>
          <w:rStyle w:val="cf01"/>
          <w:rFonts w:ascii="Times New Roman" w:hAnsi="Times New Roman" w:cs="Times New Roman"/>
          <w:sz w:val="25"/>
          <w:szCs w:val="25"/>
        </w:rPr>
        <w:t>r</w:t>
      </w:r>
      <w:r w:rsidRPr="002D4D44">
        <w:rPr>
          <w:rStyle w:val="cf01"/>
          <w:rFonts w:ascii="Times New Roman" w:hAnsi="Times New Roman" w:cs="Times New Roman"/>
          <w:sz w:val="25"/>
          <w:szCs w:val="25"/>
        </w:rPr>
        <w:t xml:space="preserve">equires Supervisor/Manager approval </w:t>
      </w:r>
      <w:del w:id="37" w:author="Brian Olea" w:date="2024-03-15T13:18:00Z">
        <w:r w:rsidRPr="002D4D44" w:rsidDel="00B0411E">
          <w:rPr>
            <w:rStyle w:val="cf01"/>
            <w:rFonts w:ascii="Times New Roman" w:hAnsi="Times New Roman" w:cs="Times New Roman"/>
            <w:sz w:val="25"/>
            <w:szCs w:val="25"/>
          </w:rPr>
          <w:delText>prior to</w:delText>
        </w:r>
      </w:del>
      <w:ins w:id="38" w:author="Brian Olea" w:date="2024-03-15T13:18:00Z">
        <w:r w:rsidR="00B0411E">
          <w:rPr>
            <w:rStyle w:val="cf01"/>
            <w:rFonts w:ascii="Times New Roman" w:hAnsi="Times New Roman" w:cs="Times New Roman"/>
            <w:sz w:val="25"/>
            <w:szCs w:val="25"/>
          </w:rPr>
          <w:t>before</w:t>
        </w:r>
      </w:ins>
      <w:r w:rsidRPr="002D4D44">
        <w:rPr>
          <w:rStyle w:val="cf01"/>
          <w:rFonts w:ascii="Times New Roman" w:hAnsi="Times New Roman" w:cs="Times New Roman"/>
          <w:sz w:val="25"/>
          <w:szCs w:val="25"/>
        </w:rPr>
        <w:t xml:space="preserve"> completing at entry).</w:t>
      </w:r>
    </w:p>
    <w:p w14:paraId="4149B6FF" w14:textId="4EA2F887" w:rsidR="00935CD1" w:rsidRPr="002D4D44" w:rsidRDefault="00935CD1" w:rsidP="007C7887">
      <w:pPr>
        <w:numPr>
          <w:ilvl w:val="0"/>
          <w:numId w:val="1"/>
        </w:numPr>
        <w:tabs>
          <w:tab w:val="num" w:pos="1440"/>
        </w:tabs>
        <w:ind w:left="677" w:hanging="288"/>
        <w:rPr>
          <w:rStyle w:val="cf01"/>
          <w:rFonts w:ascii="Times New Roman" w:hAnsi="Times New Roman" w:cs="Times New Roman"/>
          <w:sz w:val="25"/>
          <w:szCs w:val="25"/>
        </w:rPr>
      </w:pPr>
      <w:r w:rsidRPr="002D4D44">
        <w:rPr>
          <w:rStyle w:val="cf01"/>
          <w:rFonts w:ascii="Times New Roman" w:hAnsi="Times New Roman" w:cs="Times New Roman"/>
          <w:sz w:val="25"/>
          <w:szCs w:val="25"/>
        </w:rPr>
        <w:t>Collect from Customer – Our Truck Pickup</w:t>
      </w:r>
      <w:del w:id="39" w:author="Brian Olea" w:date="2024-03-15T13:18:00Z">
        <w:r w:rsidRPr="002D4D44" w:rsidDel="00B0411E">
          <w:rPr>
            <w:rStyle w:val="cf01"/>
            <w:rFonts w:ascii="Times New Roman" w:hAnsi="Times New Roman" w:cs="Times New Roman"/>
            <w:sz w:val="25"/>
            <w:szCs w:val="25"/>
          </w:rPr>
          <w:delText>, Pack</w:delText>
        </w:r>
      </w:del>
      <w:ins w:id="40" w:author="Brian Olea" w:date="2024-03-15T13:18:00Z">
        <w:r w:rsidR="00B0411E">
          <w:rPr>
            <w:rStyle w:val="cf01"/>
            <w:rFonts w:ascii="Times New Roman" w:hAnsi="Times New Roman" w:cs="Times New Roman"/>
            <w:sz w:val="25"/>
            <w:szCs w:val="25"/>
          </w:rPr>
          <w:t xml:space="preserve"> and pack</w:t>
        </w:r>
      </w:ins>
      <w:r w:rsidRPr="002D4D44">
        <w:rPr>
          <w:rStyle w:val="cf01"/>
          <w:rFonts w:ascii="Times New Roman" w:hAnsi="Times New Roman" w:cs="Times New Roman"/>
          <w:sz w:val="25"/>
          <w:szCs w:val="25"/>
        </w:rPr>
        <w:t xml:space="preserve"> Material (</w:t>
      </w:r>
      <w:r w:rsidR="006C2DAC">
        <w:rPr>
          <w:rStyle w:val="cf01"/>
          <w:rFonts w:ascii="Times New Roman" w:hAnsi="Times New Roman" w:cs="Times New Roman"/>
          <w:sz w:val="25"/>
          <w:szCs w:val="25"/>
        </w:rPr>
        <w:t>r</w:t>
      </w:r>
      <w:r w:rsidRPr="002D4D44">
        <w:rPr>
          <w:rStyle w:val="cf01"/>
          <w:rFonts w:ascii="Times New Roman" w:hAnsi="Times New Roman" w:cs="Times New Roman"/>
          <w:sz w:val="25"/>
          <w:szCs w:val="25"/>
        </w:rPr>
        <w:t xml:space="preserve">equires approval </w:t>
      </w:r>
      <w:del w:id="41" w:author="Brian Olea" w:date="2024-03-15T13:18:00Z">
        <w:r w:rsidRPr="002D4D44" w:rsidDel="00B0411E">
          <w:rPr>
            <w:rStyle w:val="cf01"/>
            <w:rFonts w:ascii="Times New Roman" w:hAnsi="Times New Roman" w:cs="Times New Roman"/>
            <w:sz w:val="25"/>
            <w:szCs w:val="25"/>
          </w:rPr>
          <w:delText>prior to</w:delText>
        </w:r>
      </w:del>
      <w:ins w:id="42" w:author="Brian Olea" w:date="2024-03-15T13:18:00Z">
        <w:r w:rsidR="00B0411E">
          <w:rPr>
            <w:rStyle w:val="cf01"/>
            <w:rFonts w:ascii="Times New Roman" w:hAnsi="Times New Roman" w:cs="Times New Roman"/>
            <w:sz w:val="25"/>
            <w:szCs w:val="25"/>
          </w:rPr>
          <w:t>before</w:t>
        </w:r>
      </w:ins>
      <w:r w:rsidRPr="002D4D44">
        <w:rPr>
          <w:rStyle w:val="cf01"/>
          <w:rFonts w:ascii="Times New Roman" w:hAnsi="Times New Roman" w:cs="Times New Roman"/>
          <w:sz w:val="25"/>
          <w:szCs w:val="25"/>
        </w:rPr>
        <w:t xml:space="preserve"> entry based on Branch Limits).</w:t>
      </w:r>
    </w:p>
    <w:p w14:paraId="43FE1E84" w14:textId="7900E18F" w:rsidR="00935CD1" w:rsidRPr="002D4D44" w:rsidRDefault="00935CD1" w:rsidP="007C7887">
      <w:pPr>
        <w:numPr>
          <w:ilvl w:val="0"/>
          <w:numId w:val="1"/>
        </w:numPr>
        <w:tabs>
          <w:tab w:val="num" w:pos="1440"/>
        </w:tabs>
        <w:ind w:left="677" w:hanging="288"/>
        <w:rPr>
          <w:rStyle w:val="cf01"/>
          <w:rFonts w:ascii="Times New Roman" w:hAnsi="Times New Roman" w:cs="Times New Roman"/>
          <w:sz w:val="25"/>
          <w:szCs w:val="25"/>
        </w:rPr>
      </w:pPr>
      <w:r w:rsidRPr="002D4D44">
        <w:rPr>
          <w:rStyle w:val="cf01"/>
          <w:rFonts w:ascii="Times New Roman" w:hAnsi="Times New Roman" w:cs="Times New Roman"/>
          <w:sz w:val="25"/>
          <w:szCs w:val="25"/>
        </w:rPr>
        <w:t>Return Authorized– Customer returning material to Will Call, Pack Material (</w:t>
      </w:r>
      <w:r w:rsidR="006C2DAC">
        <w:rPr>
          <w:rStyle w:val="cf01"/>
          <w:rFonts w:ascii="Times New Roman" w:hAnsi="Times New Roman" w:cs="Times New Roman"/>
          <w:sz w:val="25"/>
          <w:szCs w:val="25"/>
        </w:rPr>
        <w:t>r</w:t>
      </w:r>
      <w:r w:rsidRPr="002D4D44">
        <w:rPr>
          <w:rStyle w:val="cf01"/>
          <w:rFonts w:ascii="Times New Roman" w:hAnsi="Times New Roman" w:cs="Times New Roman"/>
          <w:sz w:val="25"/>
          <w:szCs w:val="25"/>
        </w:rPr>
        <w:t xml:space="preserve">equires approval </w:t>
      </w:r>
      <w:del w:id="43" w:author="Brian Olea" w:date="2024-03-15T13:18:00Z">
        <w:r w:rsidRPr="002D4D44" w:rsidDel="00B0411E">
          <w:rPr>
            <w:rStyle w:val="cf01"/>
            <w:rFonts w:ascii="Times New Roman" w:hAnsi="Times New Roman" w:cs="Times New Roman"/>
            <w:sz w:val="25"/>
            <w:szCs w:val="25"/>
          </w:rPr>
          <w:delText>prior to</w:delText>
        </w:r>
      </w:del>
      <w:ins w:id="44" w:author="Brian Olea" w:date="2024-03-15T13:18:00Z">
        <w:r w:rsidR="00B0411E">
          <w:rPr>
            <w:rStyle w:val="cf01"/>
            <w:rFonts w:ascii="Times New Roman" w:hAnsi="Times New Roman" w:cs="Times New Roman"/>
            <w:sz w:val="25"/>
            <w:szCs w:val="25"/>
          </w:rPr>
          <w:t>before</w:t>
        </w:r>
      </w:ins>
      <w:r w:rsidRPr="002D4D44">
        <w:rPr>
          <w:rStyle w:val="cf01"/>
          <w:rFonts w:ascii="Times New Roman" w:hAnsi="Times New Roman" w:cs="Times New Roman"/>
          <w:sz w:val="25"/>
          <w:szCs w:val="25"/>
        </w:rPr>
        <w:t xml:space="preserve"> entry based on Branch Limits).</w:t>
      </w:r>
    </w:p>
    <w:p w14:paraId="06E58B8B" w14:textId="53CF6AF2" w:rsidR="00935CD1" w:rsidRPr="002D4D44" w:rsidRDefault="00935CD1" w:rsidP="0031787D">
      <w:pPr>
        <w:numPr>
          <w:ilvl w:val="0"/>
          <w:numId w:val="1"/>
        </w:numPr>
        <w:tabs>
          <w:tab w:val="num" w:pos="1440"/>
        </w:tabs>
        <w:spacing w:after="60"/>
        <w:ind w:left="677" w:hanging="288"/>
        <w:rPr>
          <w:rStyle w:val="cf01"/>
          <w:rFonts w:ascii="Times New Roman" w:hAnsi="Times New Roman" w:cs="Times New Roman"/>
          <w:sz w:val="25"/>
          <w:szCs w:val="25"/>
        </w:rPr>
      </w:pPr>
      <w:r w:rsidRPr="002D4D44">
        <w:rPr>
          <w:rStyle w:val="cf01"/>
          <w:rFonts w:ascii="Times New Roman" w:hAnsi="Times New Roman" w:cs="Times New Roman"/>
          <w:sz w:val="25"/>
          <w:szCs w:val="25"/>
        </w:rPr>
        <w:t xml:space="preserve">Credit Notes </w:t>
      </w:r>
      <w:r w:rsidR="00C45BDD" w:rsidRPr="002D4D44">
        <w:rPr>
          <w:rStyle w:val="cf01"/>
          <w:rFonts w:ascii="Times New Roman" w:hAnsi="Times New Roman" w:cs="Times New Roman"/>
          <w:sz w:val="25"/>
          <w:szCs w:val="25"/>
        </w:rPr>
        <w:t xml:space="preserve">must </w:t>
      </w:r>
      <w:r w:rsidRPr="002D4D44">
        <w:rPr>
          <w:rStyle w:val="cf01"/>
          <w:rFonts w:ascii="Times New Roman" w:hAnsi="Times New Roman" w:cs="Times New Roman"/>
          <w:sz w:val="25"/>
          <w:szCs w:val="25"/>
        </w:rPr>
        <w:t xml:space="preserve">be closed within </w:t>
      </w:r>
      <w:r w:rsidR="006135C4" w:rsidRPr="002D4D44">
        <w:rPr>
          <w:rStyle w:val="cf01"/>
          <w:rFonts w:ascii="Times New Roman" w:hAnsi="Times New Roman" w:cs="Times New Roman"/>
          <w:sz w:val="25"/>
          <w:szCs w:val="25"/>
        </w:rPr>
        <w:t xml:space="preserve">5 business </w:t>
      </w:r>
      <w:r w:rsidRPr="002D4D44">
        <w:rPr>
          <w:rStyle w:val="cf01"/>
          <w:rFonts w:ascii="Times New Roman" w:hAnsi="Times New Roman" w:cs="Times New Roman"/>
          <w:sz w:val="25"/>
          <w:szCs w:val="25"/>
        </w:rPr>
        <w:t xml:space="preserve">days of </w:t>
      </w:r>
      <w:r w:rsidR="001E11FC" w:rsidRPr="002D4D44">
        <w:rPr>
          <w:rStyle w:val="cf01"/>
          <w:rFonts w:ascii="Times New Roman" w:hAnsi="Times New Roman" w:cs="Times New Roman"/>
          <w:sz w:val="25"/>
          <w:szCs w:val="25"/>
        </w:rPr>
        <w:t xml:space="preserve">return, </w:t>
      </w:r>
      <w:r w:rsidRPr="002D4D44">
        <w:rPr>
          <w:rStyle w:val="cf01"/>
          <w:rFonts w:ascii="Times New Roman" w:hAnsi="Times New Roman" w:cs="Times New Roman"/>
          <w:sz w:val="25"/>
          <w:szCs w:val="25"/>
        </w:rPr>
        <w:t>and not carried over into a new month.</w:t>
      </w:r>
    </w:p>
    <w:p w14:paraId="6AFE1C2D" w14:textId="4B1CA05B" w:rsidR="001B31A6" w:rsidRPr="000C72FD" w:rsidRDefault="001B31A6" w:rsidP="006F6D98">
      <w:pPr>
        <w:pStyle w:val="Header"/>
        <w:numPr>
          <w:ilvl w:val="0"/>
          <w:numId w:val="2"/>
        </w:numPr>
        <w:tabs>
          <w:tab w:val="clear" w:pos="4320"/>
          <w:tab w:val="clear" w:pos="8640"/>
        </w:tabs>
        <w:spacing w:after="60"/>
        <w:ind w:left="360"/>
        <w:rPr>
          <w:sz w:val="25"/>
          <w:szCs w:val="25"/>
        </w:rPr>
      </w:pPr>
      <w:r w:rsidRPr="000C72FD">
        <w:rPr>
          <w:sz w:val="25"/>
          <w:szCs w:val="25"/>
        </w:rPr>
        <w:t xml:space="preserve">For products that are delivered under AS9120 approval, there is a clear </w:t>
      </w:r>
      <w:r w:rsidR="001E11FC" w:rsidRPr="000C72FD">
        <w:rPr>
          <w:sz w:val="25"/>
          <w:szCs w:val="25"/>
        </w:rPr>
        <w:t>origination</w:t>
      </w:r>
      <w:r w:rsidRPr="000C72FD">
        <w:rPr>
          <w:sz w:val="25"/>
          <w:szCs w:val="25"/>
        </w:rPr>
        <w:t xml:space="preserve">, containment, corrective action, </w:t>
      </w:r>
      <w:r w:rsidR="005720BD" w:rsidRPr="000C72FD">
        <w:rPr>
          <w:sz w:val="25"/>
          <w:szCs w:val="25"/>
        </w:rPr>
        <w:t>investigation,</w:t>
      </w:r>
      <w:r w:rsidRPr="000C72FD">
        <w:rPr>
          <w:sz w:val="25"/>
          <w:szCs w:val="25"/>
        </w:rPr>
        <w:t xml:space="preserve"> and verification.</w:t>
      </w:r>
    </w:p>
    <w:p w14:paraId="2B2C37A2" w14:textId="430436CE" w:rsidR="00FA7866" w:rsidRPr="000C72FD" w:rsidRDefault="00FA7866" w:rsidP="006F6D98">
      <w:pPr>
        <w:pStyle w:val="Header"/>
        <w:numPr>
          <w:ilvl w:val="0"/>
          <w:numId w:val="2"/>
        </w:numPr>
        <w:tabs>
          <w:tab w:val="clear" w:pos="4320"/>
          <w:tab w:val="clear" w:pos="8640"/>
        </w:tabs>
        <w:spacing w:after="60"/>
        <w:ind w:left="360"/>
        <w:rPr>
          <w:sz w:val="25"/>
          <w:szCs w:val="25"/>
        </w:rPr>
      </w:pPr>
      <w:r w:rsidRPr="000C72FD">
        <w:rPr>
          <w:sz w:val="25"/>
          <w:szCs w:val="25"/>
        </w:rPr>
        <w:t xml:space="preserve">Branch Management will monitor returns and reason codes </w:t>
      </w:r>
      <w:r w:rsidR="00054092" w:rsidRPr="000C72FD">
        <w:rPr>
          <w:sz w:val="25"/>
          <w:szCs w:val="25"/>
        </w:rPr>
        <w:t xml:space="preserve">trending </w:t>
      </w:r>
      <w:r w:rsidRPr="000C72FD">
        <w:rPr>
          <w:sz w:val="25"/>
          <w:szCs w:val="25"/>
        </w:rPr>
        <w:t>and</w:t>
      </w:r>
      <w:r w:rsidR="00054092" w:rsidRPr="000C72FD">
        <w:rPr>
          <w:sz w:val="25"/>
          <w:szCs w:val="25"/>
        </w:rPr>
        <w:t xml:space="preserve"> will </w:t>
      </w:r>
      <w:del w:id="45" w:author="Brian Olea" w:date="2024-03-15T13:18:00Z">
        <w:r w:rsidRPr="000C72FD" w:rsidDel="00B0411E">
          <w:rPr>
            <w:sz w:val="25"/>
            <w:szCs w:val="25"/>
          </w:rPr>
          <w:delText>take action</w:delText>
        </w:r>
      </w:del>
      <w:ins w:id="46" w:author="Brian Olea" w:date="2024-03-15T13:18:00Z">
        <w:r w:rsidR="00B0411E" w:rsidRPr="000C72FD">
          <w:rPr>
            <w:sz w:val="25"/>
            <w:szCs w:val="25"/>
          </w:rPr>
          <w:t>act</w:t>
        </w:r>
      </w:ins>
      <w:r w:rsidRPr="000C72FD">
        <w:rPr>
          <w:sz w:val="25"/>
          <w:szCs w:val="25"/>
        </w:rPr>
        <w:t xml:space="preserve"> when goals are not met</w:t>
      </w:r>
      <w:r w:rsidR="00974AE6" w:rsidRPr="000C72FD">
        <w:rPr>
          <w:sz w:val="25"/>
          <w:szCs w:val="25"/>
        </w:rPr>
        <w:t>.</w:t>
      </w:r>
      <w:r w:rsidRPr="000C72FD">
        <w:rPr>
          <w:sz w:val="25"/>
          <w:szCs w:val="25"/>
        </w:rPr>
        <w:t xml:space="preserve"> </w:t>
      </w:r>
    </w:p>
    <w:p w14:paraId="2F2701F4" w14:textId="145C3D39" w:rsidR="00935CD1" w:rsidRPr="000C72FD" w:rsidRDefault="00FA7866" w:rsidP="006F6D98">
      <w:pPr>
        <w:pStyle w:val="Header"/>
        <w:numPr>
          <w:ilvl w:val="0"/>
          <w:numId w:val="2"/>
        </w:numPr>
        <w:tabs>
          <w:tab w:val="clear" w:pos="4320"/>
          <w:tab w:val="clear" w:pos="8640"/>
        </w:tabs>
        <w:spacing w:after="60"/>
        <w:ind w:left="360"/>
        <w:rPr>
          <w:sz w:val="25"/>
          <w:szCs w:val="25"/>
        </w:rPr>
      </w:pPr>
      <w:r w:rsidRPr="000C72FD">
        <w:rPr>
          <w:sz w:val="25"/>
          <w:szCs w:val="25"/>
        </w:rPr>
        <w:t xml:space="preserve">Branch Administration must monitor </w:t>
      </w:r>
      <w:ins w:id="47" w:author="Brian Olea" w:date="2024-03-15T13:18:00Z">
        <w:r w:rsidR="00B0411E">
          <w:rPr>
            <w:sz w:val="25"/>
            <w:szCs w:val="25"/>
          </w:rPr>
          <w:t xml:space="preserve">the </w:t>
        </w:r>
      </w:ins>
      <w:r w:rsidRPr="000C72FD">
        <w:rPr>
          <w:sz w:val="25"/>
          <w:szCs w:val="25"/>
        </w:rPr>
        <w:t>completion of open Credit notes and f</w:t>
      </w:r>
      <w:r w:rsidR="00935CD1" w:rsidRPr="000C72FD">
        <w:rPr>
          <w:sz w:val="25"/>
          <w:szCs w:val="25"/>
        </w:rPr>
        <w:t xml:space="preserve">ollow up </w:t>
      </w:r>
      <w:r w:rsidRPr="000C72FD">
        <w:rPr>
          <w:sz w:val="25"/>
          <w:szCs w:val="25"/>
        </w:rPr>
        <w:t xml:space="preserve">with Sales </w:t>
      </w:r>
      <w:r w:rsidR="00935CD1" w:rsidRPr="000C72FD">
        <w:rPr>
          <w:sz w:val="25"/>
          <w:szCs w:val="25"/>
        </w:rPr>
        <w:t xml:space="preserve">to action or cancel </w:t>
      </w:r>
      <w:r w:rsidRPr="000C72FD">
        <w:rPr>
          <w:sz w:val="25"/>
          <w:szCs w:val="25"/>
        </w:rPr>
        <w:t xml:space="preserve">weekly and </w:t>
      </w:r>
      <w:del w:id="48" w:author="Brian Olea" w:date="2024-03-15T13:18:00Z">
        <w:r w:rsidRPr="000C72FD" w:rsidDel="00B0411E">
          <w:rPr>
            <w:sz w:val="25"/>
            <w:szCs w:val="25"/>
          </w:rPr>
          <w:delText>prior to</w:delText>
        </w:r>
      </w:del>
      <w:ins w:id="49" w:author="Brian Olea" w:date="2024-03-15T13:18:00Z">
        <w:r w:rsidR="00B0411E">
          <w:rPr>
            <w:sz w:val="25"/>
            <w:szCs w:val="25"/>
          </w:rPr>
          <w:t>before</w:t>
        </w:r>
      </w:ins>
      <w:r w:rsidRPr="000C72FD">
        <w:rPr>
          <w:sz w:val="25"/>
          <w:szCs w:val="25"/>
        </w:rPr>
        <w:t xml:space="preserve"> the month-end closing</w:t>
      </w:r>
      <w:r w:rsidR="00935CD1" w:rsidRPr="000C72FD">
        <w:rPr>
          <w:sz w:val="25"/>
          <w:szCs w:val="25"/>
        </w:rPr>
        <w:t>.</w:t>
      </w:r>
    </w:p>
    <w:p w14:paraId="0682B8CC" w14:textId="3B076DA8" w:rsidR="00935CD1" w:rsidRPr="000C72FD" w:rsidRDefault="00AD050A" w:rsidP="009B78BF">
      <w:pPr>
        <w:pStyle w:val="Header"/>
        <w:numPr>
          <w:ilvl w:val="0"/>
          <w:numId w:val="2"/>
        </w:numPr>
        <w:tabs>
          <w:tab w:val="clear" w:pos="4320"/>
          <w:tab w:val="clear" w:pos="8640"/>
        </w:tabs>
        <w:ind w:left="360"/>
        <w:rPr>
          <w:sz w:val="25"/>
          <w:szCs w:val="25"/>
        </w:rPr>
      </w:pPr>
      <w:r w:rsidRPr="000C72FD">
        <w:rPr>
          <w:sz w:val="25"/>
          <w:szCs w:val="25"/>
        </w:rPr>
        <w:t>Warehouse Supervisors/</w:t>
      </w:r>
      <w:del w:id="50" w:author="Brian Olea" w:date="2024-03-15T13:18:00Z">
        <w:r w:rsidRPr="000C72FD" w:rsidDel="00B0411E">
          <w:rPr>
            <w:sz w:val="25"/>
            <w:szCs w:val="25"/>
          </w:rPr>
          <w:delText xml:space="preserve">Manager </w:delText>
        </w:r>
      </w:del>
      <w:ins w:id="51" w:author="Brian Olea" w:date="2024-03-15T13:18:00Z">
        <w:r w:rsidR="00B0411E">
          <w:rPr>
            <w:sz w:val="25"/>
            <w:szCs w:val="25"/>
          </w:rPr>
          <w:t>Managers</w:t>
        </w:r>
        <w:r w:rsidR="00B0411E" w:rsidRPr="000C72FD">
          <w:rPr>
            <w:sz w:val="25"/>
            <w:szCs w:val="25"/>
          </w:rPr>
          <w:t xml:space="preserve"> </w:t>
        </w:r>
      </w:ins>
      <w:r w:rsidRPr="000C72FD">
        <w:rPr>
          <w:sz w:val="25"/>
          <w:szCs w:val="25"/>
        </w:rPr>
        <w:t xml:space="preserve">will ensure </w:t>
      </w:r>
      <w:ins w:id="52" w:author="Brian Olea" w:date="2024-03-15T13:18:00Z">
        <w:r w:rsidR="00B0411E">
          <w:rPr>
            <w:sz w:val="25"/>
            <w:szCs w:val="25"/>
          </w:rPr>
          <w:t xml:space="preserve">that </w:t>
        </w:r>
      </w:ins>
      <w:r w:rsidRPr="000C72FD">
        <w:rPr>
          <w:sz w:val="25"/>
          <w:szCs w:val="25"/>
        </w:rPr>
        <w:t xml:space="preserve">returned material is reconciled </w:t>
      </w:r>
      <w:del w:id="53" w:author="Brian Olea" w:date="2024-03-15T13:18:00Z">
        <w:r w:rsidRPr="000C72FD" w:rsidDel="00B0411E">
          <w:rPr>
            <w:sz w:val="25"/>
            <w:szCs w:val="25"/>
          </w:rPr>
          <w:delText>in accordance with</w:delText>
        </w:r>
      </w:del>
      <w:ins w:id="54" w:author="Brian Olea" w:date="2024-03-15T13:18:00Z">
        <w:r w:rsidR="00B0411E">
          <w:rPr>
            <w:sz w:val="25"/>
            <w:szCs w:val="25"/>
          </w:rPr>
          <w:t>per</w:t>
        </w:r>
      </w:ins>
      <w:r w:rsidR="00480449">
        <w:rPr>
          <w:sz w:val="25"/>
          <w:szCs w:val="25"/>
        </w:rPr>
        <w:t xml:space="preserve"> </w:t>
      </w:r>
      <w:r w:rsidR="00C0020C" w:rsidRPr="00C0020C">
        <w:rPr>
          <w:sz w:val="25"/>
          <w:szCs w:val="25"/>
        </w:rPr>
        <w:t>Inventory Control and Preservation</w:t>
      </w:r>
      <w:r w:rsidR="00480449">
        <w:rPr>
          <w:sz w:val="25"/>
          <w:szCs w:val="25"/>
        </w:rPr>
        <w:t xml:space="preserve"> (</w:t>
      </w:r>
      <w:r w:rsidR="00480449" w:rsidRPr="00480449">
        <w:rPr>
          <w:sz w:val="25"/>
          <w:szCs w:val="25"/>
        </w:rPr>
        <w:t>QSP 15.1</w:t>
      </w:r>
      <w:r w:rsidR="00480449">
        <w:rPr>
          <w:sz w:val="25"/>
          <w:szCs w:val="25"/>
        </w:rPr>
        <w:t>)</w:t>
      </w:r>
      <w:r w:rsidR="00974AE6" w:rsidRPr="000C72FD">
        <w:rPr>
          <w:sz w:val="25"/>
          <w:szCs w:val="25"/>
        </w:rPr>
        <w:t>.</w:t>
      </w:r>
    </w:p>
    <w:p w14:paraId="0E63DD8C" w14:textId="77777777" w:rsidR="005D3472" w:rsidRPr="00D5797F" w:rsidRDefault="005D3472" w:rsidP="001A0CAE">
      <w:pPr>
        <w:spacing w:line="360" w:lineRule="auto"/>
        <w:rPr>
          <w:sz w:val="25"/>
          <w:szCs w:val="25"/>
        </w:rPr>
      </w:pPr>
    </w:p>
    <w:p w14:paraId="763D1067" w14:textId="77777777" w:rsidR="00935CD1" w:rsidRPr="00D5797F" w:rsidRDefault="00935CD1" w:rsidP="00D5797F">
      <w:pPr>
        <w:pStyle w:val="Heading1"/>
        <w:tabs>
          <w:tab w:val="clear" w:pos="3600"/>
          <w:tab w:val="clear" w:pos="5760"/>
          <w:tab w:val="clear" w:pos="7200"/>
        </w:tabs>
        <w:spacing w:after="120"/>
        <w:ind w:left="0"/>
        <w:rPr>
          <w:b/>
          <w:bCs/>
          <w:sz w:val="26"/>
          <w:szCs w:val="26"/>
        </w:rPr>
      </w:pPr>
      <w:r w:rsidRPr="00D5797F">
        <w:rPr>
          <w:b/>
          <w:bCs/>
          <w:sz w:val="26"/>
          <w:szCs w:val="26"/>
        </w:rPr>
        <w:t>Risks and Mitigations</w:t>
      </w:r>
    </w:p>
    <w:tbl>
      <w:tblPr>
        <w:tblStyle w:val="TableGrid"/>
        <w:tblW w:w="10108" w:type="dxa"/>
        <w:jc w:val="center"/>
        <w:tblCellMar>
          <w:bottom w:w="29" w:type="dxa"/>
        </w:tblCellMar>
        <w:tblLook w:val="04A0" w:firstRow="1" w:lastRow="0" w:firstColumn="1" w:lastColumn="0" w:noHBand="0" w:noVBand="1"/>
      </w:tblPr>
      <w:tblGrid>
        <w:gridCol w:w="5054"/>
        <w:gridCol w:w="5054"/>
      </w:tblGrid>
      <w:tr w:rsidR="00935CD1" w:rsidRPr="00D5797F" w14:paraId="14A096B0" w14:textId="77777777" w:rsidTr="001A0CAE">
        <w:trPr>
          <w:cantSplit/>
          <w:trHeight w:val="360"/>
          <w:tblHeader/>
          <w:jc w:val="center"/>
        </w:trPr>
        <w:tc>
          <w:tcPr>
            <w:tcW w:w="5054" w:type="dxa"/>
            <w:vAlign w:val="center"/>
          </w:tcPr>
          <w:p w14:paraId="1FAB368E" w14:textId="77777777" w:rsidR="00935CD1" w:rsidRPr="00D5797F" w:rsidRDefault="00935CD1" w:rsidP="001A0CAE">
            <w:pPr>
              <w:jc w:val="center"/>
              <w:rPr>
                <w:rFonts w:ascii="Times New Roman" w:eastAsia="Times New Roman" w:hAnsi="Times New Roman"/>
                <w:sz w:val="25"/>
                <w:szCs w:val="25"/>
              </w:rPr>
            </w:pPr>
            <w:r w:rsidRPr="00D5797F">
              <w:rPr>
                <w:rFonts w:ascii="Times New Roman" w:hAnsi="Times New Roman"/>
                <w:sz w:val="25"/>
                <w:szCs w:val="25"/>
              </w:rPr>
              <w:t>Risks</w:t>
            </w:r>
          </w:p>
        </w:tc>
        <w:tc>
          <w:tcPr>
            <w:tcW w:w="5054" w:type="dxa"/>
            <w:vAlign w:val="center"/>
          </w:tcPr>
          <w:p w14:paraId="0658B83C" w14:textId="77777777" w:rsidR="00935CD1" w:rsidRPr="00D5797F" w:rsidRDefault="00935CD1" w:rsidP="001A0CAE">
            <w:pPr>
              <w:jc w:val="center"/>
              <w:rPr>
                <w:rFonts w:ascii="Times New Roman" w:eastAsia="Times New Roman" w:hAnsi="Times New Roman"/>
                <w:sz w:val="25"/>
                <w:szCs w:val="25"/>
              </w:rPr>
            </w:pPr>
            <w:r w:rsidRPr="00D5797F">
              <w:rPr>
                <w:rFonts w:ascii="Times New Roman" w:hAnsi="Times New Roman"/>
                <w:sz w:val="25"/>
                <w:szCs w:val="25"/>
              </w:rPr>
              <w:t>Mitigations</w:t>
            </w:r>
          </w:p>
        </w:tc>
      </w:tr>
      <w:tr w:rsidR="00935CD1" w:rsidRPr="00D5797F" w14:paraId="3630159F" w14:textId="77777777" w:rsidTr="001A0CAE">
        <w:trPr>
          <w:cantSplit/>
          <w:jc w:val="center"/>
        </w:trPr>
        <w:tc>
          <w:tcPr>
            <w:tcW w:w="5054" w:type="dxa"/>
          </w:tcPr>
          <w:p w14:paraId="6FC19CF3" w14:textId="77777777" w:rsidR="00935CD1" w:rsidRPr="00D5797F" w:rsidRDefault="00935CD1" w:rsidP="001A0CAE">
            <w:pPr>
              <w:spacing w:after="40"/>
              <w:rPr>
                <w:rFonts w:ascii="Times New Roman" w:eastAsia="Times New Roman" w:hAnsi="Times New Roman"/>
                <w:sz w:val="25"/>
                <w:szCs w:val="25"/>
              </w:rPr>
            </w:pPr>
            <w:r w:rsidRPr="00D5797F">
              <w:rPr>
                <w:rFonts w:ascii="Times New Roman" w:hAnsi="Times New Roman"/>
                <w:sz w:val="25"/>
                <w:szCs w:val="25"/>
              </w:rPr>
              <w:t xml:space="preserve">Not expediting customer request to return product or provide service requirements specified to fulfill credit or replacement in a timely manner. </w:t>
            </w:r>
          </w:p>
        </w:tc>
        <w:tc>
          <w:tcPr>
            <w:tcW w:w="5054" w:type="dxa"/>
          </w:tcPr>
          <w:p w14:paraId="2A7EBA8A" w14:textId="77777777" w:rsidR="009C3327" w:rsidRDefault="00935CD1" w:rsidP="007F240B">
            <w:pPr>
              <w:rPr>
                <w:rFonts w:ascii="Times New Roman" w:hAnsi="Times New Roman"/>
                <w:sz w:val="25"/>
                <w:szCs w:val="25"/>
              </w:rPr>
            </w:pPr>
            <w:r w:rsidRPr="00D5797F">
              <w:rPr>
                <w:rFonts w:ascii="Times New Roman" w:hAnsi="Times New Roman"/>
                <w:sz w:val="25"/>
                <w:szCs w:val="25"/>
              </w:rPr>
              <w:t xml:space="preserve">Return Policy Timelines </w:t>
            </w:r>
            <w:r w:rsidR="00CE1E68" w:rsidRPr="00D5797F">
              <w:rPr>
                <w:rFonts w:ascii="Times New Roman" w:hAnsi="Times New Roman"/>
                <w:sz w:val="25"/>
                <w:szCs w:val="25"/>
              </w:rPr>
              <w:t>Stated</w:t>
            </w:r>
            <w:r w:rsidRPr="00D5797F">
              <w:rPr>
                <w:rFonts w:ascii="Times New Roman" w:hAnsi="Times New Roman"/>
                <w:sz w:val="25"/>
                <w:szCs w:val="25"/>
              </w:rPr>
              <w:t xml:space="preserve">. </w:t>
            </w:r>
          </w:p>
          <w:p w14:paraId="0DE21AF0" w14:textId="21A0A24A" w:rsidR="00935CD1" w:rsidRPr="00D5797F" w:rsidRDefault="00935CD1" w:rsidP="001A0CAE">
            <w:pPr>
              <w:spacing w:after="40"/>
              <w:rPr>
                <w:rFonts w:ascii="Times New Roman" w:eastAsia="Times New Roman" w:hAnsi="Times New Roman"/>
                <w:sz w:val="25"/>
                <w:szCs w:val="25"/>
              </w:rPr>
            </w:pPr>
            <w:r w:rsidRPr="00D5797F">
              <w:rPr>
                <w:rFonts w:ascii="Times New Roman" w:hAnsi="Times New Roman"/>
                <w:sz w:val="25"/>
                <w:szCs w:val="25"/>
              </w:rPr>
              <w:t>Timely Disposition of material or Credit request.</w:t>
            </w:r>
          </w:p>
        </w:tc>
      </w:tr>
      <w:tr w:rsidR="00935CD1" w:rsidRPr="00D5797F" w14:paraId="2457E6AD" w14:textId="77777777" w:rsidTr="001A0CAE">
        <w:trPr>
          <w:cantSplit/>
          <w:jc w:val="center"/>
        </w:trPr>
        <w:tc>
          <w:tcPr>
            <w:tcW w:w="5054" w:type="dxa"/>
          </w:tcPr>
          <w:p w14:paraId="6DBA4395" w14:textId="77777777" w:rsidR="00935CD1" w:rsidRPr="00D5797F" w:rsidRDefault="00935CD1" w:rsidP="001A0CAE">
            <w:pPr>
              <w:spacing w:after="40"/>
              <w:rPr>
                <w:rFonts w:ascii="Times New Roman" w:eastAsia="Times New Roman" w:hAnsi="Times New Roman"/>
                <w:sz w:val="25"/>
                <w:szCs w:val="25"/>
              </w:rPr>
            </w:pPr>
            <w:r w:rsidRPr="00D5797F">
              <w:rPr>
                <w:rFonts w:ascii="Times New Roman" w:hAnsi="Times New Roman"/>
                <w:sz w:val="25"/>
                <w:szCs w:val="25"/>
              </w:rPr>
              <w:t>Not understanding the product requirements or preferences implied by the customer. Error in replacement.</w:t>
            </w:r>
          </w:p>
        </w:tc>
        <w:tc>
          <w:tcPr>
            <w:tcW w:w="5054" w:type="dxa"/>
          </w:tcPr>
          <w:p w14:paraId="1DBFAEA1" w14:textId="573801A0" w:rsidR="00935CD1" w:rsidRPr="00D5797F" w:rsidRDefault="00935CD1" w:rsidP="001A0CAE">
            <w:pPr>
              <w:rPr>
                <w:rFonts w:ascii="Times New Roman" w:eastAsia="Times New Roman" w:hAnsi="Times New Roman"/>
                <w:sz w:val="25"/>
                <w:szCs w:val="25"/>
              </w:rPr>
            </w:pPr>
            <w:r w:rsidRPr="00D5797F">
              <w:rPr>
                <w:rFonts w:ascii="Times New Roman" w:hAnsi="Times New Roman"/>
                <w:sz w:val="25"/>
                <w:szCs w:val="25"/>
              </w:rPr>
              <w:t>Inspection of presumed nonconforming material prior to return. (Account Manager, Pictures, Spec/MTR)</w:t>
            </w:r>
            <w:r w:rsidR="001A0CAE">
              <w:rPr>
                <w:rFonts w:ascii="Times New Roman" w:hAnsi="Times New Roman"/>
                <w:sz w:val="25"/>
                <w:szCs w:val="25"/>
              </w:rPr>
              <w:t>.</w:t>
            </w:r>
          </w:p>
          <w:p w14:paraId="5D9B27EF" w14:textId="77777777" w:rsidR="00935CD1" w:rsidRPr="00D5797F" w:rsidRDefault="00935CD1" w:rsidP="001A0CAE">
            <w:pPr>
              <w:spacing w:after="40"/>
              <w:rPr>
                <w:rFonts w:ascii="Times New Roman" w:eastAsia="Times New Roman" w:hAnsi="Times New Roman"/>
                <w:sz w:val="25"/>
                <w:szCs w:val="25"/>
              </w:rPr>
            </w:pPr>
            <w:r w:rsidRPr="00D5797F">
              <w:rPr>
                <w:rFonts w:ascii="Times New Roman" w:hAnsi="Times New Roman"/>
                <w:sz w:val="25"/>
                <w:szCs w:val="25"/>
              </w:rPr>
              <w:t>Read back confirmation and PO or Spec review with customer.</w:t>
            </w:r>
          </w:p>
        </w:tc>
      </w:tr>
      <w:tr w:rsidR="00935CD1" w:rsidRPr="00D5797F" w14:paraId="7DE01D3F" w14:textId="77777777" w:rsidTr="001A0CAE">
        <w:trPr>
          <w:cantSplit/>
          <w:jc w:val="center"/>
        </w:trPr>
        <w:tc>
          <w:tcPr>
            <w:tcW w:w="5054" w:type="dxa"/>
          </w:tcPr>
          <w:p w14:paraId="5B392F12" w14:textId="77777777" w:rsidR="00935CD1" w:rsidRPr="00D5797F" w:rsidRDefault="00935CD1" w:rsidP="001A0CAE">
            <w:pPr>
              <w:spacing w:after="40"/>
              <w:rPr>
                <w:rFonts w:ascii="Times New Roman" w:eastAsia="Times New Roman" w:hAnsi="Times New Roman"/>
                <w:sz w:val="25"/>
                <w:szCs w:val="25"/>
              </w:rPr>
            </w:pPr>
            <w:r w:rsidRPr="00D5797F">
              <w:rPr>
                <w:rFonts w:ascii="Times New Roman" w:hAnsi="Times New Roman"/>
                <w:sz w:val="25"/>
                <w:szCs w:val="25"/>
              </w:rPr>
              <w:lastRenderedPageBreak/>
              <w:t>Not determining or understanding post-delivery service activities or requirements such as timely pickup and replacement need.</w:t>
            </w:r>
          </w:p>
        </w:tc>
        <w:tc>
          <w:tcPr>
            <w:tcW w:w="5054" w:type="dxa"/>
          </w:tcPr>
          <w:p w14:paraId="2A9A55F3" w14:textId="6143C7C6" w:rsidR="00935CD1" w:rsidRPr="00D5797F" w:rsidRDefault="00935CD1" w:rsidP="001A0CAE">
            <w:pPr>
              <w:spacing w:after="40"/>
              <w:rPr>
                <w:rFonts w:ascii="Times New Roman" w:eastAsia="Times New Roman" w:hAnsi="Times New Roman"/>
                <w:sz w:val="25"/>
                <w:szCs w:val="25"/>
              </w:rPr>
            </w:pPr>
            <w:r w:rsidRPr="00D5797F">
              <w:rPr>
                <w:rFonts w:ascii="Times New Roman" w:hAnsi="Times New Roman"/>
                <w:sz w:val="25"/>
                <w:szCs w:val="25"/>
              </w:rPr>
              <w:t>Credit notes are expedited through routing or Will Call and dispositioned in a timely manner.</w:t>
            </w:r>
          </w:p>
        </w:tc>
      </w:tr>
      <w:tr w:rsidR="00935CD1" w:rsidRPr="00D5797F" w14:paraId="4C4FC256" w14:textId="77777777" w:rsidTr="001A0CAE">
        <w:trPr>
          <w:cantSplit/>
          <w:jc w:val="center"/>
        </w:trPr>
        <w:tc>
          <w:tcPr>
            <w:tcW w:w="5054" w:type="dxa"/>
          </w:tcPr>
          <w:p w14:paraId="19CEEF27" w14:textId="77777777" w:rsidR="00935CD1" w:rsidRPr="00D5797F" w:rsidRDefault="00935CD1" w:rsidP="001A0CAE">
            <w:pPr>
              <w:spacing w:after="40"/>
              <w:rPr>
                <w:rFonts w:ascii="Times New Roman" w:eastAsia="Times New Roman" w:hAnsi="Times New Roman"/>
                <w:sz w:val="25"/>
                <w:szCs w:val="25"/>
              </w:rPr>
            </w:pPr>
            <w:r w:rsidRPr="00D5797F">
              <w:rPr>
                <w:rFonts w:ascii="Times New Roman" w:hAnsi="Times New Roman"/>
                <w:sz w:val="25"/>
                <w:szCs w:val="25"/>
              </w:rPr>
              <w:t>Not reviewing lessons learned and repeating warranty or service-related mistakes.</w:t>
            </w:r>
          </w:p>
        </w:tc>
        <w:tc>
          <w:tcPr>
            <w:tcW w:w="5054" w:type="dxa"/>
          </w:tcPr>
          <w:p w14:paraId="0DFD5FC5" w14:textId="0053DC29" w:rsidR="00935CD1" w:rsidRPr="00D5797F" w:rsidRDefault="00935CD1" w:rsidP="001A0CAE">
            <w:pPr>
              <w:spacing w:after="40"/>
              <w:rPr>
                <w:rFonts w:ascii="Times New Roman" w:eastAsia="Times New Roman" w:hAnsi="Times New Roman"/>
                <w:sz w:val="25"/>
                <w:szCs w:val="25"/>
              </w:rPr>
            </w:pPr>
            <w:r w:rsidRPr="00D5797F">
              <w:rPr>
                <w:rFonts w:ascii="Times New Roman" w:hAnsi="Times New Roman"/>
                <w:sz w:val="25"/>
                <w:szCs w:val="25"/>
              </w:rPr>
              <w:t>Data collection of Credit Note reasons and accountability of associates to reduce errors.</w:t>
            </w:r>
          </w:p>
        </w:tc>
      </w:tr>
      <w:tr w:rsidR="00935CD1" w:rsidRPr="00D5797F" w14:paraId="3DBBEBAD" w14:textId="77777777" w:rsidTr="001A0CAE">
        <w:trPr>
          <w:cantSplit/>
          <w:jc w:val="center"/>
        </w:trPr>
        <w:tc>
          <w:tcPr>
            <w:tcW w:w="5054" w:type="dxa"/>
          </w:tcPr>
          <w:p w14:paraId="2ADF38CE" w14:textId="77777777" w:rsidR="00935CD1" w:rsidRPr="00D5797F" w:rsidRDefault="00935CD1" w:rsidP="001A0CAE">
            <w:pPr>
              <w:spacing w:after="40"/>
              <w:rPr>
                <w:rFonts w:ascii="Times New Roman" w:eastAsia="Times New Roman" w:hAnsi="Times New Roman"/>
                <w:sz w:val="25"/>
                <w:szCs w:val="25"/>
              </w:rPr>
            </w:pPr>
            <w:r w:rsidRPr="00D5797F">
              <w:rPr>
                <w:rFonts w:ascii="Times New Roman" w:hAnsi="Times New Roman"/>
                <w:sz w:val="25"/>
                <w:szCs w:val="25"/>
              </w:rPr>
              <w:t>Insufficient number of qualified staff available to process necessary functions of returns and/or replacement.</w:t>
            </w:r>
          </w:p>
        </w:tc>
        <w:tc>
          <w:tcPr>
            <w:tcW w:w="5054" w:type="dxa"/>
          </w:tcPr>
          <w:p w14:paraId="34BFD0D9" w14:textId="049A6E72" w:rsidR="00935CD1" w:rsidRPr="00D5797F" w:rsidRDefault="00935CD1" w:rsidP="001A0CAE">
            <w:pPr>
              <w:spacing w:after="40"/>
              <w:rPr>
                <w:rFonts w:ascii="Times New Roman" w:eastAsia="Times New Roman" w:hAnsi="Times New Roman"/>
                <w:sz w:val="25"/>
                <w:szCs w:val="25"/>
              </w:rPr>
            </w:pPr>
            <w:r w:rsidRPr="00D5797F">
              <w:rPr>
                <w:rFonts w:ascii="Times New Roman" w:hAnsi="Times New Roman"/>
                <w:sz w:val="25"/>
                <w:szCs w:val="25"/>
              </w:rPr>
              <w:t xml:space="preserve">Operations and administrative staff are </w:t>
            </w:r>
            <w:del w:id="55" w:author="Brian Olea" w:date="2024-03-15T13:18:00Z">
              <w:r w:rsidRPr="00D5797F" w:rsidDel="00B0411E">
                <w:rPr>
                  <w:rFonts w:ascii="Times New Roman" w:hAnsi="Times New Roman"/>
                  <w:sz w:val="25"/>
                  <w:szCs w:val="25"/>
                </w:rPr>
                <w:delText>cross trained</w:delText>
              </w:r>
            </w:del>
            <w:ins w:id="56" w:author="Brian Olea" w:date="2024-03-15T13:18:00Z">
              <w:r w:rsidR="00B0411E">
                <w:rPr>
                  <w:rFonts w:ascii="Times New Roman" w:hAnsi="Times New Roman"/>
                  <w:sz w:val="25"/>
                  <w:szCs w:val="25"/>
                </w:rPr>
                <w:t>cross-trained</w:t>
              </w:r>
            </w:ins>
            <w:r w:rsidRPr="00D5797F">
              <w:rPr>
                <w:rFonts w:ascii="Times New Roman" w:hAnsi="Times New Roman"/>
                <w:sz w:val="25"/>
                <w:szCs w:val="25"/>
              </w:rPr>
              <w:t xml:space="preserve"> </w:t>
            </w:r>
            <w:r w:rsidR="00A45B10" w:rsidRPr="00D5797F">
              <w:rPr>
                <w:rFonts w:ascii="Times New Roman" w:hAnsi="Times New Roman"/>
                <w:sz w:val="25"/>
                <w:szCs w:val="25"/>
              </w:rPr>
              <w:t>in</w:t>
            </w:r>
            <w:r w:rsidRPr="00D5797F">
              <w:rPr>
                <w:rFonts w:ascii="Times New Roman" w:hAnsi="Times New Roman"/>
                <w:sz w:val="25"/>
                <w:szCs w:val="25"/>
              </w:rPr>
              <w:t xml:space="preserve"> all product handling and return requirements.</w:t>
            </w:r>
          </w:p>
        </w:tc>
      </w:tr>
      <w:tr w:rsidR="00935CD1" w:rsidRPr="00D5797F" w14:paraId="3C836111" w14:textId="77777777" w:rsidTr="001A0CAE">
        <w:trPr>
          <w:cantSplit/>
          <w:jc w:val="center"/>
        </w:trPr>
        <w:tc>
          <w:tcPr>
            <w:tcW w:w="5054" w:type="dxa"/>
          </w:tcPr>
          <w:p w14:paraId="131EBE8C" w14:textId="0AA5A99C" w:rsidR="00697EBD" w:rsidRPr="001A0CAE" w:rsidRDefault="00935CD1" w:rsidP="001A0CAE">
            <w:pPr>
              <w:rPr>
                <w:rFonts w:ascii="Times New Roman" w:hAnsi="Times New Roman"/>
                <w:sz w:val="25"/>
                <w:szCs w:val="25"/>
              </w:rPr>
            </w:pPr>
            <w:r w:rsidRPr="00D5797F">
              <w:rPr>
                <w:rFonts w:ascii="Times New Roman" w:hAnsi="Times New Roman"/>
                <w:sz w:val="25"/>
                <w:szCs w:val="25"/>
              </w:rPr>
              <w:t xml:space="preserve">Slow process deployment and poor execution due to </w:t>
            </w:r>
            <w:del w:id="57" w:author="Brian Olea" w:date="2024-03-15T13:18:00Z">
              <w:r w:rsidRPr="00D5797F" w:rsidDel="00B0411E">
                <w:rPr>
                  <w:rFonts w:ascii="Times New Roman" w:hAnsi="Times New Roman"/>
                  <w:sz w:val="25"/>
                  <w:szCs w:val="25"/>
                </w:rPr>
                <w:delText xml:space="preserve">associate </w:delText>
              </w:r>
            </w:del>
            <w:ins w:id="58" w:author="Brian Olea" w:date="2024-03-15T13:18:00Z">
              <w:r w:rsidR="00B0411E">
                <w:rPr>
                  <w:rFonts w:ascii="Times New Roman" w:hAnsi="Times New Roman"/>
                  <w:sz w:val="25"/>
                  <w:szCs w:val="25"/>
                </w:rPr>
                <w:t>associated</w:t>
              </w:r>
              <w:r w:rsidR="00B0411E" w:rsidRPr="00D5797F">
                <w:rPr>
                  <w:rFonts w:ascii="Times New Roman" w:hAnsi="Times New Roman"/>
                  <w:sz w:val="25"/>
                  <w:szCs w:val="25"/>
                </w:rPr>
                <w:t xml:space="preserve"> </w:t>
              </w:r>
            </w:ins>
            <w:r w:rsidRPr="00D5797F">
              <w:rPr>
                <w:rFonts w:ascii="Times New Roman" w:hAnsi="Times New Roman"/>
                <w:sz w:val="25"/>
                <w:szCs w:val="25"/>
              </w:rPr>
              <w:t>inexperience or lack of product training.</w:t>
            </w:r>
          </w:p>
          <w:p w14:paraId="40EB624B" w14:textId="7BD6DB3A" w:rsidR="00935CD1" w:rsidRPr="00D5797F" w:rsidRDefault="00935CD1" w:rsidP="001A0CAE">
            <w:pPr>
              <w:spacing w:after="40"/>
              <w:rPr>
                <w:rFonts w:ascii="Times New Roman" w:eastAsia="Times New Roman" w:hAnsi="Times New Roman"/>
                <w:sz w:val="25"/>
                <w:szCs w:val="25"/>
              </w:rPr>
            </w:pPr>
            <w:r w:rsidRPr="00D5797F">
              <w:rPr>
                <w:rFonts w:ascii="Times New Roman" w:hAnsi="Times New Roman"/>
                <w:sz w:val="25"/>
                <w:szCs w:val="25"/>
              </w:rPr>
              <w:t xml:space="preserve">Failure to manage open CN timely </w:t>
            </w:r>
            <w:del w:id="59" w:author="Brian Olea" w:date="2024-03-15T13:18:00Z">
              <w:r w:rsidRPr="00D5797F" w:rsidDel="00B0411E">
                <w:rPr>
                  <w:rFonts w:ascii="Times New Roman" w:hAnsi="Times New Roman"/>
                  <w:sz w:val="25"/>
                  <w:szCs w:val="25"/>
                </w:rPr>
                <w:delText xml:space="preserve">creating </w:delText>
              </w:r>
            </w:del>
            <w:ins w:id="60" w:author="Brian Olea" w:date="2024-03-15T13:18:00Z">
              <w:r w:rsidR="00B0411E">
                <w:rPr>
                  <w:rFonts w:ascii="Times New Roman" w:hAnsi="Times New Roman"/>
                  <w:sz w:val="25"/>
                  <w:szCs w:val="25"/>
                </w:rPr>
                <w:t>creates</w:t>
              </w:r>
              <w:r w:rsidR="00B0411E" w:rsidRPr="00D5797F">
                <w:rPr>
                  <w:rFonts w:ascii="Times New Roman" w:hAnsi="Times New Roman"/>
                  <w:sz w:val="25"/>
                  <w:szCs w:val="25"/>
                </w:rPr>
                <w:t xml:space="preserve"> </w:t>
              </w:r>
            </w:ins>
            <w:r w:rsidRPr="00D5797F">
              <w:rPr>
                <w:rFonts w:ascii="Times New Roman" w:hAnsi="Times New Roman"/>
                <w:sz w:val="25"/>
                <w:szCs w:val="25"/>
              </w:rPr>
              <w:t>customer delays and erosion of Brand confidence, as well as impacting our KPI accuracy.</w:t>
            </w:r>
          </w:p>
        </w:tc>
        <w:tc>
          <w:tcPr>
            <w:tcW w:w="5054" w:type="dxa"/>
          </w:tcPr>
          <w:p w14:paraId="7B30FFA2" w14:textId="5AC708D0" w:rsidR="00697EBD" w:rsidRPr="001A0CAE" w:rsidRDefault="00935CD1" w:rsidP="001A0CAE">
            <w:pPr>
              <w:rPr>
                <w:rFonts w:ascii="Times New Roman" w:hAnsi="Times New Roman"/>
                <w:sz w:val="25"/>
                <w:szCs w:val="25"/>
              </w:rPr>
            </w:pPr>
            <w:r w:rsidRPr="00D5797F">
              <w:rPr>
                <w:rFonts w:ascii="Times New Roman" w:hAnsi="Times New Roman"/>
                <w:sz w:val="25"/>
                <w:szCs w:val="25"/>
              </w:rPr>
              <w:t>Thorough new hire onboarding and ongoing training to build industry knowledge</w:t>
            </w:r>
            <w:r w:rsidR="009C3327">
              <w:rPr>
                <w:rFonts w:ascii="Times New Roman" w:hAnsi="Times New Roman"/>
                <w:sz w:val="25"/>
                <w:szCs w:val="25"/>
              </w:rPr>
              <w:t>.</w:t>
            </w:r>
            <w:r w:rsidRPr="00D5797F">
              <w:rPr>
                <w:rFonts w:ascii="Times New Roman" w:hAnsi="Times New Roman"/>
                <w:sz w:val="25"/>
                <w:szCs w:val="25"/>
              </w:rPr>
              <w:t xml:space="preserve"> Supervisor or Lead approval/oversight of all returns.</w:t>
            </w:r>
          </w:p>
          <w:p w14:paraId="0AD22FE0" w14:textId="03424B92" w:rsidR="00935CD1" w:rsidRPr="00D5797F" w:rsidRDefault="00935CD1" w:rsidP="001A0CAE">
            <w:pPr>
              <w:spacing w:after="40"/>
              <w:rPr>
                <w:rFonts w:ascii="Times New Roman" w:eastAsia="Times New Roman" w:hAnsi="Times New Roman"/>
                <w:sz w:val="25"/>
                <w:szCs w:val="25"/>
              </w:rPr>
            </w:pPr>
            <w:r w:rsidRPr="00D5797F">
              <w:rPr>
                <w:rFonts w:ascii="Times New Roman" w:hAnsi="Times New Roman"/>
                <w:sz w:val="25"/>
                <w:szCs w:val="25"/>
              </w:rPr>
              <w:t xml:space="preserve">Business </w:t>
            </w:r>
            <w:r w:rsidR="00F6516F">
              <w:rPr>
                <w:rFonts w:ascii="Times New Roman" w:hAnsi="Times New Roman"/>
                <w:sz w:val="25"/>
                <w:szCs w:val="25"/>
              </w:rPr>
              <w:t>S</w:t>
            </w:r>
            <w:r w:rsidRPr="00D5797F">
              <w:rPr>
                <w:rFonts w:ascii="Times New Roman" w:hAnsi="Times New Roman"/>
                <w:sz w:val="25"/>
                <w:szCs w:val="25"/>
              </w:rPr>
              <w:t xml:space="preserve">ystem Dashboard provides </w:t>
            </w:r>
            <w:r w:rsidR="002102AC" w:rsidRPr="00D5797F">
              <w:rPr>
                <w:rFonts w:ascii="Times New Roman" w:hAnsi="Times New Roman"/>
                <w:sz w:val="25"/>
                <w:szCs w:val="25"/>
              </w:rPr>
              <w:t>visibility</w:t>
            </w:r>
            <w:r w:rsidRPr="00D5797F">
              <w:rPr>
                <w:rFonts w:ascii="Times New Roman" w:hAnsi="Times New Roman"/>
                <w:sz w:val="25"/>
                <w:szCs w:val="25"/>
              </w:rPr>
              <w:t xml:space="preserve"> to action and </w:t>
            </w:r>
            <w:r w:rsidR="00A45B10" w:rsidRPr="00D5797F">
              <w:rPr>
                <w:rFonts w:ascii="Times New Roman" w:hAnsi="Times New Roman"/>
                <w:sz w:val="25"/>
                <w:szCs w:val="25"/>
              </w:rPr>
              <w:t>prevents</w:t>
            </w:r>
            <w:r w:rsidRPr="00D5797F">
              <w:rPr>
                <w:rFonts w:ascii="Times New Roman" w:hAnsi="Times New Roman"/>
                <w:sz w:val="25"/>
                <w:szCs w:val="25"/>
              </w:rPr>
              <w:t xml:space="preserve"> delayed service response. BAQM </w:t>
            </w:r>
            <w:r w:rsidR="00F6516F">
              <w:rPr>
                <w:rFonts w:ascii="Times New Roman" w:hAnsi="Times New Roman"/>
                <w:sz w:val="25"/>
                <w:szCs w:val="25"/>
              </w:rPr>
              <w:t>and</w:t>
            </w:r>
            <w:r w:rsidRPr="00D5797F">
              <w:rPr>
                <w:rFonts w:ascii="Times New Roman" w:hAnsi="Times New Roman"/>
                <w:sz w:val="25"/>
                <w:szCs w:val="25"/>
              </w:rPr>
              <w:t xml:space="preserve"> ISM are accountable </w:t>
            </w:r>
            <w:del w:id="61" w:author="Brian Olea" w:date="2024-03-15T13:18:00Z">
              <w:r w:rsidRPr="00D5797F" w:rsidDel="00B0411E">
                <w:rPr>
                  <w:rFonts w:ascii="Times New Roman" w:hAnsi="Times New Roman"/>
                  <w:sz w:val="25"/>
                  <w:szCs w:val="25"/>
                </w:rPr>
                <w:delText xml:space="preserve">to </w:delText>
              </w:r>
            </w:del>
            <w:ins w:id="62" w:author="Brian Olea" w:date="2024-03-15T13:18:00Z">
              <w:r w:rsidR="00B0411E">
                <w:rPr>
                  <w:rFonts w:ascii="Times New Roman" w:hAnsi="Times New Roman"/>
                  <w:sz w:val="25"/>
                  <w:szCs w:val="25"/>
                </w:rPr>
                <w:t>for</w:t>
              </w:r>
              <w:r w:rsidR="00B0411E" w:rsidRPr="00D5797F">
                <w:rPr>
                  <w:rFonts w:ascii="Times New Roman" w:hAnsi="Times New Roman"/>
                  <w:sz w:val="25"/>
                  <w:szCs w:val="25"/>
                </w:rPr>
                <w:t xml:space="preserve"> </w:t>
              </w:r>
            </w:ins>
            <w:r w:rsidRPr="00D5797F">
              <w:rPr>
                <w:rFonts w:ascii="Times New Roman" w:hAnsi="Times New Roman"/>
                <w:sz w:val="25"/>
                <w:szCs w:val="25"/>
              </w:rPr>
              <w:t>reconciling weekly</w:t>
            </w:r>
            <w:r w:rsidR="001A0CAE">
              <w:rPr>
                <w:rFonts w:ascii="Times New Roman" w:hAnsi="Times New Roman"/>
                <w:sz w:val="25"/>
                <w:szCs w:val="25"/>
              </w:rPr>
              <w:t>.</w:t>
            </w:r>
          </w:p>
        </w:tc>
      </w:tr>
      <w:tr w:rsidR="00935CD1" w:rsidRPr="00D5797F" w14:paraId="676F380F" w14:textId="77777777" w:rsidTr="001A0CAE">
        <w:trPr>
          <w:cantSplit/>
          <w:jc w:val="center"/>
        </w:trPr>
        <w:tc>
          <w:tcPr>
            <w:tcW w:w="5054" w:type="dxa"/>
          </w:tcPr>
          <w:p w14:paraId="172FA7F6" w14:textId="77777777" w:rsidR="00935CD1" w:rsidRPr="00D5797F" w:rsidRDefault="00935CD1" w:rsidP="001A0CAE">
            <w:pPr>
              <w:spacing w:after="40"/>
              <w:rPr>
                <w:rFonts w:ascii="Times New Roman" w:eastAsia="Times New Roman" w:hAnsi="Times New Roman"/>
                <w:sz w:val="25"/>
                <w:szCs w:val="25"/>
              </w:rPr>
            </w:pPr>
            <w:r w:rsidRPr="00D5797F">
              <w:rPr>
                <w:rFonts w:ascii="Times New Roman" w:hAnsi="Times New Roman"/>
                <w:sz w:val="25"/>
                <w:szCs w:val="25"/>
              </w:rPr>
              <w:t>Lack of effectiveness in external customer communications in emails.</w:t>
            </w:r>
          </w:p>
        </w:tc>
        <w:tc>
          <w:tcPr>
            <w:tcW w:w="5054" w:type="dxa"/>
          </w:tcPr>
          <w:p w14:paraId="57B8CBCC" w14:textId="7AF589D6" w:rsidR="00935CD1" w:rsidRPr="00D5797F" w:rsidRDefault="00935CD1" w:rsidP="001A0CAE">
            <w:pPr>
              <w:spacing w:after="40"/>
              <w:rPr>
                <w:rFonts w:ascii="Times New Roman" w:eastAsia="Times New Roman" w:hAnsi="Times New Roman"/>
                <w:sz w:val="25"/>
                <w:szCs w:val="25"/>
              </w:rPr>
            </w:pPr>
            <w:r w:rsidRPr="00D5797F">
              <w:rPr>
                <w:rFonts w:ascii="Times New Roman" w:hAnsi="Times New Roman"/>
                <w:sz w:val="25"/>
                <w:szCs w:val="25"/>
              </w:rPr>
              <w:t xml:space="preserve">Account Manager inspection, Pictures, </w:t>
            </w:r>
            <w:del w:id="63" w:author="Brian Olea" w:date="2024-03-15T13:18:00Z">
              <w:r w:rsidRPr="00D5797F" w:rsidDel="00B0411E">
                <w:rPr>
                  <w:rFonts w:ascii="Times New Roman" w:hAnsi="Times New Roman"/>
                  <w:sz w:val="25"/>
                  <w:szCs w:val="25"/>
                </w:rPr>
                <w:delText>Follow up</w:delText>
              </w:r>
            </w:del>
            <w:ins w:id="64" w:author="Brian Olea" w:date="2024-03-15T13:18:00Z">
              <w:r w:rsidR="00B0411E">
                <w:rPr>
                  <w:rFonts w:ascii="Times New Roman" w:hAnsi="Times New Roman"/>
                  <w:sz w:val="25"/>
                  <w:szCs w:val="25"/>
                </w:rPr>
                <w:t>Follow-up</w:t>
              </w:r>
            </w:ins>
            <w:r w:rsidR="001A0CAE">
              <w:rPr>
                <w:rFonts w:ascii="Times New Roman" w:hAnsi="Times New Roman"/>
                <w:sz w:val="25"/>
                <w:szCs w:val="25"/>
              </w:rPr>
              <w:t>.</w:t>
            </w:r>
          </w:p>
        </w:tc>
      </w:tr>
    </w:tbl>
    <w:p w14:paraId="5E078822" w14:textId="77777777" w:rsidR="001E11FC" w:rsidRPr="00D5797F" w:rsidRDefault="001E11FC" w:rsidP="007578E9">
      <w:pPr>
        <w:spacing w:line="360" w:lineRule="auto"/>
        <w:rPr>
          <w:sz w:val="25"/>
          <w:szCs w:val="25"/>
        </w:rPr>
      </w:pPr>
    </w:p>
    <w:p w14:paraId="4B420F88" w14:textId="77777777" w:rsidR="00935CD1" w:rsidRPr="00D5797F" w:rsidRDefault="00935CD1" w:rsidP="00D5797F">
      <w:pPr>
        <w:pStyle w:val="Heading1"/>
        <w:tabs>
          <w:tab w:val="clear" w:pos="3600"/>
          <w:tab w:val="clear" w:pos="5760"/>
          <w:tab w:val="clear" w:pos="7200"/>
        </w:tabs>
        <w:spacing w:after="120"/>
        <w:ind w:left="0"/>
        <w:rPr>
          <w:b/>
          <w:bCs/>
          <w:sz w:val="26"/>
          <w:szCs w:val="26"/>
        </w:rPr>
      </w:pPr>
      <w:r w:rsidRPr="00D5797F">
        <w:rPr>
          <w:b/>
          <w:bCs/>
          <w:sz w:val="26"/>
          <w:szCs w:val="26"/>
        </w:rPr>
        <w:t>Reference and Applicable Documents</w:t>
      </w:r>
    </w:p>
    <w:p w14:paraId="405ABDD5" w14:textId="3A137D3E" w:rsidR="00935CD1" w:rsidRPr="00D5797F" w:rsidRDefault="007578E9" w:rsidP="004A58A1">
      <w:pPr>
        <w:rPr>
          <w:sz w:val="25"/>
          <w:szCs w:val="25"/>
        </w:rPr>
      </w:pPr>
      <w:r w:rsidRPr="007578E9">
        <w:rPr>
          <w:sz w:val="25"/>
          <w:szCs w:val="25"/>
        </w:rPr>
        <w:t>Organizational Quality Processes Manual (QSM-9000)</w:t>
      </w:r>
    </w:p>
    <w:p w14:paraId="74315DA8" w14:textId="09540D42" w:rsidR="00935CD1" w:rsidRPr="00D5797F" w:rsidRDefault="007578E9" w:rsidP="004A58A1">
      <w:pPr>
        <w:rPr>
          <w:sz w:val="25"/>
          <w:szCs w:val="25"/>
        </w:rPr>
      </w:pPr>
      <w:r w:rsidRPr="007578E9">
        <w:rPr>
          <w:sz w:val="25"/>
          <w:szCs w:val="25"/>
        </w:rPr>
        <w:t>Control of Nonconforming Product</w:t>
      </w:r>
      <w:r w:rsidR="00935CD1" w:rsidRPr="00D5797F">
        <w:rPr>
          <w:sz w:val="25"/>
          <w:szCs w:val="25"/>
        </w:rPr>
        <w:t xml:space="preserve"> (QSP 13.1)</w:t>
      </w:r>
    </w:p>
    <w:p w14:paraId="2D75178A" w14:textId="1238F7CB" w:rsidR="00EC4924" w:rsidRPr="00D5797F" w:rsidRDefault="007578E9" w:rsidP="004A58A1">
      <w:pPr>
        <w:rPr>
          <w:sz w:val="25"/>
          <w:szCs w:val="25"/>
        </w:rPr>
      </w:pPr>
      <w:r w:rsidRPr="007578E9">
        <w:rPr>
          <w:sz w:val="25"/>
          <w:szCs w:val="25"/>
        </w:rPr>
        <w:t>Inventory Control and Preservation</w:t>
      </w:r>
      <w:r w:rsidR="00935CD1" w:rsidRPr="00D5797F">
        <w:rPr>
          <w:sz w:val="25"/>
          <w:szCs w:val="25"/>
        </w:rPr>
        <w:t xml:space="preserve"> (QSP 15.1)</w:t>
      </w:r>
    </w:p>
    <w:p w14:paraId="30020515" w14:textId="0A533EBB" w:rsidR="00935CD1" w:rsidRPr="00D5797F" w:rsidRDefault="007578E9" w:rsidP="004A58A1">
      <w:pPr>
        <w:rPr>
          <w:sz w:val="25"/>
          <w:szCs w:val="25"/>
        </w:rPr>
      </w:pPr>
      <w:r w:rsidRPr="007578E9">
        <w:rPr>
          <w:sz w:val="25"/>
          <w:szCs w:val="25"/>
        </w:rPr>
        <w:t>Returned Goods Tag</w:t>
      </w:r>
      <w:r w:rsidR="00935CD1" w:rsidRPr="00D5797F">
        <w:rPr>
          <w:sz w:val="25"/>
          <w:szCs w:val="25"/>
        </w:rPr>
        <w:t xml:space="preserve"> (RG001)</w:t>
      </w:r>
    </w:p>
    <w:p w14:paraId="5889C5C1" w14:textId="414F1E8C" w:rsidR="00935CD1" w:rsidRPr="008B22DE" w:rsidRDefault="007578E9" w:rsidP="004A58A1">
      <w:pPr>
        <w:rPr>
          <w:strike/>
          <w:sz w:val="25"/>
          <w:szCs w:val="25"/>
        </w:rPr>
      </w:pPr>
      <w:r w:rsidRPr="008B22DE">
        <w:rPr>
          <w:strike/>
          <w:sz w:val="25"/>
          <w:szCs w:val="25"/>
          <w:highlight w:val="yellow"/>
        </w:rPr>
        <w:t>Inventory Disposition Form</w:t>
      </w:r>
      <w:r w:rsidR="00935CD1" w:rsidRPr="008B22DE">
        <w:rPr>
          <w:strike/>
          <w:sz w:val="25"/>
          <w:szCs w:val="25"/>
          <w:highlight w:val="yellow"/>
        </w:rPr>
        <w:t xml:space="preserve"> (ID001)</w:t>
      </w:r>
    </w:p>
    <w:p w14:paraId="38744FC3" w14:textId="669D20E9" w:rsidR="00935CD1" w:rsidRPr="00D5797F" w:rsidRDefault="007578E9" w:rsidP="004A58A1">
      <w:pPr>
        <w:rPr>
          <w:sz w:val="25"/>
          <w:szCs w:val="25"/>
        </w:rPr>
      </w:pPr>
      <w:r w:rsidRPr="007578E9">
        <w:rPr>
          <w:sz w:val="25"/>
          <w:szCs w:val="25"/>
        </w:rPr>
        <w:t>Sales Order Cancellation Form</w:t>
      </w:r>
      <w:r w:rsidR="00935CD1" w:rsidRPr="00D5797F">
        <w:rPr>
          <w:sz w:val="25"/>
          <w:szCs w:val="25"/>
        </w:rPr>
        <w:t xml:space="preserve"> (SOC001)</w:t>
      </w:r>
    </w:p>
    <w:p w14:paraId="09C9F543" w14:textId="74A5EF91" w:rsidR="00051727" w:rsidRPr="00D5797F" w:rsidRDefault="00051727" w:rsidP="004A58A1">
      <w:pPr>
        <w:rPr>
          <w:sz w:val="25"/>
          <w:szCs w:val="25"/>
        </w:rPr>
      </w:pPr>
      <w:r w:rsidRPr="00D5797F">
        <w:rPr>
          <w:sz w:val="25"/>
          <w:szCs w:val="25"/>
        </w:rPr>
        <w:t>IMS Re</w:t>
      </w:r>
      <w:r w:rsidR="00697EBD" w:rsidRPr="00D5797F">
        <w:rPr>
          <w:sz w:val="25"/>
          <w:szCs w:val="25"/>
        </w:rPr>
        <w:t xml:space="preserve">turn </w:t>
      </w:r>
      <w:r w:rsidRPr="00D5797F">
        <w:rPr>
          <w:sz w:val="25"/>
          <w:szCs w:val="25"/>
        </w:rPr>
        <w:t>Policy</w:t>
      </w:r>
    </w:p>
    <w:p w14:paraId="6124ACBA" w14:textId="77777777" w:rsidR="00935CD1" w:rsidRPr="00D5797F" w:rsidRDefault="00935CD1" w:rsidP="004A58A1">
      <w:pPr>
        <w:spacing w:line="360" w:lineRule="auto"/>
        <w:rPr>
          <w:sz w:val="25"/>
          <w:szCs w:val="25"/>
        </w:rPr>
      </w:pPr>
    </w:p>
    <w:p w14:paraId="570340F2" w14:textId="77777777" w:rsidR="00935CD1" w:rsidRPr="00D5797F" w:rsidRDefault="00935CD1" w:rsidP="00D5797F">
      <w:pPr>
        <w:pStyle w:val="Heading1"/>
        <w:tabs>
          <w:tab w:val="clear" w:pos="3600"/>
          <w:tab w:val="clear" w:pos="5760"/>
          <w:tab w:val="clear" w:pos="7200"/>
        </w:tabs>
        <w:spacing w:after="120"/>
        <w:ind w:left="0"/>
        <w:rPr>
          <w:b/>
          <w:bCs/>
          <w:sz w:val="26"/>
          <w:szCs w:val="26"/>
        </w:rPr>
      </w:pPr>
      <w:r w:rsidRPr="00D5797F">
        <w:rPr>
          <w:b/>
          <w:bCs/>
          <w:sz w:val="26"/>
          <w:szCs w:val="26"/>
        </w:rPr>
        <w:t xml:space="preserve">Personnel to be </w:t>
      </w:r>
      <w:r w:rsidRPr="008B22DE">
        <w:rPr>
          <w:b/>
          <w:bCs/>
          <w:sz w:val="26"/>
          <w:szCs w:val="26"/>
        </w:rPr>
        <w:t>Trained*</w:t>
      </w:r>
    </w:p>
    <w:p w14:paraId="32DF7AE7" w14:textId="54903020" w:rsidR="00935CD1" w:rsidRPr="00D5797F" w:rsidRDefault="00352D54" w:rsidP="00D5797F">
      <w:pPr>
        <w:rPr>
          <w:sz w:val="25"/>
          <w:szCs w:val="25"/>
        </w:rPr>
      </w:pPr>
      <w:r w:rsidRPr="00352D54">
        <w:rPr>
          <w:sz w:val="25"/>
          <w:szCs w:val="25"/>
        </w:rPr>
        <w:t>Branch Administrative Support</w:t>
      </w:r>
    </w:p>
    <w:p w14:paraId="427AB47A" w14:textId="45995DD2" w:rsidR="00935CD1" w:rsidRPr="00D5797F" w:rsidRDefault="00352D54" w:rsidP="00D5797F">
      <w:pPr>
        <w:rPr>
          <w:sz w:val="25"/>
          <w:szCs w:val="25"/>
        </w:rPr>
      </w:pPr>
      <w:r w:rsidRPr="00352D54">
        <w:rPr>
          <w:sz w:val="25"/>
          <w:szCs w:val="25"/>
        </w:rPr>
        <w:t>Sales</w:t>
      </w:r>
    </w:p>
    <w:p w14:paraId="786A8DE0" w14:textId="2115EB21" w:rsidR="00935CD1" w:rsidRPr="00D5797F" w:rsidRDefault="00352D54" w:rsidP="00D5797F">
      <w:pPr>
        <w:rPr>
          <w:sz w:val="25"/>
          <w:szCs w:val="25"/>
        </w:rPr>
      </w:pPr>
      <w:r w:rsidRPr="00352D54">
        <w:rPr>
          <w:sz w:val="25"/>
          <w:szCs w:val="25"/>
        </w:rPr>
        <w:t>Branch &amp; Store Management</w:t>
      </w:r>
    </w:p>
    <w:p w14:paraId="4A6FC2E1" w14:textId="0DC8E4DC" w:rsidR="00935CD1" w:rsidRPr="00D5797F" w:rsidRDefault="00352D54" w:rsidP="00010F66">
      <w:pPr>
        <w:spacing w:after="120"/>
        <w:rPr>
          <w:sz w:val="25"/>
          <w:szCs w:val="25"/>
        </w:rPr>
      </w:pPr>
      <w:r w:rsidRPr="00352D54">
        <w:rPr>
          <w:sz w:val="25"/>
          <w:szCs w:val="25"/>
        </w:rPr>
        <w:t>Warehouse &amp; Store Operations Staff</w:t>
      </w:r>
    </w:p>
    <w:p w14:paraId="629146EE" w14:textId="4679E6A3" w:rsidR="00D4569D" w:rsidRPr="00D5797F" w:rsidRDefault="00571015" w:rsidP="00D5797F">
      <w:pPr>
        <w:rPr>
          <w:i/>
          <w:iCs/>
          <w:sz w:val="25"/>
          <w:szCs w:val="25"/>
        </w:rPr>
      </w:pPr>
      <w:r w:rsidRPr="00201240">
        <w:rPr>
          <w:i/>
          <w:iCs/>
          <w:sz w:val="23"/>
          <w:szCs w:val="23"/>
        </w:rPr>
        <w:t>*Other Personnel that are determined to be impacted by this process shall require training in its effective implementation.</w:t>
      </w:r>
    </w:p>
    <w:p w14:paraId="767C1ABE" w14:textId="77777777" w:rsidR="00697EBD" w:rsidRPr="00461596" w:rsidRDefault="00697EBD" w:rsidP="00D5797F">
      <w:pPr>
        <w:rPr>
          <w:sz w:val="25"/>
          <w:szCs w:val="25"/>
        </w:rPr>
      </w:pPr>
    </w:p>
    <w:p w14:paraId="2B68BCF7" w14:textId="2A271B08" w:rsidR="00935CD1" w:rsidRPr="00AE5ECC" w:rsidRDefault="00935CD1" w:rsidP="00AE5ECC">
      <w:pPr>
        <w:pStyle w:val="Heading1"/>
        <w:tabs>
          <w:tab w:val="clear" w:pos="3600"/>
          <w:tab w:val="clear" w:pos="5760"/>
          <w:tab w:val="clear" w:pos="7200"/>
        </w:tabs>
        <w:spacing w:after="120"/>
        <w:ind w:left="0"/>
        <w:rPr>
          <w:b/>
          <w:bCs/>
          <w:sz w:val="26"/>
          <w:szCs w:val="26"/>
        </w:rPr>
      </w:pPr>
      <w:r w:rsidRPr="00D5797F">
        <w:rPr>
          <w:b/>
          <w:bCs/>
          <w:sz w:val="26"/>
          <w:szCs w:val="26"/>
        </w:rPr>
        <w:lastRenderedPageBreak/>
        <w:t>Revisions Table</w:t>
      </w:r>
    </w:p>
    <w:tbl>
      <w:tblPr>
        <w:tblW w:w="101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bottom w:w="29" w:type="dxa"/>
        </w:tblCellMar>
        <w:tblLook w:val="01E0" w:firstRow="1" w:lastRow="1" w:firstColumn="1" w:lastColumn="1" w:noHBand="0" w:noVBand="0"/>
      </w:tblPr>
      <w:tblGrid>
        <w:gridCol w:w="1339"/>
        <w:gridCol w:w="6610"/>
        <w:gridCol w:w="2160"/>
      </w:tblGrid>
      <w:tr w:rsidR="00AE5ECC" w:rsidRPr="0012666C" w14:paraId="0F3B15DA" w14:textId="77777777" w:rsidTr="005A57EF">
        <w:trPr>
          <w:trHeight w:val="360"/>
          <w:jc w:val="center"/>
        </w:trPr>
        <w:tc>
          <w:tcPr>
            <w:tcW w:w="1339" w:type="dxa"/>
            <w:vAlign w:val="center"/>
          </w:tcPr>
          <w:p w14:paraId="2F8F3113" w14:textId="77777777" w:rsidR="00AE5ECC" w:rsidRPr="0012666C" w:rsidRDefault="00AE5ECC" w:rsidP="005A57EF">
            <w:pPr>
              <w:pStyle w:val="TableParagraph"/>
              <w:keepNext/>
              <w:keepLines/>
              <w:ind w:left="0"/>
              <w:jc w:val="center"/>
              <w:rPr>
                <w:sz w:val="25"/>
                <w:szCs w:val="25"/>
              </w:rPr>
            </w:pPr>
            <w:r w:rsidRPr="0012666C">
              <w:rPr>
                <w:spacing w:val="-4"/>
                <w:sz w:val="25"/>
                <w:szCs w:val="25"/>
              </w:rPr>
              <w:t>Date</w:t>
            </w:r>
          </w:p>
        </w:tc>
        <w:tc>
          <w:tcPr>
            <w:tcW w:w="6610" w:type="dxa"/>
            <w:vAlign w:val="center"/>
          </w:tcPr>
          <w:p w14:paraId="235A5FAD" w14:textId="77777777" w:rsidR="00AE5ECC" w:rsidRPr="0012666C" w:rsidRDefault="00AE5ECC" w:rsidP="005A57EF">
            <w:pPr>
              <w:pStyle w:val="TableParagraph"/>
              <w:keepNext/>
              <w:keepLines/>
              <w:ind w:left="0"/>
              <w:jc w:val="center"/>
              <w:rPr>
                <w:sz w:val="25"/>
                <w:szCs w:val="25"/>
              </w:rPr>
            </w:pPr>
            <w:r w:rsidRPr="0012666C">
              <w:rPr>
                <w:sz w:val="25"/>
                <w:szCs w:val="25"/>
              </w:rPr>
              <w:t>Description</w:t>
            </w:r>
            <w:r w:rsidRPr="0012666C">
              <w:rPr>
                <w:spacing w:val="-8"/>
                <w:sz w:val="25"/>
                <w:szCs w:val="25"/>
              </w:rPr>
              <w:t xml:space="preserve"> </w:t>
            </w:r>
            <w:r w:rsidRPr="0012666C">
              <w:rPr>
                <w:sz w:val="25"/>
                <w:szCs w:val="25"/>
              </w:rPr>
              <w:t>of</w:t>
            </w:r>
            <w:r w:rsidRPr="0012666C">
              <w:rPr>
                <w:spacing w:val="-5"/>
                <w:sz w:val="25"/>
                <w:szCs w:val="25"/>
              </w:rPr>
              <w:t xml:space="preserve"> </w:t>
            </w:r>
            <w:r w:rsidRPr="0012666C">
              <w:rPr>
                <w:spacing w:val="-2"/>
                <w:sz w:val="25"/>
                <w:szCs w:val="25"/>
              </w:rPr>
              <w:t>Change</w:t>
            </w:r>
          </w:p>
        </w:tc>
        <w:tc>
          <w:tcPr>
            <w:tcW w:w="2160" w:type="dxa"/>
            <w:vAlign w:val="center"/>
          </w:tcPr>
          <w:p w14:paraId="5D15250C" w14:textId="77777777" w:rsidR="00AE5ECC" w:rsidRPr="0012666C" w:rsidRDefault="00AE5ECC" w:rsidP="005A57EF">
            <w:pPr>
              <w:pStyle w:val="TableParagraph"/>
              <w:keepNext/>
              <w:keepLines/>
              <w:ind w:left="0"/>
              <w:jc w:val="center"/>
              <w:rPr>
                <w:sz w:val="25"/>
                <w:szCs w:val="25"/>
              </w:rPr>
            </w:pPr>
            <w:r w:rsidRPr="0012666C">
              <w:rPr>
                <w:sz w:val="25"/>
                <w:szCs w:val="25"/>
              </w:rPr>
              <w:t>Approved</w:t>
            </w:r>
            <w:r w:rsidRPr="0012666C">
              <w:rPr>
                <w:spacing w:val="-11"/>
                <w:sz w:val="25"/>
                <w:szCs w:val="25"/>
              </w:rPr>
              <w:t xml:space="preserve"> </w:t>
            </w:r>
            <w:r w:rsidRPr="0012666C">
              <w:rPr>
                <w:spacing w:val="-5"/>
                <w:sz w:val="25"/>
                <w:szCs w:val="25"/>
              </w:rPr>
              <w:t>by</w:t>
            </w:r>
          </w:p>
        </w:tc>
      </w:tr>
      <w:tr w:rsidR="00AE5ECC" w:rsidRPr="0012666C" w14:paraId="26789FD8" w14:textId="77777777" w:rsidTr="007F240B">
        <w:trPr>
          <w:trHeight w:val="518"/>
          <w:jc w:val="center"/>
        </w:trPr>
        <w:tc>
          <w:tcPr>
            <w:tcW w:w="1339" w:type="dxa"/>
          </w:tcPr>
          <w:p w14:paraId="68C21386" w14:textId="33C30B91" w:rsidR="00AE5ECC" w:rsidRPr="0012666C" w:rsidRDefault="00AE5ECC" w:rsidP="007F240B">
            <w:pPr>
              <w:pStyle w:val="TableParagraph"/>
              <w:keepNext/>
              <w:keepLines/>
              <w:spacing w:after="40"/>
              <w:ind w:left="0"/>
              <w:jc w:val="center"/>
              <w:rPr>
                <w:sz w:val="25"/>
                <w:szCs w:val="25"/>
              </w:rPr>
            </w:pPr>
            <w:r>
              <w:rPr>
                <w:sz w:val="25"/>
                <w:szCs w:val="25"/>
              </w:rPr>
              <w:t>TBD</w:t>
            </w:r>
          </w:p>
        </w:tc>
        <w:tc>
          <w:tcPr>
            <w:tcW w:w="6610" w:type="dxa"/>
          </w:tcPr>
          <w:p w14:paraId="7873F8E2" w14:textId="3DA4ECC3" w:rsidR="00AE5ECC" w:rsidRPr="0012666C" w:rsidRDefault="00AE5ECC" w:rsidP="007F240B">
            <w:pPr>
              <w:pStyle w:val="TableParagraph"/>
              <w:keepNext/>
              <w:keepLines/>
              <w:spacing w:after="40"/>
              <w:ind w:left="0"/>
              <w:rPr>
                <w:sz w:val="25"/>
                <w:szCs w:val="25"/>
              </w:rPr>
            </w:pPr>
            <w:r w:rsidRPr="00AE5ECC">
              <w:rPr>
                <w:sz w:val="25"/>
                <w:szCs w:val="25"/>
              </w:rPr>
              <w:t>Updated purpose and scope. Revised responsibilities, added terminology table.</w:t>
            </w:r>
          </w:p>
        </w:tc>
        <w:tc>
          <w:tcPr>
            <w:tcW w:w="2160" w:type="dxa"/>
          </w:tcPr>
          <w:p w14:paraId="141FE3F3" w14:textId="7950C1C8" w:rsidR="00AE5ECC" w:rsidRPr="0012666C" w:rsidRDefault="00AE5ECC" w:rsidP="007F240B">
            <w:pPr>
              <w:pStyle w:val="TableParagraph"/>
              <w:keepNext/>
              <w:keepLines/>
              <w:spacing w:after="40"/>
              <w:ind w:left="0"/>
              <w:jc w:val="center"/>
              <w:rPr>
                <w:sz w:val="25"/>
                <w:szCs w:val="25"/>
              </w:rPr>
            </w:pPr>
            <w:r>
              <w:rPr>
                <w:sz w:val="25"/>
                <w:szCs w:val="25"/>
              </w:rPr>
              <w:t>TBD</w:t>
            </w:r>
          </w:p>
        </w:tc>
      </w:tr>
    </w:tbl>
    <w:p w14:paraId="517BB978" w14:textId="270BAC33" w:rsidR="0094311E" w:rsidRPr="00D5797F" w:rsidRDefault="0094311E" w:rsidP="00D5797F">
      <w:pPr>
        <w:rPr>
          <w:b/>
          <w:bCs/>
          <w:sz w:val="25"/>
          <w:szCs w:val="25"/>
        </w:rPr>
      </w:pPr>
    </w:p>
    <w:sectPr w:rsidR="0094311E" w:rsidRPr="00D5797F" w:rsidSect="008E655B">
      <w:headerReference w:type="default" r:id="rId12"/>
      <w:footerReference w:type="default" r:id="rId13"/>
      <w:pgSz w:w="12240" w:h="15840" w:code="1"/>
      <w:pgMar w:top="2016" w:right="1152" w:bottom="720" w:left="1152"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574D3" w14:textId="77777777" w:rsidR="008E655B" w:rsidRDefault="008E655B">
      <w:r>
        <w:separator/>
      </w:r>
    </w:p>
  </w:endnote>
  <w:endnote w:type="continuationSeparator" w:id="0">
    <w:p w14:paraId="6A4C984A" w14:textId="77777777" w:rsidR="008E655B" w:rsidRDefault="008E655B">
      <w:r>
        <w:continuationSeparator/>
      </w:r>
    </w:p>
  </w:endnote>
  <w:endnote w:type="continuationNotice" w:id="1">
    <w:p w14:paraId="6F5C7EC2" w14:textId="77777777" w:rsidR="008E655B" w:rsidRDefault="008E65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0B4E4" w14:textId="77777777" w:rsidR="006F2FC4" w:rsidRPr="004456D8" w:rsidRDefault="006F2FC4" w:rsidP="006F2FC4">
    <w:pPr>
      <w:pStyle w:val="Footer"/>
      <w:spacing w:line="60" w:lineRule="exact"/>
      <w:rPr>
        <w:sz w:val="22"/>
        <w:szCs w:val="22"/>
      </w:rPr>
    </w:pPr>
  </w:p>
  <w:p w14:paraId="01D50B03" w14:textId="61232DFB" w:rsidR="0037119E" w:rsidRPr="004456D8" w:rsidRDefault="006F2FC4" w:rsidP="006F2FC4">
    <w:pPr>
      <w:pStyle w:val="Footer"/>
      <w:rPr>
        <w:sz w:val="22"/>
        <w:szCs w:val="22"/>
      </w:rPr>
    </w:pPr>
    <w:r w:rsidRPr="004456D8">
      <w:rPr>
        <w:sz w:val="22"/>
        <w:szCs w:val="22"/>
      </w:rPr>
      <w:t xml:space="preserve">Page </w:t>
    </w:r>
    <w:r w:rsidRPr="004456D8">
      <w:rPr>
        <w:sz w:val="22"/>
        <w:szCs w:val="22"/>
      </w:rPr>
      <w:fldChar w:fldCharType="begin"/>
    </w:r>
    <w:r w:rsidRPr="004456D8">
      <w:rPr>
        <w:sz w:val="22"/>
        <w:szCs w:val="22"/>
      </w:rPr>
      <w:instrText xml:space="preserve"> PAGE  \* Arabic  \* MERGEFORMAT </w:instrText>
    </w:r>
    <w:r w:rsidRPr="004456D8">
      <w:rPr>
        <w:sz w:val="22"/>
        <w:szCs w:val="22"/>
      </w:rPr>
      <w:fldChar w:fldCharType="separate"/>
    </w:r>
    <w:r w:rsidRPr="004456D8">
      <w:rPr>
        <w:sz w:val="22"/>
        <w:szCs w:val="22"/>
      </w:rPr>
      <w:t>1</w:t>
    </w:r>
    <w:r w:rsidRPr="004456D8">
      <w:rPr>
        <w:sz w:val="22"/>
        <w:szCs w:val="22"/>
      </w:rPr>
      <w:fldChar w:fldCharType="end"/>
    </w:r>
    <w:r w:rsidRPr="004456D8">
      <w:rPr>
        <w:sz w:val="22"/>
        <w:szCs w:val="22"/>
      </w:rPr>
      <w:t xml:space="preserve"> of </w:t>
    </w:r>
    <w:r w:rsidRPr="004456D8">
      <w:rPr>
        <w:sz w:val="22"/>
        <w:szCs w:val="22"/>
      </w:rPr>
      <w:fldChar w:fldCharType="begin"/>
    </w:r>
    <w:r w:rsidRPr="004456D8">
      <w:rPr>
        <w:sz w:val="22"/>
        <w:szCs w:val="22"/>
      </w:rPr>
      <w:instrText xml:space="preserve"> NUMPAGES  \* Arabic  \* MERGEFORMAT </w:instrText>
    </w:r>
    <w:r w:rsidRPr="004456D8">
      <w:rPr>
        <w:sz w:val="22"/>
        <w:szCs w:val="22"/>
      </w:rPr>
      <w:fldChar w:fldCharType="separate"/>
    </w:r>
    <w:r w:rsidRPr="004456D8">
      <w:rPr>
        <w:sz w:val="22"/>
        <w:szCs w:val="22"/>
      </w:rPr>
      <w:t>5</w:t>
    </w:r>
    <w:r w:rsidRPr="004456D8">
      <w:rPr>
        <w:sz w:val="22"/>
        <w:szCs w:val="22"/>
      </w:rPr>
      <w:fldChar w:fldCharType="end"/>
    </w:r>
    <w:r w:rsidRPr="004456D8">
      <w:rPr>
        <w:sz w:val="22"/>
        <w:szCs w:val="22"/>
      </w:rPr>
      <w:ptab w:relativeTo="margin" w:alignment="center" w:leader="none"/>
    </w:r>
    <w:r w:rsidRPr="004456D8">
      <w:rPr>
        <w:color w:val="FF0000"/>
        <w:sz w:val="22"/>
        <w:szCs w:val="22"/>
      </w:rPr>
      <w:t>Printouts are Uncontrolled</w:t>
    </w:r>
    <w:r w:rsidRPr="004456D8">
      <w:rPr>
        <w:sz w:val="22"/>
        <w:szCs w:val="22"/>
      </w:rPr>
      <w:ptab w:relativeTo="margin" w:alignment="right" w:leader="none"/>
    </w:r>
    <w:r w:rsidRPr="004456D8">
      <w:rPr>
        <w:sz w:val="22"/>
        <w:szCs w:val="22"/>
      </w:rPr>
      <w:t>Rev TBD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F5B13" w14:textId="77777777" w:rsidR="008E655B" w:rsidRDefault="008E655B">
      <w:r>
        <w:separator/>
      </w:r>
    </w:p>
  </w:footnote>
  <w:footnote w:type="continuationSeparator" w:id="0">
    <w:p w14:paraId="0B5A2B86" w14:textId="77777777" w:rsidR="008E655B" w:rsidRDefault="008E655B">
      <w:r>
        <w:continuationSeparator/>
      </w:r>
    </w:p>
  </w:footnote>
  <w:footnote w:type="continuationNotice" w:id="1">
    <w:p w14:paraId="62BDAC25" w14:textId="77777777" w:rsidR="008E655B" w:rsidRDefault="008E65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22E40" w14:textId="77777777" w:rsidR="00E81657" w:rsidRDefault="00E81657" w:rsidP="00E81657">
    <w:pPr>
      <w:pStyle w:val="Header"/>
      <w:rPr>
        <w:rFonts w:ascii="Arial" w:hAnsi="Arial" w:cs="Arial"/>
      </w:rPr>
    </w:pPr>
    <w:r>
      <w:rPr>
        <w:noProof/>
      </w:rPr>
      <w:drawing>
        <wp:anchor distT="0" distB="0" distL="114300" distR="114300" simplePos="0" relativeHeight="251661312" behindDoc="0" locked="0" layoutInCell="1" allowOverlap="1" wp14:anchorId="6DA50DD6" wp14:editId="7010BA9C">
          <wp:simplePos x="0" y="0"/>
          <wp:positionH relativeFrom="page">
            <wp:posOffset>1755775</wp:posOffset>
          </wp:positionH>
          <wp:positionV relativeFrom="page">
            <wp:posOffset>400354</wp:posOffset>
          </wp:positionV>
          <wp:extent cx="1569845" cy="356616"/>
          <wp:effectExtent l="0" t="0" r="0" b="5715"/>
          <wp:wrapNone/>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l="19459" b="28933"/>
                  <a:stretch/>
                </pic:blipFill>
                <pic:spPr bwMode="auto">
                  <a:xfrm>
                    <a:off x="0" y="0"/>
                    <a:ext cx="1569845" cy="3566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4CD3D3DA" wp14:editId="757342A9">
          <wp:simplePos x="0" y="0"/>
          <wp:positionH relativeFrom="column">
            <wp:posOffset>-138761</wp:posOffset>
          </wp:positionH>
          <wp:positionV relativeFrom="paragraph">
            <wp:posOffset>-433705</wp:posOffset>
          </wp:positionV>
          <wp:extent cx="1092200" cy="1097280"/>
          <wp:effectExtent l="0" t="0" r="0" b="7620"/>
          <wp:wrapTight wrapText="bothSides">
            <wp:wrapPolygon edited="0">
              <wp:start x="9042" y="0"/>
              <wp:lineTo x="6405" y="375"/>
              <wp:lineTo x="377" y="4500"/>
              <wp:lineTo x="0" y="8625"/>
              <wp:lineTo x="0" y="14250"/>
              <wp:lineTo x="2260" y="18000"/>
              <wp:lineTo x="2260" y="18750"/>
              <wp:lineTo x="7158" y="21375"/>
              <wp:lineTo x="8288" y="21375"/>
              <wp:lineTo x="12809" y="21375"/>
              <wp:lineTo x="13940" y="21375"/>
              <wp:lineTo x="19214" y="18375"/>
              <wp:lineTo x="19214" y="18000"/>
              <wp:lineTo x="21098" y="13875"/>
              <wp:lineTo x="21098" y="8625"/>
              <wp:lineTo x="20721" y="4500"/>
              <wp:lineTo x="15070" y="375"/>
              <wp:lineTo x="12056" y="0"/>
              <wp:lineTo x="9042" y="0"/>
            </wp:wrapPolygon>
          </wp:wrapTight>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92200" cy="10972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19"/>
        <w:szCs w:val="19"/>
      </w:rPr>
      <mc:AlternateContent>
        <mc:Choice Requires="wps">
          <w:drawing>
            <wp:anchor distT="0" distB="0" distL="114300" distR="114300" simplePos="0" relativeHeight="251659264" behindDoc="0" locked="0" layoutInCell="1" allowOverlap="1" wp14:anchorId="61D13FE2" wp14:editId="338CAFEC">
              <wp:simplePos x="0" y="0"/>
              <wp:positionH relativeFrom="margin">
                <wp:posOffset>-760426</wp:posOffset>
              </wp:positionH>
              <wp:positionV relativeFrom="paragraph">
                <wp:posOffset>-290195</wp:posOffset>
              </wp:positionV>
              <wp:extent cx="7863840" cy="822960"/>
              <wp:effectExtent l="0" t="0" r="3810" b="0"/>
              <wp:wrapNone/>
              <wp:docPr id="4" name="Rectangle 4"/>
              <wp:cNvGraphicFramePr/>
              <a:graphic xmlns:a="http://schemas.openxmlformats.org/drawingml/2006/main">
                <a:graphicData uri="http://schemas.microsoft.com/office/word/2010/wordprocessingShape">
                  <wps:wsp>
                    <wps:cNvSpPr/>
                    <wps:spPr>
                      <a:xfrm>
                        <a:off x="0" y="0"/>
                        <a:ext cx="7863840" cy="822960"/>
                      </a:xfrm>
                      <a:prstGeom prst="rect">
                        <a:avLst/>
                      </a:prstGeom>
                      <a:solidFill>
                        <a:srgbClr val="18397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7F3452" w14:textId="2DD581D5" w:rsidR="00E81657" w:rsidRPr="00D94777" w:rsidRDefault="00E81657" w:rsidP="00E81657">
                          <w:pPr>
                            <w:pStyle w:val="Header"/>
                            <w:spacing w:before="40"/>
                            <w:jc w:val="right"/>
                            <w:rPr>
                              <w:b/>
                              <w:sz w:val="16"/>
                              <w:szCs w:val="16"/>
                            </w:rPr>
                          </w:pPr>
                          <w:r w:rsidRPr="00E81657">
                            <w:rPr>
                              <w:b/>
                              <w:sz w:val="30"/>
                              <w:szCs w:val="30"/>
                            </w:rPr>
                            <w:t>Customer Returns</w:t>
                          </w:r>
                          <w:r>
                            <w:rPr>
                              <w:b/>
                              <w:sz w:val="30"/>
                              <w:szCs w:val="30"/>
                            </w:rPr>
                            <w:t xml:space="preserve"> </w:t>
                          </w:r>
                          <w:r w:rsidRPr="00D94777">
                            <w:rPr>
                              <w:b/>
                              <w:sz w:val="16"/>
                              <w:szCs w:val="16"/>
                            </w:rPr>
                            <w:t xml:space="preserve">   </w:t>
                          </w:r>
                          <w:r>
                            <w:rPr>
                              <w:b/>
                              <w:sz w:val="16"/>
                              <w:szCs w:val="16"/>
                            </w:rPr>
                            <w:t xml:space="preserve">                  </w:t>
                          </w:r>
                          <w:r w:rsidRPr="00D94777">
                            <w:rPr>
                              <w:b/>
                              <w:color w:val="0D2A87"/>
                              <w:sz w:val="16"/>
                              <w:szCs w:val="16"/>
                            </w:rPr>
                            <w:t>‘</w:t>
                          </w:r>
                        </w:p>
                        <w:p w14:paraId="1206D8A7" w14:textId="3D21E0A9" w:rsidR="00E81657" w:rsidRPr="00D86070" w:rsidRDefault="00E81657" w:rsidP="00E81657">
                          <w:pPr>
                            <w:pStyle w:val="Header"/>
                            <w:spacing w:before="40"/>
                            <w:jc w:val="right"/>
                            <w:rPr>
                              <w:b/>
                              <w:sz w:val="25"/>
                              <w:szCs w:val="25"/>
                            </w:rPr>
                          </w:pPr>
                          <w:r w:rsidRPr="00E81657">
                            <w:rPr>
                              <w:b/>
                              <w:sz w:val="27"/>
                              <w:szCs w:val="27"/>
                            </w:rPr>
                            <w:t>QSP 13.2</w:t>
                          </w:r>
                          <w:r>
                            <w:rPr>
                              <w:b/>
                              <w:sz w:val="27"/>
                              <w:szCs w:val="27"/>
                            </w:rPr>
                            <w:t xml:space="preserve"> </w:t>
                          </w:r>
                          <w:r w:rsidRPr="00D94777">
                            <w:rPr>
                              <w:b/>
                              <w:sz w:val="16"/>
                              <w:szCs w:val="16"/>
                            </w:rPr>
                            <w:t xml:space="preserve">   </w:t>
                          </w:r>
                          <w:r>
                            <w:rPr>
                              <w:b/>
                              <w:sz w:val="16"/>
                              <w:szCs w:val="16"/>
                            </w:rPr>
                            <w:t xml:space="preserve">                  </w:t>
                          </w:r>
                          <w:r w:rsidRPr="00D94777">
                            <w:rPr>
                              <w:b/>
                              <w:color w:val="0D2A87"/>
                              <w:sz w:val="16"/>
                              <w:szCs w:val="16"/>
                            </w:rPr>
                            <w:t>‘</w:t>
                          </w:r>
                          <w:r w:rsidRPr="00D94777">
                            <w:rPr>
                              <w:b/>
                              <w:sz w:val="16"/>
                              <w:szCs w:val="16"/>
                            </w:rPr>
                            <w:t xml:space="preserve">      </w:t>
                          </w:r>
                          <w:r w:rsidRPr="00D86070">
                            <w:rPr>
                              <w:b/>
                              <w:sz w:val="25"/>
                              <w:szCs w:val="25"/>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61D13FE2" id="Rectangle 4" o:spid="_x0000_s1026" style="position:absolute;margin-left:-59.9pt;margin-top:-22.85pt;width:619.2pt;height:64.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" fillcolor="#183975" stroked="f" strokeweight="1pt">
              <v:textbox>
                <w:txbxContent>
                  <w:p w14:paraId="137F3452" w14:textId="2DD581D5" w:rsidR="00E81657" w:rsidRPr="00D94777" w:rsidRDefault="00E81657" w:rsidP="00E81657">
                    <w:pPr>
                      <w:pStyle w:val="Header"/>
                      <w:spacing w:before="40"/>
                      <w:jc w:val="right"/>
                      <w:rPr>
                        <w:b/>
                        <w:sz w:val="16"/>
                        <w:szCs w:val="16"/>
                      </w:rPr>
                    </w:pPr>
                    <w:r w:rsidRPr="00E81657">
                      <w:rPr>
                        <w:b/>
                        <w:sz w:val="30"/>
                        <w:szCs w:val="30"/>
                      </w:rPr>
                      <w:t>Customer Returns</w:t>
                    </w:r>
                    <w:r>
                      <w:rPr>
                        <w:b/>
                        <w:sz w:val="30"/>
                        <w:szCs w:val="30"/>
                      </w:rPr>
                      <w:t xml:space="preserve"> </w:t>
                    </w:r>
                    <w:r w:rsidRPr="00D94777">
                      <w:rPr>
                        <w:b/>
                        <w:sz w:val="16"/>
                        <w:szCs w:val="16"/>
                      </w:rPr>
                      <w:t xml:space="preserve">   </w:t>
                    </w:r>
                    <w:r>
                      <w:rPr>
                        <w:b/>
                        <w:sz w:val="16"/>
                        <w:szCs w:val="16"/>
                      </w:rPr>
                      <w:t xml:space="preserve">                  </w:t>
                    </w:r>
                    <w:r w:rsidRPr="00D94777">
                      <w:rPr>
                        <w:b/>
                        <w:color w:val="0D2A87"/>
                        <w:sz w:val="16"/>
                        <w:szCs w:val="16"/>
                      </w:rPr>
                      <w:t>‘</w:t>
                    </w:r>
                  </w:p>
                  <w:p w14:paraId="1206D8A7" w14:textId="3D21E0A9" w:rsidR="00E81657" w:rsidRPr="00D86070" w:rsidRDefault="00E81657" w:rsidP="00E81657">
                    <w:pPr>
                      <w:pStyle w:val="Header"/>
                      <w:spacing w:before="40"/>
                      <w:jc w:val="right"/>
                      <w:rPr>
                        <w:b/>
                        <w:sz w:val="25"/>
                        <w:szCs w:val="25"/>
                      </w:rPr>
                    </w:pPr>
                    <w:r w:rsidRPr="00E81657">
                      <w:rPr>
                        <w:b/>
                        <w:sz w:val="27"/>
                        <w:szCs w:val="27"/>
                      </w:rPr>
                      <w:t>QSP 13.2</w:t>
                    </w:r>
                    <w:r>
                      <w:rPr>
                        <w:b/>
                        <w:sz w:val="27"/>
                        <w:szCs w:val="27"/>
                      </w:rPr>
                      <w:t xml:space="preserve"> </w:t>
                    </w:r>
                    <w:r w:rsidRPr="00D94777">
                      <w:rPr>
                        <w:b/>
                        <w:sz w:val="16"/>
                        <w:szCs w:val="16"/>
                      </w:rPr>
                      <w:t xml:space="preserve">   </w:t>
                    </w:r>
                    <w:r>
                      <w:rPr>
                        <w:b/>
                        <w:sz w:val="16"/>
                        <w:szCs w:val="16"/>
                      </w:rPr>
                      <w:t xml:space="preserve">                  </w:t>
                    </w:r>
                    <w:r w:rsidRPr="00D94777">
                      <w:rPr>
                        <w:b/>
                        <w:color w:val="0D2A87"/>
                        <w:sz w:val="16"/>
                        <w:szCs w:val="16"/>
                      </w:rPr>
                      <w:t>‘</w:t>
                    </w:r>
                    <w:r w:rsidRPr="00D94777">
                      <w:rPr>
                        <w:b/>
                        <w:sz w:val="16"/>
                        <w:szCs w:val="16"/>
                      </w:rPr>
                      <w:t xml:space="preserve">      </w:t>
                    </w:r>
                    <w:r w:rsidRPr="00D86070">
                      <w:rPr>
                        <w:b/>
                        <w:sz w:val="25"/>
                        <w:szCs w:val="25"/>
                      </w:rPr>
                      <w:t xml:space="preserve">      </w:t>
                    </w:r>
                  </w:p>
                </w:txbxContent>
              </v:textbox>
              <w10:wrap anchorx="margin"/>
            </v:rect>
          </w:pict>
        </mc:Fallback>
      </mc:AlternateContent>
    </w:r>
    <w:r w:rsidRPr="00477FBE">
      <w:rPr>
        <w:rFonts w:ascii="Arial" w:hAnsi="Arial" w:cs="Arial"/>
        <w:noProof/>
      </w:rPr>
      <w:t xml:space="preserve"> </w:t>
    </w:r>
  </w:p>
  <w:p w14:paraId="6D06B14A" w14:textId="746719B1" w:rsidR="0029736A" w:rsidRPr="00E81657" w:rsidRDefault="0029736A" w:rsidP="00E816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10AB6"/>
    <w:multiLevelType w:val="hybridMultilevel"/>
    <w:tmpl w:val="90AE0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D7311"/>
    <w:multiLevelType w:val="hybridMultilevel"/>
    <w:tmpl w:val="266416EE"/>
    <w:lvl w:ilvl="0" w:tplc="EAFC6C2C">
      <w:start w:val="1"/>
      <w:numFmt w:val="bullet"/>
      <w:lvlText w:val=""/>
      <w:lvlJc w:val="left"/>
      <w:pPr>
        <w:ind w:left="1080" w:hanging="360"/>
      </w:pPr>
      <w:rPr>
        <w:rFonts w:ascii="Symbol" w:hAnsi="Symbol"/>
      </w:rPr>
    </w:lvl>
    <w:lvl w:ilvl="1" w:tplc="737E03CE">
      <w:start w:val="1"/>
      <w:numFmt w:val="bullet"/>
      <w:lvlText w:val=""/>
      <w:lvlJc w:val="left"/>
      <w:pPr>
        <w:ind w:left="1080" w:hanging="360"/>
      </w:pPr>
      <w:rPr>
        <w:rFonts w:ascii="Symbol" w:hAnsi="Symbol"/>
      </w:rPr>
    </w:lvl>
    <w:lvl w:ilvl="2" w:tplc="713A4C56">
      <w:start w:val="1"/>
      <w:numFmt w:val="bullet"/>
      <w:lvlText w:val=""/>
      <w:lvlJc w:val="left"/>
      <w:pPr>
        <w:ind w:left="1080" w:hanging="360"/>
      </w:pPr>
      <w:rPr>
        <w:rFonts w:ascii="Symbol" w:hAnsi="Symbol"/>
      </w:rPr>
    </w:lvl>
    <w:lvl w:ilvl="3" w:tplc="F0F44D66">
      <w:start w:val="1"/>
      <w:numFmt w:val="bullet"/>
      <w:lvlText w:val=""/>
      <w:lvlJc w:val="left"/>
      <w:pPr>
        <w:ind w:left="1080" w:hanging="360"/>
      </w:pPr>
      <w:rPr>
        <w:rFonts w:ascii="Symbol" w:hAnsi="Symbol"/>
      </w:rPr>
    </w:lvl>
    <w:lvl w:ilvl="4" w:tplc="AD68FF08">
      <w:start w:val="1"/>
      <w:numFmt w:val="bullet"/>
      <w:lvlText w:val=""/>
      <w:lvlJc w:val="left"/>
      <w:pPr>
        <w:ind w:left="1080" w:hanging="360"/>
      </w:pPr>
      <w:rPr>
        <w:rFonts w:ascii="Symbol" w:hAnsi="Symbol"/>
      </w:rPr>
    </w:lvl>
    <w:lvl w:ilvl="5" w:tplc="68200F34">
      <w:start w:val="1"/>
      <w:numFmt w:val="bullet"/>
      <w:lvlText w:val=""/>
      <w:lvlJc w:val="left"/>
      <w:pPr>
        <w:ind w:left="1080" w:hanging="360"/>
      </w:pPr>
      <w:rPr>
        <w:rFonts w:ascii="Symbol" w:hAnsi="Symbol"/>
      </w:rPr>
    </w:lvl>
    <w:lvl w:ilvl="6" w:tplc="A134F662">
      <w:start w:val="1"/>
      <w:numFmt w:val="bullet"/>
      <w:lvlText w:val=""/>
      <w:lvlJc w:val="left"/>
      <w:pPr>
        <w:ind w:left="1080" w:hanging="360"/>
      </w:pPr>
      <w:rPr>
        <w:rFonts w:ascii="Symbol" w:hAnsi="Symbol"/>
      </w:rPr>
    </w:lvl>
    <w:lvl w:ilvl="7" w:tplc="B2866A4E">
      <w:start w:val="1"/>
      <w:numFmt w:val="bullet"/>
      <w:lvlText w:val=""/>
      <w:lvlJc w:val="left"/>
      <w:pPr>
        <w:ind w:left="1080" w:hanging="360"/>
      </w:pPr>
      <w:rPr>
        <w:rFonts w:ascii="Symbol" w:hAnsi="Symbol"/>
      </w:rPr>
    </w:lvl>
    <w:lvl w:ilvl="8" w:tplc="D01442B4">
      <w:start w:val="1"/>
      <w:numFmt w:val="bullet"/>
      <w:lvlText w:val=""/>
      <w:lvlJc w:val="left"/>
      <w:pPr>
        <w:ind w:left="1080" w:hanging="360"/>
      </w:pPr>
      <w:rPr>
        <w:rFonts w:ascii="Symbol" w:hAnsi="Symbol"/>
      </w:rPr>
    </w:lvl>
  </w:abstractNum>
  <w:abstractNum w:abstractNumId="2" w15:restartNumberingAfterBreak="0">
    <w:nsid w:val="0CE72B17"/>
    <w:multiLevelType w:val="hybridMultilevel"/>
    <w:tmpl w:val="757A2F8A"/>
    <w:lvl w:ilvl="0" w:tplc="04090001">
      <w:start w:val="1"/>
      <w:numFmt w:val="bullet"/>
      <w:lvlText w:val=""/>
      <w:lvlJc w:val="left"/>
      <w:pPr>
        <w:ind w:left="720" w:hanging="360"/>
      </w:pPr>
      <w:rPr>
        <w:rFonts w:ascii="Symbol" w:hAnsi="Symbol" w:hint="default"/>
        <w:sz w:val="25"/>
        <w:szCs w:val="25"/>
      </w:rPr>
    </w:lvl>
    <w:lvl w:ilvl="1" w:tplc="3EFC9A02">
      <w:start w:val="1"/>
      <w:numFmt w:val="bullet"/>
      <w:lvlText w:val="o"/>
      <w:lvlJc w:val="left"/>
      <w:pPr>
        <w:ind w:left="1440" w:hanging="360"/>
      </w:pPr>
      <w:rPr>
        <w:rFonts w:ascii="Courier New" w:hAnsi="Courier New" w:cs="Courier New" w:hint="default"/>
        <w:b w:val="0"/>
        <w:bCs w:val="0"/>
        <w:sz w:val="24"/>
        <w:szCs w:val="24"/>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D64784C"/>
    <w:multiLevelType w:val="hybridMultilevel"/>
    <w:tmpl w:val="CE6826D2"/>
    <w:lvl w:ilvl="0" w:tplc="7D44F5F8">
      <w:start w:val="1"/>
      <w:numFmt w:val="bullet"/>
      <w:lvlText w:val="–"/>
      <w:lvlJc w:val="center"/>
      <w:pPr>
        <w:ind w:left="720" w:hanging="360"/>
      </w:pPr>
      <w:rPr>
        <w:rFonts w:ascii="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1B5BA9"/>
    <w:multiLevelType w:val="hybridMultilevel"/>
    <w:tmpl w:val="7C7AFB8A"/>
    <w:lvl w:ilvl="0" w:tplc="3EC0A332">
      <w:start w:val="1"/>
      <w:numFmt w:val="bullet"/>
      <w:lvlText w:val="⁃"/>
      <w:lvlJc w:val="center"/>
      <w:pPr>
        <w:ind w:left="1080" w:hanging="360"/>
      </w:pPr>
      <w:rPr>
        <w:rFonts w:ascii="Times New Roman" w:hAnsi="Times New Roman" w:cs="Times New Roman" w:hint="default"/>
        <w:sz w:val="25"/>
        <w:szCs w:val="25"/>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340010"/>
    <w:multiLevelType w:val="hybridMultilevel"/>
    <w:tmpl w:val="1A72C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760DC6"/>
    <w:multiLevelType w:val="hybridMultilevel"/>
    <w:tmpl w:val="8FE60FF2"/>
    <w:lvl w:ilvl="0" w:tplc="15C0BD4A">
      <w:start w:val="1"/>
      <w:numFmt w:val="upperLetter"/>
      <w:lvlText w:val="%1."/>
      <w:lvlJc w:val="left"/>
      <w:pPr>
        <w:ind w:left="720" w:hanging="360"/>
      </w:pPr>
      <w:rPr>
        <w:b w:val="0"/>
        <w:bCs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253A7D"/>
    <w:multiLevelType w:val="hybridMultilevel"/>
    <w:tmpl w:val="67C8C86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1EB73EF"/>
    <w:multiLevelType w:val="hybridMultilevel"/>
    <w:tmpl w:val="D436B196"/>
    <w:lvl w:ilvl="0" w:tplc="3EC0A332">
      <w:start w:val="1"/>
      <w:numFmt w:val="bullet"/>
      <w:lvlText w:val="⁃"/>
      <w:lvlJc w:val="center"/>
      <w:pPr>
        <w:ind w:left="1080" w:hanging="360"/>
      </w:pPr>
      <w:rPr>
        <w:rFonts w:ascii="Times New Roman" w:hAnsi="Times New Roman" w:cs="Times New Roman" w:hint="default"/>
        <w:sz w:val="25"/>
        <w:szCs w:val="25"/>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4213392"/>
    <w:multiLevelType w:val="hybridMultilevel"/>
    <w:tmpl w:val="F0AC9D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45E2620"/>
    <w:multiLevelType w:val="hybridMultilevel"/>
    <w:tmpl w:val="F0AC9D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7126F1"/>
    <w:multiLevelType w:val="hybridMultilevel"/>
    <w:tmpl w:val="8F226E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B987090"/>
    <w:multiLevelType w:val="hybridMultilevel"/>
    <w:tmpl w:val="DD6C1BD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B9D36FE"/>
    <w:multiLevelType w:val="hybridMultilevel"/>
    <w:tmpl w:val="CD9420BE"/>
    <w:lvl w:ilvl="0" w:tplc="04090001">
      <w:start w:val="1"/>
      <w:numFmt w:val="bullet"/>
      <w:lvlText w:val=""/>
      <w:lvlJc w:val="left"/>
      <w:pPr>
        <w:ind w:left="720" w:hanging="360"/>
      </w:pPr>
      <w:rPr>
        <w:rFonts w:ascii="Symbol" w:hAnsi="Symbol" w:hint="default"/>
        <w:sz w:val="25"/>
        <w:szCs w:val="2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0C57E5C"/>
    <w:multiLevelType w:val="hybridMultilevel"/>
    <w:tmpl w:val="E58602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14282A"/>
    <w:multiLevelType w:val="hybridMultilevel"/>
    <w:tmpl w:val="5FFC9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375E33"/>
    <w:multiLevelType w:val="hybridMultilevel"/>
    <w:tmpl w:val="4CBA14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743B00"/>
    <w:multiLevelType w:val="hybridMultilevel"/>
    <w:tmpl w:val="A802F0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191011"/>
    <w:multiLevelType w:val="hybridMultilevel"/>
    <w:tmpl w:val="2AB85A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BFA7F55"/>
    <w:multiLevelType w:val="hybridMultilevel"/>
    <w:tmpl w:val="6AA814DC"/>
    <w:lvl w:ilvl="0" w:tplc="04090001">
      <w:start w:val="1"/>
      <w:numFmt w:val="bullet"/>
      <w:lvlText w:val=""/>
      <w:lvlJc w:val="left"/>
      <w:pPr>
        <w:ind w:left="1080" w:hanging="360"/>
      </w:pPr>
      <w:rPr>
        <w:rFonts w:ascii="Symbol" w:hAnsi="Symbol" w:hint="default"/>
        <w:sz w:val="25"/>
        <w:szCs w:val="2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A61A68"/>
    <w:multiLevelType w:val="hybridMultilevel"/>
    <w:tmpl w:val="88F001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60C5250"/>
    <w:multiLevelType w:val="hybridMultilevel"/>
    <w:tmpl w:val="F5C4E6A4"/>
    <w:lvl w:ilvl="0" w:tplc="B2726B5C">
      <w:start w:val="1"/>
      <w:numFmt w:val="bullet"/>
      <w:lvlText w:val=""/>
      <w:lvlJc w:val="left"/>
      <w:pPr>
        <w:ind w:left="720" w:hanging="360"/>
      </w:pPr>
      <w:rPr>
        <w:rFonts w:ascii="Symbol" w:hAnsi="Symbol" w:hint="default"/>
        <w:sz w:val="25"/>
        <w:szCs w:val="2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293D9A"/>
    <w:multiLevelType w:val="hybridMultilevel"/>
    <w:tmpl w:val="5D261896"/>
    <w:lvl w:ilvl="0" w:tplc="04090001">
      <w:start w:val="1"/>
      <w:numFmt w:val="bullet"/>
      <w:lvlText w:val=""/>
      <w:lvlJc w:val="left"/>
      <w:pPr>
        <w:ind w:left="1080" w:hanging="360"/>
      </w:pPr>
      <w:rPr>
        <w:rFonts w:ascii="Symbol" w:hAnsi="Symbol" w:hint="default"/>
        <w:sz w:val="25"/>
        <w:szCs w:val="25"/>
      </w:rPr>
    </w:lvl>
    <w:lvl w:ilvl="1" w:tplc="04090019">
      <w:start w:val="1"/>
      <w:numFmt w:val="lowerLetter"/>
      <w:lvlText w:val="%2."/>
      <w:lvlJc w:val="left"/>
      <w:pPr>
        <w:ind w:left="360" w:hanging="360"/>
      </w:pPr>
    </w:lvl>
    <w:lvl w:ilvl="2" w:tplc="0409001B">
      <w:start w:val="1"/>
      <w:numFmt w:val="lowerRoman"/>
      <w:lvlText w:val="%3."/>
      <w:lvlJc w:val="right"/>
      <w:pPr>
        <w:ind w:left="1080" w:hanging="180"/>
      </w:pPr>
    </w:lvl>
    <w:lvl w:ilvl="3" w:tplc="0409000F">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3" w15:restartNumberingAfterBreak="0">
    <w:nsid w:val="59043400"/>
    <w:multiLevelType w:val="hybridMultilevel"/>
    <w:tmpl w:val="B790B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154C6C"/>
    <w:multiLevelType w:val="hybridMultilevel"/>
    <w:tmpl w:val="6972DBA6"/>
    <w:lvl w:ilvl="0" w:tplc="AF18D222">
      <w:start w:val="7"/>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8B6C69"/>
    <w:multiLevelType w:val="hybridMultilevel"/>
    <w:tmpl w:val="F5764664"/>
    <w:lvl w:ilvl="0" w:tplc="04090001">
      <w:start w:val="1"/>
      <w:numFmt w:val="bullet"/>
      <w:lvlText w:val=""/>
      <w:lvlJc w:val="left"/>
      <w:pPr>
        <w:ind w:left="720" w:hanging="360"/>
      </w:pPr>
      <w:rPr>
        <w:rFonts w:ascii="Symbol" w:hAnsi="Symbol" w:hint="default"/>
        <w:sz w:val="25"/>
        <w:szCs w:val="25"/>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FDF03C7"/>
    <w:multiLevelType w:val="hybridMultilevel"/>
    <w:tmpl w:val="86D2A67E"/>
    <w:lvl w:ilvl="0" w:tplc="3EC0A332">
      <w:start w:val="1"/>
      <w:numFmt w:val="bullet"/>
      <w:lvlText w:val="⁃"/>
      <w:lvlJc w:val="center"/>
      <w:pPr>
        <w:ind w:left="2160" w:hanging="360"/>
      </w:pPr>
      <w:rPr>
        <w:rFonts w:ascii="Times New Roman" w:hAnsi="Times New Roman" w:cs="Times New Roman" w:hint="default"/>
        <w:sz w:val="25"/>
        <w:szCs w:val="2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E6960E6"/>
    <w:multiLevelType w:val="hybridMultilevel"/>
    <w:tmpl w:val="FC32D3AE"/>
    <w:lvl w:ilvl="0" w:tplc="04090001">
      <w:start w:val="1"/>
      <w:numFmt w:val="bullet"/>
      <w:lvlText w:val=""/>
      <w:lvlJc w:val="left"/>
      <w:pPr>
        <w:ind w:left="720" w:hanging="360"/>
      </w:pPr>
      <w:rPr>
        <w:rFonts w:ascii="Symbol" w:hAnsi="Symbol" w:hint="default"/>
        <w:sz w:val="25"/>
        <w:szCs w:val="25"/>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E07DF4"/>
    <w:multiLevelType w:val="hybridMultilevel"/>
    <w:tmpl w:val="8F0AD866"/>
    <w:lvl w:ilvl="0" w:tplc="E6F4C2D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9996946">
    <w:abstractNumId w:val="22"/>
  </w:num>
  <w:num w:numId="2" w16cid:durableId="1002783749">
    <w:abstractNumId w:val="6"/>
  </w:num>
  <w:num w:numId="3" w16cid:durableId="1365062629">
    <w:abstractNumId w:val="0"/>
  </w:num>
  <w:num w:numId="4" w16cid:durableId="952438754">
    <w:abstractNumId w:val="16"/>
  </w:num>
  <w:num w:numId="5" w16cid:durableId="1619293854">
    <w:abstractNumId w:val="11"/>
  </w:num>
  <w:num w:numId="6" w16cid:durableId="112024132">
    <w:abstractNumId w:val="17"/>
  </w:num>
  <w:num w:numId="7" w16cid:durableId="1907177728">
    <w:abstractNumId w:val="21"/>
  </w:num>
  <w:num w:numId="8" w16cid:durableId="1219628443">
    <w:abstractNumId w:val="15"/>
  </w:num>
  <w:num w:numId="9" w16cid:durableId="2064986823">
    <w:abstractNumId w:val="18"/>
  </w:num>
  <w:num w:numId="10" w16cid:durableId="1576477939">
    <w:abstractNumId w:val="28"/>
  </w:num>
  <w:num w:numId="11" w16cid:durableId="354356626">
    <w:abstractNumId w:val="24"/>
  </w:num>
  <w:num w:numId="12" w16cid:durableId="1368869772">
    <w:abstractNumId w:val="9"/>
  </w:num>
  <w:num w:numId="13" w16cid:durableId="869562747">
    <w:abstractNumId w:val="10"/>
  </w:num>
  <w:num w:numId="14" w16cid:durableId="126121982">
    <w:abstractNumId w:val="13"/>
  </w:num>
  <w:num w:numId="15" w16cid:durableId="646280389">
    <w:abstractNumId w:val="26"/>
  </w:num>
  <w:num w:numId="16" w16cid:durableId="1565216641">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76374101">
    <w:abstractNumId w:val="2"/>
  </w:num>
  <w:num w:numId="18" w16cid:durableId="306866050">
    <w:abstractNumId w:val="7"/>
  </w:num>
  <w:num w:numId="19" w16cid:durableId="386493782">
    <w:abstractNumId w:val="23"/>
  </w:num>
  <w:num w:numId="20" w16cid:durableId="78605629">
    <w:abstractNumId w:val="27"/>
  </w:num>
  <w:num w:numId="21" w16cid:durableId="600918499">
    <w:abstractNumId w:val="20"/>
  </w:num>
  <w:num w:numId="22" w16cid:durableId="904341780">
    <w:abstractNumId w:val="1"/>
  </w:num>
  <w:num w:numId="23" w16cid:durableId="372507513">
    <w:abstractNumId w:val="12"/>
  </w:num>
  <w:num w:numId="24" w16cid:durableId="640697790">
    <w:abstractNumId w:val="19"/>
  </w:num>
  <w:num w:numId="25" w16cid:durableId="940993449">
    <w:abstractNumId w:val="25"/>
  </w:num>
  <w:num w:numId="26" w16cid:durableId="2044285928">
    <w:abstractNumId w:val="14"/>
  </w:num>
  <w:num w:numId="27" w16cid:durableId="1439909415">
    <w:abstractNumId w:val="5"/>
  </w:num>
  <w:num w:numId="28" w16cid:durableId="1543708028">
    <w:abstractNumId w:val="3"/>
  </w:num>
  <w:num w:numId="29" w16cid:durableId="1409032504">
    <w:abstractNumId w:val="4"/>
  </w:num>
  <w:num w:numId="30" w16cid:durableId="1530727685">
    <w:abstractNumId w:val="8"/>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ian Olea">
    <w15:presenceInfo w15:providerId="AD" w15:userId="S::brian.olea@burrana.aero::d8d39cc3-6fee-4f10-8d13-fd583ce79e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embedSystemFonts/>
  <w:activeWritingStyle w:appName="MSWord" w:lang="en-US" w:vendorID="64" w:dllVersion="5" w:nlCheck="1" w:checkStyle="1"/>
  <w:activeWritingStyle w:appName="MSWord" w:lang="en-US" w:vendorID="64" w:dllVersion="6" w:nlCheck="1" w:checkStyle="1"/>
  <w:activeWritingStyle w:appName="MSWord" w:lang="es-MX" w:vendorID="64" w:dllVersion="6" w:nlCheck="1" w:checkStyle="0"/>
  <w:activeWritingStyle w:appName="MSWord" w:lang="en-US" w:vendorID="64" w:dllVersion="0" w:nlCheck="1" w:checkStyle="0"/>
  <w:activeWritingStyle w:appName="MSWord" w:lang="es-MX"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isplayHorizontalDrawingGridEvery w:val="0"/>
  <w:displayVerticalDrawingGridEvery w:val="0"/>
  <w:doNotUseMarginsForDrawingGridOrigin/>
  <w:noPunctuationKerning/>
  <w:characterSpacingControl w:val="doNotCompress"/>
  <w:hdrShapeDefaults>
    <o:shapedefaults v:ext="edit" spidmax="2050" fill="f" fillcolor="navy" strokecolor="#333">
      <v:fill color="navy" on="f"/>
      <v:stroke color="#333"/>
      <o:colormru v:ext="edit" colors="#c09,#f3c,#963,#fcf,#f9f,#f93,#fc0,#ffb9ff"/>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6E9"/>
    <w:rsid w:val="00000B13"/>
    <w:rsid w:val="000015BD"/>
    <w:rsid w:val="000035A1"/>
    <w:rsid w:val="00003853"/>
    <w:rsid w:val="000056F0"/>
    <w:rsid w:val="00005C83"/>
    <w:rsid w:val="00005E69"/>
    <w:rsid w:val="00005E81"/>
    <w:rsid w:val="00006433"/>
    <w:rsid w:val="00006691"/>
    <w:rsid w:val="00007BEF"/>
    <w:rsid w:val="000101E4"/>
    <w:rsid w:val="00010793"/>
    <w:rsid w:val="00010F66"/>
    <w:rsid w:val="0001162E"/>
    <w:rsid w:val="000119FE"/>
    <w:rsid w:val="000138F3"/>
    <w:rsid w:val="00013DFE"/>
    <w:rsid w:val="00016D35"/>
    <w:rsid w:val="00017280"/>
    <w:rsid w:val="00022C8D"/>
    <w:rsid w:val="00024562"/>
    <w:rsid w:val="000271F4"/>
    <w:rsid w:val="000311A2"/>
    <w:rsid w:val="00031ED9"/>
    <w:rsid w:val="00032739"/>
    <w:rsid w:val="0003314C"/>
    <w:rsid w:val="00033F16"/>
    <w:rsid w:val="000345A1"/>
    <w:rsid w:val="000347EF"/>
    <w:rsid w:val="00036CB6"/>
    <w:rsid w:val="00037CE0"/>
    <w:rsid w:val="00040E12"/>
    <w:rsid w:val="00043AA3"/>
    <w:rsid w:val="0004480D"/>
    <w:rsid w:val="00045746"/>
    <w:rsid w:val="00050A06"/>
    <w:rsid w:val="00051304"/>
    <w:rsid w:val="00051727"/>
    <w:rsid w:val="000534D5"/>
    <w:rsid w:val="00053CDE"/>
    <w:rsid w:val="00054092"/>
    <w:rsid w:val="0005482C"/>
    <w:rsid w:val="00055252"/>
    <w:rsid w:val="000558A9"/>
    <w:rsid w:val="00056D59"/>
    <w:rsid w:val="000576C8"/>
    <w:rsid w:val="00057FEB"/>
    <w:rsid w:val="000610DA"/>
    <w:rsid w:val="00061286"/>
    <w:rsid w:val="000613C3"/>
    <w:rsid w:val="00061400"/>
    <w:rsid w:val="00061B09"/>
    <w:rsid w:val="000630D5"/>
    <w:rsid w:val="00063179"/>
    <w:rsid w:val="0006347B"/>
    <w:rsid w:val="00065399"/>
    <w:rsid w:val="00065BA1"/>
    <w:rsid w:val="0006630D"/>
    <w:rsid w:val="00066A01"/>
    <w:rsid w:val="000701AA"/>
    <w:rsid w:val="00070340"/>
    <w:rsid w:val="00070F7F"/>
    <w:rsid w:val="00071FA0"/>
    <w:rsid w:val="000720E2"/>
    <w:rsid w:val="00074159"/>
    <w:rsid w:val="00074853"/>
    <w:rsid w:val="000749E3"/>
    <w:rsid w:val="0007609F"/>
    <w:rsid w:val="0008031B"/>
    <w:rsid w:val="00081353"/>
    <w:rsid w:val="000823D6"/>
    <w:rsid w:val="00082B06"/>
    <w:rsid w:val="00083433"/>
    <w:rsid w:val="0008471C"/>
    <w:rsid w:val="00085197"/>
    <w:rsid w:val="00085A1B"/>
    <w:rsid w:val="00086DEA"/>
    <w:rsid w:val="000905DC"/>
    <w:rsid w:val="0009145B"/>
    <w:rsid w:val="0009184C"/>
    <w:rsid w:val="00091A1D"/>
    <w:rsid w:val="00093BDE"/>
    <w:rsid w:val="000943DA"/>
    <w:rsid w:val="00096DD0"/>
    <w:rsid w:val="00097990"/>
    <w:rsid w:val="000A1E7B"/>
    <w:rsid w:val="000A1FB3"/>
    <w:rsid w:val="000A1FF9"/>
    <w:rsid w:val="000A26AE"/>
    <w:rsid w:val="000A4253"/>
    <w:rsid w:val="000A57DC"/>
    <w:rsid w:val="000A5813"/>
    <w:rsid w:val="000A6E1B"/>
    <w:rsid w:val="000B012A"/>
    <w:rsid w:val="000B10E9"/>
    <w:rsid w:val="000B113F"/>
    <w:rsid w:val="000B17C9"/>
    <w:rsid w:val="000B2DC7"/>
    <w:rsid w:val="000B446A"/>
    <w:rsid w:val="000B524C"/>
    <w:rsid w:val="000B55F1"/>
    <w:rsid w:val="000B5949"/>
    <w:rsid w:val="000B68E5"/>
    <w:rsid w:val="000B7ABC"/>
    <w:rsid w:val="000B7CBD"/>
    <w:rsid w:val="000C033B"/>
    <w:rsid w:val="000C0AE1"/>
    <w:rsid w:val="000C0CD8"/>
    <w:rsid w:val="000C1CD9"/>
    <w:rsid w:val="000C37E2"/>
    <w:rsid w:val="000C3A43"/>
    <w:rsid w:val="000C3CA4"/>
    <w:rsid w:val="000C4479"/>
    <w:rsid w:val="000C5023"/>
    <w:rsid w:val="000C72FD"/>
    <w:rsid w:val="000C7D34"/>
    <w:rsid w:val="000D0235"/>
    <w:rsid w:val="000D0496"/>
    <w:rsid w:val="000D0646"/>
    <w:rsid w:val="000D155D"/>
    <w:rsid w:val="000D1835"/>
    <w:rsid w:val="000D25B5"/>
    <w:rsid w:val="000D276B"/>
    <w:rsid w:val="000D292C"/>
    <w:rsid w:val="000D3349"/>
    <w:rsid w:val="000D4DA5"/>
    <w:rsid w:val="000E0548"/>
    <w:rsid w:val="000E1753"/>
    <w:rsid w:val="000E17BD"/>
    <w:rsid w:val="000E1EB4"/>
    <w:rsid w:val="000E239B"/>
    <w:rsid w:val="000E2977"/>
    <w:rsid w:val="000F030A"/>
    <w:rsid w:val="000F155F"/>
    <w:rsid w:val="000F16C9"/>
    <w:rsid w:val="000F2AF5"/>
    <w:rsid w:val="000F50E9"/>
    <w:rsid w:val="000F7910"/>
    <w:rsid w:val="0010080A"/>
    <w:rsid w:val="0010224F"/>
    <w:rsid w:val="0010682D"/>
    <w:rsid w:val="0010689C"/>
    <w:rsid w:val="0010702E"/>
    <w:rsid w:val="00107E19"/>
    <w:rsid w:val="00111EB7"/>
    <w:rsid w:val="00113CA3"/>
    <w:rsid w:val="00115B24"/>
    <w:rsid w:val="001161DE"/>
    <w:rsid w:val="001169FD"/>
    <w:rsid w:val="00116ED3"/>
    <w:rsid w:val="00117A6A"/>
    <w:rsid w:val="0012009D"/>
    <w:rsid w:val="0012216C"/>
    <w:rsid w:val="001221A2"/>
    <w:rsid w:val="00124754"/>
    <w:rsid w:val="001248B2"/>
    <w:rsid w:val="00126249"/>
    <w:rsid w:val="00126814"/>
    <w:rsid w:val="00126F81"/>
    <w:rsid w:val="00127C29"/>
    <w:rsid w:val="0013056B"/>
    <w:rsid w:val="001324B8"/>
    <w:rsid w:val="00136DD7"/>
    <w:rsid w:val="001414A0"/>
    <w:rsid w:val="001416AE"/>
    <w:rsid w:val="00142ADA"/>
    <w:rsid w:val="00142DC5"/>
    <w:rsid w:val="00145F48"/>
    <w:rsid w:val="001462D4"/>
    <w:rsid w:val="00146BE0"/>
    <w:rsid w:val="00147E43"/>
    <w:rsid w:val="00150BA5"/>
    <w:rsid w:val="0015200B"/>
    <w:rsid w:val="00154E01"/>
    <w:rsid w:val="00155558"/>
    <w:rsid w:val="00156DC7"/>
    <w:rsid w:val="0015758C"/>
    <w:rsid w:val="00160936"/>
    <w:rsid w:val="00160C22"/>
    <w:rsid w:val="001614BE"/>
    <w:rsid w:val="00161806"/>
    <w:rsid w:val="001624AB"/>
    <w:rsid w:val="00163447"/>
    <w:rsid w:val="00164ECA"/>
    <w:rsid w:val="001653D3"/>
    <w:rsid w:val="00165DC5"/>
    <w:rsid w:val="00167CEF"/>
    <w:rsid w:val="00170546"/>
    <w:rsid w:val="00171110"/>
    <w:rsid w:val="001720CB"/>
    <w:rsid w:val="001721D5"/>
    <w:rsid w:val="0017233C"/>
    <w:rsid w:val="0017397B"/>
    <w:rsid w:val="00174782"/>
    <w:rsid w:val="00174C7F"/>
    <w:rsid w:val="0017653E"/>
    <w:rsid w:val="00177F1A"/>
    <w:rsid w:val="00180E8C"/>
    <w:rsid w:val="00180F58"/>
    <w:rsid w:val="00182A2E"/>
    <w:rsid w:val="001833AB"/>
    <w:rsid w:val="00184158"/>
    <w:rsid w:val="0018422B"/>
    <w:rsid w:val="001855A1"/>
    <w:rsid w:val="00186592"/>
    <w:rsid w:val="0018681A"/>
    <w:rsid w:val="00193586"/>
    <w:rsid w:val="00194068"/>
    <w:rsid w:val="00194A02"/>
    <w:rsid w:val="0019502C"/>
    <w:rsid w:val="001954AD"/>
    <w:rsid w:val="001961BA"/>
    <w:rsid w:val="0019798B"/>
    <w:rsid w:val="001A0067"/>
    <w:rsid w:val="001A04D2"/>
    <w:rsid w:val="001A0CAE"/>
    <w:rsid w:val="001A14C8"/>
    <w:rsid w:val="001A3B10"/>
    <w:rsid w:val="001A4CF7"/>
    <w:rsid w:val="001A5273"/>
    <w:rsid w:val="001A56C5"/>
    <w:rsid w:val="001A74BB"/>
    <w:rsid w:val="001B0FCB"/>
    <w:rsid w:val="001B107F"/>
    <w:rsid w:val="001B1D4A"/>
    <w:rsid w:val="001B2474"/>
    <w:rsid w:val="001B2685"/>
    <w:rsid w:val="001B31A6"/>
    <w:rsid w:val="001B4B49"/>
    <w:rsid w:val="001B51E7"/>
    <w:rsid w:val="001C03A8"/>
    <w:rsid w:val="001C1503"/>
    <w:rsid w:val="001C1732"/>
    <w:rsid w:val="001C2026"/>
    <w:rsid w:val="001C21B2"/>
    <w:rsid w:val="001C2D65"/>
    <w:rsid w:val="001C2E55"/>
    <w:rsid w:val="001C2ECB"/>
    <w:rsid w:val="001C3532"/>
    <w:rsid w:val="001C3C52"/>
    <w:rsid w:val="001C4A35"/>
    <w:rsid w:val="001C63ED"/>
    <w:rsid w:val="001C6562"/>
    <w:rsid w:val="001C67A3"/>
    <w:rsid w:val="001D01B4"/>
    <w:rsid w:val="001D0528"/>
    <w:rsid w:val="001D0903"/>
    <w:rsid w:val="001D0D4D"/>
    <w:rsid w:val="001D1CCE"/>
    <w:rsid w:val="001D4010"/>
    <w:rsid w:val="001D6638"/>
    <w:rsid w:val="001D6C03"/>
    <w:rsid w:val="001D7564"/>
    <w:rsid w:val="001E0C83"/>
    <w:rsid w:val="001E11FC"/>
    <w:rsid w:val="001E4E99"/>
    <w:rsid w:val="001E535B"/>
    <w:rsid w:val="001F0EEF"/>
    <w:rsid w:val="001F113E"/>
    <w:rsid w:val="001F1418"/>
    <w:rsid w:val="001F2375"/>
    <w:rsid w:val="001F5655"/>
    <w:rsid w:val="001F5BD0"/>
    <w:rsid w:val="001F659D"/>
    <w:rsid w:val="001F670E"/>
    <w:rsid w:val="001F6B53"/>
    <w:rsid w:val="001F6B7D"/>
    <w:rsid w:val="00200ACC"/>
    <w:rsid w:val="0020371D"/>
    <w:rsid w:val="002044E3"/>
    <w:rsid w:val="00206D36"/>
    <w:rsid w:val="0020748B"/>
    <w:rsid w:val="002102AC"/>
    <w:rsid w:val="0021084A"/>
    <w:rsid w:val="00210D25"/>
    <w:rsid w:val="00212026"/>
    <w:rsid w:val="0021320B"/>
    <w:rsid w:val="00213512"/>
    <w:rsid w:val="002151EC"/>
    <w:rsid w:val="002158D2"/>
    <w:rsid w:val="00215B8D"/>
    <w:rsid w:val="00215CDC"/>
    <w:rsid w:val="002160C1"/>
    <w:rsid w:val="002237A7"/>
    <w:rsid w:val="002241EA"/>
    <w:rsid w:val="00224CBE"/>
    <w:rsid w:val="0022695E"/>
    <w:rsid w:val="00226DF2"/>
    <w:rsid w:val="00226F21"/>
    <w:rsid w:val="00227871"/>
    <w:rsid w:val="00227D33"/>
    <w:rsid w:val="00231178"/>
    <w:rsid w:val="002311D1"/>
    <w:rsid w:val="002330B5"/>
    <w:rsid w:val="002338E1"/>
    <w:rsid w:val="00234D60"/>
    <w:rsid w:val="00235048"/>
    <w:rsid w:val="0023567C"/>
    <w:rsid w:val="002356ED"/>
    <w:rsid w:val="00235A56"/>
    <w:rsid w:val="002370FA"/>
    <w:rsid w:val="00237190"/>
    <w:rsid w:val="00237691"/>
    <w:rsid w:val="00241601"/>
    <w:rsid w:val="00241E99"/>
    <w:rsid w:val="00242B3B"/>
    <w:rsid w:val="00242FED"/>
    <w:rsid w:val="00244873"/>
    <w:rsid w:val="00246197"/>
    <w:rsid w:val="00247916"/>
    <w:rsid w:val="0025028F"/>
    <w:rsid w:val="0025413C"/>
    <w:rsid w:val="00254F27"/>
    <w:rsid w:val="002556FB"/>
    <w:rsid w:val="00256218"/>
    <w:rsid w:val="0026087D"/>
    <w:rsid w:val="002618B5"/>
    <w:rsid w:val="00263755"/>
    <w:rsid w:val="00263ACA"/>
    <w:rsid w:val="00265008"/>
    <w:rsid w:val="002658AA"/>
    <w:rsid w:val="00266C88"/>
    <w:rsid w:val="00271A22"/>
    <w:rsid w:val="00271C8B"/>
    <w:rsid w:val="00272F3E"/>
    <w:rsid w:val="002765C1"/>
    <w:rsid w:val="00277CA9"/>
    <w:rsid w:val="00280116"/>
    <w:rsid w:val="00281545"/>
    <w:rsid w:val="002826BD"/>
    <w:rsid w:val="00284AE9"/>
    <w:rsid w:val="00285AB8"/>
    <w:rsid w:val="0028670A"/>
    <w:rsid w:val="00286913"/>
    <w:rsid w:val="00286FFD"/>
    <w:rsid w:val="00287524"/>
    <w:rsid w:val="0029518B"/>
    <w:rsid w:val="002963BF"/>
    <w:rsid w:val="002971DD"/>
    <w:rsid w:val="0029736A"/>
    <w:rsid w:val="00297919"/>
    <w:rsid w:val="002A0E70"/>
    <w:rsid w:val="002A1119"/>
    <w:rsid w:val="002A2314"/>
    <w:rsid w:val="002A4D76"/>
    <w:rsid w:val="002B0B77"/>
    <w:rsid w:val="002B1100"/>
    <w:rsid w:val="002B25AA"/>
    <w:rsid w:val="002B5F47"/>
    <w:rsid w:val="002B6906"/>
    <w:rsid w:val="002C07E8"/>
    <w:rsid w:val="002C1A7D"/>
    <w:rsid w:val="002C475C"/>
    <w:rsid w:val="002C4780"/>
    <w:rsid w:val="002C5350"/>
    <w:rsid w:val="002C564A"/>
    <w:rsid w:val="002D0719"/>
    <w:rsid w:val="002D1843"/>
    <w:rsid w:val="002D190E"/>
    <w:rsid w:val="002D1BC7"/>
    <w:rsid w:val="002D21E3"/>
    <w:rsid w:val="002D4159"/>
    <w:rsid w:val="002D444D"/>
    <w:rsid w:val="002D4B31"/>
    <w:rsid w:val="002D4B53"/>
    <w:rsid w:val="002D4D44"/>
    <w:rsid w:val="002D58F6"/>
    <w:rsid w:val="002D6D87"/>
    <w:rsid w:val="002D76CC"/>
    <w:rsid w:val="002D7A29"/>
    <w:rsid w:val="002E51E9"/>
    <w:rsid w:val="002E536D"/>
    <w:rsid w:val="002E5811"/>
    <w:rsid w:val="002E5E0A"/>
    <w:rsid w:val="002E7014"/>
    <w:rsid w:val="002F1A83"/>
    <w:rsid w:val="002F2048"/>
    <w:rsid w:val="002F260C"/>
    <w:rsid w:val="002F4063"/>
    <w:rsid w:val="002F444B"/>
    <w:rsid w:val="002F74D6"/>
    <w:rsid w:val="00304DC5"/>
    <w:rsid w:val="0030623B"/>
    <w:rsid w:val="00306BD3"/>
    <w:rsid w:val="0031047A"/>
    <w:rsid w:val="00311162"/>
    <w:rsid w:val="003115FF"/>
    <w:rsid w:val="003125D6"/>
    <w:rsid w:val="003127E5"/>
    <w:rsid w:val="0031281C"/>
    <w:rsid w:val="00313117"/>
    <w:rsid w:val="00313126"/>
    <w:rsid w:val="0031380C"/>
    <w:rsid w:val="0031443E"/>
    <w:rsid w:val="00314CC0"/>
    <w:rsid w:val="003156D9"/>
    <w:rsid w:val="00316AF6"/>
    <w:rsid w:val="0031787D"/>
    <w:rsid w:val="0031792B"/>
    <w:rsid w:val="0032016B"/>
    <w:rsid w:val="003206BE"/>
    <w:rsid w:val="00321169"/>
    <w:rsid w:val="0032298B"/>
    <w:rsid w:val="0032558D"/>
    <w:rsid w:val="00325DB6"/>
    <w:rsid w:val="003266F7"/>
    <w:rsid w:val="0033245C"/>
    <w:rsid w:val="003325F9"/>
    <w:rsid w:val="00333318"/>
    <w:rsid w:val="00333C55"/>
    <w:rsid w:val="00337983"/>
    <w:rsid w:val="00337CAE"/>
    <w:rsid w:val="00337E05"/>
    <w:rsid w:val="00340CDA"/>
    <w:rsid w:val="00344B8D"/>
    <w:rsid w:val="0034519B"/>
    <w:rsid w:val="00345983"/>
    <w:rsid w:val="00345BA1"/>
    <w:rsid w:val="00345DE2"/>
    <w:rsid w:val="00346115"/>
    <w:rsid w:val="00347694"/>
    <w:rsid w:val="00347DCE"/>
    <w:rsid w:val="00347FD1"/>
    <w:rsid w:val="0035004D"/>
    <w:rsid w:val="00350919"/>
    <w:rsid w:val="0035218C"/>
    <w:rsid w:val="00352D54"/>
    <w:rsid w:val="0035390D"/>
    <w:rsid w:val="00353F20"/>
    <w:rsid w:val="00354430"/>
    <w:rsid w:val="003559DD"/>
    <w:rsid w:val="00355FCE"/>
    <w:rsid w:val="00362BA8"/>
    <w:rsid w:val="003642EE"/>
    <w:rsid w:val="00364B12"/>
    <w:rsid w:val="00364F58"/>
    <w:rsid w:val="0037119E"/>
    <w:rsid w:val="00371F38"/>
    <w:rsid w:val="003725C3"/>
    <w:rsid w:val="00373E05"/>
    <w:rsid w:val="0037437D"/>
    <w:rsid w:val="00376B1B"/>
    <w:rsid w:val="00377539"/>
    <w:rsid w:val="0037754A"/>
    <w:rsid w:val="00377EED"/>
    <w:rsid w:val="00381884"/>
    <w:rsid w:val="00382062"/>
    <w:rsid w:val="003826E9"/>
    <w:rsid w:val="00383567"/>
    <w:rsid w:val="003836E9"/>
    <w:rsid w:val="00383D80"/>
    <w:rsid w:val="00385457"/>
    <w:rsid w:val="00385C7D"/>
    <w:rsid w:val="0038663F"/>
    <w:rsid w:val="00387101"/>
    <w:rsid w:val="00390CE9"/>
    <w:rsid w:val="0039107A"/>
    <w:rsid w:val="003931C2"/>
    <w:rsid w:val="00393BB1"/>
    <w:rsid w:val="00396174"/>
    <w:rsid w:val="00396712"/>
    <w:rsid w:val="00397801"/>
    <w:rsid w:val="00397FEB"/>
    <w:rsid w:val="003A0CE8"/>
    <w:rsid w:val="003A348B"/>
    <w:rsid w:val="003A4873"/>
    <w:rsid w:val="003A4EAA"/>
    <w:rsid w:val="003A515B"/>
    <w:rsid w:val="003A55F3"/>
    <w:rsid w:val="003A6171"/>
    <w:rsid w:val="003A76B0"/>
    <w:rsid w:val="003B2592"/>
    <w:rsid w:val="003B338A"/>
    <w:rsid w:val="003B374F"/>
    <w:rsid w:val="003B4812"/>
    <w:rsid w:val="003B53F1"/>
    <w:rsid w:val="003B73B2"/>
    <w:rsid w:val="003C3293"/>
    <w:rsid w:val="003C3904"/>
    <w:rsid w:val="003C47D6"/>
    <w:rsid w:val="003C4C81"/>
    <w:rsid w:val="003C5098"/>
    <w:rsid w:val="003C5CF8"/>
    <w:rsid w:val="003C716A"/>
    <w:rsid w:val="003D12D9"/>
    <w:rsid w:val="003D13F5"/>
    <w:rsid w:val="003D2074"/>
    <w:rsid w:val="003D2558"/>
    <w:rsid w:val="003D4BFF"/>
    <w:rsid w:val="003D524C"/>
    <w:rsid w:val="003D6CA3"/>
    <w:rsid w:val="003D7C14"/>
    <w:rsid w:val="003D7DAD"/>
    <w:rsid w:val="003E0863"/>
    <w:rsid w:val="003E15D9"/>
    <w:rsid w:val="003E1E6B"/>
    <w:rsid w:val="003E266D"/>
    <w:rsid w:val="003E2FD2"/>
    <w:rsid w:val="003E3113"/>
    <w:rsid w:val="003E39F1"/>
    <w:rsid w:val="003E4C63"/>
    <w:rsid w:val="003E5134"/>
    <w:rsid w:val="003E610A"/>
    <w:rsid w:val="003E628D"/>
    <w:rsid w:val="003E6B69"/>
    <w:rsid w:val="003E74D8"/>
    <w:rsid w:val="003F18E3"/>
    <w:rsid w:val="003F202B"/>
    <w:rsid w:val="003F3A30"/>
    <w:rsid w:val="003F3DC8"/>
    <w:rsid w:val="003F69AF"/>
    <w:rsid w:val="003F7233"/>
    <w:rsid w:val="00401494"/>
    <w:rsid w:val="00401CDF"/>
    <w:rsid w:val="00401E64"/>
    <w:rsid w:val="00402127"/>
    <w:rsid w:val="00404BC0"/>
    <w:rsid w:val="00404E4C"/>
    <w:rsid w:val="00405749"/>
    <w:rsid w:val="00406694"/>
    <w:rsid w:val="00406B5D"/>
    <w:rsid w:val="004074EB"/>
    <w:rsid w:val="00407534"/>
    <w:rsid w:val="00410B49"/>
    <w:rsid w:val="0041136D"/>
    <w:rsid w:val="0041354A"/>
    <w:rsid w:val="004145F0"/>
    <w:rsid w:val="0041509E"/>
    <w:rsid w:val="00415249"/>
    <w:rsid w:val="0041694A"/>
    <w:rsid w:val="0041701F"/>
    <w:rsid w:val="00417CFA"/>
    <w:rsid w:val="00417FD3"/>
    <w:rsid w:val="00420867"/>
    <w:rsid w:val="0042087C"/>
    <w:rsid w:val="004223F2"/>
    <w:rsid w:val="00422FAF"/>
    <w:rsid w:val="004244F0"/>
    <w:rsid w:val="004246A1"/>
    <w:rsid w:val="00424BA1"/>
    <w:rsid w:val="00424FA0"/>
    <w:rsid w:val="00425EFD"/>
    <w:rsid w:val="00426297"/>
    <w:rsid w:val="00427D58"/>
    <w:rsid w:val="004307A0"/>
    <w:rsid w:val="00430E64"/>
    <w:rsid w:val="00430F13"/>
    <w:rsid w:val="004311B9"/>
    <w:rsid w:val="00432212"/>
    <w:rsid w:val="00433B32"/>
    <w:rsid w:val="00434E7B"/>
    <w:rsid w:val="0043556F"/>
    <w:rsid w:val="00435842"/>
    <w:rsid w:val="0043799A"/>
    <w:rsid w:val="004416A3"/>
    <w:rsid w:val="00441E46"/>
    <w:rsid w:val="00441F4C"/>
    <w:rsid w:val="00442FE6"/>
    <w:rsid w:val="00443406"/>
    <w:rsid w:val="00443A14"/>
    <w:rsid w:val="004456D8"/>
    <w:rsid w:val="00447A2C"/>
    <w:rsid w:val="00447F86"/>
    <w:rsid w:val="0045051F"/>
    <w:rsid w:val="00450E95"/>
    <w:rsid w:val="00453375"/>
    <w:rsid w:val="00453C6E"/>
    <w:rsid w:val="004541A5"/>
    <w:rsid w:val="004544CC"/>
    <w:rsid w:val="00454CC7"/>
    <w:rsid w:val="0045510E"/>
    <w:rsid w:val="00455322"/>
    <w:rsid w:val="004557FE"/>
    <w:rsid w:val="0045644F"/>
    <w:rsid w:val="0045686D"/>
    <w:rsid w:val="00457C80"/>
    <w:rsid w:val="00460CE8"/>
    <w:rsid w:val="00461596"/>
    <w:rsid w:val="00461601"/>
    <w:rsid w:val="00461EAE"/>
    <w:rsid w:val="00463531"/>
    <w:rsid w:val="004637AA"/>
    <w:rsid w:val="00463EB8"/>
    <w:rsid w:val="00463FA6"/>
    <w:rsid w:val="00465357"/>
    <w:rsid w:val="004669C3"/>
    <w:rsid w:val="00467D23"/>
    <w:rsid w:val="00470168"/>
    <w:rsid w:val="00470F21"/>
    <w:rsid w:val="00471C4B"/>
    <w:rsid w:val="00472F7F"/>
    <w:rsid w:val="00474B40"/>
    <w:rsid w:val="004765CD"/>
    <w:rsid w:val="00477FBE"/>
    <w:rsid w:val="00480040"/>
    <w:rsid w:val="00480449"/>
    <w:rsid w:val="0048179A"/>
    <w:rsid w:val="00481A56"/>
    <w:rsid w:val="004842E5"/>
    <w:rsid w:val="00484374"/>
    <w:rsid w:val="00485650"/>
    <w:rsid w:val="00486455"/>
    <w:rsid w:val="00486621"/>
    <w:rsid w:val="00487625"/>
    <w:rsid w:val="00487AF6"/>
    <w:rsid w:val="004900F3"/>
    <w:rsid w:val="00490715"/>
    <w:rsid w:val="0049296E"/>
    <w:rsid w:val="004935E0"/>
    <w:rsid w:val="004951E9"/>
    <w:rsid w:val="004A07B0"/>
    <w:rsid w:val="004A0A5C"/>
    <w:rsid w:val="004A199E"/>
    <w:rsid w:val="004A2095"/>
    <w:rsid w:val="004A300A"/>
    <w:rsid w:val="004A342D"/>
    <w:rsid w:val="004A5138"/>
    <w:rsid w:val="004A5160"/>
    <w:rsid w:val="004A58A1"/>
    <w:rsid w:val="004A5FB4"/>
    <w:rsid w:val="004A6569"/>
    <w:rsid w:val="004A70F0"/>
    <w:rsid w:val="004B12BC"/>
    <w:rsid w:val="004B1CF6"/>
    <w:rsid w:val="004B1F02"/>
    <w:rsid w:val="004B2DE9"/>
    <w:rsid w:val="004B3329"/>
    <w:rsid w:val="004B38BE"/>
    <w:rsid w:val="004B38FF"/>
    <w:rsid w:val="004B40AA"/>
    <w:rsid w:val="004B4A35"/>
    <w:rsid w:val="004B4AF2"/>
    <w:rsid w:val="004B7558"/>
    <w:rsid w:val="004B7F3F"/>
    <w:rsid w:val="004C0786"/>
    <w:rsid w:val="004C68A1"/>
    <w:rsid w:val="004C7B6F"/>
    <w:rsid w:val="004D00FD"/>
    <w:rsid w:val="004D1597"/>
    <w:rsid w:val="004D1FD2"/>
    <w:rsid w:val="004D491D"/>
    <w:rsid w:val="004D6A1D"/>
    <w:rsid w:val="004D7F3E"/>
    <w:rsid w:val="004E0EBF"/>
    <w:rsid w:val="004E2E54"/>
    <w:rsid w:val="004E390F"/>
    <w:rsid w:val="004E7960"/>
    <w:rsid w:val="004F3F1B"/>
    <w:rsid w:val="004F560E"/>
    <w:rsid w:val="004F6264"/>
    <w:rsid w:val="004F681B"/>
    <w:rsid w:val="004F6ABD"/>
    <w:rsid w:val="004F7D37"/>
    <w:rsid w:val="00501B4F"/>
    <w:rsid w:val="00501EF6"/>
    <w:rsid w:val="00502617"/>
    <w:rsid w:val="00504728"/>
    <w:rsid w:val="00505638"/>
    <w:rsid w:val="00505DF3"/>
    <w:rsid w:val="005104D9"/>
    <w:rsid w:val="00510618"/>
    <w:rsid w:val="00510857"/>
    <w:rsid w:val="00511D57"/>
    <w:rsid w:val="005123EE"/>
    <w:rsid w:val="0051526F"/>
    <w:rsid w:val="00516C36"/>
    <w:rsid w:val="00517ADA"/>
    <w:rsid w:val="005205E0"/>
    <w:rsid w:val="00521B1B"/>
    <w:rsid w:val="00522239"/>
    <w:rsid w:val="005228E7"/>
    <w:rsid w:val="00523403"/>
    <w:rsid w:val="00523CD7"/>
    <w:rsid w:val="00524BF6"/>
    <w:rsid w:val="00524FE1"/>
    <w:rsid w:val="005252F7"/>
    <w:rsid w:val="00525ACC"/>
    <w:rsid w:val="005263D4"/>
    <w:rsid w:val="005265D3"/>
    <w:rsid w:val="0053052A"/>
    <w:rsid w:val="005305B2"/>
    <w:rsid w:val="00530D01"/>
    <w:rsid w:val="0053118B"/>
    <w:rsid w:val="005318AB"/>
    <w:rsid w:val="00534497"/>
    <w:rsid w:val="0053450F"/>
    <w:rsid w:val="005347EF"/>
    <w:rsid w:val="00535D02"/>
    <w:rsid w:val="00535E0A"/>
    <w:rsid w:val="00536CD7"/>
    <w:rsid w:val="005402E0"/>
    <w:rsid w:val="00540326"/>
    <w:rsid w:val="00541686"/>
    <w:rsid w:val="0054291B"/>
    <w:rsid w:val="00542A97"/>
    <w:rsid w:val="00542A98"/>
    <w:rsid w:val="00542EF0"/>
    <w:rsid w:val="00543140"/>
    <w:rsid w:val="005446D3"/>
    <w:rsid w:val="005461AD"/>
    <w:rsid w:val="0054712D"/>
    <w:rsid w:val="00550F9D"/>
    <w:rsid w:val="005512B0"/>
    <w:rsid w:val="00553215"/>
    <w:rsid w:val="00553FC3"/>
    <w:rsid w:val="00555101"/>
    <w:rsid w:val="005567A7"/>
    <w:rsid w:val="00562E47"/>
    <w:rsid w:val="005670B4"/>
    <w:rsid w:val="00567C65"/>
    <w:rsid w:val="00570EF3"/>
    <w:rsid w:val="00571015"/>
    <w:rsid w:val="005719CD"/>
    <w:rsid w:val="005720BD"/>
    <w:rsid w:val="0057229C"/>
    <w:rsid w:val="0057335F"/>
    <w:rsid w:val="005737EA"/>
    <w:rsid w:val="00573EC4"/>
    <w:rsid w:val="00574325"/>
    <w:rsid w:val="0057439A"/>
    <w:rsid w:val="005804A4"/>
    <w:rsid w:val="00584A00"/>
    <w:rsid w:val="00585B58"/>
    <w:rsid w:val="00586E93"/>
    <w:rsid w:val="0058782B"/>
    <w:rsid w:val="00590024"/>
    <w:rsid w:val="0059127B"/>
    <w:rsid w:val="00591973"/>
    <w:rsid w:val="00592046"/>
    <w:rsid w:val="005920BC"/>
    <w:rsid w:val="005935AF"/>
    <w:rsid w:val="00595267"/>
    <w:rsid w:val="005958EF"/>
    <w:rsid w:val="005962B4"/>
    <w:rsid w:val="005971BF"/>
    <w:rsid w:val="005979F7"/>
    <w:rsid w:val="005A0619"/>
    <w:rsid w:val="005A2D91"/>
    <w:rsid w:val="005A3770"/>
    <w:rsid w:val="005A3BE2"/>
    <w:rsid w:val="005A4C83"/>
    <w:rsid w:val="005A6AC2"/>
    <w:rsid w:val="005A75E8"/>
    <w:rsid w:val="005A7A47"/>
    <w:rsid w:val="005B1493"/>
    <w:rsid w:val="005B1811"/>
    <w:rsid w:val="005B2C34"/>
    <w:rsid w:val="005B2CFB"/>
    <w:rsid w:val="005B46CF"/>
    <w:rsid w:val="005B4ABE"/>
    <w:rsid w:val="005B4E8A"/>
    <w:rsid w:val="005B588B"/>
    <w:rsid w:val="005C111F"/>
    <w:rsid w:val="005C17EE"/>
    <w:rsid w:val="005C4A65"/>
    <w:rsid w:val="005C5925"/>
    <w:rsid w:val="005C77AF"/>
    <w:rsid w:val="005C7A70"/>
    <w:rsid w:val="005C7B47"/>
    <w:rsid w:val="005D3472"/>
    <w:rsid w:val="005D43FE"/>
    <w:rsid w:val="005D46F7"/>
    <w:rsid w:val="005D624F"/>
    <w:rsid w:val="005D6B7A"/>
    <w:rsid w:val="005D7A3F"/>
    <w:rsid w:val="005D7DCD"/>
    <w:rsid w:val="005E05B7"/>
    <w:rsid w:val="005E1669"/>
    <w:rsid w:val="005E208E"/>
    <w:rsid w:val="005E39D3"/>
    <w:rsid w:val="005E4D39"/>
    <w:rsid w:val="005E75A7"/>
    <w:rsid w:val="005E7CFC"/>
    <w:rsid w:val="005F144C"/>
    <w:rsid w:val="005F1634"/>
    <w:rsid w:val="005F21CF"/>
    <w:rsid w:val="005F3059"/>
    <w:rsid w:val="005F38ED"/>
    <w:rsid w:val="005F5BCD"/>
    <w:rsid w:val="005F5FE5"/>
    <w:rsid w:val="005F72FA"/>
    <w:rsid w:val="005F7569"/>
    <w:rsid w:val="005F7A95"/>
    <w:rsid w:val="006049C6"/>
    <w:rsid w:val="006063F6"/>
    <w:rsid w:val="00606AEF"/>
    <w:rsid w:val="00607FF0"/>
    <w:rsid w:val="006101CF"/>
    <w:rsid w:val="00612811"/>
    <w:rsid w:val="006135C4"/>
    <w:rsid w:val="00613C1D"/>
    <w:rsid w:val="00613DF5"/>
    <w:rsid w:val="00615573"/>
    <w:rsid w:val="00615DBE"/>
    <w:rsid w:val="00616098"/>
    <w:rsid w:val="00617BB6"/>
    <w:rsid w:val="00622848"/>
    <w:rsid w:val="006256E9"/>
    <w:rsid w:val="0062663A"/>
    <w:rsid w:val="00626A80"/>
    <w:rsid w:val="00626D05"/>
    <w:rsid w:val="00627E21"/>
    <w:rsid w:val="00627F5D"/>
    <w:rsid w:val="00631152"/>
    <w:rsid w:val="00631ED6"/>
    <w:rsid w:val="006325E7"/>
    <w:rsid w:val="00632EFB"/>
    <w:rsid w:val="0063340C"/>
    <w:rsid w:val="00633481"/>
    <w:rsid w:val="006340BF"/>
    <w:rsid w:val="0063647D"/>
    <w:rsid w:val="00637172"/>
    <w:rsid w:val="0064020D"/>
    <w:rsid w:val="00640757"/>
    <w:rsid w:val="00641403"/>
    <w:rsid w:val="006427A7"/>
    <w:rsid w:val="00643E13"/>
    <w:rsid w:val="006460ED"/>
    <w:rsid w:val="00646C33"/>
    <w:rsid w:val="00652CBC"/>
    <w:rsid w:val="00653ADE"/>
    <w:rsid w:val="00653E8A"/>
    <w:rsid w:val="0065455A"/>
    <w:rsid w:val="00655271"/>
    <w:rsid w:val="00655662"/>
    <w:rsid w:val="00663847"/>
    <w:rsid w:val="00664F2E"/>
    <w:rsid w:val="0066529C"/>
    <w:rsid w:val="0066547F"/>
    <w:rsid w:val="0066609E"/>
    <w:rsid w:val="00667022"/>
    <w:rsid w:val="0066706B"/>
    <w:rsid w:val="006714D5"/>
    <w:rsid w:val="006729D9"/>
    <w:rsid w:val="00672F63"/>
    <w:rsid w:val="0067406D"/>
    <w:rsid w:val="006751A1"/>
    <w:rsid w:val="006774FE"/>
    <w:rsid w:val="00677666"/>
    <w:rsid w:val="00677717"/>
    <w:rsid w:val="00681B78"/>
    <w:rsid w:val="0068246E"/>
    <w:rsid w:val="0068262B"/>
    <w:rsid w:val="00686D80"/>
    <w:rsid w:val="00687091"/>
    <w:rsid w:val="00687C17"/>
    <w:rsid w:val="00687F79"/>
    <w:rsid w:val="00693805"/>
    <w:rsid w:val="00694EB3"/>
    <w:rsid w:val="00697EBD"/>
    <w:rsid w:val="006A016F"/>
    <w:rsid w:val="006A2525"/>
    <w:rsid w:val="006A32FA"/>
    <w:rsid w:val="006A3FDA"/>
    <w:rsid w:val="006A400E"/>
    <w:rsid w:val="006A42B0"/>
    <w:rsid w:val="006B0D90"/>
    <w:rsid w:val="006B131B"/>
    <w:rsid w:val="006B2279"/>
    <w:rsid w:val="006B3124"/>
    <w:rsid w:val="006B35F8"/>
    <w:rsid w:val="006B6FC1"/>
    <w:rsid w:val="006B7439"/>
    <w:rsid w:val="006C2735"/>
    <w:rsid w:val="006C2DAC"/>
    <w:rsid w:val="006C30E9"/>
    <w:rsid w:val="006C5B53"/>
    <w:rsid w:val="006C6506"/>
    <w:rsid w:val="006D3541"/>
    <w:rsid w:val="006D373C"/>
    <w:rsid w:val="006D50A4"/>
    <w:rsid w:val="006D5523"/>
    <w:rsid w:val="006D56CF"/>
    <w:rsid w:val="006D5BCD"/>
    <w:rsid w:val="006D5C72"/>
    <w:rsid w:val="006D6B7E"/>
    <w:rsid w:val="006D75A1"/>
    <w:rsid w:val="006D7723"/>
    <w:rsid w:val="006E034C"/>
    <w:rsid w:val="006E06E9"/>
    <w:rsid w:val="006E0EE2"/>
    <w:rsid w:val="006E2320"/>
    <w:rsid w:val="006E3F3B"/>
    <w:rsid w:val="006E5BE7"/>
    <w:rsid w:val="006E717F"/>
    <w:rsid w:val="006E71ED"/>
    <w:rsid w:val="006E79FC"/>
    <w:rsid w:val="006F0185"/>
    <w:rsid w:val="006F1923"/>
    <w:rsid w:val="006F2FC4"/>
    <w:rsid w:val="006F47C0"/>
    <w:rsid w:val="006F5287"/>
    <w:rsid w:val="006F64C1"/>
    <w:rsid w:val="006F6D98"/>
    <w:rsid w:val="006F71F4"/>
    <w:rsid w:val="00700AE4"/>
    <w:rsid w:val="00701A29"/>
    <w:rsid w:val="00703D39"/>
    <w:rsid w:val="00707284"/>
    <w:rsid w:val="00707E75"/>
    <w:rsid w:val="007127F2"/>
    <w:rsid w:val="00712CAB"/>
    <w:rsid w:val="00713D26"/>
    <w:rsid w:val="00716A9C"/>
    <w:rsid w:val="007205E0"/>
    <w:rsid w:val="00721856"/>
    <w:rsid w:val="00721A42"/>
    <w:rsid w:val="00722A55"/>
    <w:rsid w:val="00723C3B"/>
    <w:rsid w:val="00725D1D"/>
    <w:rsid w:val="00725DB3"/>
    <w:rsid w:val="00726181"/>
    <w:rsid w:val="00727CDB"/>
    <w:rsid w:val="00732880"/>
    <w:rsid w:val="00733875"/>
    <w:rsid w:val="007342D5"/>
    <w:rsid w:val="00736641"/>
    <w:rsid w:val="00740404"/>
    <w:rsid w:val="0074117B"/>
    <w:rsid w:val="00742347"/>
    <w:rsid w:val="00742A15"/>
    <w:rsid w:val="00742B2E"/>
    <w:rsid w:val="00742DB4"/>
    <w:rsid w:val="007454AA"/>
    <w:rsid w:val="00746EB7"/>
    <w:rsid w:val="00754E7B"/>
    <w:rsid w:val="007559D0"/>
    <w:rsid w:val="00755C86"/>
    <w:rsid w:val="00756703"/>
    <w:rsid w:val="007578E9"/>
    <w:rsid w:val="00757D1A"/>
    <w:rsid w:val="0076004A"/>
    <w:rsid w:val="007601BF"/>
    <w:rsid w:val="00762B7E"/>
    <w:rsid w:val="007664A8"/>
    <w:rsid w:val="007668B9"/>
    <w:rsid w:val="007669C0"/>
    <w:rsid w:val="00766E5E"/>
    <w:rsid w:val="00767AF1"/>
    <w:rsid w:val="0077064B"/>
    <w:rsid w:val="00771593"/>
    <w:rsid w:val="00773464"/>
    <w:rsid w:val="007737DA"/>
    <w:rsid w:val="00773BD6"/>
    <w:rsid w:val="00774493"/>
    <w:rsid w:val="00775817"/>
    <w:rsid w:val="0078004B"/>
    <w:rsid w:val="00780CA8"/>
    <w:rsid w:val="00781049"/>
    <w:rsid w:val="007837D3"/>
    <w:rsid w:val="00783E03"/>
    <w:rsid w:val="0078548D"/>
    <w:rsid w:val="00787515"/>
    <w:rsid w:val="00791475"/>
    <w:rsid w:val="0079227A"/>
    <w:rsid w:val="00793876"/>
    <w:rsid w:val="00793D6D"/>
    <w:rsid w:val="00795108"/>
    <w:rsid w:val="007A0BEA"/>
    <w:rsid w:val="007A1025"/>
    <w:rsid w:val="007A422A"/>
    <w:rsid w:val="007A62A9"/>
    <w:rsid w:val="007B1E3E"/>
    <w:rsid w:val="007B2AD0"/>
    <w:rsid w:val="007B333D"/>
    <w:rsid w:val="007B4DF8"/>
    <w:rsid w:val="007B57B9"/>
    <w:rsid w:val="007C200B"/>
    <w:rsid w:val="007C49BA"/>
    <w:rsid w:val="007C5759"/>
    <w:rsid w:val="007C59E7"/>
    <w:rsid w:val="007C5BC3"/>
    <w:rsid w:val="007C60EC"/>
    <w:rsid w:val="007C7887"/>
    <w:rsid w:val="007C7E06"/>
    <w:rsid w:val="007D266B"/>
    <w:rsid w:val="007D38BA"/>
    <w:rsid w:val="007D3B4E"/>
    <w:rsid w:val="007D3E21"/>
    <w:rsid w:val="007D42D2"/>
    <w:rsid w:val="007D5254"/>
    <w:rsid w:val="007D5FDF"/>
    <w:rsid w:val="007D64C7"/>
    <w:rsid w:val="007D7399"/>
    <w:rsid w:val="007D7A44"/>
    <w:rsid w:val="007D7C34"/>
    <w:rsid w:val="007E1048"/>
    <w:rsid w:val="007E1459"/>
    <w:rsid w:val="007E29D7"/>
    <w:rsid w:val="007E3829"/>
    <w:rsid w:val="007E3B70"/>
    <w:rsid w:val="007E3E2E"/>
    <w:rsid w:val="007E3FD3"/>
    <w:rsid w:val="007E6441"/>
    <w:rsid w:val="007E754E"/>
    <w:rsid w:val="007F20A0"/>
    <w:rsid w:val="007F240B"/>
    <w:rsid w:val="007F2572"/>
    <w:rsid w:val="007F2BB9"/>
    <w:rsid w:val="007F2E7C"/>
    <w:rsid w:val="007F327F"/>
    <w:rsid w:val="007F34CF"/>
    <w:rsid w:val="007F3C00"/>
    <w:rsid w:val="007F4151"/>
    <w:rsid w:val="007F5632"/>
    <w:rsid w:val="007F72C4"/>
    <w:rsid w:val="007F778F"/>
    <w:rsid w:val="007F7978"/>
    <w:rsid w:val="007F7C7E"/>
    <w:rsid w:val="00800E3F"/>
    <w:rsid w:val="0080104E"/>
    <w:rsid w:val="00802D7A"/>
    <w:rsid w:val="00803A53"/>
    <w:rsid w:val="00804386"/>
    <w:rsid w:val="00806C03"/>
    <w:rsid w:val="00806E1B"/>
    <w:rsid w:val="00807705"/>
    <w:rsid w:val="00807E88"/>
    <w:rsid w:val="00807F2C"/>
    <w:rsid w:val="00810BB0"/>
    <w:rsid w:val="00810BC3"/>
    <w:rsid w:val="008112CC"/>
    <w:rsid w:val="00811DD4"/>
    <w:rsid w:val="0081477D"/>
    <w:rsid w:val="00815219"/>
    <w:rsid w:val="008159D7"/>
    <w:rsid w:val="00817660"/>
    <w:rsid w:val="00820F18"/>
    <w:rsid w:val="008210C0"/>
    <w:rsid w:val="00822140"/>
    <w:rsid w:val="00822BE0"/>
    <w:rsid w:val="00822CE6"/>
    <w:rsid w:val="00823236"/>
    <w:rsid w:val="0082373D"/>
    <w:rsid w:val="00823C97"/>
    <w:rsid w:val="008243B3"/>
    <w:rsid w:val="008247B8"/>
    <w:rsid w:val="00825334"/>
    <w:rsid w:val="00827C51"/>
    <w:rsid w:val="00827EDA"/>
    <w:rsid w:val="008309F7"/>
    <w:rsid w:val="00831DBB"/>
    <w:rsid w:val="008320B9"/>
    <w:rsid w:val="00834619"/>
    <w:rsid w:val="00836317"/>
    <w:rsid w:val="00840777"/>
    <w:rsid w:val="00841107"/>
    <w:rsid w:val="00841A18"/>
    <w:rsid w:val="00843A69"/>
    <w:rsid w:val="008445BC"/>
    <w:rsid w:val="00845406"/>
    <w:rsid w:val="00847F98"/>
    <w:rsid w:val="00850A6E"/>
    <w:rsid w:val="00851078"/>
    <w:rsid w:val="00852CAF"/>
    <w:rsid w:val="00853F2C"/>
    <w:rsid w:val="00855056"/>
    <w:rsid w:val="008559E5"/>
    <w:rsid w:val="008566F1"/>
    <w:rsid w:val="00856C65"/>
    <w:rsid w:val="008620E5"/>
    <w:rsid w:val="008627A5"/>
    <w:rsid w:val="00863CC5"/>
    <w:rsid w:val="008640E1"/>
    <w:rsid w:val="0086581F"/>
    <w:rsid w:val="00865B89"/>
    <w:rsid w:val="00865C2E"/>
    <w:rsid w:val="0086644D"/>
    <w:rsid w:val="00866821"/>
    <w:rsid w:val="00866981"/>
    <w:rsid w:val="008672AB"/>
    <w:rsid w:val="008676DB"/>
    <w:rsid w:val="00871A4F"/>
    <w:rsid w:val="008720F6"/>
    <w:rsid w:val="00872ED6"/>
    <w:rsid w:val="008742E4"/>
    <w:rsid w:val="008744AA"/>
    <w:rsid w:val="008759B8"/>
    <w:rsid w:val="00880074"/>
    <w:rsid w:val="00880466"/>
    <w:rsid w:val="00880711"/>
    <w:rsid w:val="00880CAC"/>
    <w:rsid w:val="00885D37"/>
    <w:rsid w:val="00885ECE"/>
    <w:rsid w:val="00886F22"/>
    <w:rsid w:val="00887790"/>
    <w:rsid w:val="008904D1"/>
    <w:rsid w:val="00890FE1"/>
    <w:rsid w:val="00891B3D"/>
    <w:rsid w:val="00892B6E"/>
    <w:rsid w:val="0089549D"/>
    <w:rsid w:val="0089609A"/>
    <w:rsid w:val="0089644F"/>
    <w:rsid w:val="00897BDB"/>
    <w:rsid w:val="008A0B7A"/>
    <w:rsid w:val="008A125C"/>
    <w:rsid w:val="008A1862"/>
    <w:rsid w:val="008A1A05"/>
    <w:rsid w:val="008A3719"/>
    <w:rsid w:val="008A43B3"/>
    <w:rsid w:val="008A4EAF"/>
    <w:rsid w:val="008A647E"/>
    <w:rsid w:val="008A680F"/>
    <w:rsid w:val="008A73F3"/>
    <w:rsid w:val="008A7BFF"/>
    <w:rsid w:val="008B1A08"/>
    <w:rsid w:val="008B22DE"/>
    <w:rsid w:val="008B2A60"/>
    <w:rsid w:val="008B33C8"/>
    <w:rsid w:val="008B3690"/>
    <w:rsid w:val="008B3E4D"/>
    <w:rsid w:val="008B4C12"/>
    <w:rsid w:val="008B544A"/>
    <w:rsid w:val="008B57D4"/>
    <w:rsid w:val="008B667A"/>
    <w:rsid w:val="008B771E"/>
    <w:rsid w:val="008B787C"/>
    <w:rsid w:val="008B795C"/>
    <w:rsid w:val="008C034B"/>
    <w:rsid w:val="008C0ABB"/>
    <w:rsid w:val="008C2876"/>
    <w:rsid w:val="008C3304"/>
    <w:rsid w:val="008C3352"/>
    <w:rsid w:val="008C3CB0"/>
    <w:rsid w:val="008C417E"/>
    <w:rsid w:val="008C44E7"/>
    <w:rsid w:val="008C50A3"/>
    <w:rsid w:val="008C66AB"/>
    <w:rsid w:val="008C70FE"/>
    <w:rsid w:val="008C7318"/>
    <w:rsid w:val="008C73DE"/>
    <w:rsid w:val="008C769E"/>
    <w:rsid w:val="008D07AF"/>
    <w:rsid w:val="008D1437"/>
    <w:rsid w:val="008D477F"/>
    <w:rsid w:val="008D4831"/>
    <w:rsid w:val="008D5200"/>
    <w:rsid w:val="008E02AA"/>
    <w:rsid w:val="008E2A37"/>
    <w:rsid w:val="008E655B"/>
    <w:rsid w:val="008E6FBB"/>
    <w:rsid w:val="008F180E"/>
    <w:rsid w:val="008F18E3"/>
    <w:rsid w:val="008F27DC"/>
    <w:rsid w:val="008F2B3C"/>
    <w:rsid w:val="008F3D0C"/>
    <w:rsid w:val="008F57B3"/>
    <w:rsid w:val="008F6948"/>
    <w:rsid w:val="008F776A"/>
    <w:rsid w:val="00901CF5"/>
    <w:rsid w:val="00903D48"/>
    <w:rsid w:val="00904B2A"/>
    <w:rsid w:val="009052CF"/>
    <w:rsid w:val="00906429"/>
    <w:rsid w:val="00906AC1"/>
    <w:rsid w:val="00906AF9"/>
    <w:rsid w:val="00906AFD"/>
    <w:rsid w:val="009071E9"/>
    <w:rsid w:val="00907223"/>
    <w:rsid w:val="009074FC"/>
    <w:rsid w:val="00907C98"/>
    <w:rsid w:val="009100E3"/>
    <w:rsid w:val="00911112"/>
    <w:rsid w:val="00911490"/>
    <w:rsid w:val="00911617"/>
    <w:rsid w:val="00911A7B"/>
    <w:rsid w:val="00911B2F"/>
    <w:rsid w:val="00911F3B"/>
    <w:rsid w:val="009125F4"/>
    <w:rsid w:val="0091342F"/>
    <w:rsid w:val="00913D8F"/>
    <w:rsid w:val="00914516"/>
    <w:rsid w:val="00914BCE"/>
    <w:rsid w:val="00915A09"/>
    <w:rsid w:val="00920943"/>
    <w:rsid w:val="0092207B"/>
    <w:rsid w:val="009221C6"/>
    <w:rsid w:val="00925083"/>
    <w:rsid w:val="009253E9"/>
    <w:rsid w:val="009268A4"/>
    <w:rsid w:val="009278F1"/>
    <w:rsid w:val="0093045A"/>
    <w:rsid w:val="00930B04"/>
    <w:rsid w:val="00931550"/>
    <w:rsid w:val="00931ADE"/>
    <w:rsid w:val="00933136"/>
    <w:rsid w:val="009342C8"/>
    <w:rsid w:val="00935CD1"/>
    <w:rsid w:val="00941BE6"/>
    <w:rsid w:val="0094311E"/>
    <w:rsid w:val="00943CD1"/>
    <w:rsid w:val="00944A1F"/>
    <w:rsid w:val="00946873"/>
    <w:rsid w:val="00947D4E"/>
    <w:rsid w:val="00951A7E"/>
    <w:rsid w:val="0095233B"/>
    <w:rsid w:val="009527F3"/>
    <w:rsid w:val="00952ADB"/>
    <w:rsid w:val="00952EB4"/>
    <w:rsid w:val="009552A0"/>
    <w:rsid w:val="00955AA6"/>
    <w:rsid w:val="00955DC5"/>
    <w:rsid w:val="0096159A"/>
    <w:rsid w:val="0096214B"/>
    <w:rsid w:val="00963517"/>
    <w:rsid w:val="0096468C"/>
    <w:rsid w:val="00965A5F"/>
    <w:rsid w:val="00965BA3"/>
    <w:rsid w:val="00965CAB"/>
    <w:rsid w:val="009665A5"/>
    <w:rsid w:val="009673DF"/>
    <w:rsid w:val="009676A5"/>
    <w:rsid w:val="00970689"/>
    <w:rsid w:val="009729E1"/>
    <w:rsid w:val="00972AED"/>
    <w:rsid w:val="00973DB0"/>
    <w:rsid w:val="00973E2E"/>
    <w:rsid w:val="00974AE6"/>
    <w:rsid w:val="00974DD9"/>
    <w:rsid w:val="00975B69"/>
    <w:rsid w:val="009762D8"/>
    <w:rsid w:val="0097644D"/>
    <w:rsid w:val="0097670A"/>
    <w:rsid w:val="00976CF7"/>
    <w:rsid w:val="009819AA"/>
    <w:rsid w:val="0098295A"/>
    <w:rsid w:val="00982BA4"/>
    <w:rsid w:val="0098391A"/>
    <w:rsid w:val="00983960"/>
    <w:rsid w:val="00983D52"/>
    <w:rsid w:val="009842C9"/>
    <w:rsid w:val="00984F55"/>
    <w:rsid w:val="00986CA0"/>
    <w:rsid w:val="00986E5D"/>
    <w:rsid w:val="009878FD"/>
    <w:rsid w:val="0099022F"/>
    <w:rsid w:val="009932D4"/>
    <w:rsid w:val="00993526"/>
    <w:rsid w:val="00993B3E"/>
    <w:rsid w:val="0099548A"/>
    <w:rsid w:val="00995C54"/>
    <w:rsid w:val="009967C5"/>
    <w:rsid w:val="00996821"/>
    <w:rsid w:val="0099697F"/>
    <w:rsid w:val="009A01D5"/>
    <w:rsid w:val="009A036D"/>
    <w:rsid w:val="009A0824"/>
    <w:rsid w:val="009A09A2"/>
    <w:rsid w:val="009A0C0C"/>
    <w:rsid w:val="009A12D5"/>
    <w:rsid w:val="009A4AFB"/>
    <w:rsid w:val="009A62BC"/>
    <w:rsid w:val="009A678E"/>
    <w:rsid w:val="009A6CEA"/>
    <w:rsid w:val="009A6D4B"/>
    <w:rsid w:val="009B1EAF"/>
    <w:rsid w:val="009B4191"/>
    <w:rsid w:val="009B4417"/>
    <w:rsid w:val="009B449D"/>
    <w:rsid w:val="009B4A2D"/>
    <w:rsid w:val="009B7523"/>
    <w:rsid w:val="009B78BF"/>
    <w:rsid w:val="009C1A27"/>
    <w:rsid w:val="009C3327"/>
    <w:rsid w:val="009C52E6"/>
    <w:rsid w:val="009C5C0F"/>
    <w:rsid w:val="009C7E46"/>
    <w:rsid w:val="009D02D1"/>
    <w:rsid w:val="009D2095"/>
    <w:rsid w:val="009D28CD"/>
    <w:rsid w:val="009D4C42"/>
    <w:rsid w:val="009D5C4B"/>
    <w:rsid w:val="009E06E6"/>
    <w:rsid w:val="009E0C01"/>
    <w:rsid w:val="009E1462"/>
    <w:rsid w:val="009E34F9"/>
    <w:rsid w:val="009E3694"/>
    <w:rsid w:val="009E4B95"/>
    <w:rsid w:val="009E5517"/>
    <w:rsid w:val="009E5595"/>
    <w:rsid w:val="009E5F33"/>
    <w:rsid w:val="009E64D7"/>
    <w:rsid w:val="009E7018"/>
    <w:rsid w:val="009F0436"/>
    <w:rsid w:val="009F1617"/>
    <w:rsid w:val="009F1E84"/>
    <w:rsid w:val="009F2699"/>
    <w:rsid w:val="009F2BC3"/>
    <w:rsid w:val="009F4113"/>
    <w:rsid w:val="009F459A"/>
    <w:rsid w:val="009F473E"/>
    <w:rsid w:val="009F5C83"/>
    <w:rsid w:val="00A0093C"/>
    <w:rsid w:val="00A00C97"/>
    <w:rsid w:val="00A00D33"/>
    <w:rsid w:val="00A00D92"/>
    <w:rsid w:val="00A015E6"/>
    <w:rsid w:val="00A015F5"/>
    <w:rsid w:val="00A0179F"/>
    <w:rsid w:val="00A01EA2"/>
    <w:rsid w:val="00A02293"/>
    <w:rsid w:val="00A05AC9"/>
    <w:rsid w:val="00A109F4"/>
    <w:rsid w:val="00A11D9E"/>
    <w:rsid w:val="00A125A5"/>
    <w:rsid w:val="00A13686"/>
    <w:rsid w:val="00A14608"/>
    <w:rsid w:val="00A15398"/>
    <w:rsid w:val="00A153A1"/>
    <w:rsid w:val="00A155C2"/>
    <w:rsid w:val="00A17442"/>
    <w:rsid w:val="00A174B0"/>
    <w:rsid w:val="00A17802"/>
    <w:rsid w:val="00A22146"/>
    <w:rsid w:val="00A22661"/>
    <w:rsid w:val="00A24AD7"/>
    <w:rsid w:val="00A25958"/>
    <w:rsid w:val="00A311D2"/>
    <w:rsid w:val="00A35599"/>
    <w:rsid w:val="00A36718"/>
    <w:rsid w:val="00A41EC4"/>
    <w:rsid w:val="00A423B4"/>
    <w:rsid w:val="00A42FFE"/>
    <w:rsid w:val="00A44503"/>
    <w:rsid w:val="00A45B10"/>
    <w:rsid w:val="00A52340"/>
    <w:rsid w:val="00A55F3F"/>
    <w:rsid w:val="00A561F6"/>
    <w:rsid w:val="00A565C5"/>
    <w:rsid w:val="00A56BA7"/>
    <w:rsid w:val="00A60954"/>
    <w:rsid w:val="00A60E53"/>
    <w:rsid w:val="00A60EA3"/>
    <w:rsid w:val="00A61474"/>
    <w:rsid w:val="00A62700"/>
    <w:rsid w:val="00A629F0"/>
    <w:rsid w:val="00A634CD"/>
    <w:rsid w:val="00A636D7"/>
    <w:rsid w:val="00A644E2"/>
    <w:rsid w:val="00A6453F"/>
    <w:rsid w:val="00A65A67"/>
    <w:rsid w:val="00A663A4"/>
    <w:rsid w:val="00A66D72"/>
    <w:rsid w:val="00A71016"/>
    <w:rsid w:val="00A72742"/>
    <w:rsid w:val="00A72F14"/>
    <w:rsid w:val="00A733E8"/>
    <w:rsid w:val="00A73510"/>
    <w:rsid w:val="00A73764"/>
    <w:rsid w:val="00A73DB9"/>
    <w:rsid w:val="00A73E76"/>
    <w:rsid w:val="00A75AE0"/>
    <w:rsid w:val="00A75F0E"/>
    <w:rsid w:val="00A8000E"/>
    <w:rsid w:val="00A805BC"/>
    <w:rsid w:val="00A80C99"/>
    <w:rsid w:val="00A81E2F"/>
    <w:rsid w:val="00A84378"/>
    <w:rsid w:val="00A85926"/>
    <w:rsid w:val="00A91520"/>
    <w:rsid w:val="00A92990"/>
    <w:rsid w:val="00A92B8A"/>
    <w:rsid w:val="00A9371B"/>
    <w:rsid w:val="00A93EEB"/>
    <w:rsid w:val="00A93F64"/>
    <w:rsid w:val="00A946F4"/>
    <w:rsid w:val="00A9507B"/>
    <w:rsid w:val="00A968DB"/>
    <w:rsid w:val="00A96B83"/>
    <w:rsid w:val="00A976B1"/>
    <w:rsid w:val="00AA0B03"/>
    <w:rsid w:val="00AA148C"/>
    <w:rsid w:val="00AA26F4"/>
    <w:rsid w:val="00AA3966"/>
    <w:rsid w:val="00AA547E"/>
    <w:rsid w:val="00AA5B4B"/>
    <w:rsid w:val="00AB298D"/>
    <w:rsid w:val="00AB31E2"/>
    <w:rsid w:val="00AB4754"/>
    <w:rsid w:val="00AB49AF"/>
    <w:rsid w:val="00AB4D79"/>
    <w:rsid w:val="00AB5A5A"/>
    <w:rsid w:val="00AB5D77"/>
    <w:rsid w:val="00AC00BD"/>
    <w:rsid w:val="00AC1289"/>
    <w:rsid w:val="00AC3410"/>
    <w:rsid w:val="00AC3857"/>
    <w:rsid w:val="00AC5358"/>
    <w:rsid w:val="00AC577C"/>
    <w:rsid w:val="00AC6E4C"/>
    <w:rsid w:val="00AC6E61"/>
    <w:rsid w:val="00AD050A"/>
    <w:rsid w:val="00AD0701"/>
    <w:rsid w:val="00AD07CF"/>
    <w:rsid w:val="00AD1B18"/>
    <w:rsid w:val="00AD22EB"/>
    <w:rsid w:val="00AD306A"/>
    <w:rsid w:val="00AD6185"/>
    <w:rsid w:val="00AD664E"/>
    <w:rsid w:val="00AD748F"/>
    <w:rsid w:val="00AE020D"/>
    <w:rsid w:val="00AE27D2"/>
    <w:rsid w:val="00AE5ECC"/>
    <w:rsid w:val="00AE5F4A"/>
    <w:rsid w:val="00AE62FC"/>
    <w:rsid w:val="00AE67ED"/>
    <w:rsid w:val="00AE6F27"/>
    <w:rsid w:val="00AE7CBB"/>
    <w:rsid w:val="00AF1882"/>
    <w:rsid w:val="00AF2B9B"/>
    <w:rsid w:val="00AF3676"/>
    <w:rsid w:val="00AF3FA9"/>
    <w:rsid w:val="00AF4E3A"/>
    <w:rsid w:val="00AF6559"/>
    <w:rsid w:val="00AF7F20"/>
    <w:rsid w:val="00B020AC"/>
    <w:rsid w:val="00B0411E"/>
    <w:rsid w:val="00B06118"/>
    <w:rsid w:val="00B068A2"/>
    <w:rsid w:val="00B06B43"/>
    <w:rsid w:val="00B10C28"/>
    <w:rsid w:val="00B11626"/>
    <w:rsid w:val="00B11C35"/>
    <w:rsid w:val="00B121A2"/>
    <w:rsid w:val="00B12490"/>
    <w:rsid w:val="00B12971"/>
    <w:rsid w:val="00B13D6B"/>
    <w:rsid w:val="00B13E20"/>
    <w:rsid w:val="00B14273"/>
    <w:rsid w:val="00B14460"/>
    <w:rsid w:val="00B14622"/>
    <w:rsid w:val="00B1474D"/>
    <w:rsid w:val="00B155D4"/>
    <w:rsid w:val="00B15605"/>
    <w:rsid w:val="00B15D0D"/>
    <w:rsid w:val="00B16026"/>
    <w:rsid w:val="00B16E62"/>
    <w:rsid w:val="00B16ED0"/>
    <w:rsid w:val="00B17B3E"/>
    <w:rsid w:val="00B17D4D"/>
    <w:rsid w:val="00B17E20"/>
    <w:rsid w:val="00B17F21"/>
    <w:rsid w:val="00B216C0"/>
    <w:rsid w:val="00B228A3"/>
    <w:rsid w:val="00B22EB6"/>
    <w:rsid w:val="00B23234"/>
    <w:rsid w:val="00B23481"/>
    <w:rsid w:val="00B23848"/>
    <w:rsid w:val="00B23D89"/>
    <w:rsid w:val="00B26A90"/>
    <w:rsid w:val="00B27405"/>
    <w:rsid w:val="00B27E5D"/>
    <w:rsid w:val="00B32239"/>
    <w:rsid w:val="00B3356C"/>
    <w:rsid w:val="00B341B6"/>
    <w:rsid w:val="00B360F9"/>
    <w:rsid w:val="00B368F2"/>
    <w:rsid w:val="00B36AD0"/>
    <w:rsid w:val="00B3760E"/>
    <w:rsid w:val="00B37EC2"/>
    <w:rsid w:val="00B37EF7"/>
    <w:rsid w:val="00B40330"/>
    <w:rsid w:val="00B41588"/>
    <w:rsid w:val="00B42A3B"/>
    <w:rsid w:val="00B44C3F"/>
    <w:rsid w:val="00B46040"/>
    <w:rsid w:val="00B479AA"/>
    <w:rsid w:val="00B5092D"/>
    <w:rsid w:val="00B51E95"/>
    <w:rsid w:val="00B53A16"/>
    <w:rsid w:val="00B54298"/>
    <w:rsid w:val="00B54AB0"/>
    <w:rsid w:val="00B54C24"/>
    <w:rsid w:val="00B5655A"/>
    <w:rsid w:val="00B568CF"/>
    <w:rsid w:val="00B57F18"/>
    <w:rsid w:val="00B60392"/>
    <w:rsid w:val="00B6178C"/>
    <w:rsid w:val="00B6193C"/>
    <w:rsid w:val="00B6223D"/>
    <w:rsid w:val="00B62AD6"/>
    <w:rsid w:val="00B66EB3"/>
    <w:rsid w:val="00B70974"/>
    <w:rsid w:val="00B7112A"/>
    <w:rsid w:val="00B723BD"/>
    <w:rsid w:val="00B741C9"/>
    <w:rsid w:val="00B75AA0"/>
    <w:rsid w:val="00B80416"/>
    <w:rsid w:val="00B829B0"/>
    <w:rsid w:val="00B82C08"/>
    <w:rsid w:val="00B84FBA"/>
    <w:rsid w:val="00B86515"/>
    <w:rsid w:val="00B92116"/>
    <w:rsid w:val="00B94F5B"/>
    <w:rsid w:val="00B96D10"/>
    <w:rsid w:val="00BA071F"/>
    <w:rsid w:val="00BA1AA8"/>
    <w:rsid w:val="00BA2285"/>
    <w:rsid w:val="00BA246C"/>
    <w:rsid w:val="00BA4CDC"/>
    <w:rsid w:val="00BA6310"/>
    <w:rsid w:val="00BA66A9"/>
    <w:rsid w:val="00BA6A26"/>
    <w:rsid w:val="00BB0719"/>
    <w:rsid w:val="00BB0829"/>
    <w:rsid w:val="00BB2A28"/>
    <w:rsid w:val="00BB3302"/>
    <w:rsid w:val="00BB437E"/>
    <w:rsid w:val="00BB4810"/>
    <w:rsid w:val="00BB4841"/>
    <w:rsid w:val="00BB5625"/>
    <w:rsid w:val="00BB5D5C"/>
    <w:rsid w:val="00BB604D"/>
    <w:rsid w:val="00BB63E5"/>
    <w:rsid w:val="00BB69A5"/>
    <w:rsid w:val="00BB69BE"/>
    <w:rsid w:val="00BB7020"/>
    <w:rsid w:val="00BB7EC8"/>
    <w:rsid w:val="00BC2A38"/>
    <w:rsid w:val="00BC31A8"/>
    <w:rsid w:val="00BC4F90"/>
    <w:rsid w:val="00BC65DA"/>
    <w:rsid w:val="00BD1383"/>
    <w:rsid w:val="00BD29B4"/>
    <w:rsid w:val="00BD762E"/>
    <w:rsid w:val="00BE0DEB"/>
    <w:rsid w:val="00BE119F"/>
    <w:rsid w:val="00BE20FC"/>
    <w:rsid w:val="00BE4BAF"/>
    <w:rsid w:val="00BE7C0B"/>
    <w:rsid w:val="00BF0008"/>
    <w:rsid w:val="00BF1B36"/>
    <w:rsid w:val="00BF2933"/>
    <w:rsid w:val="00BF370D"/>
    <w:rsid w:val="00BF4A7A"/>
    <w:rsid w:val="00BF5F0D"/>
    <w:rsid w:val="00BF6128"/>
    <w:rsid w:val="00C0020C"/>
    <w:rsid w:val="00C015D2"/>
    <w:rsid w:val="00C025CB"/>
    <w:rsid w:val="00C036C7"/>
    <w:rsid w:val="00C04383"/>
    <w:rsid w:val="00C05629"/>
    <w:rsid w:val="00C06446"/>
    <w:rsid w:val="00C0703B"/>
    <w:rsid w:val="00C140A5"/>
    <w:rsid w:val="00C14947"/>
    <w:rsid w:val="00C16A52"/>
    <w:rsid w:val="00C1701B"/>
    <w:rsid w:val="00C20423"/>
    <w:rsid w:val="00C2148D"/>
    <w:rsid w:val="00C21BC1"/>
    <w:rsid w:val="00C21E7B"/>
    <w:rsid w:val="00C21F9D"/>
    <w:rsid w:val="00C23888"/>
    <w:rsid w:val="00C23981"/>
    <w:rsid w:val="00C24B68"/>
    <w:rsid w:val="00C24C21"/>
    <w:rsid w:val="00C254F9"/>
    <w:rsid w:val="00C273FA"/>
    <w:rsid w:val="00C3032E"/>
    <w:rsid w:val="00C305F7"/>
    <w:rsid w:val="00C3060F"/>
    <w:rsid w:val="00C30DAF"/>
    <w:rsid w:val="00C319D1"/>
    <w:rsid w:val="00C31F85"/>
    <w:rsid w:val="00C339D7"/>
    <w:rsid w:val="00C33CAB"/>
    <w:rsid w:val="00C34DB4"/>
    <w:rsid w:val="00C37795"/>
    <w:rsid w:val="00C400DA"/>
    <w:rsid w:val="00C40644"/>
    <w:rsid w:val="00C40D6C"/>
    <w:rsid w:val="00C419B0"/>
    <w:rsid w:val="00C41F43"/>
    <w:rsid w:val="00C42C60"/>
    <w:rsid w:val="00C42DF1"/>
    <w:rsid w:val="00C449C0"/>
    <w:rsid w:val="00C44FFB"/>
    <w:rsid w:val="00C45BDD"/>
    <w:rsid w:val="00C45D2B"/>
    <w:rsid w:val="00C46BE5"/>
    <w:rsid w:val="00C471FE"/>
    <w:rsid w:val="00C47A33"/>
    <w:rsid w:val="00C52FD2"/>
    <w:rsid w:val="00C5348B"/>
    <w:rsid w:val="00C5532E"/>
    <w:rsid w:val="00C55FA7"/>
    <w:rsid w:val="00C569C9"/>
    <w:rsid w:val="00C56ED4"/>
    <w:rsid w:val="00C56F0F"/>
    <w:rsid w:val="00C57D29"/>
    <w:rsid w:val="00C60394"/>
    <w:rsid w:val="00C60F33"/>
    <w:rsid w:val="00C6150C"/>
    <w:rsid w:val="00C62F45"/>
    <w:rsid w:val="00C631E5"/>
    <w:rsid w:val="00C634F4"/>
    <w:rsid w:val="00C63A2E"/>
    <w:rsid w:val="00C63AA2"/>
    <w:rsid w:val="00C65684"/>
    <w:rsid w:val="00C65EA2"/>
    <w:rsid w:val="00C67157"/>
    <w:rsid w:val="00C71D9A"/>
    <w:rsid w:val="00C72F0F"/>
    <w:rsid w:val="00C73AB4"/>
    <w:rsid w:val="00C73DAF"/>
    <w:rsid w:val="00C74FE3"/>
    <w:rsid w:val="00C7540F"/>
    <w:rsid w:val="00C76A48"/>
    <w:rsid w:val="00C76CED"/>
    <w:rsid w:val="00C81757"/>
    <w:rsid w:val="00C841EA"/>
    <w:rsid w:val="00C84EB9"/>
    <w:rsid w:val="00C872FB"/>
    <w:rsid w:val="00C9096E"/>
    <w:rsid w:val="00C90D91"/>
    <w:rsid w:val="00C91C28"/>
    <w:rsid w:val="00C93074"/>
    <w:rsid w:val="00C938A5"/>
    <w:rsid w:val="00C93EC5"/>
    <w:rsid w:val="00C94631"/>
    <w:rsid w:val="00C95E22"/>
    <w:rsid w:val="00C96706"/>
    <w:rsid w:val="00C96CD4"/>
    <w:rsid w:val="00C97583"/>
    <w:rsid w:val="00CA0ED4"/>
    <w:rsid w:val="00CA3879"/>
    <w:rsid w:val="00CA68D3"/>
    <w:rsid w:val="00CA6FD7"/>
    <w:rsid w:val="00CB01C3"/>
    <w:rsid w:val="00CB0B2B"/>
    <w:rsid w:val="00CB1FE5"/>
    <w:rsid w:val="00CB258E"/>
    <w:rsid w:val="00CB2AE3"/>
    <w:rsid w:val="00CB3BDE"/>
    <w:rsid w:val="00CB41D8"/>
    <w:rsid w:val="00CB4EA8"/>
    <w:rsid w:val="00CB53C4"/>
    <w:rsid w:val="00CB55DF"/>
    <w:rsid w:val="00CC0B38"/>
    <w:rsid w:val="00CC14F5"/>
    <w:rsid w:val="00CC1770"/>
    <w:rsid w:val="00CC356D"/>
    <w:rsid w:val="00CC3780"/>
    <w:rsid w:val="00CC5832"/>
    <w:rsid w:val="00CD09EA"/>
    <w:rsid w:val="00CD0B7E"/>
    <w:rsid w:val="00CD2157"/>
    <w:rsid w:val="00CD2425"/>
    <w:rsid w:val="00CD25F7"/>
    <w:rsid w:val="00CD765E"/>
    <w:rsid w:val="00CE0525"/>
    <w:rsid w:val="00CE0A21"/>
    <w:rsid w:val="00CE0DF2"/>
    <w:rsid w:val="00CE1E68"/>
    <w:rsid w:val="00CE232B"/>
    <w:rsid w:val="00CE329D"/>
    <w:rsid w:val="00CE3659"/>
    <w:rsid w:val="00CE4C83"/>
    <w:rsid w:val="00CE6F3D"/>
    <w:rsid w:val="00CE71D8"/>
    <w:rsid w:val="00CE7693"/>
    <w:rsid w:val="00CE7DBC"/>
    <w:rsid w:val="00CF0BCB"/>
    <w:rsid w:val="00CF1F72"/>
    <w:rsid w:val="00CF55DD"/>
    <w:rsid w:val="00CF5C9C"/>
    <w:rsid w:val="00CF7F68"/>
    <w:rsid w:val="00D007D1"/>
    <w:rsid w:val="00D00E0E"/>
    <w:rsid w:val="00D02730"/>
    <w:rsid w:val="00D05DC8"/>
    <w:rsid w:val="00D06781"/>
    <w:rsid w:val="00D10441"/>
    <w:rsid w:val="00D1049F"/>
    <w:rsid w:val="00D10C58"/>
    <w:rsid w:val="00D1128F"/>
    <w:rsid w:val="00D12418"/>
    <w:rsid w:val="00D12721"/>
    <w:rsid w:val="00D1396A"/>
    <w:rsid w:val="00D15C9E"/>
    <w:rsid w:val="00D16D61"/>
    <w:rsid w:val="00D174A0"/>
    <w:rsid w:val="00D176EA"/>
    <w:rsid w:val="00D17C5C"/>
    <w:rsid w:val="00D21776"/>
    <w:rsid w:val="00D22A7B"/>
    <w:rsid w:val="00D22FCA"/>
    <w:rsid w:val="00D23EB2"/>
    <w:rsid w:val="00D24639"/>
    <w:rsid w:val="00D25072"/>
    <w:rsid w:val="00D256FD"/>
    <w:rsid w:val="00D27911"/>
    <w:rsid w:val="00D309E6"/>
    <w:rsid w:val="00D31C3C"/>
    <w:rsid w:val="00D33249"/>
    <w:rsid w:val="00D33FE8"/>
    <w:rsid w:val="00D344B0"/>
    <w:rsid w:val="00D404C6"/>
    <w:rsid w:val="00D41A6C"/>
    <w:rsid w:val="00D43C2D"/>
    <w:rsid w:val="00D44896"/>
    <w:rsid w:val="00D4569D"/>
    <w:rsid w:val="00D46167"/>
    <w:rsid w:val="00D464B9"/>
    <w:rsid w:val="00D4675C"/>
    <w:rsid w:val="00D46771"/>
    <w:rsid w:val="00D46F0E"/>
    <w:rsid w:val="00D47E6B"/>
    <w:rsid w:val="00D50380"/>
    <w:rsid w:val="00D50410"/>
    <w:rsid w:val="00D51234"/>
    <w:rsid w:val="00D52204"/>
    <w:rsid w:val="00D52B7A"/>
    <w:rsid w:val="00D52F50"/>
    <w:rsid w:val="00D546A5"/>
    <w:rsid w:val="00D55107"/>
    <w:rsid w:val="00D551DD"/>
    <w:rsid w:val="00D5549A"/>
    <w:rsid w:val="00D559C2"/>
    <w:rsid w:val="00D56055"/>
    <w:rsid w:val="00D5797F"/>
    <w:rsid w:val="00D57B75"/>
    <w:rsid w:val="00D57C65"/>
    <w:rsid w:val="00D611EA"/>
    <w:rsid w:val="00D63A34"/>
    <w:rsid w:val="00D64DE4"/>
    <w:rsid w:val="00D65044"/>
    <w:rsid w:val="00D66BEE"/>
    <w:rsid w:val="00D6796B"/>
    <w:rsid w:val="00D67B58"/>
    <w:rsid w:val="00D70526"/>
    <w:rsid w:val="00D706E4"/>
    <w:rsid w:val="00D71762"/>
    <w:rsid w:val="00D71D51"/>
    <w:rsid w:val="00D7478E"/>
    <w:rsid w:val="00D74933"/>
    <w:rsid w:val="00D802FD"/>
    <w:rsid w:val="00D82619"/>
    <w:rsid w:val="00D84695"/>
    <w:rsid w:val="00D84A30"/>
    <w:rsid w:val="00D85C9D"/>
    <w:rsid w:val="00D86070"/>
    <w:rsid w:val="00D865BF"/>
    <w:rsid w:val="00D86F60"/>
    <w:rsid w:val="00D87361"/>
    <w:rsid w:val="00D9055D"/>
    <w:rsid w:val="00D90F75"/>
    <w:rsid w:val="00D91417"/>
    <w:rsid w:val="00D915FE"/>
    <w:rsid w:val="00D91879"/>
    <w:rsid w:val="00D91A4C"/>
    <w:rsid w:val="00D92749"/>
    <w:rsid w:val="00D931E2"/>
    <w:rsid w:val="00D93519"/>
    <w:rsid w:val="00D94777"/>
    <w:rsid w:val="00D96683"/>
    <w:rsid w:val="00D97737"/>
    <w:rsid w:val="00DA37D0"/>
    <w:rsid w:val="00DA3F8E"/>
    <w:rsid w:val="00DA40F3"/>
    <w:rsid w:val="00DA493F"/>
    <w:rsid w:val="00DA6FD2"/>
    <w:rsid w:val="00DB0018"/>
    <w:rsid w:val="00DB0F97"/>
    <w:rsid w:val="00DB1472"/>
    <w:rsid w:val="00DB1642"/>
    <w:rsid w:val="00DB374D"/>
    <w:rsid w:val="00DB3799"/>
    <w:rsid w:val="00DB3C86"/>
    <w:rsid w:val="00DB5B28"/>
    <w:rsid w:val="00DB5CAC"/>
    <w:rsid w:val="00DB784D"/>
    <w:rsid w:val="00DC0D94"/>
    <w:rsid w:val="00DC1CE8"/>
    <w:rsid w:val="00DC1E0D"/>
    <w:rsid w:val="00DC1E0E"/>
    <w:rsid w:val="00DC34F2"/>
    <w:rsid w:val="00DC680B"/>
    <w:rsid w:val="00DD0983"/>
    <w:rsid w:val="00DD118F"/>
    <w:rsid w:val="00DD453F"/>
    <w:rsid w:val="00DD4680"/>
    <w:rsid w:val="00DD5342"/>
    <w:rsid w:val="00DD622A"/>
    <w:rsid w:val="00DD7F72"/>
    <w:rsid w:val="00DD7F9F"/>
    <w:rsid w:val="00DE4B5A"/>
    <w:rsid w:val="00DE531F"/>
    <w:rsid w:val="00DE672E"/>
    <w:rsid w:val="00DE6B21"/>
    <w:rsid w:val="00DE6FEC"/>
    <w:rsid w:val="00DF002C"/>
    <w:rsid w:val="00DF00BA"/>
    <w:rsid w:val="00DF1862"/>
    <w:rsid w:val="00DF25CA"/>
    <w:rsid w:val="00DF3B9B"/>
    <w:rsid w:val="00DF503F"/>
    <w:rsid w:val="00DF536B"/>
    <w:rsid w:val="00DF5784"/>
    <w:rsid w:val="00DF5B73"/>
    <w:rsid w:val="00DF74C0"/>
    <w:rsid w:val="00E00421"/>
    <w:rsid w:val="00E014D2"/>
    <w:rsid w:val="00E01BF2"/>
    <w:rsid w:val="00E020FA"/>
    <w:rsid w:val="00E02F74"/>
    <w:rsid w:val="00E040F2"/>
    <w:rsid w:val="00E04677"/>
    <w:rsid w:val="00E05E39"/>
    <w:rsid w:val="00E0733A"/>
    <w:rsid w:val="00E10C22"/>
    <w:rsid w:val="00E10D51"/>
    <w:rsid w:val="00E119DE"/>
    <w:rsid w:val="00E12587"/>
    <w:rsid w:val="00E12B96"/>
    <w:rsid w:val="00E1319B"/>
    <w:rsid w:val="00E13CBB"/>
    <w:rsid w:val="00E14169"/>
    <w:rsid w:val="00E142B7"/>
    <w:rsid w:val="00E15297"/>
    <w:rsid w:val="00E15872"/>
    <w:rsid w:val="00E15950"/>
    <w:rsid w:val="00E15C97"/>
    <w:rsid w:val="00E17C3A"/>
    <w:rsid w:val="00E202B0"/>
    <w:rsid w:val="00E21BCC"/>
    <w:rsid w:val="00E223AD"/>
    <w:rsid w:val="00E23C57"/>
    <w:rsid w:val="00E24EAB"/>
    <w:rsid w:val="00E252BB"/>
    <w:rsid w:val="00E27581"/>
    <w:rsid w:val="00E278D9"/>
    <w:rsid w:val="00E27E1F"/>
    <w:rsid w:val="00E30F93"/>
    <w:rsid w:val="00E3140C"/>
    <w:rsid w:val="00E31793"/>
    <w:rsid w:val="00E327CA"/>
    <w:rsid w:val="00E32D41"/>
    <w:rsid w:val="00E3318F"/>
    <w:rsid w:val="00E34BC2"/>
    <w:rsid w:val="00E353EB"/>
    <w:rsid w:val="00E35C5F"/>
    <w:rsid w:val="00E363CF"/>
    <w:rsid w:val="00E41096"/>
    <w:rsid w:val="00E42EEA"/>
    <w:rsid w:val="00E4521F"/>
    <w:rsid w:val="00E46601"/>
    <w:rsid w:val="00E4764B"/>
    <w:rsid w:val="00E5041B"/>
    <w:rsid w:val="00E504BC"/>
    <w:rsid w:val="00E504E9"/>
    <w:rsid w:val="00E5233A"/>
    <w:rsid w:val="00E528DC"/>
    <w:rsid w:val="00E52B7D"/>
    <w:rsid w:val="00E5340C"/>
    <w:rsid w:val="00E53A43"/>
    <w:rsid w:val="00E54ADD"/>
    <w:rsid w:val="00E552F5"/>
    <w:rsid w:val="00E5539C"/>
    <w:rsid w:val="00E60EEF"/>
    <w:rsid w:val="00E619AE"/>
    <w:rsid w:val="00E64545"/>
    <w:rsid w:val="00E6495C"/>
    <w:rsid w:val="00E65087"/>
    <w:rsid w:val="00E6551A"/>
    <w:rsid w:val="00E65EDC"/>
    <w:rsid w:val="00E66145"/>
    <w:rsid w:val="00E70C46"/>
    <w:rsid w:val="00E714B2"/>
    <w:rsid w:val="00E71D00"/>
    <w:rsid w:val="00E726C7"/>
    <w:rsid w:val="00E7401B"/>
    <w:rsid w:val="00E742C8"/>
    <w:rsid w:val="00E74D9A"/>
    <w:rsid w:val="00E76C41"/>
    <w:rsid w:val="00E76D11"/>
    <w:rsid w:val="00E80258"/>
    <w:rsid w:val="00E80A21"/>
    <w:rsid w:val="00E80D4B"/>
    <w:rsid w:val="00E81657"/>
    <w:rsid w:val="00E81DD3"/>
    <w:rsid w:val="00E8238B"/>
    <w:rsid w:val="00E83897"/>
    <w:rsid w:val="00E85A76"/>
    <w:rsid w:val="00E864B3"/>
    <w:rsid w:val="00E8738C"/>
    <w:rsid w:val="00E907F4"/>
    <w:rsid w:val="00E90C34"/>
    <w:rsid w:val="00E91936"/>
    <w:rsid w:val="00E9216B"/>
    <w:rsid w:val="00E93C62"/>
    <w:rsid w:val="00E945C4"/>
    <w:rsid w:val="00E962E9"/>
    <w:rsid w:val="00EA24AD"/>
    <w:rsid w:val="00EA24EF"/>
    <w:rsid w:val="00EA4499"/>
    <w:rsid w:val="00EA558A"/>
    <w:rsid w:val="00EA7283"/>
    <w:rsid w:val="00EA73BA"/>
    <w:rsid w:val="00EB020B"/>
    <w:rsid w:val="00EB0E1D"/>
    <w:rsid w:val="00EB1E2F"/>
    <w:rsid w:val="00EB5395"/>
    <w:rsid w:val="00EB5ED8"/>
    <w:rsid w:val="00EB65D9"/>
    <w:rsid w:val="00EB6FD1"/>
    <w:rsid w:val="00EB73BD"/>
    <w:rsid w:val="00EB7FA9"/>
    <w:rsid w:val="00EC0086"/>
    <w:rsid w:val="00EC08A5"/>
    <w:rsid w:val="00EC298D"/>
    <w:rsid w:val="00EC2D44"/>
    <w:rsid w:val="00EC36F6"/>
    <w:rsid w:val="00EC3F2E"/>
    <w:rsid w:val="00EC4924"/>
    <w:rsid w:val="00EC601D"/>
    <w:rsid w:val="00EC61F0"/>
    <w:rsid w:val="00EC629A"/>
    <w:rsid w:val="00EC68AE"/>
    <w:rsid w:val="00ED2202"/>
    <w:rsid w:val="00ED2AA8"/>
    <w:rsid w:val="00ED2DBE"/>
    <w:rsid w:val="00ED357F"/>
    <w:rsid w:val="00ED383D"/>
    <w:rsid w:val="00ED62A6"/>
    <w:rsid w:val="00ED683D"/>
    <w:rsid w:val="00ED6915"/>
    <w:rsid w:val="00ED783E"/>
    <w:rsid w:val="00EE0604"/>
    <w:rsid w:val="00EE26F3"/>
    <w:rsid w:val="00EE2AD9"/>
    <w:rsid w:val="00EE5007"/>
    <w:rsid w:val="00EF0365"/>
    <w:rsid w:val="00EF081F"/>
    <w:rsid w:val="00EF0BA2"/>
    <w:rsid w:val="00EF1C9F"/>
    <w:rsid w:val="00EF1F19"/>
    <w:rsid w:val="00EF304E"/>
    <w:rsid w:val="00EF31EE"/>
    <w:rsid w:val="00EF417E"/>
    <w:rsid w:val="00EF48C1"/>
    <w:rsid w:val="00EF55C7"/>
    <w:rsid w:val="00EF572F"/>
    <w:rsid w:val="00EF5E11"/>
    <w:rsid w:val="00EF6A17"/>
    <w:rsid w:val="00EF6CCF"/>
    <w:rsid w:val="00EF7AA0"/>
    <w:rsid w:val="00F009BD"/>
    <w:rsid w:val="00F01862"/>
    <w:rsid w:val="00F0238B"/>
    <w:rsid w:val="00F03DC4"/>
    <w:rsid w:val="00F03F4A"/>
    <w:rsid w:val="00F046DC"/>
    <w:rsid w:val="00F04D07"/>
    <w:rsid w:val="00F061C2"/>
    <w:rsid w:val="00F0643D"/>
    <w:rsid w:val="00F070BE"/>
    <w:rsid w:val="00F075A0"/>
    <w:rsid w:val="00F11ACC"/>
    <w:rsid w:val="00F13077"/>
    <w:rsid w:val="00F13E87"/>
    <w:rsid w:val="00F143F9"/>
    <w:rsid w:val="00F1555A"/>
    <w:rsid w:val="00F15D39"/>
    <w:rsid w:val="00F20B6C"/>
    <w:rsid w:val="00F21335"/>
    <w:rsid w:val="00F22A56"/>
    <w:rsid w:val="00F23CC6"/>
    <w:rsid w:val="00F23D05"/>
    <w:rsid w:val="00F240A3"/>
    <w:rsid w:val="00F26F75"/>
    <w:rsid w:val="00F27426"/>
    <w:rsid w:val="00F3097C"/>
    <w:rsid w:val="00F3126C"/>
    <w:rsid w:val="00F31D0A"/>
    <w:rsid w:val="00F33F61"/>
    <w:rsid w:val="00F34058"/>
    <w:rsid w:val="00F3541C"/>
    <w:rsid w:val="00F36260"/>
    <w:rsid w:val="00F36358"/>
    <w:rsid w:val="00F40C31"/>
    <w:rsid w:val="00F415C5"/>
    <w:rsid w:val="00F426D0"/>
    <w:rsid w:val="00F42A13"/>
    <w:rsid w:val="00F43A55"/>
    <w:rsid w:val="00F44DE5"/>
    <w:rsid w:val="00F47CBD"/>
    <w:rsid w:val="00F51E3A"/>
    <w:rsid w:val="00F52234"/>
    <w:rsid w:val="00F528AA"/>
    <w:rsid w:val="00F5316A"/>
    <w:rsid w:val="00F53F30"/>
    <w:rsid w:val="00F5478A"/>
    <w:rsid w:val="00F54FD2"/>
    <w:rsid w:val="00F551BD"/>
    <w:rsid w:val="00F55C93"/>
    <w:rsid w:val="00F5719A"/>
    <w:rsid w:val="00F57303"/>
    <w:rsid w:val="00F57FFA"/>
    <w:rsid w:val="00F60A56"/>
    <w:rsid w:val="00F629E8"/>
    <w:rsid w:val="00F62DAE"/>
    <w:rsid w:val="00F6516F"/>
    <w:rsid w:val="00F65474"/>
    <w:rsid w:val="00F660BE"/>
    <w:rsid w:val="00F7127C"/>
    <w:rsid w:val="00F725B4"/>
    <w:rsid w:val="00F7351A"/>
    <w:rsid w:val="00F73C43"/>
    <w:rsid w:val="00F75146"/>
    <w:rsid w:val="00F755AB"/>
    <w:rsid w:val="00F768F8"/>
    <w:rsid w:val="00F77A78"/>
    <w:rsid w:val="00F77CAC"/>
    <w:rsid w:val="00F77EDA"/>
    <w:rsid w:val="00F80759"/>
    <w:rsid w:val="00F8125D"/>
    <w:rsid w:val="00F81FB6"/>
    <w:rsid w:val="00F82388"/>
    <w:rsid w:val="00F827AF"/>
    <w:rsid w:val="00F832A0"/>
    <w:rsid w:val="00F83DE1"/>
    <w:rsid w:val="00F84B93"/>
    <w:rsid w:val="00F85BBE"/>
    <w:rsid w:val="00F86604"/>
    <w:rsid w:val="00F86983"/>
    <w:rsid w:val="00F87011"/>
    <w:rsid w:val="00F90DDA"/>
    <w:rsid w:val="00F91C52"/>
    <w:rsid w:val="00F92324"/>
    <w:rsid w:val="00F924C2"/>
    <w:rsid w:val="00F93189"/>
    <w:rsid w:val="00F94582"/>
    <w:rsid w:val="00F959DB"/>
    <w:rsid w:val="00F95A33"/>
    <w:rsid w:val="00F96E24"/>
    <w:rsid w:val="00F975C3"/>
    <w:rsid w:val="00F97D86"/>
    <w:rsid w:val="00F97E84"/>
    <w:rsid w:val="00FA07B9"/>
    <w:rsid w:val="00FA0C2E"/>
    <w:rsid w:val="00FA1301"/>
    <w:rsid w:val="00FA2523"/>
    <w:rsid w:val="00FA373B"/>
    <w:rsid w:val="00FA39EE"/>
    <w:rsid w:val="00FA43B4"/>
    <w:rsid w:val="00FA56E2"/>
    <w:rsid w:val="00FA5808"/>
    <w:rsid w:val="00FA5A71"/>
    <w:rsid w:val="00FA5E58"/>
    <w:rsid w:val="00FA61B0"/>
    <w:rsid w:val="00FA62C0"/>
    <w:rsid w:val="00FA6BCA"/>
    <w:rsid w:val="00FA7866"/>
    <w:rsid w:val="00FB0DF4"/>
    <w:rsid w:val="00FB1396"/>
    <w:rsid w:val="00FB14F9"/>
    <w:rsid w:val="00FB19E2"/>
    <w:rsid w:val="00FB3FD8"/>
    <w:rsid w:val="00FB4703"/>
    <w:rsid w:val="00FB4F2F"/>
    <w:rsid w:val="00FB5203"/>
    <w:rsid w:val="00FB6782"/>
    <w:rsid w:val="00FB6DDD"/>
    <w:rsid w:val="00FC1B5A"/>
    <w:rsid w:val="00FC5C43"/>
    <w:rsid w:val="00FC6571"/>
    <w:rsid w:val="00FD233F"/>
    <w:rsid w:val="00FD297E"/>
    <w:rsid w:val="00FD2BB1"/>
    <w:rsid w:val="00FD3709"/>
    <w:rsid w:val="00FD4309"/>
    <w:rsid w:val="00FD7118"/>
    <w:rsid w:val="00FD718D"/>
    <w:rsid w:val="00FE0AAE"/>
    <w:rsid w:val="00FE1251"/>
    <w:rsid w:val="00FE1E3E"/>
    <w:rsid w:val="00FE2658"/>
    <w:rsid w:val="00FE580A"/>
    <w:rsid w:val="00FE7515"/>
    <w:rsid w:val="00FF080C"/>
    <w:rsid w:val="00FF26F9"/>
    <w:rsid w:val="00FF2E09"/>
    <w:rsid w:val="00FF3FB8"/>
    <w:rsid w:val="00FF4367"/>
    <w:rsid w:val="00FF4E03"/>
    <w:rsid w:val="00FF4E7A"/>
    <w:rsid w:val="00FF5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navy" strokecolor="#333">
      <v:fill color="navy" on="f"/>
      <v:stroke color="#333"/>
      <o:colormru v:ext="edit" colors="#c09,#f3c,#963,#fcf,#f9f,#f93,#fc0,#ffb9ff"/>
    </o:shapedefaults>
    <o:shapelayout v:ext="edit">
      <o:idmap v:ext="edit" data="2"/>
    </o:shapelayout>
  </w:shapeDefaults>
  <w:decimalSymbol w:val="."/>
  <w:listSeparator w:val=","/>
  <w14:docId w14:val="25C863F2"/>
  <w14:defaultImageDpi w14:val="32767"/>
  <w15:chartTrackingRefBased/>
  <w15:docId w15:val="{1695069C-CDAD-4352-A543-BB2C8B82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tabs>
        <w:tab w:val="left" w:pos="3600"/>
        <w:tab w:val="left" w:pos="5760"/>
        <w:tab w:val="left" w:pos="7200"/>
      </w:tabs>
      <w:ind w:left="720"/>
      <w:outlineLvl w:val="0"/>
    </w:pPr>
    <w:rPr>
      <w:sz w:val="24"/>
    </w:rPr>
  </w:style>
  <w:style w:type="paragraph" w:styleId="Heading2">
    <w:name w:val="heading 2"/>
    <w:basedOn w:val="Normal"/>
    <w:next w:val="Normal"/>
    <w:qFormat/>
    <w:pPr>
      <w:keepNext/>
      <w:tabs>
        <w:tab w:val="left" w:pos="4860"/>
        <w:tab w:val="left" w:pos="6570"/>
        <w:tab w:val="left" w:pos="7650"/>
      </w:tabs>
      <w:ind w:left="720" w:right="-450"/>
      <w:outlineLvl w:val="1"/>
    </w:pPr>
    <w:rPr>
      <w:sz w:val="24"/>
    </w:rPr>
  </w:style>
  <w:style w:type="paragraph" w:styleId="Heading3">
    <w:name w:val="heading 3"/>
    <w:basedOn w:val="Normal"/>
    <w:next w:val="Normal"/>
    <w:qFormat/>
    <w:pPr>
      <w:keepNext/>
      <w:outlineLvl w:val="2"/>
    </w:pPr>
    <w:rPr>
      <w:noProof/>
      <w:sz w:val="24"/>
    </w:rPr>
  </w:style>
  <w:style w:type="paragraph" w:styleId="Heading4">
    <w:name w:val="heading 4"/>
    <w:basedOn w:val="Normal"/>
    <w:next w:val="Normal"/>
    <w:qFormat/>
    <w:pPr>
      <w:keepNext/>
      <w:jc w:val="center"/>
      <w:outlineLvl w:val="3"/>
    </w:pPr>
    <w:rPr>
      <w:sz w:val="28"/>
    </w:rPr>
  </w:style>
  <w:style w:type="paragraph" w:styleId="Heading5">
    <w:name w:val="heading 5"/>
    <w:basedOn w:val="Normal"/>
    <w:next w:val="Normal"/>
    <w:qFormat/>
    <w:pPr>
      <w:keepNext/>
      <w:tabs>
        <w:tab w:val="left" w:pos="491"/>
      </w:tabs>
      <w:ind w:left="491"/>
      <w:outlineLvl w:val="4"/>
    </w:pPr>
    <w:rPr>
      <w:sz w:val="24"/>
    </w:rPr>
  </w:style>
  <w:style w:type="paragraph" w:styleId="Heading6">
    <w:name w:val="heading 6"/>
    <w:basedOn w:val="Normal"/>
    <w:next w:val="Normal"/>
    <w:qFormat/>
    <w:pPr>
      <w:keepNext/>
      <w:jc w:val="center"/>
      <w:outlineLvl w:val="5"/>
    </w:pPr>
    <w:rPr>
      <w:b/>
      <w:bCs/>
      <w:noProof/>
      <w:sz w:val="24"/>
    </w:rPr>
  </w:style>
  <w:style w:type="paragraph" w:styleId="Heading7">
    <w:name w:val="heading 7"/>
    <w:basedOn w:val="Normal"/>
    <w:next w:val="Normal"/>
    <w:qFormat/>
    <w:pPr>
      <w:keepNext/>
      <w:ind w:left="2880"/>
      <w:outlineLvl w:val="6"/>
    </w:pPr>
    <w:rPr>
      <w:sz w:val="28"/>
    </w:rPr>
  </w:style>
  <w:style w:type="paragraph" w:styleId="Heading8">
    <w:name w:val="heading 8"/>
    <w:basedOn w:val="Normal"/>
    <w:next w:val="Normal"/>
    <w:qFormat/>
    <w:pPr>
      <w:keepNext/>
      <w:jc w:val="center"/>
      <w:outlineLvl w:val="7"/>
    </w:pPr>
    <w:rPr>
      <w:sz w:val="24"/>
    </w:rPr>
  </w:style>
  <w:style w:type="paragraph" w:styleId="Heading9">
    <w:name w:val="heading 9"/>
    <w:basedOn w:val="Normal"/>
    <w:next w:val="Normal"/>
    <w:qFormat/>
    <w:pPr>
      <w:keepNext/>
      <w:tabs>
        <w:tab w:val="left" w:pos="1872"/>
      </w:tabs>
      <w:outlineLvl w:val="8"/>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lockText">
    <w:name w:val="Block Text"/>
    <w:basedOn w:val="Normal"/>
    <w:pPr>
      <w:tabs>
        <w:tab w:val="left" w:pos="4860"/>
        <w:tab w:val="left" w:pos="6570"/>
        <w:tab w:val="left" w:pos="7650"/>
      </w:tabs>
      <w:ind w:left="720" w:right="-450"/>
    </w:pPr>
    <w:rPr>
      <w:sz w:val="24"/>
    </w:rPr>
  </w:style>
  <w:style w:type="character" w:styleId="PageNumber">
    <w:name w:val="page number"/>
    <w:basedOn w:val="DefaultParagraphFont"/>
  </w:style>
  <w:style w:type="paragraph" w:styleId="BodyTextIndent">
    <w:name w:val="Body Text Indent"/>
    <w:basedOn w:val="Normal"/>
    <w:pPr>
      <w:ind w:left="720"/>
    </w:pPr>
    <w:rPr>
      <w:sz w:val="24"/>
    </w:rPr>
  </w:style>
  <w:style w:type="paragraph" w:styleId="BodyText">
    <w:name w:val="Body Text"/>
    <w:basedOn w:val="Normal"/>
    <w:pPr>
      <w:jc w:val="center"/>
    </w:pPr>
    <w:rPr>
      <w:rFonts w:ascii="Comic Sans MS" w:hAnsi="Comic Sans MS"/>
      <w:sz w:val="16"/>
    </w:rPr>
  </w:style>
  <w:style w:type="paragraph" w:styleId="BalloonText">
    <w:name w:val="Balloon Text"/>
    <w:basedOn w:val="Normal"/>
    <w:semiHidden/>
    <w:rsid w:val="00EC3F2E"/>
    <w:rPr>
      <w:rFonts w:ascii="Tahoma" w:hAnsi="Tahoma" w:cs="Tahoma"/>
      <w:sz w:val="16"/>
      <w:szCs w:val="16"/>
    </w:rPr>
  </w:style>
  <w:style w:type="table" w:styleId="TableGrid">
    <w:name w:val="Table Grid"/>
    <w:basedOn w:val="TableNormal"/>
    <w:uiPriority w:val="39"/>
    <w:rsid w:val="00843A6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6E06E9"/>
    <w:pPr>
      <w:ind w:left="720"/>
    </w:pPr>
  </w:style>
  <w:style w:type="character" w:customStyle="1" w:styleId="FooterChar">
    <w:name w:val="Footer Char"/>
    <w:basedOn w:val="DefaultParagraphFont"/>
    <w:link w:val="Footer"/>
    <w:uiPriority w:val="99"/>
    <w:rsid w:val="0037119E"/>
  </w:style>
  <w:style w:type="character" w:customStyle="1" w:styleId="HeaderChar">
    <w:name w:val="Header Char"/>
    <w:basedOn w:val="DefaultParagraphFont"/>
    <w:link w:val="Header"/>
    <w:rsid w:val="00ED2AA8"/>
  </w:style>
  <w:style w:type="character" w:styleId="Hyperlink">
    <w:name w:val="Hyperlink"/>
    <w:basedOn w:val="DefaultParagraphFont"/>
    <w:rsid w:val="00694EB3"/>
    <w:rPr>
      <w:color w:val="0563C1" w:themeColor="hyperlink"/>
      <w:u w:val="single"/>
    </w:rPr>
  </w:style>
  <w:style w:type="character" w:customStyle="1" w:styleId="UnresolvedMention1">
    <w:name w:val="Unresolved Mention1"/>
    <w:basedOn w:val="DefaultParagraphFont"/>
    <w:uiPriority w:val="99"/>
    <w:semiHidden/>
    <w:unhideWhenUsed/>
    <w:rsid w:val="00694EB3"/>
    <w:rPr>
      <w:color w:val="605E5C"/>
      <w:shd w:val="clear" w:color="auto" w:fill="E1DFDD"/>
    </w:rPr>
  </w:style>
  <w:style w:type="character" w:customStyle="1" w:styleId="UnresolvedMention2">
    <w:name w:val="Unresolved Mention2"/>
    <w:basedOn w:val="DefaultParagraphFont"/>
    <w:uiPriority w:val="99"/>
    <w:semiHidden/>
    <w:unhideWhenUsed/>
    <w:rsid w:val="0032558D"/>
    <w:rPr>
      <w:color w:val="605E5C"/>
      <w:shd w:val="clear" w:color="auto" w:fill="E1DFDD"/>
    </w:rPr>
  </w:style>
  <w:style w:type="character" w:styleId="FollowedHyperlink">
    <w:name w:val="FollowedHyperlink"/>
    <w:basedOn w:val="DefaultParagraphFont"/>
    <w:rsid w:val="0032558D"/>
    <w:rPr>
      <w:color w:val="954F72" w:themeColor="followedHyperlink"/>
      <w:u w:val="single"/>
    </w:rPr>
  </w:style>
  <w:style w:type="character" w:styleId="CommentReference">
    <w:name w:val="annotation reference"/>
    <w:basedOn w:val="DefaultParagraphFont"/>
    <w:rsid w:val="00C74FE3"/>
    <w:rPr>
      <w:sz w:val="16"/>
      <w:szCs w:val="16"/>
    </w:rPr>
  </w:style>
  <w:style w:type="paragraph" w:styleId="CommentText">
    <w:name w:val="annotation text"/>
    <w:basedOn w:val="Normal"/>
    <w:link w:val="CommentTextChar"/>
    <w:rsid w:val="00C74FE3"/>
  </w:style>
  <w:style w:type="character" w:customStyle="1" w:styleId="CommentTextChar">
    <w:name w:val="Comment Text Char"/>
    <w:basedOn w:val="DefaultParagraphFont"/>
    <w:link w:val="CommentText"/>
    <w:rsid w:val="00C74FE3"/>
  </w:style>
  <w:style w:type="paragraph" w:styleId="CommentSubject">
    <w:name w:val="annotation subject"/>
    <w:basedOn w:val="CommentText"/>
    <w:next w:val="CommentText"/>
    <w:link w:val="CommentSubjectChar"/>
    <w:semiHidden/>
    <w:unhideWhenUsed/>
    <w:rsid w:val="00C74FE3"/>
    <w:rPr>
      <w:b/>
      <w:bCs/>
    </w:rPr>
  </w:style>
  <w:style w:type="character" w:customStyle="1" w:styleId="CommentSubjectChar">
    <w:name w:val="Comment Subject Char"/>
    <w:basedOn w:val="CommentTextChar"/>
    <w:link w:val="CommentSubject"/>
    <w:semiHidden/>
    <w:rsid w:val="00C74FE3"/>
    <w:rPr>
      <w:b/>
      <w:bCs/>
    </w:rPr>
  </w:style>
  <w:style w:type="paragraph" w:styleId="Revision">
    <w:name w:val="Revision"/>
    <w:hidden/>
    <w:uiPriority w:val="99"/>
    <w:semiHidden/>
    <w:rsid w:val="0097644D"/>
  </w:style>
  <w:style w:type="character" w:customStyle="1" w:styleId="UnresolvedMention3">
    <w:name w:val="Unresolved Mention3"/>
    <w:basedOn w:val="DefaultParagraphFont"/>
    <w:uiPriority w:val="99"/>
    <w:semiHidden/>
    <w:unhideWhenUsed/>
    <w:rsid w:val="00C76A48"/>
    <w:rPr>
      <w:color w:val="605E5C"/>
      <w:shd w:val="clear" w:color="auto" w:fill="E1DFDD"/>
    </w:rPr>
  </w:style>
  <w:style w:type="character" w:customStyle="1" w:styleId="UnresolvedMention4">
    <w:name w:val="Unresolved Mention4"/>
    <w:basedOn w:val="DefaultParagraphFont"/>
    <w:uiPriority w:val="99"/>
    <w:semiHidden/>
    <w:unhideWhenUsed/>
    <w:rsid w:val="001C2E55"/>
    <w:rPr>
      <w:color w:val="605E5C"/>
      <w:shd w:val="clear" w:color="auto" w:fill="E1DFDD"/>
    </w:rPr>
  </w:style>
  <w:style w:type="character" w:styleId="UnresolvedMention">
    <w:name w:val="Unresolved Mention"/>
    <w:basedOn w:val="DefaultParagraphFont"/>
    <w:uiPriority w:val="99"/>
    <w:semiHidden/>
    <w:unhideWhenUsed/>
    <w:rsid w:val="00935CD1"/>
    <w:rPr>
      <w:color w:val="605E5C"/>
      <w:shd w:val="clear" w:color="auto" w:fill="E1DFDD"/>
    </w:rPr>
  </w:style>
  <w:style w:type="character" w:customStyle="1" w:styleId="cf01">
    <w:name w:val="cf01"/>
    <w:basedOn w:val="DefaultParagraphFont"/>
    <w:rsid w:val="00247916"/>
    <w:rPr>
      <w:rFonts w:ascii="Segoe UI" w:hAnsi="Segoe UI" w:cs="Segoe UI" w:hint="default"/>
      <w:sz w:val="18"/>
      <w:szCs w:val="18"/>
    </w:rPr>
  </w:style>
  <w:style w:type="paragraph" w:customStyle="1" w:styleId="TableParagraph">
    <w:name w:val="Table Paragraph"/>
    <w:basedOn w:val="Normal"/>
    <w:uiPriority w:val="1"/>
    <w:qFormat/>
    <w:rsid w:val="00AE5ECC"/>
    <w:pPr>
      <w:widowControl w:val="0"/>
      <w:autoSpaceDE w:val="0"/>
      <w:autoSpaceDN w:val="0"/>
      <w:ind w:left="107"/>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4598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ndustrialmetalsupply.com/return-policy"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I:\Support\IQProcesses\IQ%20Process%20Documents\Forms\SOC001%20Sales%20Order%20Cancellation%20Form.pdf"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file:///I:\Support\BisTrack\BisTrack%20Training%20Documents\Administration\CREDIT%20NOTE-%20MTRS%20ATTACHMENT%20INSTRUCTION.docx" TargetMode="External"/><Relationship Id="rId4" Type="http://schemas.openxmlformats.org/officeDocument/2006/relationships/settings" Target="settings.xml"/><Relationship Id="rId9" Type="http://schemas.openxmlformats.org/officeDocument/2006/relationships/hyperlink" Target="file:///I:\Support\IQProcesses\IQ%20Process%20Documents\Forms\RG001%20Returned%20Goods%20Tag.pdf"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B9C9F4B0-ACF4-4370-8736-3D07D1DBC3AB@lan"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E6DCC-14B8-4CB1-9A3D-E3A287B1E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5</Pages>
  <Words>1334</Words>
  <Characters>7777</Characters>
  <Application>Microsoft Office Word</Application>
  <DocSecurity>0</DocSecurity>
  <Lines>200</Lines>
  <Paragraphs>104</Paragraphs>
  <ScaleCrop>false</ScaleCrop>
  <HeadingPairs>
    <vt:vector size="2" baseType="variant">
      <vt:variant>
        <vt:lpstr>Title</vt:lpstr>
      </vt:variant>
      <vt:variant>
        <vt:i4>1</vt:i4>
      </vt:variant>
    </vt:vector>
  </HeadingPairs>
  <TitlesOfParts>
    <vt:vector size="1" baseType="lpstr">
      <vt:lpstr>5</vt:lpstr>
    </vt:vector>
  </TitlesOfParts>
  <Company>IMS</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dc:title>
  <dc:subject/>
  <dc:creator>julie</dc:creator>
  <cp:keywords/>
  <cp:lastModifiedBy>Brian Olea</cp:lastModifiedBy>
  <cp:revision>687</cp:revision>
  <cp:lastPrinted>2024-02-28T00:31:00Z</cp:lastPrinted>
  <dcterms:created xsi:type="dcterms:W3CDTF">2023-12-18T22:32:00Z</dcterms:created>
  <dcterms:modified xsi:type="dcterms:W3CDTF">2024-03-15T19:20:00Z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141c160ff6d7492edb87d71be6b3789bf05ad4db0840ece76eb643115f459c12</vt:lpwstr>
  </property>
</Properties>
</file>