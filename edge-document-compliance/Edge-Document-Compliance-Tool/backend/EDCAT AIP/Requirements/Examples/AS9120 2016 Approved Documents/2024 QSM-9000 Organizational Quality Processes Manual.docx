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6D7B1" w14:textId="77777777" w:rsidR="00DF0971" w:rsidRPr="00DF3B93" w:rsidRDefault="00000000">
      <w:pPr>
        <w:pStyle w:val="BodyText"/>
        <w:ind w:left="2044"/>
        <w:rPr>
          <w:sz w:val="22"/>
          <w:szCs w:val="22"/>
          <w:rPrChange w:id="0" w:author="Brian Olea" w:date="2024-06-04T11:27:00Z" w16du:dateUtc="2024-06-04T17:27:00Z">
            <w:rPr>
              <w:sz w:val="20"/>
            </w:rPr>
          </w:rPrChange>
        </w:rPr>
      </w:pPr>
      <w:r w:rsidRPr="00DF3B93">
        <w:rPr>
          <w:noProof/>
          <w:sz w:val="22"/>
          <w:szCs w:val="22"/>
          <w:rPrChange w:id="1" w:author="Brian Olea" w:date="2024-06-04T11:27:00Z" w16du:dateUtc="2024-06-04T17:27:00Z">
            <w:rPr>
              <w:noProof/>
              <w:sz w:val="20"/>
            </w:rPr>
          </w:rPrChange>
        </w:rPr>
        <w:drawing>
          <wp:inline distT="0" distB="0" distL="0" distR="0" wp14:anchorId="7BA6F1DD" wp14:editId="4E999828">
            <wp:extent cx="4385015" cy="4680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385015" cy="468058"/>
                    </a:xfrm>
                    <a:prstGeom prst="rect">
                      <a:avLst/>
                    </a:prstGeom>
                  </pic:spPr>
                </pic:pic>
              </a:graphicData>
            </a:graphic>
          </wp:inline>
        </w:drawing>
      </w:r>
    </w:p>
    <w:p w14:paraId="502D81E2" w14:textId="77777777" w:rsidR="00DF0971" w:rsidRPr="00DF3B93" w:rsidRDefault="00DF0971">
      <w:pPr>
        <w:pStyle w:val="BodyText"/>
        <w:spacing w:before="314"/>
        <w:ind w:left="0"/>
        <w:rPr>
          <w:sz w:val="22"/>
          <w:szCs w:val="22"/>
          <w:rPrChange w:id="2" w:author="Brian Olea" w:date="2024-06-04T11:27:00Z" w16du:dateUtc="2024-06-04T17:27:00Z">
            <w:rPr>
              <w:sz w:val="44"/>
            </w:rPr>
          </w:rPrChange>
        </w:rPr>
      </w:pPr>
    </w:p>
    <w:p w14:paraId="7CDC9A1B" w14:textId="77777777" w:rsidR="00DF0971" w:rsidRPr="00DF3B93" w:rsidRDefault="00000000">
      <w:pPr>
        <w:pStyle w:val="Title"/>
        <w:spacing w:line="352" w:lineRule="auto"/>
        <w:rPr>
          <w:sz w:val="22"/>
          <w:szCs w:val="22"/>
          <w:rPrChange w:id="3" w:author="Brian Olea" w:date="2024-06-04T11:27:00Z" w16du:dateUtc="2024-06-04T17:27:00Z">
            <w:rPr/>
          </w:rPrChange>
        </w:rPr>
      </w:pPr>
      <w:r w:rsidRPr="00DF3B93">
        <w:rPr>
          <w:noProof/>
          <w:sz w:val="22"/>
          <w:szCs w:val="22"/>
          <w:rPrChange w:id="4" w:author="Brian Olea" w:date="2024-06-04T11:27:00Z" w16du:dateUtc="2024-06-04T17:27:00Z">
            <w:rPr>
              <w:noProof/>
            </w:rPr>
          </w:rPrChange>
        </w:rPr>
        <w:drawing>
          <wp:anchor distT="0" distB="0" distL="0" distR="0" simplePos="0" relativeHeight="15728640" behindDoc="0" locked="0" layoutInCell="1" allowOverlap="1" wp14:anchorId="756F0D85" wp14:editId="4066A319">
            <wp:simplePos x="0" y="0"/>
            <wp:positionH relativeFrom="page">
              <wp:posOffset>3038283</wp:posOffset>
            </wp:positionH>
            <wp:positionV relativeFrom="paragraph">
              <wp:posOffset>903209</wp:posOffset>
            </wp:positionV>
            <wp:extent cx="1662083" cy="162840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62083" cy="1628402"/>
                    </a:xfrm>
                    <a:prstGeom prst="rect">
                      <a:avLst/>
                    </a:prstGeom>
                  </pic:spPr>
                </pic:pic>
              </a:graphicData>
            </a:graphic>
          </wp:anchor>
        </w:drawing>
      </w:r>
      <w:r w:rsidRPr="00DF3B93">
        <w:rPr>
          <w:sz w:val="22"/>
          <w:szCs w:val="22"/>
          <w:rPrChange w:id="5" w:author="Brian Olea" w:date="2024-06-04T11:27:00Z" w16du:dateUtc="2024-06-04T17:27:00Z">
            <w:rPr/>
          </w:rPrChange>
        </w:rPr>
        <w:t>Organizational</w:t>
      </w:r>
      <w:r w:rsidRPr="00DF3B93">
        <w:rPr>
          <w:spacing w:val="-14"/>
          <w:sz w:val="22"/>
          <w:szCs w:val="22"/>
          <w:rPrChange w:id="6" w:author="Brian Olea" w:date="2024-06-04T11:27:00Z" w16du:dateUtc="2024-06-04T17:27:00Z">
            <w:rPr>
              <w:spacing w:val="-14"/>
            </w:rPr>
          </w:rPrChange>
        </w:rPr>
        <w:t xml:space="preserve"> </w:t>
      </w:r>
      <w:r w:rsidRPr="00DF3B93">
        <w:rPr>
          <w:sz w:val="22"/>
          <w:szCs w:val="22"/>
          <w:rPrChange w:id="7" w:author="Brian Olea" w:date="2024-06-04T11:27:00Z" w16du:dateUtc="2024-06-04T17:27:00Z">
            <w:rPr/>
          </w:rPrChange>
        </w:rPr>
        <w:t>Quality</w:t>
      </w:r>
      <w:r w:rsidRPr="00DF3B93">
        <w:rPr>
          <w:spacing w:val="-14"/>
          <w:sz w:val="22"/>
          <w:szCs w:val="22"/>
          <w:rPrChange w:id="8" w:author="Brian Olea" w:date="2024-06-04T11:27:00Z" w16du:dateUtc="2024-06-04T17:27:00Z">
            <w:rPr>
              <w:spacing w:val="-14"/>
            </w:rPr>
          </w:rPrChange>
        </w:rPr>
        <w:t xml:space="preserve"> </w:t>
      </w:r>
      <w:r w:rsidRPr="00DF3B93">
        <w:rPr>
          <w:sz w:val="22"/>
          <w:szCs w:val="22"/>
          <w:rPrChange w:id="9" w:author="Brian Olea" w:date="2024-06-04T11:27:00Z" w16du:dateUtc="2024-06-04T17:27:00Z">
            <w:rPr/>
          </w:rPrChange>
        </w:rPr>
        <w:t>Processes</w:t>
      </w:r>
      <w:r w:rsidRPr="00DF3B93">
        <w:rPr>
          <w:spacing w:val="-15"/>
          <w:sz w:val="22"/>
          <w:szCs w:val="22"/>
          <w:rPrChange w:id="10" w:author="Brian Olea" w:date="2024-06-04T11:27:00Z" w16du:dateUtc="2024-06-04T17:27:00Z">
            <w:rPr>
              <w:spacing w:val="-15"/>
            </w:rPr>
          </w:rPrChange>
        </w:rPr>
        <w:t xml:space="preserve"> </w:t>
      </w:r>
      <w:r w:rsidRPr="00DF3B93">
        <w:rPr>
          <w:sz w:val="22"/>
          <w:szCs w:val="22"/>
          <w:rPrChange w:id="11" w:author="Brian Olea" w:date="2024-06-04T11:27:00Z" w16du:dateUtc="2024-06-04T17:27:00Z">
            <w:rPr/>
          </w:rPrChange>
        </w:rPr>
        <w:t xml:space="preserve">Manual </w:t>
      </w:r>
      <w:r w:rsidRPr="00DF3B93">
        <w:rPr>
          <w:spacing w:val="-2"/>
          <w:sz w:val="22"/>
          <w:szCs w:val="22"/>
          <w:rPrChange w:id="12" w:author="Brian Olea" w:date="2024-06-04T11:27:00Z" w16du:dateUtc="2024-06-04T17:27:00Z">
            <w:rPr>
              <w:spacing w:val="-2"/>
            </w:rPr>
          </w:rPrChange>
        </w:rPr>
        <w:t>QSM-9000</w:t>
      </w:r>
    </w:p>
    <w:p w14:paraId="36110A4D" w14:textId="77777777" w:rsidR="00DF0971" w:rsidRPr="00DF3B93" w:rsidRDefault="00DF0971">
      <w:pPr>
        <w:pStyle w:val="BodyText"/>
        <w:ind w:left="0"/>
        <w:rPr>
          <w:b/>
          <w:sz w:val="22"/>
          <w:szCs w:val="22"/>
          <w:rPrChange w:id="13" w:author="Brian Olea" w:date="2024-06-04T11:27:00Z" w16du:dateUtc="2024-06-04T17:27:00Z">
            <w:rPr>
              <w:b/>
              <w:sz w:val="20"/>
            </w:rPr>
          </w:rPrChange>
        </w:rPr>
      </w:pPr>
    </w:p>
    <w:p w14:paraId="46C4F5A1" w14:textId="77777777" w:rsidR="00DF0971" w:rsidRPr="00DF3B93" w:rsidRDefault="00DF0971">
      <w:pPr>
        <w:pStyle w:val="BodyText"/>
        <w:ind w:left="0"/>
        <w:rPr>
          <w:b/>
          <w:sz w:val="22"/>
          <w:szCs w:val="22"/>
          <w:rPrChange w:id="14" w:author="Brian Olea" w:date="2024-06-04T11:27:00Z" w16du:dateUtc="2024-06-04T17:27:00Z">
            <w:rPr>
              <w:b/>
              <w:sz w:val="20"/>
            </w:rPr>
          </w:rPrChange>
        </w:rPr>
      </w:pPr>
    </w:p>
    <w:p w14:paraId="0D0FEA2C" w14:textId="77777777" w:rsidR="00DF0971" w:rsidRPr="00DF3B93" w:rsidRDefault="00DF0971">
      <w:pPr>
        <w:pStyle w:val="BodyText"/>
        <w:ind w:left="0"/>
        <w:rPr>
          <w:b/>
          <w:sz w:val="22"/>
          <w:szCs w:val="22"/>
          <w:rPrChange w:id="15" w:author="Brian Olea" w:date="2024-06-04T11:27:00Z" w16du:dateUtc="2024-06-04T17:27:00Z">
            <w:rPr>
              <w:b/>
              <w:sz w:val="20"/>
            </w:rPr>
          </w:rPrChange>
        </w:rPr>
      </w:pPr>
    </w:p>
    <w:p w14:paraId="369754CE" w14:textId="77777777" w:rsidR="00DF0971" w:rsidRPr="00DF3B93" w:rsidRDefault="00DF0971">
      <w:pPr>
        <w:pStyle w:val="BodyText"/>
        <w:ind w:left="0"/>
        <w:rPr>
          <w:b/>
          <w:sz w:val="22"/>
          <w:szCs w:val="22"/>
          <w:rPrChange w:id="16" w:author="Brian Olea" w:date="2024-06-04T11:27:00Z" w16du:dateUtc="2024-06-04T17:27:00Z">
            <w:rPr>
              <w:b/>
              <w:sz w:val="20"/>
            </w:rPr>
          </w:rPrChange>
        </w:rPr>
      </w:pPr>
    </w:p>
    <w:p w14:paraId="669D2CDD" w14:textId="77777777" w:rsidR="00DF0971" w:rsidRPr="00DF3B93" w:rsidRDefault="00DF0971">
      <w:pPr>
        <w:pStyle w:val="BodyText"/>
        <w:ind w:left="0"/>
        <w:rPr>
          <w:b/>
          <w:sz w:val="22"/>
          <w:szCs w:val="22"/>
          <w:rPrChange w:id="17" w:author="Brian Olea" w:date="2024-06-04T11:27:00Z" w16du:dateUtc="2024-06-04T17:27:00Z">
            <w:rPr>
              <w:b/>
              <w:sz w:val="20"/>
            </w:rPr>
          </w:rPrChange>
        </w:rPr>
      </w:pPr>
    </w:p>
    <w:p w14:paraId="36CF05CF" w14:textId="77777777" w:rsidR="00DF0971" w:rsidRPr="00DF3B93" w:rsidRDefault="00DF0971">
      <w:pPr>
        <w:pStyle w:val="BodyText"/>
        <w:ind w:left="0"/>
        <w:rPr>
          <w:b/>
          <w:sz w:val="22"/>
          <w:szCs w:val="22"/>
          <w:rPrChange w:id="18" w:author="Brian Olea" w:date="2024-06-04T11:27:00Z" w16du:dateUtc="2024-06-04T17:27:00Z">
            <w:rPr>
              <w:b/>
              <w:sz w:val="20"/>
            </w:rPr>
          </w:rPrChange>
        </w:rPr>
      </w:pPr>
    </w:p>
    <w:p w14:paraId="3F1EA2C7" w14:textId="77777777" w:rsidR="00DF0971" w:rsidRPr="00DF3B93" w:rsidRDefault="00DF0971">
      <w:pPr>
        <w:pStyle w:val="BodyText"/>
        <w:ind w:left="0"/>
        <w:rPr>
          <w:b/>
          <w:sz w:val="22"/>
          <w:szCs w:val="22"/>
          <w:rPrChange w:id="19" w:author="Brian Olea" w:date="2024-06-04T11:27:00Z" w16du:dateUtc="2024-06-04T17:27:00Z">
            <w:rPr>
              <w:b/>
              <w:sz w:val="20"/>
            </w:rPr>
          </w:rPrChange>
        </w:rPr>
      </w:pPr>
    </w:p>
    <w:p w14:paraId="15577833" w14:textId="77777777" w:rsidR="00DF0971" w:rsidRPr="00DF3B93" w:rsidRDefault="00DF0971">
      <w:pPr>
        <w:pStyle w:val="BodyText"/>
        <w:ind w:left="0"/>
        <w:rPr>
          <w:b/>
          <w:sz w:val="22"/>
          <w:szCs w:val="22"/>
          <w:rPrChange w:id="20" w:author="Brian Olea" w:date="2024-06-04T11:27:00Z" w16du:dateUtc="2024-06-04T17:27:00Z">
            <w:rPr>
              <w:b/>
              <w:sz w:val="20"/>
            </w:rPr>
          </w:rPrChange>
        </w:rPr>
      </w:pPr>
    </w:p>
    <w:p w14:paraId="57AAF014" w14:textId="77777777" w:rsidR="00DF0971" w:rsidRPr="00DF3B93" w:rsidRDefault="00DF0971">
      <w:pPr>
        <w:pStyle w:val="BodyText"/>
        <w:ind w:left="0"/>
        <w:rPr>
          <w:b/>
          <w:sz w:val="22"/>
          <w:szCs w:val="22"/>
          <w:rPrChange w:id="21" w:author="Brian Olea" w:date="2024-06-04T11:27:00Z" w16du:dateUtc="2024-06-04T17:27:00Z">
            <w:rPr>
              <w:b/>
              <w:sz w:val="20"/>
            </w:rPr>
          </w:rPrChange>
        </w:rPr>
      </w:pPr>
    </w:p>
    <w:p w14:paraId="53C907E8" w14:textId="77777777" w:rsidR="00DF0971" w:rsidRPr="00DF3B93" w:rsidRDefault="00DF0971">
      <w:pPr>
        <w:pStyle w:val="BodyText"/>
        <w:ind w:left="0"/>
        <w:rPr>
          <w:b/>
          <w:sz w:val="22"/>
          <w:szCs w:val="22"/>
          <w:rPrChange w:id="22" w:author="Brian Olea" w:date="2024-06-04T11:27:00Z" w16du:dateUtc="2024-06-04T17:27:00Z">
            <w:rPr>
              <w:b/>
              <w:sz w:val="20"/>
            </w:rPr>
          </w:rPrChange>
        </w:rPr>
      </w:pPr>
    </w:p>
    <w:p w14:paraId="6241248C" w14:textId="77777777" w:rsidR="00DF0971" w:rsidRPr="00DF3B93" w:rsidRDefault="00DF0971">
      <w:pPr>
        <w:pStyle w:val="BodyText"/>
        <w:ind w:left="0"/>
        <w:rPr>
          <w:b/>
          <w:sz w:val="22"/>
          <w:szCs w:val="22"/>
          <w:rPrChange w:id="23" w:author="Brian Olea" w:date="2024-06-04T11:27:00Z" w16du:dateUtc="2024-06-04T17:27:00Z">
            <w:rPr>
              <w:b/>
              <w:sz w:val="20"/>
            </w:rPr>
          </w:rPrChange>
        </w:rPr>
      </w:pPr>
    </w:p>
    <w:p w14:paraId="782403D2" w14:textId="77777777" w:rsidR="00DF0971" w:rsidRPr="00DF3B93" w:rsidRDefault="00DF0971">
      <w:pPr>
        <w:pStyle w:val="BodyText"/>
        <w:ind w:left="0"/>
        <w:rPr>
          <w:b/>
          <w:sz w:val="22"/>
          <w:szCs w:val="22"/>
          <w:rPrChange w:id="24" w:author="Brian Olea" w:date="2024-06-04T11:27:00Z" w16du:dateUtc="2024-06-04T17:27:00Z">
            <w:rPr>
              <w:b/>
              <w:sz w:val="20"/>
            </w:rPr>
          </w:rPrChange>
        </w:rPr>
      </w:pPr>
    </w:p>
    <w:p w14:paraId="18B37DE3" w14:textId="77777777" w:rsidR="00DF0971" w:rsidRPr="00DF3B93" w:rsidRDefault="00DF0971">
      <w:pPr>
        <w:pStyle w:val="BodyText"/>
        <w:ind w:left="0"/>
        <w:rPr>
          <w:b/>
          <w:sz w:val="22"/>
          <w:szCs w:val="22"/>
          <w:rPrChange w:id="25" w:author="Brian Olea" w:date="2024-06-04T11:27:00Z" w16du:dateUtc="2024-06-04T17:27:00Z">
            <w:rPr>
              <w:b/>
              <w:sz w:val="20"/>
            </w:rPr>
          </w:rPrChange>
        </w:rPr>
      </w:pPr>
    </w:p>
    <w:p w14:paraId="38F124D6" w14:textId="77777777" w:rsidR="00DF0971" w:rsidRPr="00DF3B93" w:rsidRDefault="00DF0971">
      <w:pPr>
        <w:pStyle w:val="BodyText"/>
        <w:ind w:left="0"/>
        <w:rPr>
          <w:b/>
          <w:sz w:val="22"/>
          <w:szCs w:val="22"/>
          <w:rPrChange w:id="26" w:author="Brian Olea" w:date="2024-06-04T11:27:00Z" w16du:dateUtc="2024-06-04T17:27:00Z">
            <w:rPr>
              <w:b/>
              <w:sz w:val="20"/>
            </w:rPr>
          </w:rPrChange>
        </w:rPr>
      </w:pPr>
    </w:p>
    <w:p w14:paraId="161F0880" w14:textId="77777777" w:rsidR="00DF0971" w:rsidRPr="00DF3B93" w:rsidRDefault="00DF0971">
      <w:pPr>
        <w:pStyle w:val="BodyText"/>
        <w:ind w:left="0"/>
        <w:rPr>
          <w:b/>
          <w:sz w:val="22"/>
          <w:szCs w:val="22"/>
          <w:rPrChange w:id="27" w:author="Brian Olea" w:date="2024-06-04T11:27:00Z" w16du:dateUtc="2024-06-04T17:27:00Z">
            <w:rPr>
              <w:b/>
              <w:sz w:val="20"/>
            </w:rPr>
          </w:rPrChange>
        </w:rPr>
      </w:pPr>
    </w:p>
    <w:p w14:paraId="3F95D969" w14:textId="77777777" w:rsidR="00DF0971" w:rsidRPr="00DF3B93" w:rsidRDefault="00DF0971">
      <w:pPr>
        <w:pStyle w:val="BodyText"/>
        <w:spacing w:before="78"/>
        <w:ind w:left="0"/>
        <w:rPr>
          <w:b/>
          <w:sz w:val="22"/>
          <w:szCs w:val="22"/>
          <w:rPrChange w:id="28" w:author="Brian Olea" w:date="2024-06-04T11:27:00Z" w16du:dateUtc="2024-06-04T17:27:00Z">
            <w:rPr>
              <w:b/>
              <w:sz w:val="20"/>
            </w:rPr>
          </w:rPrChange>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6786"/>
        <w:gridCol w:w="2202"/>
      </w:tblGrid>
      <w:tr w:rsidR="00DF0971" w:rsidRPr="00DF3B93" w14:paraId="4F91F7AF" w14:textId="77777777">
        <w:trPr>
          <w:trHeight w:val="431"/>
        </w:trPr>
        <w:tc>
          <w:tcPr>
            <w:tcW w:w="1095" w:type="dxa"/>
          </w:tcPr>
          <w:p w14:paraId="72C272D9" w14:textId="77777777" w:rsidR="00DF0971" w:rsidRPr="00DF3B93" w:rsidRDefault="00000000">
            <w:pPr>
              <w:pStyle w:val="TableParagraph"/>
              <w:spacing w:before="71"/>
              <w:ind w:left="9"/>
              <w:jc w:val="center"/>
              <w:rPr>
                <w:b/>
                <w:rPrChange w:id="29" w:author="Brian Olea" w:date="2024-06-04T11:27:00Z" w16du:dateUtc="2024-06-04T17:27:00Z">
                  <w:rPr>
                    <w:b/>
                    <w:sz w:val="25"/>
                  </w:rPr>
                </w:rPrChange>
              </w:rPr>
            </w:pPr>
            <w:r w:rsidRPr="00DF3B93">
              <w:rPr>
                <w:b/>
                <w:spacing w:val="-4"/>
                <w:rPrChange w:id="30" w:author="Brian Olea" w:date="2024-06-04T11:27:00Z" w16du:dateUtc="2024-06-04T17:27:00Z">
                  <w:rPr>
                    <w:b/>
                    <w:spacing w:val="-4"/>
                    <w:sz w:val="25"/>
                  </w:rPr>
                </w:rPrChange>
              </w:rPr>
              <w:t>Date</w:t>
            </w:r>
          </w:p>
        </w:tc>
        <w:tc>
          <w:tcPr>
            <w:tcW w:w="6786" w:type="dxa"/>
          </w:tcPr>
          <w:p w14:paraId="28BCE9A4" w14:textId="77777777" w:rsidR="00DF0971" w:rsidRPr="00DF3B93" w:rsidRDefault="00000000">
            <w:pPr>
              <w:pStyle w:val="TableParagraph"/>
              <w:spacing w:before="71"/>
              <w:ind w:left="6"/>
              <w:jc w:val="center"/>
              <w:rPr>
                <w:b/>
                <w:rPrChange w:id="31" w:author="Brian Olea" w:date="2024-06-04T11:27:00Z" w16du:dateUtc="2024-06-04T17:27:00Z">
                  <w:rPr>
                    <w:b/>
                    <w:sz w:val="25"/>
                  </w:rPr>
                </w:rPrChange>
              </w:rPr>
            </w:pPr>
            <w:r w:rsidRPr="00DF3B93">
              <w:rPr>
                <w:b/>
                <w:rPrChange w:id="32" w:author="Brian Olea" w:date="2024-06-04T11:27:00Z" w16du:dateUtc="2024-06-04T17:27:00Z">
                  <w:rPr>
                    <w:b/>
                    <w:sz w:val="25"/>
                  </w:rPr>
                </w:rPrChange>
              </w:rPr>
              <w:t>Revision</w:t>
            </w:r>
            <w:r w:rsidRPr="00DF3B93">
              <w:rPr>
                <w:b/>
                <w:spacing w:val="-11"/>
                <w:rPrChange w:id="33" w:author="Brian Olea" w:date="2024-06-04T11:27:00Z" w16du:dateUtc="2024-06-04T17:27:00Z">
                  <w:rPr>
                    <w:b/>
                    <w:spacing w:val="-11"/>
                    <w:sz w:val="25"/>
                  </w:rPr>
                </w:rPrChange>
              </w:rPr>
              <w:t xml:space="preserve"> </w:t>
            </w:r>
            <w:r w:rsidRPr="00DF3B93">
              <w:rPr>
                <w:b/>
                <w:spacing w:val="-2"/>
                <w:rPrChange w:id="34" w:author="Brian Olea" w:date="2024-06-04T11:27:00Z" w16du:dateUtc="2024-06-04T17:27:00Z">
                  <w:rPr>
                    <w:b/>
                    <w:spacing w:val="-2"/>
                    <w:sz w:val="25"/>
                  </w:rPr>
                </w:rPrChange>
              </w:rPr>
              <w:t>Summary</w:t>
            </w:r>
          </w:p>
        </w:tc>
        <w:tc>
          <w:tcPr>
            <w:tcW w:w="2202" w:type="dxa"/>
          </w:tcPr>
          <w:p w14:paraId="725C0753" w14:textId="77777777" w:rsidR="00DF0971" w:rsidRPr="00DF3B93" w:rsidRDefault="00000000">
            <w:pPr>
              <w:pStyle w:val="TableParagraph"/>
              <w:spacing w:before="71"/>
              <w:ind w:left="400"/>
              <w:rPr>
                <w:b/>
                <w:rPrChange w:id="35" w:author="Brian Olea" w:date="2024-06-04T11:27:00Z" w16du:dateUtc="2024-06-04T17:27:00Z">
                  <w:rPr>
                    <w:b/>
                    <w:sz w:val="25"/>
                  </w:rPr>
                </w:rPrChange>
              </w:rPr>
            </w:pPr>
            <w:r w:rsidRPr="00DF3B93">
              <w:rPr>
                <w:b/>
                <w:rPrChange w:id="36" w:author="Brian Olea" w:date="2024-06-04T11:27:00Z" w16du:dateUtc="2024-06-04T17:27:00Z">
                  <w:rPr>
                    <w:b/>
                    <w:sz w:val="25"/>
                  </w:rPr>
                </w:rPrChange>
              </w:rPr>
              <w:t>Approved</w:t>
            </w:r>
            <w:r w:rsidRPr="00DF3B93">
              <w:rPr>
                <w:b/>
                <w:spacing w:val="-12"/>
                <w:rPrChange w:id="37" w:author="Brian Olea" w:date="2024-06-04T11:27:00Z" w16du:dateUtc="2024-06-04T17:27:00Z">
                  <w:rPr>
                    <w:b/>
                    <w:spacing w:val="-12"/>
                    <w:sz w:val="25"/>
                  </w:rPr>
                </w:rPrChange>
              </w:rPr>
              <w:t xml:space="preserve"> </w:t>
            </w:r>
            <w:r w:rsidRPr="00DF3B93">
              <w:rPr>
                <w:b/>
                <w:spacing w:val="-5"/>
                <w:rPrChange w:id="38" w:author="Brian Olea" w:date="2024-06-04T11:27:00Z" w16du:dateUtc="2024-06-04T17:27:00Z">
                  <w:rPr>
                    <w:b/>
                    <w:spacing w:val="-5"/>
                    <w:sz w:val="25"/>
                  </w:rPr>
                </w:rPrChange>
              </w:rPr>
              <w:t>by</w:t>
            </w:r>
          </w:p>
        </w:tc>
      </w:tr>
      <w:tr w:rsidR="00DF0971" w:rsidRPr="007A40CA" w14:paraId="35538851" w14:textId="77777777">
        <w:trPr>
          <w:trHeight w:val="655"/>
        </w:trPr>
        <w:tc>
          <w:tcPr>
            <w:tcW w:w="1095" w:type="dxa"/>
          </w:tcPr>
          <w:p w14:paraId="2DD7CA38" w14:textId="77777777" w:rsidR="00DF0971" w:rsidRPr="00DF3B93" w:rsidRDefault="00000000">
            <w:pPr>
              <w:pStyle w:val="TableParagraph"/>
              <w:spacing w:line="287" w:lineRule="exact"/>
              <w:ind w:left="9"/>
              <w:jc w:val="center"/>
              <w:rPr>
                <w:rPrChange w:id="39" w:author="Brian Olea" w:date="2024-06-04T11:27:00Z" w16du:dateUtc="2024-06-04T17:27:00Z">
                  <w:rPr>
                    <w:sz w:val="25"/>
                  </w:rPr>
                </w:rPrChange>
              </w:rPr>
            </w:pPr>
            <w:r w:rsidRPr="00DF3B93">
              <w:rPr>
                <w:spacing w:val="-2"/>
                <w:rPrChange w:id="40" w:author="Brian Olea" w:date="2024-06-04T11:27:00Z" w16du:dateUtc="2024-06-04T17:27:00Z">
                  <w:rPr>
                    <w:spacing w:val="-2"/>
                    <w:sz w:val="25"/>
                  </w:rPr>
                </w:rPrChange>
              </w:rPr>
              <w:t>2/24/23</w:t>
            </w:r>
          </w:p>
        </w:tc>
        <w:tc>
          <w:tcPr>
            <w:tcW w:w="6786" w:type="dxa"/>
          </w:tcPr>
          <w:p w14:paraId="4A75916C" w14:textId="77777777" w:rsidR="00DF0971" w:rsidRPr="00DF3B93" w:rsidRDefault="00000000">
            <w:pPr>
              <w:pStyle w:val="TableParagraph"/>
              <w:ind w:left="107"/>
              <w:rPr>
                <w:rPrChange w:id="41" w:author="Brian Olea" w:date="2024-06-04T11:27:00Z" w16du:dateUtc="2024-06-04T17:27:00Z">
                  <w:rPr>
                    <w:sz w:val="25"/>
                  </w:rPr>
                </w:rPrChange>
              </w:rPr>
            </w:pPr>
            <w:r w:rsidRPr="00DF3B93">
              <w:rPr>
                <w:rPrChange w:id="42" w:author="Brian Olea" w:date="2024-06-04T11:27:00Z" w16du:dateUtc="2024-06-04T17:27:00Z">
                  <w:rPr>
                    <w:sz w:val="25"/>
                  </w:rPr>
                </w:rPrChange>
              </w:rPr>
              <w:t>Creation</w:t>
            </w:r>
            <w:r w:rsidRPr="00DF3B93">
              <w:rPr>
                <w:spacing w:val="-6"/>
                <w:rPrChange w:id="43" w:author="Brian Olea" w:date="2024-06-04T11:27:00Z" w16du:dateUtc="2024-06-04T17:27:00Z">
                  <w:rPr>
                    <w:spacing w:val="-6"/>
                    <w:sz w:val="25"/>
                  </w:rPr>
                </w:rPrChange>
              </w:rPr>
              <w:t xml:space="preserve"> </w:t>
            </w:r>
            <w:r w:rsidRPr="00DF3B93">
              <w:rPr>
                <w:rPrChange w:id="44" w:author="Brian Olea" w:date="2024-06-04T11:27:00Z" w16du:dateUtc="2024-06-04T17:27:00Z">
                  <w:rPr>
                    <w:sz w:val="25"/>
                  </w:rPr>
                </w:rPrChange>
              </w:rPr>
              <w:t>and</w:t>
            </w:r>
            <w:r w:rsidRPr="00DF3B93">
              <w:rPr>
                <w:spacing w:val="-6"/>
                <w:rPrChange w:id="45" w:author="Brian Olea" w:date="2024-06-04T11:27:00Z" w16du:dateUtc="2024-06-04T17:27:00Z">
                  <w:rPr>
                    <w:spacing w:val="-6"/>
                    <w:sz w:val="25"/>
                  </w:rPr>
                </w:rPrChange>
              </w:rPr>
              <w:t xml:space="preserve"> </w:t>
            </w:r>
            <w:r w:rsidRPr="00DF3B93">
              <w:rPr>
                <w:rPrChange w:id="46" w:author="Brian Olea" w:date="2024-06-04T11:27:00Z" w16du:dateUtc="2024-06-04T17:27:00Z">
                  <w:rPr>
                    <w:sz w:val="25"/>
                  </w:rPr>
                </w:rPrChange>
              </w:rPr>
              <w:t>incorporation</w:t>
            </w:r>
            <w:r w:rsidRPr="00DF3B93">
              <w:rPr>
                <w:spacing w:val="-6"/>
                <w:rPrChange w:id="47" w:author="Brian Olea" w:date="2024-06-04T11:27:00Z" w16du:dateUtc="2024-06-04T17:27:00Z">
                  <w:rPr>
                    <w:spacing w:val="-6"/>
                    <w:sz w:val="25"/>
                  </w:rPr>
                </w:rPrChange>
              </w:rPr>
              <w:t xml:space="preserve"> </w:t>
            </w:r>
            <w:r w:rsidRPr="00DF3B93">
              <w:rPr>
                <w:rPrChange w:id="48" w:author="Brian Olea" w:date="2024-06-04T11:27:00Z" w16du:dateUtc="2024-06-04T17:27:00Z">
                  <w:rPr>
                    <w:sz w:val="25"/>
                  </w:rPr>
                </w:rPrChange>
              </w:rPr>
              <w:t>of</w:t>
            </w:r>
            <w:r w:rsidRPr="00DF3B93">
              <w:rPr>
                <w:spacing w:val="-5"/>
                <w:rPrChange w:id="49" w:author="Brian Olea" w:date="2024-06-04T11:27:00Z" w16du:dateUtc="2024-06-04T17:27:00Z">
                  <w:rPr>
                    <w:spacing w:val="-5"/>
                    <w:sz w:val="25"/>
                  </w:rPr>
                </w:rPrChange>
              </w:rPr>
              <w:t xml:space="preserve"> </w:t>
            </w:r>
            <w:r w:rsidRPr="00DF3B93">
              <w:rPr>
                <w:rPrChange w:id="50" w:author="Brian Olea" w:date="2024-06-04T11:27:00Z" w16du:dateUtc="2024-06-04T17:27:00Z">
                  <w:rPr>
                    <w:sz w:val="25"/>
                  </w:rPr>
                </w:rPrChange>
              </w:rPr>
              <w:t>previous</w:t>
            </w:r>
            <w:r w:rsidRPr="00DF3B93">
              <w:rPr>
                <w:spacing w:val="-5"/>
                <w:rPrChange w:id="51" w:author="Brian Olea" w:date="2024-06-04T11:27:00Z" w16du:dateUtc="2024-06-04T17:27:00Z">
                  <w:rPr>
                    <w:spacing w:val="-5"/>
                    <w:sz w:val="25"/>
                  </w:rPr>
                </w:rPrChange>
              </w:rPr>
              <w:t xml:space="preserve"> </w:t>
            </w:r>
            <w:r w:rsidRPr="00DF3B93">
              <w:rPr>
                <w:rPrChange w:id="52" w:author="Brian Olea" w:date="2024-06-04T11:27:00Z" w16du:dateUtc="2024-06-04T17:27:00Z">
                  <w:rPr>
                    <w:sz w:val="25"/>
                  </w:rPr>
                </w:rPrChange>
              </w:rPr>
              <w:t>manual</w:t>
            </w:r>
            <w:r w:rsidRPr="00DF3B93">
              <w:rPr>
                <w:spacing w:val="-6"/>
                <w:rPrChange w:id="53" w:author="Brian Olea" w:date="2024-06-04T11:27:00Z" w16du:dateUtc="2024-06-04T17:27:00Z">
                  <w:rPr>
                    <w:spacing w:val="-6"/>
                    <w:sz w:val="25"/>
                  </w:rPr>
                </w:rPrChange>
              </w:rPr>
              <w:t xml:space="preserve"> </w:t>
            </w:r>
            <w:r w:rsidRPr="00DF3B93">
              <w:rPr>
                <w:rPrChange w:id="54" w:author="Brian Olea" w:date="2024-06-04T11:27:00Z" w16du:dateUtc="2024-06-04T17:27:00Z">
                  <w:rPr>
                    <w:sz w:val="25"/>
                  </w:rPr>
                </w:rPrChange>
              </w:rPr>
              <w:t>to</w:t>
            </w:r>
            <w:r w:rsidRPr="00DF3B93">
              <w:rPr>
                <w:spacing w:val="-6"/>
                <w:rPrChange w:id="55" w:author="Brian Olea" w:date="2024-06-04T11:27:00Z" w16du:dateUtc="2024-06-04T17:27:00Z">
                  <w:rPr>
                    <w:spacing w:val="-6"/>
                    <w:sz w:val="25"/>
                  </w:rPr>
                </w:rPrChange>
              </w:rPr>
              <w:t xml:space="preserve"> </w:t>
            </w:r>
            <w:r w:rsidRPr="00DF3B93">
              <w:rPr>
                <w:rPrChange w:id="56" w:author="Brian Olea" w:date="2024-06-04T11:27:00Z" w16du:dateUtc="2024-06-04T17:27:00Z">
                  <w:rPr>
                    <w:sz w:val="25"/>
                  </w:rPr>
                </w:rPrChange>
              </w:rPr>
              <w:t>align</w:t>
            </w:r>
            <w:r w:rsidRPr="00DF3B93">
              <w:rPr>
                <w:spacing w:val="-6"/>
                <w:rPrChange w:id="57" w:author="Brian Olea" w:date="2024-06-04T11:27:00Z" w16du:dateUtc="2024-06-04T17:27:00Z">
                  <w:rPr>
                    <w:spacing w:val="-6"/>
                    <w:sz w:val="25"/>
                  </w:rPr>
                </w:rPrChange>
              </w:rPr>
              <w:t xml:space="preserve"> </w:t>
            </w:r>
            <w:r w:rsidRPr="00DF3B93">
              <w:rPr>
                <w:rPrChange w:id="58" w:author="Brian Olea" w:date="2024-06-04T11:27:00Z" w16du:dateUtc="2024-06-04T17:27:00Z">
                  <w:rPr>
                    <w:sz w:val="25"/>
                  </w:rPr>
                </w:rPrChange>
              </w:rPr>
              <w:t>with AS9120 and identified company needs.</w:t>
            </w:r>
          </w:p>
        </w:tc>
        <w:tc>
          <w:tcPr>
            <w:tcW w:w="2202" w:type="dxa"/>
          </w:tcPr>
          <w:p w14:paraId="1B58B63A" w14:textId="77777777" w:rsidR="00DF0971" w:rsidRPr="00DF3B93" w:rsidRDefault="00000000">
            <w:pPr>
              <w:pStyle w:val="TableParagraph"/>
              <w:ind w:left="141" w:firstLine="103"/>
              <w:rPr>
                <w:lang w:val="pt-BR"/>
                <w:rPrChange w:id="59" w:author="Brian Olea" w:date="2024-06-04T11:27:00Z" w16du:dateUtc="2024-06-04T17:27:00Z">
                  <w:rPr>
                    <w:sz w:val="25"/>
                    <w:lang w:val="pt-BR"/>
                  </w:rPr>
                </w:rPrChange>
              </w:rPr>
            </w:pPr>
            <w:r w:rsidRPr="00DF3B93">
              <w:rPr>
                <w:lang w:val="pt-BR"/>
                <w:rPrChange w:id="60" w:author="Brian Olea" w:date="2024-06-04T11:27:00Z" w16du:dateUtc="2024-06-04T17:27:00Z">
                  <w:rPr>
                    <w:sz w:val="25"/>
                    <w:lang w:val="pt-BR"/>
                  </w:rPr>
                </w:rPrChange>
              </w:rPr>
              <w:t>Melissa DaSilva, Director</w:t>
            </w:r>
            <w:r w:rsidRPr="00DF3B93">
              <w:rPr>
                <w:spacing w:val="-6"/>
                <w:lang w:val="pt-BR"/>
                <w:rPrChange w:id="61" w:author="Brian Olea" w:date="2024-06-04T11:27:00Z" w16du:dateUtc="2024-06-04T17:27:00Z">
                  <w:rPr>
                    <w:spacing w:val="-6"/>
                    <w:sz w:val="25"/>
                    <w:lang w:val="pt-BR"/>
                  </w:rPr>
                </w:rPrChange>
              </w:rPr>
              <w:t xml:space="preserve"> </w:t>
            </w:r>
            <w:r w:rsidRPr="00DF3B93">
              <w:rPr>
                <w:lang w:val="pt-BR"/>
                <w:rPrChange w:id="62" w:author="Brian Olea" w:date="2024-06-04T11:27:00Z" w16du:dateUtc="2024-06-04T17:27:00Z">
                  <w:rPr>
                    <w:sz w:val="25"/>
                    <w:lang w:val="pt-BR"/>
                  </w:rPr>
                </w:rPrChange>
              </w:rPr>
              <w:t>of</w:t>
            </w:r>
            <w:r w:rsidRPr="00DF3B93">
              <w:rPr>
                <w:spacing w:val="-6"/>
                <w:lang w:val="pt-BR"/>
                <w:rPrChange w:id="63" w:author="Brian Olea" w:date="2024-06-04T11:27:00Z" w16du:dateUtc="2024-06-04T17:27:00Z">
                  <w:rPr>
                    <w:spacing w:val="-6"/>
                    <w:sz w:val="25"/>
                    <w:lang w:val="pt-BR"/>
                  </w:rPr>
                </w:rPrChange>
              </w:rPr>
              <w:t xml:space="preserve"> </w:t>
            </w:r>
            <w:r w:rsidRPr="00DF3B93">
              <w:rPr>
                <w:spacing w:val="-2"/>
                <w:lang w:val="pt-BR"/>
                <w:rPrChange w:id="64" w:author="Brian Olea" w:date="2024-06-04T11:27:00Z" w16du:dateUtc="2024-06-04T17:27:00Z">
                  <w:rPr>
                    <w:spacing w:val="-2"/>
                    <w:sz w:val="25"/>
                    <w:lang w:val="pt-BR"/>
                  </w:rPr>
                </w:rPrChange>
              </w:rPr>
              <w:t>Quality</w:t>
            </w:r>
          </w:p>
        </w:tc>
      </w:tr>
    </w:tbl>
    <w:p w14:paraId="60A15C92" w14:textId="77777777" w:rsidR="00DF0971" w:rsidRPr="00DF3B93" w:rsidRDefault="00DF0971">
      <w:pPr>
        <w:pStyle w:val="BodyText"/>
        <w:spacing w:before="182"/>
        <w:ind w:left="0"/>
        <w:rPr>
          <w:b/>
          <w:sz w:val="22"/>
          <w:szCs w:val="22"/>
          <w:lang w:val="pt-BR"/>
          <w:rPrChange w:id="65" w:author="Brian Olea" w:date="2024-06-04T11:27:00Z" w16du:dateUtc="2024-06-04T17:27:00Z">
            <w:rPr>
              <w:b/>
              <w:sz w:val="44"/>
              <w:lang w:val="pt-BR"/>
            </w:rPr>
          </w:rPrChange>
        </w:rPr>
      </w:pPr>
    </w:p>
    <w:p w14:paraId="29694261" w14:textId="77777777" w:rsidR="00DF0971" w:rsidRPr="00DF3B93" w:rsidRDefault="00000000">
      <w:pPr>
        <w:pStyle w:val="BodyText"/>
        <w:ind w:left="0" w:right="16"/>
        <w:jc w:val="center"/>
        <w:rPr>
          <w:sz w:val="22"/>
          <w:szCs w:val="22"/>
          <w:rPrChange w:id="66" w:author="Brian Olea" w:date="2024-06-04T11:27:00Z" w16du:dateUtc="2024-06-04T17:27:00Z">
            <w:rPr/>
          </w:rPrChange>
        </w:rPr>
      </w:pPr>
      <w:r w:rsidRPr="00DF3B93">
        <w:rPr>
          <w:spacing w:val="-2"/>
          <w:sz w:val="22"/>
          <w:szCs w:val="22"/>
          <w:rPrChange w:id="67" w:author="Brian Olea" w:date="2024-06-04T11:27:00Z" w16du:dateUtc="2024-06-04T17:27:00Z">
            <w:rPr>
              <w:spacing w:val="-2"/>
            </w:rPr>
          </w:rPrChange>
        </w:rPr>
        <w:t>CONTENTS</w:t>
      </w:r>
    </w:p>
    <w:sdt>
      <w:sdtPr>
        <w:rPr>
          <w:sz w:val="22"/>
          <w:szCs w:val="22"/>
        </w:rPr>
        <w:id w:val="-962036663"/>
        <w:docPartObj>
          <w:docPartGallery w:val="Table of Contents"/>
          <w:docPartUnique/>
        </w:docPartObj>
      </w:sdtPr>
      <w:sdtContent>
        <w:p w14:paraId="462447F3" w14:textId="77777777" w:rsidR="00DF0971" w:rsidRPr="00DF3B93" w:rsidRDefault="00000000">
          <w:pPr>
            <w:pStyle w:val="TOC1"/>
            <w:numPr>
              <w:ilvl w:val="0"/>
              <w:numId w:val="8"/>
            </w:numPr>
            <w:tabs>
              <w:tab w:val="left" w:pos="861"/>
              <w:tab w:val="right" w:leader="dot" w:pos="10573"/>
            </w:tabs>
            <w:rPr>
              <w:sz w:val="22"/>
              <w:szCs w:val="22"/>
              <w:rPrChange w:id="68" w:author="Brian Olea" w:date="2024-06-04T11:27:00Z" w16du:dateUtc="2024-06-04T17:27:00Z">
                <w:rPr/>
              </w:rPrChange>
            </w:rPr>
          </w:pPr>
          <w:r w:rsidRPr="00DF3B93">
            <w:rPr>
              <w:sz w:val="22"/>
              <w:szCs w:val="22"/>
              <w:rPrChange w:id="69" w:author="Brian Olea" w:date="2024-06-04T11:27:00Z" w16du:dateUtc="2024-06-04T17:27:00Z">
                <w:rPr/>
              </w:rPrChange>
            </w:rPr>
            <w:fldChar w:fldCharType="begin"/>
          </w:r>
          <w:r w:rsidRPr="00DF3B93">
            <w:rPr>
              <w:sz w:val="22"/>
              <w:szCs w:val="22"/>
              <w:rPrChange w:id="70" w:author="Brian Olea" w:date="2024-06-04T11:27:00Z" w16du:dateUtc="2024-06-04T17:27:00Z">
                <w:rPr/>
              </w:rPrChange>
            </w:rPr>
            <w:instrText xml:space="preserve">TOC \o "1-1" \h \z \u </w:instrText>
          </w:r>
          <w:r w:rsidRPr="007A40CA">
            <w:rPr>
              <w:sz w:val="22"/>
              <w:szCs w:val="22"/>
            </w:rPr>
            <w:fldChar w:fldCharType="separate"/>
          </w:r>
          <w:r w:rsidRPr="00DF3B93">
            <w:rPr>
              <w:sz w:val="22"/>
              <w:szCs w:val="22"/>
              <w:rPrChange w:id="71" w:author="Brian Olea" w:date="2024-06-04T11:27:00Z" w16du:dateUtc="2024-06-04T17:27:00Z">
                <w:rPr/>
              </w:rPrChange>
            </w:rPr>
            <w:fldChar w:fldCharType="begin"/>
          </w:r>
          <w:r w:rsidRPr="00DF3B93">
            <w:rPr>
              <w:sz w:val="22"/>
              <w:szCs w:val="22"/>
              <w:rPrChange w:id="72" w:author="Brian Olea" w:date="2024-06-04T11:27:00Z" w16du:dateUtc="2024-06-04T17:27:00Z">
                <w:rPr/>
              </w:rPrChange>
            </w:rPr>
            <w:instrText>HYPERLINK \l "_bookmark0"</w:instrText>
          </w:r>
          <w:r w:rsidRPr="007A40CA">
            <w:rPr>
              <w:sz w:val="22"/>
              <w:szCs w:val="22"/>
            </w:rPr>
          </w:r>
          <w:r w:rsidRPr="00DF3B93">
            <w:rPr>
              <w:sz w:val="22"/>
              <w:szCs w:val="22"/>
              <w:rPrChange w:id="73" w:author="Brian Olea" w:date="2024-06-04T11:27:00Z" w16du:dateUtc="2024-06-04T17:27:00Z">
                <w:rPr>
                  <w:spacing w:val="-10"/>
                </w:rPr>
              </w:rPrChange>
            </w:rPr>
            <w:fldChar w:fldCharType="separate"/>
          </w:r>
          <w:r w:rsidRPr="00DF3B93">
            <w:rPr>
              <w:spacing w:val="-2"/>
              <w:sz w:val="22"/>
              <w:szCs w:val="22"/>
              <w:rPrChange w:id="74" w:author="Brian Olea" w:date="2024-06-04T11:27:00Z" w16du:dateUtc="2024-06-04T17:27:00Z">
                <w:rPr>
                  <w:spacing w:val="-2"/>
                </w:rPr>
              </w:rPrChange>
            </w:rPr>
            <w:t>INTRODUCTION</w:t>
          </w:r>
          <w:r w:rsidRPr="00DF3B93">
            <w:rPr>
              <w:sz w:val="22"/>
              <w:szCs w:val="22"/>
              <w:rPrChange w:id="75" w:author="Brian Olea" w:date="2024-06-04T11:27:00Z" w16du:dateUtc="2024-06-04T17:27:00Z">
                <w:rPr/>
              </w:rPrChange>
            </w:rPr>
            <w:tab/>
          </w:r>
          <w:r w:rsidRPr="00DF3B93">
            <w:rPr>
              <w:spacing w:val="-10"/>
              <w:sz w:val="22"/>
              <w:szCs w:val="22"/>
              <w:rPrChange w:id="76" w:author="Brian Olea" w:date="2024-06-04T11:27:00Z" w16du:dateUtc="2024-06-04T17:27:00Z">
                <w:rPr>
                  <w:spacing w:val="-10"/>
                </w:rPr>
              </w:rPrChange>
            </w:rPr>
            <w:t>2</w:t>
          </w:r>
          <w:r w:rsidRPr="00DF3B93">
            <w:rPr>
              <w:spacing w:val="-10"/>
              <w:sz w:val="22"/>
              <w:szCs w:val="22"/>
              <w:rPrChange w:id="77" w:author="Brian Olea" w:date="2024-06-04T11:27:00Z" w16du:dateUtc="2024-06-04T17:27:00Z">
                <w:rPr>
                  <w:spacing w:val="-10"/>
                </w:rPr>
              </w:rPrChange>
            </w:rPr>
            <w:fldChar w:fldCharType="end"/>
          </w:r>
        </w:p>
        <w:p w14:paraId="78E8FE67" w14:textId="77777777" w:rsidR="00DF0971" w:rsidRPr="00DF3B93" w:rsidRDefault="00000000">
          <w:pPr>
            <w:pStyle w:val="TOC1"/>
            <w:numPr>
              <w:ilvl w:val="0"/>
              <w:numId w:val="8"/>
            </w:numPr>
            <w:tabs>
              <w:tab w:val="left" w:pos="861"/>
              <w:tab w:val="right" w:leader="dot" w:pos="10573"/>
            </w:tabs>
            <w:spacing w:before="118"/>
            <w:rPr>
              <w:sz w:val="22"/>
              <w:szCs w:val="22"/>
              <w:rPrChange w:id="78" w:author="Brian Olea" w:date="2024-06-04T11:27:00Z" w16du:dateUtc="2024-06-04T17:27:00Z">
                <w:rPr/>
              </w:rPrChange>
            </w:rPr>
          </w:pPr>
          <w:r w:rsidRPr="00DF3B93">
            <w:rPr>
              <w:sz w:val="22"/>
              <w:szCs w:val="22"/>
              <w:rPrChange w:id="79" w:author="Brian Olea" w:date="2024-06-04T11:27:00Z" w16du:dateUtc="2024-06-04T17:27:00Z">
                <w:rPr/>
              </w:rPrChange>
            </w:rPr>
            <w:fldChar w:fldCharType="begin"/>
          </w:r>
          <w:r w:rsidRPr="00DF3B93">
            <w:rPr>
              <w:sz w:val="22"/>
              <w:szCs w:val="22"/>
              <w:rPrChange w:id="80" w:author="Brian Olea" w:date="2024-06-04T11:27:00Z" w16du:dateUtc="2024-06-04T17:27:00Z">
                <w:rPr/>
              </w:rPrChange>
            </w:rPr>
            <w:instrText>HYPERLINK \l "_bookmark1"</w:instrText>
          </w:r>
          <w:r w:rsidRPr="007A40CA">
            <w:rPr>
              <w:sz w:val="22"/>
              <w:szCs w:val="22"/>
            </w:rPr>
          </w:r>
          <w:r w:rsidRPr="00DF3B93">
            <w:rPr>
              <w:sz w:val="22"/>
              <w:szCs w:val="22"/>
              <w:rPrChange w:id="81" w:author="Brian Olea" w:date="2024-06-04T11:27:00Z" w16du:dateUtc="2024-06-04T17:27:00Z">
                <w:rPr>
                  <w:spacing w:val="-10"/>
                </w:rPr>
              </w:rPrChange>
            </w:rPr>
            <w:fldChar w:fldCharType="separate"/>
          </w:r>
          <w:r w:rsidRPr="00DF3B93">
            <w:rPr>
              <w:sz w:val="22"/>
              <w:szCs w:val="22"/>
              <w:rPrChange w:id="82" w:author="Brian Olea" w:date="2024-06-04T11:27:00Z" w16du:dateUtc="2024-06-04T17:27:00Z">
                <w:rPr/>
              </w:rPrChange>
            </w:rPr>
            <w:t>THE</w:t>
          </w:r>
          <w:r w:rsidRPr="00DF3B93">
            <w:rPr>
              <w:spacing w:val="-9"/>
              <w:sz w:val="22"/>
              <w:szCs w:val="22"/>
              <w:rPrChange w:id="83" w:author="Brian Olea" w:date="2024-06-04T11:27:00Z" w16du:dateUtc="2024-06-04T17:27:00Z">
                <w:rPr>
                  <w:spacing w:val="-9"/>
                </w:rPr>
              </w:rPrChange>
            </w:rPr>
            <w:t xml:space="preserve"> </w:t>
          </w:r>
          <w:r w:rsidRPr="00DF3B93">
            <w:rPr>
              <w:sz w:val="22"/>
              <w:szCs w:val="22"/>
              <w:rPrChange w:id="84" w:author="Brian Olea" w:date="2024-06-04T11:27:00Z" w16du:dateUtc="2024-06-04T17:27:00Z">
                <w:rPr/>
              </w:rPrChange>
            </w:rPr>
            <w:t>ORGANIZATION’S</w:t>
          </w:r>
          <w:r w:rsidRPr="00DF3B93">
            <w:rPr>
              <w:spacing w:val="-9"/>
              <w:sz w:val="22"/>
              <w:szCs w:val="22"/>
              <w:rPrChange w:id="85" w:author="Brian Olea" w:date="2024-06-04T11:27:00Z" w16du:dateUtc="2024-06-04T17:27:00Z">
                <w:rPr>
                  <w:spacing w:val="-9"/>
                </w:rPr>
              </w:rPrChange>
            </w:rPr>
            <w:t xml:space="preserve"> </w:t>
          </w:r>
          <w:r w:rsidRPr="00DF3B93">
            <w:rPr>
              <w:sz w:val="22"/>
              <w:szCs w:val="22"/>
              <w:rPrChange w:id="86" w:author="Brian Olea" w:date="2024-06-04T11:27:00Z" w16du:dateUtc="2024-06-04T17:27:00Z">
                <w:rPr/>
              </w:rPrChange>
            </w:rPr>
            <w:t>MISSION</w:t>
          </w:r>
          <w:r w:rsidRPr="00DF3B93">
            <w:rPr>
              <w:spacing w:val="-8"/>
              <w:sz w:val="22"/>
              <w:szCs w:val="22"/>
              <w:rPrChange w:id="87" w:author="Brian Olea" w:date="2024-06-04T11:27:00Z" w16du:dateUtc="2024-06-04T17:27:00Z">
                <w:rPr>
                  <w:spacing w:val="-8"/>
                </w:rPr>
              </w:rPrChange>
            </w:rPr>
            <w:t xml:space="preserve"> </w:t>
          </w:r>
          <w:r w:rsidRPr="00DF3B93">
            <w:rPr>
              <w:sz w:val="22"/>
              <w:szCs w:val="22"/>
              <w:rPrChange w:id="88" w:author="Brian Olea" w:date="2024-06-04T11:27:00Z" w16du:dateUtc="2024-06-04T17:27:00Z">
                <w:rPr/>
              </w:rPrChange>
            </w:rPr>
            <w:t>–</w:t>
          </w:r>
          <w:r w:rsidRPr="00DF3B93">
            <w:rPr>
              <w:spacing w:val="-10"/>
              <w:sz w:val="22"/>
              <w:szCs w:val="22"/>
              <w:rPrChange w:id="89" w:author="Brian Olea" w:date="2024-06-04T11:27:00Z" w16du:dateUtc="2024-06-04T17:27:00Z">
                <w:rPr>
                  <w:spacing w:val="-10"/>
                </w:rPr>
              </w:rPrChange>
            </w:rPr>
            <w:t xml:space="preserve"> </w:t>
          </w:r>
          <w:r w:rsidRPr="00DF3B93">
            <w:rPr>
              <w:sz w:val="22"/>
              <w:szCs w:val="22"/>
              <w:rPrChange w:id="90" w:author="Brian Olea" w:date="2024-06-04T11:27:00Z" w16du:dateUtc="2024-06-04T17:27:00Z">
                <w:rPr/>
              </w:rPrChange>
            </w:rPr>
            <w:t>VISION</w:t>
          </w:r>
          <w:r w:rsidRPr="00DF3B93">
            <w:rPr>
              <w:spacing w:val="-11"/>
              <w:sz w:val="22"/>
              <w:szCs w:val="22"/>
              <w:rPrChange w:id="91" w:author="Brian Olea" w:date="2024-06-04T11:27:00Z" w16du:dateUtc="2024-06-04T17:27:00Z">
                <w:rPr>
                  <w:spacing w:val="-11"/>
                </w:rPr>
              </w:rPrChange>
            </w:rPr>
            <w:t xml:space="preserve"> </w:t>
          </w:r>
          <w:r w:rsidRPr="00DF3B93">
            <w:rPr>
              <w:sz w:val="22"/>
              <w:szCs w:val="22"/>
              <w:rPrChange w:id="92" w:author="Brian Olea" w:date="2024-06-04T11:27:00Z" w16du:dateUtc="2024-06-04T17:27:00Z">
                <w:rPr/>
              </w:rPrChange>
            </w:rPr>
            <w:t>–</w:t>
          </w:r>
          <w:r w:rsidRPr="00DF3B93">
            <w:rPr>
              <w:spacing w:val="-10"/>
              <w:sz w:val="22"/>
              <w:szCs w:val="22"/>
              <w:rPrChange w:id="93" w:author="Brian Olea" w:date="2024-06-04T11:27:00Z" w16du:dateUtc="2024-06-04T17:27:00Z">
                <w:rPr>
                  <w:spacing w:val="-10"/>
                </w:rPr>
              </w:rPrChange>
            </w:rPr>
            <w:t xml:space="preserve"> </w:t>
          </w:r>
          <w:r w:rsidRPr="00DF3B93">
            <w:rPr>
              <w:sz w:val="22"/>
              <w:szCs w:val="22"/>
              <w:rPrChange w:id="94" w:author="Brian Olea" w:date="2024-06-04T11:27:00Z" w16du:dateUtc="2024-06-04T17:27:00Z">
                <w:rPr/>
              </w:rPrChange>
            </w:rPr>
            <w:t>VALUES</w:t>
          </w:r>
          <w:r w:rsidRPr="00DF3B93">
            <w:rPr>
              <w:spacing w:val="-10"/>
              <w:sz w:val="22"/>
              <w:szCs w:val="22"/>
              <w:rPrChange w:id="95" w:author="Brian Olea" w:date="2024-06-04T11:27:00Z" w16du:dateUtc="2024-06-04T17:27:00Z">
                <w:rPr>
                  <w:spacing w:val="-10"/>
                </w:rPr>
              </w:rPrChange>
            </w:rPr>
            <w:t xml:space="preserve"> </w:t>
          </w:r>
          <w:r w:rsidRPr="00DF3B93">
            <w:rPr>
              <w:spacing w:val="-2"/>
              <w:sz w:val="22"/>
              <w:szCs w:val="22"/>
              <w:rPrChange w:id="96" w:author="Brian Olea" w:date="2024-06-04T11:27:00Z" w16du:dateUtc="2024-06-04T17:27:00Z">
                <w:rPr>
                  <w:spacing w:val="-2"/>
                </w:rPr>
              </w:rPrChange>
            </w:rPr>
            <w:t>STATEMENT</w:t>
          </w:r>
          <w:r w:rsidRPr="00DF3B93">
            <w:rPr>
              <w:sz w:val="22"/>
              <w:szCs w:val="22"/>
              <w:rPrChange w:id="97" w:author="Brian Olea" w:date="2024-06-04T11:27:00Z" w16du:dateUtc="2024-06-04T17:27:00Z">
                <w:rPr/>
              </w:rPrChange>
            </w:rPr>
            <w:tab/>
          </w:r>
          <w:r w:rsidRPr="00DF3B93">
            <w:rPr>
              <w:spacing w:val="-10"/>
              <w:sz w:val="22"/>
              <w:szCs w:val="22"/>
              <w:rPrChange w:id="98" w:author="Brian Olea" w:date="2024-06-04T11:27:00Z" w16du:dateUtc="2024-06-04T17:27:00Z">
                <w:rPr>
                  <w:spacing w:val="-10"/>
                </w:rPr>
              </w:rPrChange>
            </w:rPr>
            <w:t>2</w:t>
          </w:r>
          <w:r w:rsidRPr="00DF3B93">
            <w:rPr>
              <w:spacing w:val="-10"/>
              <w:sz w:val="22"/>
              <w:szCs w:val="22"/>
              <w:rPrChange w:id="99" w:author="Brian Olea" w:date="2024-06-04T11:27:00Z" w16du:dateUtc="2024-06-04T17:27:00Z">
                <w:rPr>
                  <w:spacing w:val="-10"/>
                </w:rPr>
              </w:rPrChange>
            </w:rPr>
            <w:fldChar w:fldCharType="end"/>
          </w:r>
        </w:p>
        <w:p w14:paraId="1D74C06A" w14:textId="77777777" w:rsidR="00DF0971" w:rsidRPr="00DF3B93" w:rsidRDefault="00000000">
          <w:pPr>
            <w:pStyle w:val="TOC1"/>
            <w:numPr>
              <w:ilvl w:val="0"/>
              <w:numId w:val="8"/>
            </w:numPr>
            <w:tabs>
              <w:tab w:val="left" w:pos="861"/>
              <w:tab w:val="right" w:leader="dot" w:pos="10573"/>
            </w:tabs>
            <w:rPr>
              <w:sz w:val="22"/>
              <w:szCs w:val="22"/>
              <w:rPrChange w:id="100" w:author="Brian Olea" w:date="2024-06-04T11:27:00Z" w16du:dateUtc="2024-06-04T17:27:00Z">
                <w:rPr/>
              </w:rPrChange>
            </w:rPr>
          </w:pPr>
          <w:r w:rsidRPr="00DF3B93">
            <w:rPr>
              <w:sz w:val="22"/>
              <w:szCs w:val="22"/>
              <w:rPrChange w:id="101" w:author="Brian Olea" w:date="2024-06-04T11:27:00Z" w16du:dateUtc="2024-06-04T17:27:00Z">
                <w:rPr/>
              </w:rPrChange>
            </w:rPr>
            <w:fldChar w:fldCharType="begin"/>
          </w:r>
          <w:r w:rsidRPr="00DF3B93">
            <w:rPr>
              <w:sz w:val="22"/>
              <w:szCs w:val="22"/>
              <w:rPrChange w:id="102" w:author="Brian Olea" w:date="2024-06-04T11:27:00Z" w16du:dateUtc="2024-06-04T17:27:00Z">
                <w:rPr/>
              </w:rPrChange>
            </w:rPr>
            <w:instrText>HYPERLINK \l "_bookmark2"</w:instrText>
          </w:r>
          <w:r w:rsidRPr="007A40CA">
            <w:rPr>
              <w:sz w:val="22"/>
              <w:szCs w:val="22"/>
            </w:rPr>
          </w:r>
          <w:r w:rsidRPr="00DF3B93">
            <w:rPr>
              <w:sz w:val="22"/>
              <w:szCs w:val="22"/>
              <w:rPrChange w:id="103" w:author="Brian Olea" w:date="2024-06-04T11:27:00Z" w16du:dateUtc="2024-06-04T17:27:00Z">
                <w:rPr>
                  <w:spacing w:val="-10"/>
                </w:rPr>
              </w:rPrChange>
            </w:rPr>
            <w:fldChar w:fldCharType="separate"/>
          </w:r>
          <w:r w:rsidRPr="00DF3B93">
            <w:rPr>
              <w:sz w:val="22"/>
              <w:szCs w:val="22"/>
              <w:rPrChange w:id="104" w:author="Brian Olea" w:date="2024-06-04T11:27:00Z" w16du:dateUtc="2024-06-04T17:27:00Z">
                <w:rPr/>
              </w:rPrChange>
            </w:rPr>
            <w:t>ABOUT</w:t>
          </w:r>
          <w:r w:rsidRPr="00DF3B93">
            <w:rPr>
              <w:spacing w:val="-9"/>
              <w:sz w:val="22"/>
              <w:szCs w:val="22"/>
              <w:rPrChange w:id="105" w:author="Brian Olea" w:date="2024-06-04T11:27:00Z" w16du:dateUtc="2024-06-04T17:27:00Z">
                <w:rPr>
                  <w:spacing w:val="-9"/>
                </w:rPr>
              </w:rPrChange>
            </w:rPr>
            <w:t xml:space="preserve"> </w:t>
          </w:r>
          <w:r w:rsidRPr="00DF3B93">
            <w:rPr>
              <w:sz w:val="22"/>
              <w:szCs w:val="22"/>
              <w:rPrChange w:id="106" w:author="Brian Olea" w:date="2024-06-04T11:27:00Z" w16du:dateUtc="2024-06-04T17:27:00Z">
                <w:rPr/>
              </w:rPrChange>
            </w:rPr>
            <w:t>THE</w:t>
          </w:r>
          <w:r w:rsidRPr="00DF3B93">
            <w:rPr>
              <w:spacing w:val="-8"/>
              <w:sz w:val="22"/>
              <w:szCs w:val="22"/>
              <w:rPrChange w:id="107" w:author="Brian Olea" w:date="2024-06-04T11:27:00Z" w16du:dateUtc="2024-06-04T17:27:00Z">
                <w:rPr>
                  <w:spacing w:val="-8"/>
                </w:rPr>
              </w:rPrChange>
            </w:rPr>
            <w:t xml:space="preserve"> </w:t>
          </w:r>
          <w:r w:rsidRPr="00DF3B93">
            <w:rPr>
              <w:sz w:val="22"/>
              <w:szCs w:val="22"/>
              <w:rPrChange w:id="108" w:author="Brian Olea" w:date="2024-06-04T11:27:00Z" w16du:dateUtc="2024-06-04T17:27:00Z">
                <w:rPr/>
              </w:rPrChange>
            </w:rPr>
            <w:t>QUALITY</w:t>
          </w:r>
          <w:r w:rsidRPr="00DF3B93">
            <w:rPr>
              <w:spacing w:val="-9"/>
              <w:sz w:val="22"/>
              <w:szCs w:val="22"/>
              <w:rPrChange w:id="109" w:author="Brian Olea" w:date="2024-06-04T11:27:00Z" w16du:dateUtc="2024-06-04T17:27:00Z">
                <w:rPr>
                  <w:spacing w:val="-9"/>
                </w:rPr>
              </w:rPrChange>
            </w:rPr>
            <w:t xml:space="preserve"> </w:t>
          </w:r>
          <w:r w:rsidRPr="00DF3B93">
            <w:rPr>
              <w:spacing w:val="-2"/>
              <w:sz w:val="22"/>
              <w:szCs w:val="22"/>
              <w:rPrChange w:id="110" w:author="Brian Olea" w:date="2024-06-04T11:27:00Z" w16du:dateUtc="2024-06-04T17:27:00Z">
                <w:rPr>
                  <w:spacing w:val="-2"/>
                </w:rPr>
              </w:rPrChange>
            </w:rPr>
            <w:t>MANUAL</w:t>
          </w:r>
          <w:r w:rsidRPr="00DF3B93">
            <w:rPr>
              <w:sz w:val="22"/>
              <w:szCs w:val="22"/>
              <w:rPrChange w:id="111" w:author="Brian Olea" w:date="2024-06-04T11:27:00Z" w16du:dateUtc="2024-06-04T17:27:00Z">
                <w:rPr/>
              </w:rPrChange>
            </w:rPr>
            <w:tab/>
          </w:r>
          <w:r w:rsidRPr="00DF3B93">
            <w:rPr>
              <w:spacing w:val="-10"/>
              <w:sz w:val="22"/>
              <w:szCs w:val="22"/>
              <w:rPrChange w:id="112" w:author="Brian Olea" w:date="2024-06-04T11:27:00Z" w16du:dateUtc="2024-06-04T17:27:00Z">
                <w:rPr>
                  <w:spacing w:val="-10"/>
                </w:rPr>
              </w:rPrChange>
            </w:rPr>
            <w:t>2</w:t>
          </w:r>
          <w:r w:rsidRPr="00DF3B93">
            <w:rPr>
              <w:spacing w:val="-10"/>
              <w:sz w:val="22"/>
              <w:szCs w:val="22"/>
              <w:rPrChange w:id="113" w:author="Brian Olea" w:date="2024-06-04T11:27:00Z" w16du:dateUtc="2024-06-04T17:27:00Z">
                <w:rPr>
                  <w:spacing w:val="-10"/>
                </w:rPr>
              </w:rPrChange>
            </w:rPr>
            <w:fldChar w:fldCharType="end"/>
          </w:r>
        </w:p>
        <w:p w14:paraId="230653E3" w14:textId="77777777" w:rsidR="00DF0971" w:rsidRPr="00DF3B93" w:rsidRDefault="00000000">
          <w:pPr>
            <w:pStyle w:val="TOC1"/>
            <w:numPr>
              <w:ilvl w:val="0"/>
              <w:numId w:val="8"/>
            </w:numPr>
            <w:tabs>
              <w:tab w:val="left" w:pos="861"/>
              <w:tab w:val="right" w:leader="dot" w:pos="10573"/>
            </w:tabs>
            <w:spacing w:before="120"/>
            <w:rPr>
              <w:sz w:val="22"/>
              <w:szCs w:val="22"/>
              <w:rPrChange w:id="114" w:author="Brian Olea" w:date="2024-06-04T11:27:00Z" w16du:dateUtc="2024-06-04T17:27:00Z">
                <w:rPr/>
              </w:rPrChange>
            </w:rPr>
          </w:pPr>
          <w:r w:rsidRPr="00DF3B93">
            <w:rPr>
              <w:sz w:val="22"/>
              <w:szCs w:val="22"/>
              <w:rPrChange w:id="115" w:author="Brian Olea" w:date="2024-06-04T11:27:00Z" w16du:dateUtc="2024-06-04T17:27:00Z">
                <w:rPr/>
              </w:rPrChange>
            </w:rPr>
            <w:fldChar w:fldCharType="begin"/>
          </w:r>
          <w:r w:rsidRPr="00DF3B93">
            <w:rPr>
              <w:sz w:val="22"/>
              <w:szCs w:val="22"/>
              <w:rPrChange w:id="116" w:author="Brian Olea" w:date="2024-06-04T11:27:00Z" w16du:dateUtc="2024-06-04T17:27:00Z">
                <w:rPr/>
              </w:rPrChange>
            </w:rPr>
            <w:instrText>HYPERLINK \l "_bookmark3"</w:instrText>
          </w:r>
          <w:r w:rsidRPr="007A40CA">
            <w:rPr>
              <w:sz w:val="22"/>
              <w:szCs w:val="22"/>
            </w:rPr>
          </w:r>
          <w:r w:rsidRPr="00DF3B93">
            <w:rPr>
              <w:sz w:val="22"/>
              <w:szCs w:val="22"/>
              <w:rPrChange w:id="117" w:author="Brian Olea" w:date="2024-06-04T11:27:00Z" w16du:dateUtc="2024-06-04T17:27:00Z">
                <w:rPr>
                  <w:spacing w:val="-10"/>
                </w:rPr>
              </w:rPrChange>
            </w:rPr>
            <w:fldChar w:fldCharType="separate"/>
          </w:r>
          <w:r w:rsidRPr="00DF3B93">
            <w:rPr>
              <w:sz w:val="22"/>
              <w:szCs w:val="22"/>
              <w:rPrChange w:id="118" w:author="Brian Olea" w:date="2024-06-04T11:27:00Z" w16du:dateUtc="2024-06-04T17:27:00Z">
                <w:rPr/>
              </w:rPrChange>
            </w:rPr>
            <w:t>CONTEXT</w:t>
          </w:r>
          <w:r w:rsidRPr="00DF3B93">
            <w:rPr>
              <w:spacing w:val="-7"/>
              <w:sz w:val="22"/>
              <w:szCs w:val="22"/>
              <w:rPrChange w:id="119" w:author="Brian Olea" w:date="2024-06-04T11:27:00Z" w16du:dateUtc="2024-06-04T17:27:00Z">
                <w:rPr>
                  <w:spacing w:val="-7"/>
                </w:rPr>
              </w:rPrChange>
            </w:rPr>
            <w:t xml:space="preserve"> </w:t>
          </w:r>
          <w:r w:rsidRPr="00DF3B93">
            <w:rPr>
              <w:sz w:val="22"/>
              <w:szCs w:val="22"/>
              <w:rPrChange w:id="120" w:author="Brian Olea" w:date="2024-06-04T11:27:00Z" w16du:dateUtc="2024-06-04T17:27:00Z">
                <w:rPr/>
              </w:rPrChange>
            </w:rPr>
            <w:t>OF</w:t>
          </w:r>
          <w:r w:rsidRPr="00DF3B93">
            <w:rPr>
              <w:spacing w:val="-7"/>
              <w:sz w:val="22"/>
              <w:szCs w:val="22"/>
              <w:rPrChange w:id="121" w:author="Brian Olea" w:date="2024-06-04T11:27:00Z" w16du:dateUtc="2024-06-04T17:27:00Z">
                <w:rPr>
                  <w:spacing w:val="-7"/>
                </w:rPr>
              </w:rPrChange>
            </w:rPr>
            <w:t xml:space="preserve"> </w:t>
          </w:r>
          <w:r w:rsidRPr="00DF3B93">
            <w:rPr>
              <w:sz w:val="22"/>
              <w:szCs w:val="22"/>
              <w:rPrChange w:id="122" w:author="Brian Olea" w:date="2024-06-04T11:27:00Z" w16du:dateUtc="2024-06-04T17:27:00Z">
                <w:rPr/>
              </w:rPrChange>
            </w:rPr>
            <w:t>THE</w:t>
          </w:r>
          <w:r w:rsidRPr="00DF3B93">
            <w:rPr>
              <w:spacing w:val="-6"/>
              <w:sz w:val="22"/>
              <w:szCs w:val="22"/>
              <w:rPrChange w:id="123" w:author="Brian Olea" w:date="2024-06-04T11:27:00Z" w16du:dateUtc="2024-06-04T17:27:00Z">
                <w:rPr>
                  <w:spacing w:val="-6"/>
                </w:rPr>
              </w:rPrChange>
            </w:rPr>
            <w:t xml:space="preserve"> </w:t>
          </w:r>
          <w:r w:rsidRPr="00DF3B93">
            <w:rPr>
              <w:spacing w:val="-2"/>
              <w:sz w:val="22"/>
              <w:szCs w:val="22"/>
              <w:rPrChange w:id="124" w:author="Brian Olea" w:date="2024-06-04T11:27:00Z" w16du:dateUtc="2024-06-04T17:27:00Z">
                <w:rPr>
                  <w:spacing w:val="-2"/>
                </w:rPr>
              </w:rPrChange>
            </w:rPr>
            <w:t>ORGANIZATION</w:t>
          </w:r>
          <w:r w:rsidRPr="00DF3B93">
            <w:rPr>
              <w:sz w:val="22"/>
              <w:szCs w:val="22"/>
              <w:rPrChange w:id="125" w:author="Brian Olea" w:date="2024-06-04T11:27:00Z" w16du:dateUtc="2024-06-04T17:27:00Z">
                <w:rPr/>
              </w:rPrChange>
            </w:rPr>
            <w:tab/>
          </w:r>
          <w:r w:rsidRPr="00DF3B93">
            <w:rPr>
              <w:spacing w:val="-10"/>
              <w:sz w:val="22"/>
              <w:szCs w:val="22"/>
              <w:rPrChange w:id="126" w:author="Brian Olea" w:date="2024-06-04T11:27:00Z" w16du:dateUtc="2024-06-04T17:27:00Z">
                <w:rPr>
                  <w:spacing w:val="-10"/>
                </w:rPr>
              </w:rPrChange>
            </w:rPr>
            <w:t>2</w:t>
          </w:r>
          <w:r w:rsidRPr="00DF3B93">
            <w:rPr>
              <w:spacing w:val="-10"/>
              <w:sz w:val="22"/>
              <w:szCs w:val="22"/>
              <w:rPrChange w:id="127" w:author="Brian Olea" w:date="2024-06-04T11:27:00Z" w16du:dateUtc="2024-06-04T17:27:00Z">
                <w:rPr>
                  <w:spacing w:val="-10"/>
                </w:rPr>
              </w:rPrChange>
            </w:rPr>
            <w:fldChar w:fldCharType="end"/>
          </w:r>
        </w:p>
        <w:p w14:paraId="44CCF9D7" w14:textId="77777777" w:rsidR="00DF0971" w:rsidRPr="00DF3B93" w:rsidRDefault="00000000">
          <w:pPr>
            <w:pStyle w:val="TOC1"/>
            <w:numPr>
              <w:ilvl w:val="0"/>
              <w:numId w:val="8"/>
            </w:numPr>
            <w:tabs>
              <w:tab w:val="left" w:pos="861"/>
              <w:tab w:val="right" w:leader="dot" w:pos="10573"/>
            </w:tabs>
            <w:rPr>
              <w:sz w:val="22"/>
              <w:szCs w:val="22"/>
              <w:rPrChange w:id="128" w:author="Brian Olea" w:date="2024-06-04T11:27:00Z" w16du:dateUtc="2024-06-04T17:27:00Z">
                <w:rPr/>
              </w:rPrChange>
            </w:rPr>
          </w:pPr>
          <w:r w:rsidRPr="00DF3B93">
            <w:rPr>
              <w:sz w:val="22"/>
              <w:szCs w:val="22"/>
              <w:rPrChange w:id="129" w:author="Brian Olea" w:date="2024-06-04T11:27:00Z" w16du:dateUtc="2024-06-04T17:27:00Z">
                <w:rPr/>
              </w:rPrChange>
            </w:rPr>
            <w:fldChar w:fldCharType="begin"/>
          </w:r>
          <w:r w:rsidRPr="00DF3B93">
            <w:rPr>
              <w:sz w:val="22"/>
              <w:szCs w:val="22"/>
              <w:rPrChange w:id="130" w:author="Brian Olea" w:date="2024-06-04T11:27:00Z" w16du:dateUtc="2024-06-04T17:27:00Z">
                <w:rPr/>
              </w:rPrChange>
            </w:rPr>
            <w:instrText>HYPERLINK \l "_bookmark4"</w:instrText>
          </w:r>
          <w:r w:rsidRPr="007A40CA">
            <w:rPr>
              <w:sz w:val="22"/>
              <w:szCs w:val="22"/>
            </w:rPr>
          </w:r>
          <w:r w:rsidRPr="00DF3B93">
            <w:rPr>
              <w:sz w:val="22"/>
              <w:szCs w:val="22"/>
              <w:rPrChange w:id="131" w:author="Brian Olea" w:date="2024-06-04T11:27:00Z" w16du:dateUtc="2024-06-04T17:27:00Z">
                <w:rPr>
                  <w:spacing w:val="-10"/>
                </w:rPr>
              </w:rPrChange>
            </w:rPr>
            <w:fldChar w:fldCharType="separate"/>
          </w:r>
          <w:r w:rsidRPr="00DF3B93">
            <w:rPr>
              <w:spacing w:val="-2"/>
              <w:sz w:val="22"/>
              <w:szCs w:val="22"/>
              <w:rPrChange w:id="132" w:author="Brian Olea" w:date="2024-06-04T11:27:00Z" w16du:dateUtc="2024-06-04T17:27:00Z">
                <w:rPr>
                  <w:spacing w:val="-2"/>
                </w:rPr>
              </w:rPrChange>
            </w:rPr>
            <w:t>LEADERSHIP</w:t>
          </w:r>
          <w:r w:rsidRPr="00DF3B93">
            <w:rPr>
              <w:sz w:val="22"/>
              <w:szCs w:val="22"/>
              <w:rPrChange w:id="133" w:author="Brian Olea" w:date="2024-06-04T11:27:00Z" w16du:dateUtc="2024-06-04T17:27:00Z">
                <w:rPr/>
              </w:rPrChange>
            </w:rPr>
            <w:tab/>
          </w:r>
          <w:r w:rsidRPr="00DF3B93">
            <w:rPr>
              <w:spacing w:val="-10"/>
              <w:sz w:val="22"/>
              <w:szCs w:val="22"/>
              <w:rPrChange w:id="134" w:author="Brian Olea" w:date="2024-06-04T11:27:00Z" w16du:dateUtc="2024-06-04T17:27:00Z">
                <w:rPr>
                  <w:spacing w:val="-10"/>
                </w:rPr>
              </w:rPrChange>
            </w:rPr>
            <w:t>3</w:t>
          </w:r>
          <w:r w:rsidRPr="00DF3B93">
            <w:rPr>
              <w:spacing w:val="-10"/>
              <w:sz w:val="22"/>
              <w:szCs w:val="22"/>
              <w:rPrChange w:id="135" w:author="Brian Olea" w:date="2024-06-04T11:27:00Z" w16du:dateUtc="2024-06-04T17:27:00Z">
                <w:rPr>
                  <w:spacing w:val="-10"/>
                </w:rPr>
              </w:rPrChange>
            </w:rPr>
            <w:fldChar w:fldCharType="end"/>
          </w:r>
        </w:p>
        <w:p w14:paraId="069986CC" w14:textId="77777777" w:rsidR="00DF0971" w:rsidRPr="00DF3B93" w:rsidRDefault="00000000">
          <w:pPr>
            <w:pStyle w:val="TOC1"/>
            <w:numPr>
              <w:ilvl w:val="0"/>
              <w:numId w:val="8"/>
            </w:numPr>
            <w:tabs>
              <w:tab w:val="left" w:pos="861"/>
              <w:tab w:val="right" w:leader="dot" w:pos="10573"/>
            </w:tabs>
            <w:spacing w:before="118"/>
            <w:rPr>
              <w:sz w:val="22"/>
              <w:szCs w:val="22"/>
              <w:rPrChange w:id="136" w:author="Brian Olea" w:date="2024-06-04T11:27:00Z" w16du:dateUtc="2024-06-04T17:27:00Z">
                <w:rPr/>
              </w:rPrChange>
            </w:rPr>
          </w:pPr>
          <w:r w:rsidRPr="00DF3B93">
            <w:rPr>
              <w:sz w:val="22"/>
              <w:szCs w:val="22"/>
              <w:rPrChange w:id="137" w:author="Brian Olea" w:date="2024-06-04T11:27:00Z" w16du:dateUtc="2024-06-04T17:27:00Z">
                <w:rPr/>
              </w:rPrChange>
            </w:rPr>
            <w:fldChar w:fldCharType="begin"/>
          </w:r>
          <w:r w:rsidRPr="00DF3B93">
            <w:rPr>
              <w:sz w:val="22"/>
              <w:szCs w:val="22"/>
              <w:rPrChange w:id="138" w:author="Brian Olea" w:date="2024-06-04T11:27:00Z" w16du:dateUtc="2024-06-04T17:27:00Z">
                <w:rPr/>
              </w:rPrChange>
            </w:rPr>
            <w:instrText>HYPERLINK \l "_bookmark5"</w:instrText>
          </w:r>
          <w:r w:rsidRPr="007A40CA">
            <w:rPr>
              <w:sz w:val="22"/>
              <w:szCs w:val="22"/>
            </w:rPr>
          </w:r>
          <w:r w:rsidRPr="00DF3B93">
            <w:rPr>
              <w:sz w:val="22"/>
              <w:szCs w:val="22"/>
              <w:rPrChange w:id="139" w:author="Brian Olea" w:date="2024-06-04T11:27:00Z" w16du:dateUtc="2024-06-04T17:27:00Z">
                <w:rPr>
                  <w:spacing w:val="-10"/>
                </w:rPr>
              </w:rPrChange>
            </w:rPr>
            <w:fldChar w:fldCharType="separate"/>
          </w:r>
          <w:r w:rsidRPr="00DF3B93">
            <w:rPr>
              <w:spacing w:val="-2"/>
              <w:sz w:val="22"/>
              <w:szCs w:val="22"/>
              <w:rPrChange w:id="140" w:author="Brian Olea" w:date="2024-06-04T11:27:00Z" w16du:dateUtc="2024-06-04T17:27:00Z">
                <w:rPr>
                  <w:spacing w:val="-2"/>
                </w:rPr>
              </w:rPrChange>
            </w:rPr>
            <w:t>PLANNING</w:t>
          </w:r>
          <w:r w:rsidRPr="00DF3B93">
            <w:rPr>
              <w:sz w:val="22"/>
              <w:szCs w:val="22"/>
              <w:rPrChange w:id="141" w:author="Brian Olea" w:date="2024-06-04T11:27:00Z" w16du:dateUtc="2024-06-04T17:27:00Z">
                <w:rPr/>
              </w:rPrChange>
            </w:rPr>
            <w:tab/>
          </w:r>
          <w:r w:rsidRPr="00DF3B93">
            <w:rPr>
              <w:spacing w:val="-10"/>
              <w:sz w:val="22"/>
              <w:szCs w:val="22"/>
              <w:rPrChange w:id="142" w:author="Brian Olea" w:date="2024-06-04T11:27:00Z" w16du:dateUtc="2024-06-04T17:27:00Z">
                <w:rPr>
                  <w:spacing w:val="-10"/>
                </w:rPr>
              </w:rPrChange>
            </w:rPr>
            <w:t>4</w:t>
          </w:r>
          <w:r w:rsidRPr="00DF3B93">
            <w:rPr>
              <w:spacing w:val="-10"/>
              <w:sz w:val="22"/>
              <w:szCs w:val="22"/>
              <w:rPrChange w:id="143" w:author="Brian Olea" w:date="2024-06-04T11:27:00Z" w16du:dateUtc="2024-06-04T17:27:00Z">
                <w:rPr>
                  <w:spacing w:val="-10"/>
                </w:rPr>
              </w:rPrChange>
            </w:rPr>
            <w:fldChar w:fldCharType="end"/>
          </w:r>
        </w:p>
        <w:p w14:paraId="4AD503D8" w14:textId="77777777" w:rsidR="00DF0971" w:rsidRPr="00DF3B93" w:rsidRDefault="00000000">
          <w:pPr>
            <w:pStyle w:val="TOC1"/>
            <w:numPr>
              <w:ilvl w:val="0"/>
              <w:numId w:val="8"/>
            </w:numPr>
            <w:tabs>
              <w:tab w:val="left" w:pos="861"/>
              <w:tab w:val="right" w:leader="dot" w:pos="10573"/>
            </w:tabs>
            <w:rPr>
              <w:sz w:val="22"/>
              <w:szCs w:val="22"/>
              <w:rPrChange w:id="144" w:author="Brian Olea" w:date="2024-06-04T11:27:00Z" w16du:dateUtc="2024-06-04T17:27:00Z">
                <w:rPr/>
              </w:rPrChange>
            </w:rPr>
          </w:pPr>
          <w:r w:rsidRPr="00DF3B93">
            <w:rPr>
              <w:sz w:val="22"/>
              <w:szCs w:val="22"/>
              <w:rPrChange w:id="145" w:author="Brian Olea" w:date="2024-06-04T11:27:00Z" w16du:dateUtc="2024-06-04T17:27:00Z">
                <w:rPr/>
              </w:rPrChange>
            </w:rPr>
            <w:fldChar w:fldCharType="begin"/>
          </w:r>
          <w:r w:rsidRPr="00DF3B93">
            <w:rPr>
              <w:sz w:val="22"/>
              <w:szCs w:val="22"/>
              <w:rPrChange w:id="146" w:author="Brian Olea" w:date="2024-06-04T11:27:00Z" w16du:dateUtc="2024-06-04T17:27:00Z">
                <w:rPr/>
              </w:rPrChange>
            </w:rPr>
            <w:instrText>HYPERLINK \l "_bookmark6"</w:instrText>
          </w:r>
          <w:r w:rsidRPr="007A40CA">
            <w:rPr>
              <w:sz w:val="22"/>
              <w:szCs w:val="22"/>
            </w:rPr>
          </w:r>
          <w:r w:rsidRPr="00DF3B93">
            <w:rPr>
              <w:sz w:val="22"/>
              <w:szCs w:val="22"/>
              <w:rPrChange w:id="147" w:author="Brian Olea" w:date="2024-06-04T11:27:00Z" w16du:dateUtc="2024-06-04T17:27:00Z">
                <w:rPr>
                  <w:spacing w:val="-10"/>
                </w:rPr>
              </w:rPrChange>
            </w:rPr>
            <w:fldChar w:fldCharType="separate"/>
          </w:r>
          <w:r w:rsidRPr="00DF3B93">
            <w:rPr>
              <w:spacing w:val="-2"/>
              <w:sz w:val="22"/>
              <w:szCs w:val="22"/>
              <w:rPrChange w:id="148" w:author="Brian Olea" w:date="2024-06-04T11:27:00Z" w16du:dateUtc="2024-06-04T17:27:00Z">
                <w:rPr>
                  <w:spacing w:val="-2"/>
                </w:rPr>
              </w:rPrChange>
            </w:rPr>
            <w:t>SUPPORT</w:t>
          </w:r>
          <w:r w:rsidRPr="00DF3B93">
            <w:rPr>
              <w:sz w:val="22"/>
              <w:szCs w:val="22"/>
              <w:rPrChange w:id="149" w:author="Brian Olea" w:date="2024-06-04T11:27:00Z" w16du:dateUtc="2024-06-04T17:27:00Z">
                <w:rPr/>
              </w:rPrChange>
            </w:rPr>
            <w:tab/>
          </w:r>
          <w:r w:rsidRPr="00DF3B93">
            <w:rPr>
              <w:spacing w:val="-10"/>
              <w:sz w:val="22"/>
              <w:szCs w:val="22"/>
              <w:rPrChange w:id="150" w:author="Brian Olea" w:date="2024-06-04T11:27:00Z" w16du:dateUtc="2024-06-04T17:27:00Z">
                <w:rPr>
                  <w:spacing w:val="-10"/>
                </w:rPr>
              </w:rPrChange>
            </w:rPr>
            <w:t>4</w:t>
          </w:r>
          <w:r w:rsidRPr="00DF3B93">
            <w:rPr>
              <w:spacing w:val="-10"/>
              <w:sz w:val="22"/>
              <w:szCs w:val="22"/>
              <w:rPrChange w:id="151" w:author="Brian Olea" w:date="2024-06-04T11:27:00Z" w16du:dateUtc="2024-06-04T17:27:00Z">
                <w:rPr>
                  <w:spacing w:val="-10"/>
                </w:rPr>
              </w:rPrChange>
            </w:rPr>
            <w:fldChar w:fldCharType="end"/>
          </w:r>
        </w:p>
        <w:p w14:paraId="69015719" w14:textId="77777777" w:rsidR="00DF0971" w:rsidRPr="00DF3B93" w:rsidRDefault="00000000">
          <w:pPr>
            <w:pStyle w:val="TOC1"/>
            <w:numPr>
              <w:ilvl w:val="0"/>
              <w:numId w:val="8"/>
            </w:numPr>
            <w:tabs>
              <w:tab w:val="left" w:pos="861"/>
              <w:tab w:val="right" w:leader="dot" w:pos="10573"/>
            </w:tabs>
            <w:spacing w:before="120"/>
            <w:rPr>
              <w:sz w:val="22"/>
              <w:szCs w:val="22"/>
              <w:rPrChange w:id="152" w:author="Brian Olea" w:date="2024-06-04T11:27:00Z" w16du:dateUtc="2024-06-04T17:27:00Z">
                <w:rPr/>
              </w:rPrChange>
            </w:rPr>
          </w:pPr>
          <w:r w:rsidRPr="00DF3B93">
            <w:rPr>
              <w:sz w:val="22"/>
              <w:szCs w:val="22"/>
              <w:rPrChange w:id="153" w:author="Brian Olea" w:date="2024-06-04T11:27:00Z" w16du:dateUtc="2024-06-04T17:27:00Z">
                <w:rPr/>
              </w:rPrChange>
            </w:rPr>
            <w:fldChar w:fldCharType="begin"/>
          </w:r>
          <w:r w:rsidRPr="00DF3B93">
            <w:rPr>
              <w:sz w:val="22"/>
              <w:szCs w:val="22"/>
              <w:rPrChange w:id="154" w:author="Brian Olea" w:date="2024-06-04T11:27:00Z" w16du:dateUtc="2024-06-04T17:27:00Z">
                <w:rPr/>
              </w:rPrChange>
            </w:rPr>
            <w:instrText>HYPERLINK \l "_bookmark7"</w:instrText>
          </w:r>
          <w:r w:rsidRPr="007A40CA">
            <w:rPr>
              <w:sz w:val="22"/>
              <w:szCs w:val="22"/>
            </w:rPr>
          </w:r>
          <w:r w:rsidRPr="00DF3B93">
            <w:rPr>
              <w:sz w:val="22"/>
              <w:szCs w:val="22"/>
              <w:rPrChange w:id="155" w:author="Brian Olea" w:date="2024-06-04T11:27:00Z" w16du:dateUtc="2024-06-04T17:27:00Z">
                <w:rPr>
                  <w:spacing w:val="-10"/>
                </w:rPr>
              </w:rPrChange>
            </w:rPr>
            <w:fldChar w:fldCharType="separate"/>
          </w:r>
          <w:r w:rsidRPr="00DF3B93">
            <w:rPr>
              <w:spacing w:val="-2"/>
              <w:sz w:val="22"/>
              <w:szCs w:val="22"/>
              <w:rPrChange w:id="156" w:author="Brian Olea" w:date="2024-06-04T11:27:00Z" w16du:dateUtc="2024-06-04T17:27:00Z">
                <w:rPr>
                  <w:spacing w:val="-2"/>
                </w:rPr>
              </w:rPrChange>
            </w:rPr>
            <w:t>OPERATION</w:t>
          </w:r>
          <w:r w:rsidRPr="00DF3B93">
            <w:rPr>
              <w:sz w:val="22"/>
              <w:szCs w:val="22"/>
              <w:rPrChange w:id="157" w:author="Brian Olea" w:date="2024-06-04T11:27:00Z" w16du:dateUtc="2024-06-04T17:27:00Z">
                <w:rPr/>
              </w:rPrChange>
            </w:rPr>
            <w:tab/>
          </w:r>
          <w:r w:rsidRPr="00DF3B93">
            <w:rPr>
              <w:spacing w:val="-10"/>
              <w:sz w:val="22"/>
              <w:szCs w:val="22"/>
              <w:rPrChange w:id="158" w:author="Brian Olea" w:date="2024-06-04T11:27:00Z" w16du:dateUtc="2024-06-04T17:27:00Z">
                <w:rPr>
                  <w:spacing w:val="-10"/>
                </w:rPr>
              </w:rPrChange>
            </w:rPr>
            <w:t>5</w:t>
          </w:r>
          <w:r w:rsidRPr="00DF3B93">
            <w:rPr>
              <w:spacing w:val="-10"/>
              <w:sz w:val="22"/>
              <w:szCs w:val="22"/>
              <w:rPrChange w:id="159" w:author="Brian Olea" w:date="2024-06-04T11:27:00Z" w16du:dateUtc="2024-06-04T17:27:00Z">
                <w:rPr>
                  <w:spacing w:val="-10"/>
                </w:rPr>
              </w:rPrChange>
            </w:rPr>
            <w:fldChar w:fldCharType="end"/>
          </w:r>
        </w:p>
        <w:p w14:paraId="73774DEB" w14:textId="77777777" w:rsidR="00DF0971" w:rsidRPr="00DF3B93" w:rsidRDefault="00000000">
          <w:pPr>
            <w:pStyle w:val="TOC1"/>
            <w:numPr>
              <w:ilvl w:val="0"/>
              <w:numId w:val="8"/>
            </w:numPr>
            <w:tabs>
              <w:tab w:val="left" w:pos="861"/>
              <w:tab w:val="right" w:leader="dot" w:pos="10573"/>
            </w:tabs>
            <w:rPr>
              <w:sz w:val="22"/>
              <w:szCs w:val="22"/>
              <w:rPrChange w:id="160" w:author="Brian Olea" w:date="2024-06-04T11:27:00Z" w16du:dateUtc="2024-06-04T17:27:00Z">
                <w:rPr/>
              </w:rPrChange>
            </w:rPr>
          </w:pPr>
          <w:r w:rsidRPr="00DF3B93">
            <w:rPr>
              <w:sz w:val="22"/>
              <w:szCs w:val="22"/>
              <w:rPrChange w:id="161" w:author="Brian Olea" w:date="2024-06-04T11:27:00Z" w16du:dateUtc="2024-06-04T17:27:00Z">
                <w:rPr/>
              </w:rPrChange>
            </w:rPr>
            <w:fldChar w:fldCharType="begin"/>
          </w:r>
          <w:r w:rsidRPr="00DF3B93">
            <w:rPr>
              <w:sz w:val="22"/>
              <w:szCs w:val="22"/>
              <w:rPrChange w:id="162" w:author="Brian Olea" w:date="2024-06-04T11:27:00Z" w16du:dateUtc="2024-06-04T17:27:00Z">
                <w:rPr/>
              </w:rPrChange>
            </w:rPr>
            <w:instrText>HYPERLINK \l "_bookmark8"</w:instrText>
          </w:r>
          <w:r w:rsidRPr="007A40CA">
            <w:rPr>
              <w:sz w:val="22"/>
              <w:szCs w:val="22"/>
            </w:rPr>
          </w:r>
          <w:r w:rsidRPr="00DF3B93">
            <w:rPr>
              <w:sz w:val="22"/>
              <w:szCs w:val="22"/>
              <w:rPrChange w:id="163" w:author="Brian Olea" w:date="2024-06-04T11:27:00Z" w16du:dateUtc="2024-06-04T17:27:00Z">
                <w:rPr>
                  <w:spacing w:val="-10"/>
                </w:rPr>
              </w:rPrChange>
            </w:rPr>
            <w:fldChar w:fldCharType="separate"/>
          </w:r>
          <w:r w:rsidRPr="00DF3B93">
            <w:rPr>
              <w:spacing w:val="-2"/>
              <w:sz w:val="22"/>
              <w:szCs w:val="22"/>
              <w:rPrChange w:id="164" w:author="Brian Olea" w:date="2024-06-04T11:27:00Z" w16du:dateUtc="2024-06-04T17:27:00Z">
                <w:rPr>
                  <w:spacing w:val="-2"/>
                </w:rPr>
              </w:rPrChange>
            </w:rPr>
            <w:t>PERFORMANCE</w:t>
          </w:r>
          <w:r w:rsidRPr="00DF3B93">
            <w:rPr>
              <w:spacing w:val="2"/>
              <w:sz w:val="22"/>
              <w:szCs w:val="22"/>
              <w:rPrChange w:id="165" w:author="Brian Olea" w:date="2024-06-04T11:27:00Z" w16du:dateUtc="2024-06-04T17:27:00Z">
                <w:rPr>
                  <w:spacing w:val="2"/>
                </w:rPr>
              </w:rPrChange>
            </w:rPr>
            <w:t xml:space="preserve"> </w:t>
          </w:r>
          <w:r w:rsidRPr="00DF3B93">
            <w:rPr>
              <w:spacing w:val="-2"/>
              <w:sz w:val="22"/>
              <w:szCs w:val="22"/>
              <w:rPrChange w:id="166" w:author="Brian Olea" w:date="2024-06-04T11:27:00Z" w16du:dateUtc="2024-06-04T17:27:00Z">
                <w:rPr>
                  <w:spacing w:val="-2"/>
                </w:rPr>
              </w:rPrChange>
            </w:rPr>
            <w:t>EVALUATION</w:t>
          </w:r>
          <w:r w:rsidRPr="00DF3B93">
            <w:rPr>
              <w:sz w:val="22"/>
              <w:szCs w:val="22"/>
              <w:rPrChange w:id="167" w:author="Brian Olea" w:date="2024-06-04T11:27:00Z" w16du:dateUtc="2024-06-04T17:27:00Z">
                <w:rPr/>
              </w:rPrChange>
            </w:rPr>
            <w:tab/>
          </w:r>
          <w:r w:rsidRPr="00DF3B93">
            <w:rPr>
              <w:spacing w:val="-10"/>
              <w:sz w:val="22"/>
              <w:szCs w:val="22"/>
              <w:rPrChange w:id="168" w:author="Brian Olea" w:date="2024-06-04T11:27:00Z" w16du:dateUtc="2024-06-04T17:27:00Z">
                <w:rPr>
                  <w:spacing w:val="-10"/>
                </w:rPr>
              </w:rPrChange>
            </w:rPr>
            <w:t>7</w:t>
          </w:r>
          <w:r w:rsidRPr="00DF3B93">
            <w:rPr>
              <w:spacing w:val="-10"/>
              <w:sz w:val="22"/>
              <w:szCs w:val="22"/>
              <w:rPrChange w:id="169" w:author="Brian Olea" w:date="2024-06-04T11:27:00Z" w16du:dateUtc="2024-06-04T17:27:00Z">
                <w:rPr>
                  <w:spacing w:val="-10"/>
                </w:rPr>
              </w:rPrChange>
            </w:rPr>
            <w:fldChar w:fldCharType="end"/>
          </w:r>
        </w:p>
        <w:p w14:paraId="42F52988" w14:textId="77777777" w:rsidR="00DF0971" w:rsidRPr="00DF3B93" w:rsidRDefault="00000000">
          <w:pPr>
            <w:pStyle w:val="TOC1"/>
            <w:numPr>
              <w:ilvl w:val="0"/>
              <w:numId w:val="8"/>
            </w:numPr>
            <w:tabs>
              <w:tab w:val="left" w:pos="860"/>
              <w:tab w:val="right" w:leader="dot" w:pos="10573"/>
            </w:tabs>
            <w:spacing w:before="120"/>
            <w:ind w:left="860" w:hanging="432"/>
            <w:rPr>
              <w:sz w:val="22"/>
              <w:szCs w:val="22"/>
              <w:rPrChange w:id="170" w:author="Brian Olea" w:date="2024-06-04T11:27:00Z" w16du:dateUtc="2024-06-04T17:27:00Z">
                <w:rPr/>
              </w:rPrChange>
            </w:rPr>
          </w:pPr>
          <w:r w:rsidRPr="00DF3B93">
            <w:rPr>
              <w:sz w:val="22"/>
              <w:szCs w:val="22"/>
              <w:rPrChange w:id="171" w:author="Brian Olea" w:date="2024-06-04T11:27:00Z" w16du:dateUtc="2024-06-04T17:27:00Z">
                <w:rPr/>
              </w:rPrChange>
            </w:rPr>
            <w:fldChar w:fldCharType="begin"/>
          </w:r>
          <w:r w:rsidRPr="00DF3B93">
            <w:rPr>
              <w:sz w:val="22"/>
              <w:szCs w:val="22"/>
              <w:rPrChange w:id="172" w:author="Brian Olea" w:date="2024-06-04T11:27:00Z" w16du:dateUtc="2024-06-04T17:27:00Z">
                <w:rPr/>
              </w:rPrChange>
            </w:rPr>
            <w:instrText>HYPERLINK \l "_bookmark9"</w:instrText>
          </w:r>
          <w:r w:rsidRPr="007A40CA">
            <w:rPr>
              <w:sz w:val="22"/>
              <w:szCs w:val="22"/>
            </w:rPr>
          </w:r>
          <w:r w:rsidRPr="00DF3B93">
            <w:rPr>
              <w:sz w:val="22"/>
              <w:szCs w:val="22"/>
              <w:rPrChange w:id="173" w:author="Brian Olea" w:date="2024-06-04T11:27:00Z" w16du:dateUtc="2024-06-04T17:27:00Z">
                <w:rPr>
                  <w:spacing w:val="-10"/>
                </w:rPr>
              </w:rPrChange>
            </w:rPr>
            <w:fldChar w:fldCharType="separate"/>
          </w:r>
          <w:r w:rsidRPr="00DF3B93">
            <w:rPr>
              <w:spacing w:val="-2"/>
              <w:sz w:val="22"/>
              <w:szCs w:val="22"/>
              <w:rPrChange w:id="174" w:author="Brian Olea" w:date="2024-06-04T11:27:00Z" w16du:dateUtc="2024-06-04T17:27:00Z">
                <w:rPr>
                  <w:spacing w:val="-2"/>
                </w:rPr>
              </w:rPrChange>
            </w:rPr>
            <w:t>IMPROVEMENT</w:t>
          </w:r>
          <w:r w:rsidRPr="00DF3B93">
            <w:rPr>
              <w:sz w:val="22"/>
              <w:szCs w:val="22"/>
              <w:rPrChange w:id="175" w:author="Brian Olea" w:date="2024-06-04T11:27:00Z" w16du:dateUtc="2024-06-04T17:27:00Z">
                <w:rPr/>
              </w:rPrChange>
            </w:rPr>
            <w:tab/>
          </w:r>
          <w:r w:rsidRPr="00DF3B93">
            <w:rPr>
              <w:spacing w:val="-10"/>
              <w:sz w:val="22"/>
              <w:szCs w:val="22"/>
              <w:rPrChange w:id="176" w:author="Brian Olea" w:date="2024-06-04T11:27:00Z" w16du:dateUtc="2024-06-04T17:27:00Z">
                <w:rPr>
                  <w:spacing w:val="-10"/>
                </w:rPr>
              </w:rPrChange>
            </w:rPr>
            <w:t>8</w:t>
          </w:r>
          <w:r w:rsidRPr="00DF3B93">
            <w:rPr>
              <w:spacing w:val="-10"/>
              <w:sz w:val="22"/>
              <w:szCs w:val="22"/>
              <w:rPrChange w:id="177" w:author="Brian Olea" w:date="2024-06-04T11:27:00Z" w16du:dateUtc="2024-06-04T17:27:00Z">
                <w:rPr>
                  <w:spacing w:val="-10"/>
                </w:rPr>
              </w:rPrChange>
            </w:rPr>
            <w:fldChar w:fldCharType="end"/>
          </w:r>
        </w:p>
        <w:p w14:paraId="5247154E" w14:textId="77777777" w:rsidR="00DF0971" w:rsidRPr="00DF3B93" w:rsidRDefault="00000000">
          <w:pPr>
            <w:pStyle w:val="TOC1"/>
            <w:numPr>
              <w:ilvl w:val="0"/>
              <w:numId w:val="8"/>
            </w:numPr>
            <w:tabs>
              <w:tab w:val="left" w:pos="860"/>
              <w:tab w:val="right" w:leader="dot" w:pos="10573"/>
            </w:tabs>
            <w:spacing w:before="118"/>
            <w:ind w:left="860" w:hanging="432"/>
            <w:rPr>
              <w:sz w:val="22"/>
              <w:szCs w:val="22"/>
              <w:rPrChange w:id="178" w:author="Brian Olea" w:date="2024-06-04T11:27:00Z" w16du:dateUtc="2024-06-04T17:27:00Z">
                <w:rPr/>
              </w:rPrChange>
            </w:rPr>
          </w:pPr>
          <w:r w:rsidRPr="00DF3B93">
            <w:rPr>
              <w:sz w:val="22"/>
              <w:szCs w:val="22"/>
              <w:rPrChange w:id="179" w:author="Brian Olea" w:date="2024-06-04T11:27:00Z" w16du:dateUtc="2024-06-04T17:27:00Z">
                <w:rPr/>
              </w:rPrChange>
            </w:rPr>
            <w:fldChar w:fldCharType="begin"/>
          </w:r>
          <w:r w:rsidRPr="00DF3B93">
            <w:rPr>
              <w:sz w:val="22"/>
              <w:szCs w:val="22"/>
              <w:rPrChange w:id="180" w:author="Brian Olea" w:date="2024-06-04T11:27:00Z" w16du:dateUtc="2024-06-04T17:27:00Z">
                <w:rPr/>
              </w:rPrChange>
            </w:rPr>
            <w:instrText>HYPERLINK \l "_bookmark10"</w:instrText>
          </w:r>
          <w:r w:rsidRPr="007A40CA">
            <w:rPr>
              <w:sz w:val="22"/>
              <w:szCs w:val="22"/>
            </w:rPr>
          </w:r>
          <w:r w:rsidRPr="00DF3B93">
            <w:rPr>
              <w:sz w:val="22"/>
              <w:szCs w:val="22"/>
              <w:rPrChange w:id="181" w:author="Brian Olea" w:date="2024-06-04T11:27:00Z" w16du:dateUtc="2024-06-04T17:27:00Z">
                <w:rPr>
                  <w:spacing w:val="-10"/>
                </w:rPr>
              </w:rPrChange>
            </w:rPr>
            <w:fldChar w:fldCharType="separate"/>
          </w:r>
          <w:r w:rsidRPr="00DF3B93">
            <w:rPr>
              <w:sz w:val="22"/>
              <w:szCs w:val="22"/>
              <w:rPrChange w:id="182" w:author="Brian Olea" w:date="2024-06-04T11:27:00Z" w16du:dateUtc="2024-06-04T17:27:00Z">
                <w:rPr/>
              </w:rPrChange>
            </w:rPr>
            <w:t>FIGURES</w:t>
          </w:r>
          <w:r w:rsidRPr="00DF3B93">
            <w:rPr>
              <w:spacing w:val="-10"/>
              <w:sz w:val="22"/>
              <w:szCs w:val="22"/>
              <w:rPrChange w:id="183" w:author="Brian Olea" w:date="2024-06-04T11:27:00Z" w16du:dateUtc="2024-06-04T17:27:00Z">
                <w:rPr>
                  <w:spacing w:val="-10"/>
                </w:rPr>
              </w:rPrChange>
            </w:rPr>
            <w:t xml:space="preserve"> </w:t>
          </w:r>
          <w:r w:rsidRPr="00DF3B93">
            <w:rPr>
              <w:sz w:val="22"/>
              <w:szCs w:val="22"/>
              <w:rPrChange w:id="184" w:author="Brian Olea" w:date="2024-06-04T11:27:00Z" w16du:dateUtc="2024-06-04T17:27:00Z">
                <w:rPr/>
              </w:rPrChange>
            </w:rPr>
            <w:t>AND</w:t>
          </w:r>
          <w:r w:rsidRPr="00DF3B93">
            <w:rPr>
              <w:spacing w:val="-10"/>
              <w:sz w:val="22"/>
              <w:szCs w:val="22"/>
              <w:rPrChange w:id="185" w:author="Brian Olea" w:date="2024-06-04T11:27:00Z" w16du:dateUtc="2024-06-04T17:27:00Z">
                <w:rPr>
                  <w:spacing w:val="-10"/>
                </w:rPr>
              </w:rPrChange>
            </w:rPr>
            <w:t xml:space="preserve"> </w:t>
          </w:r>
          <w:r w:rsidRPr="00DF3B93">
            <w:rPr>
              <w:sz w:val="22"/>
              <w:szCs w:val="22"/>
              <w:rPrChange w:id="186" w:author="Brian Olea" w:date="2024-06-04T11:27:00Z" w16du:dateUtc="2024-06-04T17:27:00Z">
                <w:rPr/>
              </w:rPrChange>
            </w:rPr>
            <w:t>PROCESS</w:t>
          </w:r>
          <w:r w:rsidRPr="00DF3B93">
            <w:rPr>
              <w:spacing w:val="-8"/>
              <w:sz w:val="22"/>
              <w:szCs w:val="22"/>
              <w:rPrChange w:id="187" w:author="Brian Olea" w:date="2024-06-04T11:27:00Z" w16du:dateUtc="2024-06-04T17:27:00Z">
                <w:rPr>
                  <w:spacing w:val="-8"/>
                </w:rPr>
              </w:rPrChange>
            </w:rPr>
            <w:t xml:space="preserve"> </w:t>
          </w:r>
          <w:r w:rsidRPr="00DF3B93">
            <w:rPr>
              <w:spacing w:val="-4"/>
              <w:sz w:val="22"/>
              <w:szCs w:val="22"/>
              <w:rPrChange w:id="188" w:author="Brian Olea" w:date="2024-06-04T11:27:00Z" w16du:dateUtc="2024-06-04T17:27:00Z">
                <w:rPr>
                  <w:spacing w:val="-4"/>
                </w:rPr>
              </w:rPrChange>
            </w:rPr>
            <w:t>MAPS</w:t>
          </w:r>
          <w:r w:rsidRPr="00DF3B93">
            <w:rPr>
              <w:sz w:val="22"/>
              <w:szCs w:val="22"/>
              <w:rPrChange w:id="189" w:author="Brian Olea" w:date="2024-06-04T11:27:00Z" w16du:dateUtc="2024-06-04T17:27:00Z">
                <w:rPr/>
              </w:rPrChange>
            </w:rPr>
            <w:tab/>
          </w:r>
          <w:r w:rsidRPr="00DF3B93">
            <w:rPr>
              <w:spacing w:val="-10"/>
              <w:sz w:val="22"/>
              <w:szCs w:val="22"/>
              <w:rPrChange w:id="190" w:author="Brian Olea" w:date="2024-06-04T11:27:00Z" w16du:dateUtc="2024-06-04T17:27:00Z">
                <w:rPr>
                  <w:spacing w:val="-10"/>
                </w:rPr>
              </w:rPrChange>
            </w:rPr>
            <w:t>8</w:t>
          </w:r>
          <w:r w:rsidRPr="00DF3B93">
            <w:rPr>
              <w:spacing w:val="-10"/>
              <w:sz w:val="22"/>
              <w:szCs w:val="22"/>
              <w:rPrChange w:id="191" w:author="Brian Olea" w:date="2024-06-04T11:27:00Z" w16du:dateUtc="2024-06-04T17:27:00Z">
                <w:rPr>
                  <w:spacing w:val="-10"/>
                </w:rPr>
              </w:rPrChange>
            </w:rPr>
            <w:fldChar w:fldCharType="end"/>
          </w:r>
        </w:p>
        <w:p w14:paraId="0C093572" w14:textId="77777777" w:rsidR="00DF0971" w:rsidRPr="00DF3B93" w:rsidRDefault="00000000">
          <w:r w:rsidRPr="00DF3B93">
            <w:fldChar w:fldCharType="end"/>
          </w:r>
        </w:p>
      </w:sdtContent>
    </w:sdt>
    <w:p w14:paraId="5853FD4D" w14:textId="77777777" w:rsidR="00DF0971" w:rsidRPr="00DF3B93" w:rsidRDefault="00DF0971">
      <w:pPr>
        <w:sectPr w:rsidR="00DF0971" w:rsidRPr="00DF3B93">
          <w:type w:val="continuous"/>
          <w:pgSz w:w="12240" w:h="15840"/>
          <w:pgMar w:top="620" w:right="600" w:bottom="280" w:left="620" w:header="720" w:footer="720" w:gutter="0"/>
          <w:cols w:space="720"/>
        </w:sectPr>
      </w:pPr>
    </w:p>
    <w:p w14:paraId="2929573A" w14:textId="77777777" w:rsidR="00DF0971" w:rsidRPr="00DF3B93" w:rsidRDefault="00000000">
      <w:pPr>
        <w:pStyle w:val="Heading1"/>
        <w:numPr>
          <w:ilvl w:val="0"/>
          <w:numId w:val="7"/>
        </w:numPr>
        <w:tabs>
          <w:tab w:val="left" w:pos="819"/>
        </w:tabs>
        <w:spacing w:before="277"/>
        <w:ind w:left="819" w:hanging="359"/>
        <w:rPr>
          <w:sz w:val="22"/>
          <w:szCs w:val="22"/>
          <w:rPrChange w:id="192" w:author="Brian Olea" w:date="2024-06-04T11:27:00Z" w16du:dateUtc="2024-06-04T17:27:00Z">
            <w:rPr/>
          </w:rPrChange>
        </w:rPr>
      </w:pPr>
      <w:bookmarkStart w:id="193" w:name="_bookmark0"/>
      <w:bookmarkEnd w:id="193"/>
      <w:r w:rsidRPr="00DF3B93">
        <w:rPr>
          <w:spacing w:val="-2"/>
          <w:sz w:val="22"/>
          <w:szCs w:val="22"/>
          <w:rPrChange w:id="194" w:author="Brian Olea" w:date="2024-06-04T11:27:00Z" w16du:dateUtc="2024-06-04T17:27:00Z">
            <w:rPr>
              <w:spacing w:val="-2"/>
            </w:rPr>
          </w:rPrChange>
        </w:rPr>
        <w:lastRenderedPageBreak/>
        <w:t>INTRODUCTION</w:t>
      </w:r>
    </w:p>
    <w:p w14:paraId="32042742" w14:textId="5BA9DCF4" w:rsidR="00DF0971" w:rsidRPr="00DF3B93" w:rsidDel="00DF3B93" w:rsidRDefault="00DF3B93">
      <w:pPr>
        <w:pStyle w:val="BodyText"/>
        <w:spacing w:before="79"/>
        <w:ind w:right="228"/>
        <w:rPr>
          <w:del w:id="195" w:author="Brian Olea" w:date="2024-06-04T11:20:00Z" w16du:dateUtc="2024-06-04T17:20:00Z"/>
          <w:sz w:val="22"/>
          <w:szCs w:val="22"/>
          <w:rPrChange w:id="196" w:author="Brian Olea" w:date="2024-06-04T11:27:00Z" w16du:dateUtc="2024-06-04T17:27:00Z">
            <w:rPr>
              <w:del w:id="197" w:author="Brian Olea" w:date="2024-06-04T11:20:00Z" w16du:dateUtc="2024-06-04T17:20:00Z"/>
            </w:rPr>
          </w:rPrChange>
        </w:rPr>
      </w:pPr>
      <w:ins w:id="198" w:author="Brian Olea" w:date="2024-06-04T11:20:00Z" w16du:dateUtc="2024-06-04T17:20:00Z">
        <w:r w:rsidRPr="00DF3B93">
          <w:rPr>
            <w:sz w:val="22"/>
            <w:szCs w:val="22"/>
            <w:rPrChange w:id="199" w:author="Brian Olea" w:date="2024-06-04T11:27:00Z" w16du:dateUtc="2024-06-04T17:27:00Z">
              <w:rPr/>
            </w:rPrChange>
          </w:rPr>
          <w:t>This manual describes the Quality Management System and delineates authorities, interrelationships, and responsibilities of the personnel responsible for performing within the organizations' system providing procedures or references for the activities comprising the Quality Management System. Ensuring conformance to the requirements of ISO9001, AS9100, and AS6174A standards where appropriate, and used internally and externally as an introduction to the QMS.</w:t>
        </w:r>
      </w:ins>
      <w:del w:id="200" w:author="Brian Olea" w:date="2024-06-04T11:20:00Z" w16du:dateUtc="2024-06-04T17:20:00Z">
        <w:r w:rsidRPr="00DF3B93" w:rsidDel="00DF3B93">
          <w:rPr>
            <w:sz w:val="22"/>
            <w:szCs w:val="22"/>
            <w:rPrChange w:id="201" w:author="Brian Olea" w:date="2024-06-04T11:27:00Z" w16du:dateUtc="2024-06-04T17:27:00Z">
              <w:rPr/>
            </w:rPrChange>
          </w:rPr>
          <w:delText>This manual</w:delText>
        </w:r>
        <w:r w:rsidRPr="00DF3B93" w:rsidDel="00DF3B93">
          <w:rPr>
            <w:spacing w:val="-2"/>
            <w:sz w:val="22"/>
            <w:szCs w:val="22"/>
            <w:rPrChange w:id="202" w:author="Brian Olea" w:date="2024-06-04T11:27:00Z" w16du:dateUtc="2024-06-04T17:27:00Z">
              <w:rPr>
                <w:spacing w:val="-2"/>
              </w:rPr>
            </w:rPrChange>
          </w:rPr>
          <w:delText xml:space="preserve"> </w:delText>
        </w:r>
        <w:r w:rsidRPr="00DF3B93" w:rsidDel="00DF3B93">
          <w:rPr>
            <w:sz w:val="22"/>
            <w:szCs w:val="22"/>
            <w:rPrChange w:id="203" w:author="Brian Olea" w:date="2024-06-04T11:27:00Z" w16du:dateUtc="2024-06-04T17:27:00Z">
              <w:rPr/>
            </w:rPrChange>
          </w:rPr>
          <w:delText>describes the</w:delText>
        </w:r>
        <w:r w:rsidRPr="00DF3B93" w:rsidDel="00DF3B93">
          <w:rPr>
            <w:spacing w:val="-2"/>
            <w:sz w:val="22"/>
            <w:szCs w:val="22"/>
            <w:rPrChange w:id="204" w:author="Brian Olea" w:date="2024-06-04T11:27:00Z" w16du:dateUtc="2024-06-04T17:27:00Z">
              <w:rPr>
                <w:spacing w:val="-2"/>
              </w:rPr>
            </w:rPrChange>
          </w:rPr>
          <w:delText xml:space="preserve"> </w:delText>
        </w:r>
        <w:r w:rsidRPr="00DF3B93" w:rsidDel="00DF3B93">
          <w:rPr>
            <w:sz w:val="22"/>
            <w:szCs w:val="22"/>
            <w:rPrChange w:id="205" w:author="Brian Olea" w:date="2024-06-04T11:27:00Z" w16du:dateUtc="2024-06-04T17:27:00Z">
              <w:rPr/>
            </w:rPrChange>
          </w:rPr>
          <w:delText>Quality</w:delText>
        </w:r>
        <w:r w:rsidRPr="00DF3B93" w:rsidDel="00DF3B93">
          <w:rPr>
            <w:spacing w:val="-2"/>
            <w:sz w:val="22"/>
            <w:szCs w:val="22"/>
            <w:rPrChange w:id="206" w:author="Brian Olea" w:date="2024-06-04T11:27:00Z" w16du:dateUtc="2024-06-04T17:27:00Z">
              <w:rPr>
                <w:spacing w:val="-2"/>
              </w:rPr>
            </w:rPrChange>
          </w:rPr>
          <w:delText xml:space="preserve"> </w:delText>
        </w:r>
        <w:r w:rsidRPr="00DF3B93" w:rsidDel="00DF3B93">
          <w:rPr>
            <w:sz w:val="22"/>
            <w:szCs w:val="22"/>
            <w:rPrChange w:id="207" w:author="Brian Olea" w:date="2024-06-04T11:27:00Z" w16du:dateUtc="2024-06-04T17:27:00Z">
              <w:rPr/>
            </w:rPrChange>
          </w:rPr>
          <w:delText>Management System,</w:delText>
        </w:r>
        <w:r w:rsidRPr="00DF3B93" w:rsidDel="00DF3B93">
          <w:rPr>
            <w:spacing w:val="-2"/>
            <w:sz w:val="22"/>
            <w:szCs w:val="22"/>
            <w:rPrChange w:id="208" w:author="Brian Olea" w:date="2024-06-04T11:27:00Z" w16du:dateUtc="2024-06-04T17:27:00Z">
              <w:rPr>
                <w:spacing w:val="-2"/>
              </w:rPr>
            </w:rPrChange>
          </w:rPr>
          <w:delText xml:space="preserve"> </w:delText>
        </w:r>
        <w:r w:rsidRPr="00DF3B93" w:rsidDel="00DF3B93">
          <w:rPr>
            <w:sz w:val="22"/>
            <w:szCs w:val="22"/>
            <w:rPrChange w:id="209" w:author="Brian Olea" w:date="2024-06-04T11:27:00Z" w16du:dateUtc="2024-06-04T17:27:00Z">
              <w:rPr/>
            </w:rPrChange>
          </w:rPr>
          <w:delText>delineates</w:delText>
        </w:r>
        <w:r w:rsidRPr="00DF3B93" w:rsidDel="00DF3B93">
          <w:rPr>
            <w:spacing w:val="-1"/>
            <w:sz w:val="22"/>
            <w:szCs w:val="22"/>
            <w:rPrChange w:id="210" w:author="Brian Olea" w:date="2024-06-04T11:27:00Z" w16du:dateUtc="2024-06-04T17:27:00Z">
              <w:rPr>
                <w:spacing w:val="-1"/>
              </w:rPr>
            </w:rPrChange>
          </w:rPr>
          <w:delText xml:space="preserve"> </w:delText>
        </w:r>
        <w:r w:rsidRPr="00DF3B93" w:rsidDel="00DF3B93">
          <w:rPr>
            <w:sz w:val="22"/>
            <w:szCs w:val="22"/>
            <w:rPrChange w:id="211" w:author="Brian Olea" w:date="2024-06-04T11:27:00Z" w16du:dateUtc="2024-06-04T17:27:00Z">
              <w:rPr/>
            </w:rPrChange>
          </w:rPr>
          <w:delText>authorities,</w:delText>
        </w:r>
        <w:r w:rsidRPr="00DF3B93" w:rsidDel="00DF3B93">
          <w:rPr>
            <w:spacing w:val="-2"/>
            <w:sz w:val="22"/>
            <w:szCs w:val="22"/>
            <w:rPrChange w:id="212" w:author="Brian Olea" w:date="2024-06-04T11:27:00Z" w16du:dateUtc="2024-06-04T17:27:00Z">
              <w:rPr>
                <w:spacing w:val="-2"/>
              </w:rPr>
            </w:rPrChange>
          </w:rPr>
          <w:delText xml:space="preserve"> </w:delText>
        </w:r>
        <w:r w:rsidRPr="00DF3B93" w:rsidDel="00DF3B93">
          <w:rPr>
            <w:sz w:val="22"/>
            <w:szCs w:val="22"/>
            <w:rPrChange w:id="213" w:author="Brian Olea" w:date="2024-06-04T11:27:00Z" w16du:dateUtc="2024-06-04T17:27:00Z">
              <w:rPr/>
            </w:rPrChange>
          </w:rPr>
          <w:delText>interrelationships,</w:delText>
        </w:r>
        <w:r w:rsidRPr="00DF3B93" w:rsidDel="00DF3B93">
          <w:rPr>
            <w:spacing w:val="-2"/>
            <w:sz w:val="22"/>
            <w:szCs w:val="22"/>
            <w:rPrChange w:id="214" w:author="Brian Olea" w:date="2024-06-04T11:27:00Z" w16du:dateUtc="2024-06-04T17:27:00Z">
              <w:rPr>
                <w:spacing w:val="-2"/>
              </w:rPr>
            </w:rPrChange>
          </w:rPr>
          <w:delText xml:space="preserve"> </w:delText>
        </w:r>
        <w:r w:rsidRPr="00DF3B93" w:rsidDel="00DF3B93">
          <w:rPr>
            <w:sz w:val="22"/>
            <w:szCs w:val="22"/>
            <w:rPrChange w:id="215" w:author="Brian Olea" w:date="2024-06-04T11:27:00Z" w16du:dateUtc="2024-06-04T17:27:00Z">
              <w:rPr/>
            </w:rPrChange>
          </w:rPr>
          <w:delText>and responsibilities</w:delText>
        </w:r>
        <w:r w:rsidRPr="00DF3B93" w:rsidDel="00DF3B93">
          <w:rPr>
            <w:spacing w:val="-3"/>
            <w:sz w:val="22"/>
            <w:szCs w:val="22"/>
            <w:rPrChange w:id="216" w:author="Brian Olea" w:date="2024-06-04T11:27:00Z" w16du:dateUtc="2024-06-04T17:27:00Z">
              <w:rPr>
                <w:spacing w:val="-3"/>
              </w:rPr>
            </w:rPrChange>
          </w:rPr>
          <w:delText xml:space="preserve"> </w:delText>
        </w:r>
        <w:r w:rsidRPr="00DF3B93" w:rsidDel="00DF3B93">
          <w:rPr>
            <w:sz w:val="22"/>
            <w:szCs w:val="22"/>
            <w:rPrChange w:id="217" w:author="Brian Olea" w:date="2024-06-04T11:27:00Z" w16du:dateUtc="2024-06-04T17:27:00Z">
              <w:rPr/>
            </w:rPrChange>
          </w:rPr>
          <w:delText>of</w:delText>
        </w:r>
        <w:r w:rsidRPr="00DF3B93" w:rsidDel="00DF3B93">
          <w:rPr>
            <w:spacing w:val="-3"/>
            <w:sz w:val="22"/>
            <w:szCs w:val="22"/>
            <w:rPrChange w:id="218" w:author="Brian Olea" w:date="2024-06-04T11:27:00Z" w16du:dateUtc="2024-06-04T17:27:00Z">
              <w:rPr>
                <w:spacing w:val="-3"/>
              </w:rPr>
            </w:rPrChange>
          </w:rPr>
          <w:delText xml:space="preserve"> </w:delText>
        </w:r>
        <w:r w:rsidRPr="00DF3B93" w:rsidDel="00DF3B93">
          <w:rPr>
            <w:sz w:val="22"/>
            <w:szCs w:val="22"/>
            <w:rPrChange w:id="219" w:author="Brian Olea" w:date="2024-06-04T11:27:00Z" w16du:dateUtc="2024-06-04T17:27:00Z">
              <w:rPr/>
            </w:rPrChange>
          </w:rPr>
          <w:delText>the</w:delText>
        </w:r>
        <w:r w:rsidRPr="00DF3B93" w:rsidDel="00DF3B93">
          <w:rPr>
            <w:spacing w:val="-2"/>
            <w:sz w:val="22"/>
            <w:szCs w:val="22"/>
            <w:rPrChange w:id="220" w:author="Brian Olea" w:date="2024-06-04T11:27:00Z" w16du:dateUtc="2024-06-04T17:27:00Z">
              <w:rPr>
                <w:spacing w:val="-2"/>
              </w:rPr>
            </w:rPrChange>
          </w:rPr>
          <w:delText xml:space="preserve"> </w:delText>
        </w:r>
        <w:r w:rsidRPr="00DF3B93" w:rsidDel="00DF3B93">
          <w:rPr>
            <w:sz w:val="22"/>
            <w:szCs w:val="22"/>
            <w:rPrChange w:id="221" w:author="Brian Olea" w:date="2024-06-04T11:27:00Z" w16du:dateUtc="2024-06-04T17:27:00Z">
              <w:rPr/>
            </w:rPrChange>
          </w:rPr>
          <w:delText>personnel</w:delText>
        </w:r>
        <w:r w:rsidRPr="00DF3B93" w:rsidDel="00DF3B93">
          <w:rPr>
            <w:spacing w:val="-4"/>
            <w:sz w:val="22"/>
            <w:szCs w:val="22"/>
            <w:rPrChange w:id="222" w:author="Brian Olea" w:date="2024-06-04T11:27:00Z" w16du:dateUtc="2024-06-04T17:27:00Z">
              <w:rPr>
                <w:spacing w:val="-4"/>
              </w:rPr>
            </w:rPrChange>
          </w:rPr>
          <w:delText xml:space="preserve"> </w:delText>
        </w:r>
        <w:r w:rsidRPr="00DF3B93" w:rsidDel="00DF3B93">
          <w:rPr>
            <w:sz w:val="22"/>
            <w:szCs w:val="22"/>
            <w:rPrChange w:id="223" w:author="Brian Olea" w:date="2024-06-04T11:27:00Z" w16du:dateUtc="2024-06-04T17:27:00Z">
              <w:rPr/>
            </w:rPrChange>
          </w:rPr>
          <w:delText>responsible</w:delText>
        </w:r>
        <w:r w:rsidRPr="00DF3B93" w:rsidDel="00DF3B93">
          <w:rPr>
            <w:spacing w:val="-4"/>
            <w:sz w:val="22"/>
            <w:szCs w:val="22"/>
            <w:rPrChange w:id="224" w:author="Brian Olea" w:date="2024-06-04T11:27:00Z" w16du:dateUtc="2024-06-04T17:27:00Z">
              <w:rPr>
                <w:spacing w:val="-4"/>
              </w:rPr>
            </w:rPrChange>
          </w:rPr>
          <w:delText xml:space="preserve"> </w:delText>
        </w:r>
        <w:r w:rsidRPr="00DF3B93" w:rsidDel="00DF3B93">
          <w:rPr>
            <w:sz w:val="22"/>
            <w:szCs w:val="22"/>
            <w:rPrChange w:id="225" w:author="Brian Olea" w:date="2024-06-04T11:27:00Z" w16du:dateUtc="2024-06-04T17:27:00Z">
              <w:rPr/>
            </w:rPrChange>
          </w:rPr>
          <w:delText>for</w:delText>
        </w:r>
        <w:r w:rsidRPr="00DF3B93" w:rsidDel="00DF3B93">
          <w:rPr>
            <w:spacing w:val="-5"/>
            <w:sz w:val="22"/>
            <w:szCs w:val="22"/>
            <w:rPrChange w:id="226" w:author="Brian Olea" w:date="2024-06-04T11:27:00Z" w16du:dateUtc="2024-06-04T17:27:00Z">
              <w:rPr>
                <w:spacing w:val="-5"/>
              </w:rPr>
            </w:rPrChange>
          </w:rPr>
          <w:delText xml:space="preserve"> </w:delText>
        </w:r>
        <w:r w:rsidRPr="00DF3B93" w:rsidDel="00DF3B93">
          <w:rPr>
            <w:sz w:val="22"/>
            <w:szCs w:val="22"/>
            <w:rPrChange w:id="227" w:author="Brian Olea" w:date="2024-06-04T11:27:00Z" w16du:dateUtc="2024-06-04T17:27:00Z">
              <w:rPr/>
            </w:rPrChange>
          </w:rPr>
          <w:delText>performing</w:delText>
        </w:r>
        <w:r w:rsidRPr="00DF3B93" w:rsidDel="00DF3B93">
          <w:rPr>
            <w:spacing w:val="-4"/>
            <w:sz w:val="22"/>
            <w:szCs w:val="22"/>
            <w:rPrChange w:id="228" w:author="Brian Olea" w:date="2024-06-04T11:27:00Z" w16du:dateUtc="2024-06-04T17:27:00Z">
              <w:rPr>
                <w:spacing w:val="-4"/>
              </w:rPr>
            </w:rPrChange>
          </w:rPr>
          <w:delText xml:space="preserve"> </w:delText>
        </w:r>
        <w:r w:rsidRPr="00DF3B93" w:rsidDel="00DF3B93">
          <w:rPr>
            <w:sz w:val="22"/>
            <w:szCs w:val="22"/>
            <w:rPrChange w:id="229" w:author="Brian Olea" w:date="2024-06-04T11:27:00Z" w16du:dateUtc="2024-06-04T17:27:00Z">
              <w:rPr/>
            </w:rPrChange>
          </w:rPr>
          <w:delText>within</w:delText>
        </w:r>
        <w:r w:rsidRPr="00DF3B93" w:rsidDel="00DF3B93">
          <w:rPr>
            <w:spacing w:val="-4"/>
            <w:sz w:val="22"/>
            <w:szCs w:val="22"/>
            <w:rPrChange w:id="230" w:author="Brian Olea" w:date="2024-06-04T11:27:00Z" w16du:dateUtc="2024-06-04T17:27:00Z">
              <w:rPr>
                <w:spacing w:val="-4"/>
              </w:rPr>
            </w:rPrChange>
          </w:rPr>
          <w:delText xml:space="preserve"> </w:delText>
        </w:r>
        <w:r w:rsidRPr="00DF3B93" w:rsidDel="00DF3B93">
          <w:rPr>
            <w:sz w:val="22"/>
            <w:szCs w:val="22"/>
            <w:rPrChange w:id="231" w:author="Brian Olea" w:date="2024-06-04T11:27:00Z" w16du:dateUtc="2024-06-04T17:27:00Z">
              <w:rPr/>
            </w:rPrChange>
          </w:rPr>
          <w:delText>the</w:delText>
        </w:r>
        <w:r w:rsidRPr="00DF3B93" w:rsidDel="00DF3B93">
          <w:rPr>
            <w:spacing w:val="-4"/>
            <w:sz w:val="22"/>
            <w:szCs w:val="22"/>
            <w:rPrChange w:id="232" w:author="Brian Olea" w:date="2024-06-04T11:27:00Z" w16du:dateUtc="2024-06-04T17:27:00Z">
              <w:rPr>
                <w:spacing w:val="-4"/>
              </w:rPr>
            </w:rPrChange>
          </w:rPr>
          <w:delText xml:space="preserve"> </w:delText>
        </w:r>
        <w:r w:rsidRPr="00DF3B93" w:rsidDel="00DF3B93">
          <w:rPr>
            <w:sz w:val="22"/>
            <w:szCs w:val="22"/>
            <w:rPrChange w:id="233" w:author="Brian Olea" w:date="2024-06-04T11:27:00Z" w16du:dateUtc="2024-06-04T17:27:00Z">
              <w:rPr/>
            </w:rPrChange>
          </w:rPr>
          <w:delText>organizations</w:delText>
        </w:r>
        <w:r w:rsidRPr="00DF3B93" w:rsidDel="00DF3B93">
          <w:rPr>
            <w:spacing w:val="-3"/>
            <w:sz w:val="22"/>
            <w:szCs w:val="22"/>
            <w:rPrChange w:id="234" w:author="Brian Olea" w:date="2024-06-04T11:27:00Z" w16du:dateUtc="2024-06-04T17:27:00Z">
              <w:rPr>
                <w:spacing w:val="-3"/>
              </w:rPr>
            </w:rPrChange>
          </w:rPr>
          <w:delText xml:space="preserve"> </w:delText>
        </w:r>
        <w:r w:rsidRPr="00DF3B93" w:rsidDel="00DF3B93">
          <w:rPr>
            <w:sz w:val="22"/>
            <w:szCs w:val="22"/>
            <w:rPrChange w:id="235" w:author="Brian Olea" w:date="2024-06-04T11:27:00Z" w16du:dateUtc="2024-06-04T17:27:00Z">
              <w:rPr/>
            </w:rPrChange>
          </w:rPr>
          <w:delText>system</w:delText>
        </w:r>
        <w:r w:rsidRPr="00DF3B93" w:rsidDel="00DF3B93">
          <w:rPr>
            <w:spacing w:val="-4"/>
            <w:sz w:val="22"/>
            <w:szCs w:val="22"/>
            <w:rPrChange w:id="236" w:author="Brian Olea" w:date="2024-06-04T11:27:00Z" w16du:dateUtc="2024-06-04T17:27:00Z">
              <w:rPr>
                <w:spacing w:val="-4"/>
              </w:rPr>
            </w:rPrChange>
          </w:rPr>
          <w:delText xml:space="preserve"> </w:delText>
        </w:r>
        <w:r w:rsidRPr="00DF3B93" w:rsidDel="00DF3B93">
          <w:rPr>
            <w:sz w:val="22"/>
            <w:szCs w:val="22"/>
            <w:rPrChange w:id="237" w:author="Brian Olea" w:date="2024-06-04T11:27:00Z" w16du:dateUtc="2024-06-04T17:27:00Z">
              <w:rPr/>
            </w:rPrChange>
          </w:rPr>
          <w:delText>providing procedures or references for the activities comprising the Quality Management System. Ensuring conformance to the necessary requirements of ISO9001, AS9120 and AS6174A standards where appropriate, and is used both internally and externally as an introduction to the QMS.</w:delText>
        </w:r>
      </w:del>
    </w:p>
    <w:p w14:paraId="6879C6C0" w14:textId="77777777" w:rsidR="00DF3B93" w:rsidRPr="00DF3B93" w:rsidRDefault="00DF3B93">
      <w:pPr>
        <w:pStyle w:val="BodyText"/>
        <w:spacing w:before="78"/>
        <w:ind w:right="228"/>
        <w:rPr>
          <w:ins w:id="238" w:author="Brian Olea" w:date="2024-06-04T11:20:00Z" w16du:dateUtc="2024-06-04T17:20:00Z"/>
          <w:sz w:val="22"/>
          <w:szCs w:val="22"/>
          <w:rPrChange w:id="239" w:author="Brian Olea" w:date="2024-06-04T11:27:00Z" w16du:dateUtc="2024-06-04T17:27:00Z">
            <w:rPr>
              <w:ins w:id="240" w:author="Brian Olea" w:date="2024-06-04T11:20:00Z" w16du:dateUtc="2024-06-04T17:20:00Z"/>
            </w:rPr>
          </w:rPrChange>
        </w:rPr>
        <w:pPrChange w:id="241" w:author="Brian Olea" w:date="2024-06-04T11:20:00Z" w16du:dateUtc="2024-06-04T17:20:00Z">
          <w:pPr>
            <w:pStyle w:val="BodyText"/>
            <w:numPr>
              <w:numId w:val="7"/>
            </w:numPr>
            <w:spacing w:before="78"/>
            <w:ind w:left="461" w:right="228" w:hanging="361"/>
          </w:pPr>
        </w:pPrChange>
      </w:pPr>
    </w:p>
    <w:p w14:paraId="6462EAFD" w14:textId="7F3705B2" w:rsidR="00DF0971" w:rsidRPr="00DF3B93" w:rsidRDefault="00000000">
      <w:pPr>
        <w:pStyle w:val="BodyText"/>
        <w:spacing w:before="79"/>
        <w:ind w:right="228"/>
        <w:rPr>
          <w:sz w:val="22"/>
          <w:szCs w:val="22"/>
          <w:rPrChange w:id="242" w:author="Brian Olea" w:date="2024-06-04T11:27:00Z" w16du:dateUtc="2024-06-04T17:27:00Z">
            <w:rPr/>
          </w:rPrChange>
        </w:rPr>
      </w:pPr>
      <w:r w:rsidRPr="00DF3B93">
        <w:rPr>
          <w:sz w:val="22"/>
          <w:szCs w:val="22"/>
          <w:rPrChange w:id="243" w:author="Brian Olea" w:date="2024-06-04T11:27:00Z" w16du:dateUtc="2024-06-04T17:27:00Z">
            <w:rPr/>
          </w:rPrChange>
        </w:rPr>
        <w:t>With</w:t>
      </w:r>
      <w:r w:rsidRPr="00DF3B93">
        <w:rPr>
          <w:spacing w:val="-3"/>
          <w:sz w:val="22"/>
          <w:szCs w:val="22"/>
          <w:rPrChange w:id="244" w:author="Brian Olea" w:date="2024-06-04T11:27:00Z" w16du:dateUtc="2024-06-04T17:27:00Z">
            <w:rPr>
              <w:spacing w:val="-3"/>
            </w:rPr>
          </w:rPrChange>
        </w:rPr>
        <w:t xml:space="preserve"> </w:t>
      </w:r>
      <w:del w:id="245" w:author="Brian Olea" w:date="2024-06-04T11:21:00Z" w16du:dateUtc="2024-06-04T17:21:00Z">
        <w:r w:rsidRPr="00DF3B93" w:rsidDel="00DF3B93">
          <w:rPr>
            <w:sz w:val="22"/>
            <w:szCs w:val="22"/>
            <w:rPrChange w:id="246" w:author="Brian Olea" w:date="2024-06-04T11:27:00Z" w16du:dateUtc="2024-06-04T17:27:00Z">
              <w:rPr/>
            </w:rPrChange>
          </w:rPr>
          <w:delText>more</w:delText>
        </w:r>
        <w:r w:rsidRPr="00DF3B93" w:rsidDel="00DF3B93">
          <w:rPr>
            <w:spacing w:val="-3"/>
            <w:sz w:val="22"/>
            <w:szCs w:val="22"/>
            <w:rPrChange w:id="247" w:author="Brian Olea" w:date="2024-06-04T11:27:00Z" w16du:dateUtc="2024-06-04T17:27:00Z">
              <w:rPr>
                <w:spacing w:val="-3"/>
              </w:rPr>
            </w:rPrChange>
          </w:rPr>
          <w:delText xml:space="preserve"> </w:delText>
        </w:r>
      </w:del>
      <w:ins w:id="248" w:author="Brian Olea" w:date="2024-06-04T11:21:00Z" w16du:dateUtc="2024-06-04T17:21:00Z">
        <w:r w:rsidR="00DF3B93" w:rsidRPr="00DF3B93">
          <w:rPr>
            <w:sz w:val="22"/>
            <w:szCs w:val="22"/>
            <w:rPrChange w:id="249" w:author="Brian Olea" w:date="2024-06-04T11:27:00Z" w16du:dateUtc="2024-06-04T17:27:00Z">
              <w:rPr/>
            </w:rPrChange>
          </w:rPr>
          <w:t>over</w:t>
        </w:r>
      </w:ins>
      <w:del w:id="250" w:author="Brian Olea" w:date="2024-06-04T11:21:00Z" w16du:dateUtc="2024-06-04T17:21:00Z">
        <w:r w:rsidRPr="00DF3B93" w:rsidDel="00DF3B93">
          <w:rPr>
            <w:sz w:val="22"/>
            <w:szCs w:val="22"/>
            <w:rPrChange w:id="251" w:author="Brian Olea" w:date="2024-06-04T11:27:00Z" w16du:dateUtc="2024-06-04T17:27:00Z">
              <w:rPr/>
            </w:rPrChange>
          </w:rPr>
          <w:delText>than</w:delText>
        </w:r>
      </w:del>
      <w:r w:rsidRPr="00DF3B93">
        <w:rPr>
          <w:spacing w:val="-3"/>
          <w:sz w:val="22"/>
          <w:szCs w:val="22"/>
          <w:rPrChange w:id="252" w:author="Brian Olea" w:date="2024-06-04T11:27:00Z" w16du:dateUtc="2024-06-04T17:27:00Z">
            <w:rPr>
              <w:spacing w:val="-3"/>
            </w:rPr>
          </w:rPrChange>
        </w:rPr>
        <w:t xml:space="preserve"> </w:t>
      </w:r>
      <w:r w:rsidRPr="00DF3B93">
        <w:rPr>
          <w:sz w:val="22"/>
          <w:szCs w:val="22"/>
          <w:rPrChange w:id="253" w:author="Brian Olea" w:date="2024-06-04T11:27:00Z" w16du:dateUtc="2024-06-04T17:27:00Z">
            <w:rPr/>
          </w:rPrChange>
        </w:rPr>
        <w:t>75</w:t>
      </w:r>
      <w:r w:rsidRPr="00DF3B93">
        <w:rPr>
          <w:spacing w:val="-3"/>
          <w:sz w:val="22"/>
          <w:szCs w:val="22"/>
          <w:rPrChange w:id="254" w:author="Brian Olea" w:date="2024-06-04T11:27:00Z" w16du:dateUtc="2024-06-04T17:27:00Z">
            <w:rPr>
              <w:spacing w:val="-3"/>
            </w:rPr>
          </w:rPrChange>
        </w:rPr>
        <w:t xml:space="preserve"> </w:t>
      </w:r>
      <w:r w:rsidRPr="00DF3B93">
        <w:rPr>
          <w:sz w:val="22"/>
          <w:szCs w:val="22"/>
          <w:rPrChange w:id="255" w:author="Brian Olea" w:date="2024-06-04T11:27:00Z" w16du:dateUtc="2024-06-04T17:27:00Z">
            <w:rPr/>
          </w:rPrChange>
        </w:rPr>
        <w:t>years</w:t>
      </w:r>
      <w:r w:rsidRPr="00DF3B93">
        <w:rPr>
          <w:spacing w:val="-1"/>
          <w:sz w:val="22"/>
          <w:szCs w:val="22"/>
          <w:rPrChange w:id="256" w:author="Brian Olea" w:date="2024-06-04T11:27:00Z" w16du:dateUtc="2024-06-04T17:27:00Z">
            <w:rPr>
              <w:spacing w:val="-1"/>
            </w:rPr>
          </w:rPrChange>
        </w:rPr>
        <w:t xml:space="preserve"> </w:t>
      </w:r>
      <w:r w:rsidRPr="00DF3B93">
        <w:rPr>
          <w:sz w:val="22"/>
          <w:szCs w:val="22"/>
          <w:rPrChange w:id="257" w:author="Brian Olea" w:date="2024-06-04T11:27:00Z" w16du:dateUtc="2024-06-04T17:27:00Z">
            <w:rPr/>
          </w:rPrChange>
        </w:rPr>
        <w:t>in</w:t>
      </w:r>
      <w:r w:rsidRPr="00DF3B93">
        <w:rPr>
          <w:spacing w:val="-3"/>
          <w:sz w:val="22"/>
          <w:szCs w:val="22"/>
          <w:rPrChange w:id="258" w:author="Brian Olea" w:date="2024-06-04T11:27:00Z" w16du:dateUtc="2024-06-04T17:27:00Z">
            <w:rPr>
              <w:spacing w:val="-3"/>
            </w:rPr>
          </w:rPrChange>
        </w:rPr>
        <w:t xml:space="preserve"> </w:t>
      </w:r>
      <w:r w:rsidRPr="00DF3B93">
        <w:rPr>
          <w:sz w:val="22"/>
          <w:szCs w:val="22"/>
          <w:rPrChange w:id="259" w:author="Brian Olea" w:date="2024-06-04T11:27:00Z" w16du:dateUtc="2024-06-04T17:27:00Z">
            <w:rPr/>
          </w:rPrChange>
        </w:rPr>
        <w:t>business</w:t>
      </w:r>
      <w:r w:rsidRPr="00DF3B93">
        <w:rPr>
          <w:spacing w:val="-2"/>
          <w:sz w:val="22"/>
          <w:szCs w:val="22"/>
          <w:rPrChange w:id="260" w:author="Brian Olea" w:date="2024-06-04T11:27:00Z" w16du:dateUtc="2024-06-04T17:27:00Z">
            <w:rPr>
              <w:spacing w:val="-2"/>
            </w:rPr>
          </w:rPrChange>
        </w:rPr>
        <w:t xml:space="preserve"> </w:t>
      </w:r>
      <w:r w:rsidRPr="00DF3B93">
        <w:rPr>
          <w:sz w:val="22"/>
          <w:szCs w:val="22"/>
          <w:rPrChange w:id="261" w:author="Brian Olea" w:date="2024-06-04T11:27:00Z" w16du:dateUtc="2024-06-04T17:27:00Z">
            <w:rPr/>
          </w:rPrChange>
        </w:rPr>
        <w:t>and</w:t>
      </w:r>
      <w:r w:rsidRPr="00DF3B93">
        <w:rPr>
          <w:spacing w:val="-3"/>
          <w:sz w:val="22"/>
          <w:szCs w:val="22"/>
          <w:rPrChange w:id="262" w:author="Brian Olea" w:date="2024-06-04T11:27:00Z" w16du:dateUtc="2024-06-04T17:27:00Z">
            <w:rPr>
              <w:spacing w:val="-3"/>
            </w:rPr>
          </w:rPrChange>
        </w:rPr>
        <w:t xml:space="preserve"> </w:t>
      </w:r>
      <w:r w:rsidRPr="00DF3B93">
        <w:rPr>
          <w:sz w:val="22"/>
          <w:szCs w:val="22"/>
          <w:rPrChange w:id="263" w:author="Brian Olea" w:date="2024-06-04T11:27:00Z" w16du:dateUtc="2024-06-04T17:27:00Z">
            <w:rPr/>
          </w:rPrChange>
        </w:rPr>
        <w:t>7</w:t>
      </w:r>
      <w:r w:rsidRPr="00DF3B93">
        <w:rPr>
          <w:spacing w:val="-3"/>
          <w:sz w:val="22"/>
          <w:szCs w:val="22"/>
          <w:rPrChange w:id="264" w:author="Brian Olea" w:date="2024-06-04T11:27:00Z" w16du:dateUtc="2024-06-04T17:27:00Z">
            <w:rPr>
              <w:spacing w:val="-3"/>
            </w:rPr>
          </w:rPrChange>
        </w:rPr>
        <w:t xml:space="preserve"> </w:t>
      </w:r>
      <w:r w:rsidRPr="00DF3B93">
        <w:rPr>
          <w:sz w:val="22"/>
          <w:szCs w:val="22"/>
          <w:rPrChange w:id="265" w:author="Brian Olea" w:date="2024-06-04T11:27:00Z" w16du:dateUtc="2024-06-04T17:27:00Z">
            <w:rPr/>
          </w:rPrChange>
        </w:rPr>
        <w:t>locations</w:t>
      </w:r>
      <w:ins w:id="266" w:author="Brian Olea" w:date="2024-06-04T11:21:00Z" w16du:dateUtc="2024-06-04T17:21:00Z">
        <w:r w:rsidR="00DF3B93" w:rsidRPr="00DF3B93">
          <w:rPr>
            <w:sz w:val="22"/>
            <w:szCs w:val="22"/>
            <w:rPrChange w:id="267" w:author="Brian Olea" w:date="2024-06-04T11:27:00Z" w16du:dateUtc="2024-06-04T17:27:00Z">
              <w:rPr/>
            </w:rPrChange>
          </w:rPr>
          <w:t>,</w:t>
        </w:r>
      </w:ins>
      <w:r w:rsidRPr="00DF3B93">
        <w:rPr>
          <w:spacing w:val="-1"/>
          <w:sz w:val="22"/>
          <w:szCs w:val="22"/>
          <w:rPrChange w:id="268" w:author="Brian Olea" w:date="2024-06-04T11:27:00Z" w16du:dateUtc="2024-06-04T17:27:00Z">
            <w:rPr>
              <w:spacing w:val="-1"/>
            </w:rPr>
          </w:rPrChange>
        </w:rPr>
        <w:t xml:space="preserve"> </w:t>
      </w:r>
      <w:r w:rsidRPr="00DF3B93">
        <w:rPr>
          <w:sz w:val="22"/>
          <w:szCs w:val="22"/>
          <w:rPrChange w:id="269" w:author="Brian Olea" w:date="2024-06-04T11:27:00Z" w16du:dateUtc="2024-06-04T17:27:00Z">
            <w:rPr/>
          </w:rPrChange>
        </w:rPr>
        <w:t>we</w:t>
      </w:r>
      <w:r w:rsidRPr="00DF3B93">
        <w:rPr>
          <w:spacing w:val="-3"/>
          <w:sz w:val="22"/>
          <w:szCs w:val="22"/>
          <w:rPrChange w:id="270" w:author="Brian Olea" w:date="2024-06-04T11:27:00Z" w16du:dateUtc="2024-06-04T17:27:00Z">
            <w:rPr>
              <w:spacing w:val="-3"/>
            </w:rPr>
          </w:rPrChange>
        </w:rPr>
        <w:t xml:space="preserve"> </w:t>
      </w:r>
      <w:r w:rsidRPr="00DF3B93">
        <w:rPr>
          <w:sz w:val="22"/>
          <w:szCs w:val="22"/>
          <w:rPrChange w:id="271" w:author="Brian Olea" w:date="2024-06-04T11:27:00Z" w16du:dateUtc="2024-06-04T17:27:00Z">
            <w:rPr/>
          </w:rPrChange>
        </w:rPr>
        <w:t>have</w:t>
      </w:r>
      <w:r w:rsidRPr="00DF3B93">
        <w:rPr>
          <w:spacing w:val="-3"/>
          <w:sz w:val="22"/>
          <w:szCs w:val="22"/>
          <w:rPrChange w:id="272" w:author="Brian Olea" w:date="2024-06-04T11:27:00Z" w16du:dateUtc="2024-06-04T17:27:00Z">
            <w:rPr>
              <w:spacing w:val="-3"/>
            </w:rPr>
          </w:rPrChange>
        </w:rPr>
        <w:t xml:space="preserve"> </w:t>
      </w:r>
      <w:r w:rsidRPr="00DF3B93">
        <w:rPr>
          <w:sz w:val="22"/>
          <w:szCs w:val="22"/>
          <w:rPrChange w:id="273" w:author="Brian Olea" w:date="2024-06-04T11:27:00Z" w16du:dateUtc="2024-06-04T17:27:00Z">
            <w:rPr/>
          </w:rPrChange>
        </w:rPr>
        <w:t>become</w:t>
      </w:r>
      <w:r w:rsidRPr="00DF3B93">
        <w:rPr>
          <w:spacing w:val="-3"/>
          <w:sz w:val="22"/>
          <w:szCs w:val="22"/>
          <w:rPrChange w:id="274" w:author="Brian Olea" w:date="2024-06-04T11:27:00Z" w16du:dateUtc="2024-06-04T17:27:00Z">
            <w:rPr>
              <w:spacing w:val="-3"/>
            </w:rPr>
          </w:rPrChange>
        </w:rPr>
        <w:t xml:space="preserve"> </w:t>
      </w:r>
      <w:r w:rsidRPr="00DF3B93">
        <w:rPr>
          <w:sz w:val="22"/>
          <w:szCs w:val="22"/>
          <w:rPrChange w:id="275" w:author="Brian Olea" w:date="2024-06-04T11:27:00Z" w16du:dateUtc="2024-06-04T17:27:00Z">
            <w:rPr/>
          </w:rPrChange>
        </w:rPr>
        <w:t>one</w:t>
      </w:r>
      <w:r w:rsidRPr="00DF3B93">
        <w:rPr>
          <w:spacing w:val="-3"/>
          <w:sz w:val="22"/>
          <w:szCs w:val="22"/>
          <w:rPrChange w:id="276" w:author="Brian Olea" w:date="2024-06-04T11:27:00Z" w16du:dateUtc="2024-06-04T17:27:00Z">
            <w:rPr>
              <w:spacing w:val="-3"/>
            </w:rPr>
          </w:rPrChange>
        </w:rPr>
        <w:t xml:space="preserve"> </w:t>
      </w:r>
      <w:r w:rsidRPr="00DF3B93">
        <w:rPr>
          <w:sz w:val="22"/>
          <w:szCs w:val="22"/>
          <w:rPrChange w:id="277" w:author="Brian Olea" w:date="2024-06-04T11:27:00Z" w16du:dateUtc="2024-06-04T17:27:00Z">
            <w:rPr/>
          </w:rPrChange>
        </w:rPr>
        <w:t>of</w:t>
      </w:r>
      <w:r w:rsidRPr="00DF3B93">
        <w:rPr>
          <w:spacing w:val="-3"/>
          <w:sz w:val="22"/>
          <w:szCs w:val="22"/>
          <w:rPrChange w:id="278" w:author="Brian Olea" w:date="2024-06-04T11:27:00Z" w16du:dateUtc="2024-06-04T17:27:00Z">
            <w:rPr>
              <w:spacing w:val="-3"/>
            </w:rPr>
          </w:rPrChange>
        </w:rPr>
        <w:t xml:space="preserve"> </w:t>
      </w:r>
      <w:r w:rsidRPr="00DF3B93">
        <w:rPr>
          <w:sz w:val="22"/>
          <w:szCs w:val="22"/>
          <w:rPrChange w:id="279" w:author="Brian Olea" w:date="2024-06-04T11:27:00Z" w16du:dateUtc="2024-06-04T17:27:00Z">
            <w:rPr/>
          </w:rPrChange>
        </w:rPr>
        <w:t>the</w:t>
      </w:r>
      <w:r w:rsidRPr="00DF3B93">
        <w:rPr>
          <w:spacing w:val="-3"/>
          <w:sz w:val="22"/>
          <w:szCs w:val="22"/>
          <w:rPrChange w:id="280" w:author="Brian Olea" w:date="2024-06-04T11:27:00Z" w16du:dateUtc="2024-06-04T17:27:00Z">
            <w:rPr>
              <w:spacing w:val="-3"/>
            </w:rPr>
          </w:rPrChange>
        </w:rPr>
        <w:t xml:space="preserve"> </w:t>
      </w:r>
      <w:r w:rsidRPr="00DF3B93">
        <w:rPr>
          <w:sz w:val="22"/>
          <w:szCs w:val="22"/>
          <w:rPrChange w:id="281" w:author="Brian Olea" w:date="2024-06-04T11:27:00Z" w16du:dateUtc="2024-06-04T17:27:00Z">
            <w:rPr/>
          </w:rPrChange>
        </w:rPr>
        <w:t>largest</w:t>
      </w:r>
      <w:ins w:id="282" w:author="Brian Olea" w:date="2024-06-04T11:22:00Z" w16du:dateUtc="2024-06-04T17:22:00Z">
        <w:r w:rsidR="00DF3B93" w:rsidRPr="00DF3B93">
          <w:rPr>
            <w:sz w:val="22"/>
            <w:szCs w:val="22"/>
            <w:rPrChange w:id="283" w:author="Brian Olea" w:date="2024-06-04T11:27:00Z" w16du:dateUtc="2024-06-04T17:27:00Z">
              <w:rPr/>
            </w:rPrChange>
          </w:rPr>
          <w:t>,</w:t>
        </w:r>
      </w:ins>
      <w:r w:rsidRPr="00DF3B93">
        <w:rPr>
          <w:spacing w:val="-3"/>
          <w:sz w:val="22"/>
          <w:szCs w:val="22"/>
          <w:rPrChange w:id="284" w:author="Brian Olea" w:date="2024-06-04T11:27:00Z" w16du:dateUtc="2024-06-04T17:27:00Z">
            <w:rPr>
              <w:spacing w:val="-3"/>
            </w:rPr>
          </w:rPrChange>
        </w:rPr>
        <w:t xml:space="preserve"> </w:t>
      </w:r>
      <w:r w:rsidRPr="00DF3B93">
        <w:rPr>
          <w:sz w:val="22"/>
          <w:szCs w:val="22"/>
          <w:rPrChange w:id="285" w:author="Brian Olea" w:date="2024-06-04T11:27:00Z" w16du:dateUtc="2024-06-04T17:27:00Z">
            <w:rPr/>
          </w:rPrChange>
        </w:rPr>
        <w:t>and</w:t>
      </w:r>
      <w:r w:rsidRPr="00DF3B93">
        <w:rPr>
          <w:spacing w:val="-3"/>
          <w:sz w:val="22"/>
          <w:szCs w:val="22"/>
          <w:rPrChange w:id="286" w:author="Brian Olea" w:date="2024-06-04T11:27:00Z" w16du:dateUtc="2024-06-04T17:27:00Z">
            <w:rPr>
              <w:spacing w:val="-3"/>
            </w:rPr>
          </w:rPrChange>
        </w:rPr>
        <w:t xml:space="preserve"> </w:t>
      </w:r>
      <w:r w:rsidRPr="00DF3B93">
        <w:rPr>
          <w:sz w:val="22"/>
          <w:szCs w:val="22"/>
          <w:rPrChange w:id="287" w:author="Brian Olea" w:date="2024-06-04T11:27:00Z" w16du:dateUtc="2024-06-04T17:27:00Z">
            <w:rPr/>
          </w:rPrChange>
        </w:rPr>
        <w:t>most</w:t>
      </w:r>
      <w:r w:rsidRPr="00DF3B93">
        <w:rPr>
          <w:spacing w:val="-3"/>
          <w:sz w:val="22"/>
          <w:szCs w:val="22"/>
          <w:rPrChange w:id="288" w:author="Brian Olea" w:date="2024-06-04T11:27:00Z" w16du:dateUtc="2024-06-04T17:27:00Z">
            <w:rPr>
              <w:spacing w:val="-3"/>
            </w:rPr>
          </w:rPrChange>
        </w:rPr>
        <w:t xml:space="preserve"> </w:t>
      </w:r>
      <w:r w:rsidRPr="00DF3B93">
        <w:rPr>
          <w:sz w:val="22"/>
          <w:szCs w:val="22"/>
          <w:rPrChange w:id="289" w:author="Brian Olea" w:date="2024-06-04T11:27:00Z" w16du:dateUtc="2024-06-04T17:27:00Z">
            <w:rPr/>
          </w:rPrChange>
        </w:rPr>
        <w:t>efficient</w:t>
      </w:r>
      <w:ins w:id="290" w:author="Brian Olea" w:date="2024-06-04T11:22:00Z" w16du:dateUtc="2024-06-04T17:22:00Z">
        <w:r w:rsidR="00DF3B93" w:rsidRPr="00DF3B93">
          <w:rPr>
            <w:sz w:val="22"/>
            <w:szCs w:val="22"/>
            <w:rPrChange w:id="291" w:author="Brian Olea" w:date="2024-06-04T11:27:00Z" w16du:dateUtc="2024-06-04T17:27:00Z">
              <w:rPr/>
            </w:rPrChange>
          </w:rPr>
          <w:t>,</w:t>
        </w:r>
      </w:ins>
      <w:r w:rsidRPr="00DF3B93">
        <w:rPr>
          <w:sz w:val="22"/>
          <w:szCs w:val="22"/>
          <w:rPrChange w:id="292" w:author="Brian Olea" w:date="2024-06-04T11:27:00Z" w16du:dateUtc="2024-06-04T17:27:00Z">
            <w:rPr/>
          </w:rPrChange>
        </w:rPr>
        <w:t xml:space="preserve"> metal service centers in our industry, meeting the needs of businesses and hobbyists. Our organization helps customers by providing the most responsive and reliable high-quality service across multiple states including California and Arizona.</w:t>
      </w:r>
    </w:p>
    <w:p w14:paraId="41DDC7D9" w14:textId="764CB70A" w:rsidR="00DF0971" w:rsidRPr="00DF3B93" w:rsidRDefault="00000000">
      <w:pPr>
        <w:pStyle w:val="BodyText"/>
        <w:spacing w:before="79"/>
        <w:ind w:right="228"/>
        <w:rPr>
          <w:sz w:val="22"/>
          <w:szCs w:val="22"/>
          <w:rPrChange w:id="293" w:author="Brian Olea" w:date="2024-06-04T11:27:00Z" w16du:dateUtc="2024-06-04T17:27:00Z">
            <w:rPr/>
          </w:rPrChange>
        </w:rPr>
      </w:pPr>
      <w:r w:rsidRPr="00DF3B93">
        <w:rPr>
          <w:sz w:val="22"/>
          <w:szCs w:val="22"/>
          <w:rPrChange w:id="294" w:author="Brian Olea" w:date="2024-06-04T11:27:00Z" w16du:dateUtc="2024-06-04T17:27:00Z">
            <w:rPr/>
          </w:rPrChange>
        </w:rPr>
        <w:t>We</w:t>
      </w:r>
      <w:r w:rsidRPr="00DF3B93">
        <w:rPr>
          <w:spacing w:val="-3"/>
          <w:sz w:val="22"/>
          <w:szCs w:val="22"/>
          <w:rPrChange w:id="295" w:author="Brian Olea" w:date="2024-06-04T11:27:00Z" w16du:dateUtc="2024-06-04T17:27:00Z">
            <w:rPr>
              <w:spacing w:val="-3"/>
            </w:rPr>
          </w:rPrChange>
        </w:rPr>
        <w:t xml:space="preserve"> </w:t>
      </w:r>
      <w:r w:rsidRPr="00DF3B93">
        <w:rPr>
          <w:sz w:val="22"/>
          <w:szCs w:val="22"/>
          <w:rPrChange w:id="296" w:author="Brian Olea" w:date="2024-06-04T11:27:00Z" w16du:dateUtc="2024-06-04T17:27:00Z">
            <w:rPr/>
          </w:rPrChange>
        </w:rPr>
        <w:t>offer</w:t>
      </w:r>
      <w:r w:rsidRPr="00DF3B93">
        <w:rPr>
          <w:spacing w:val="-3"/>
          <w:sz w:val="22"/>
          <w:szCs w:val="22"/>
          <w:rPrChange w:id="297" w:author="Brian Olea" w:date="2024-06-04T11:27:00Z" w16du:dateUtc="2024-06-04T17:27:00Z">
            <w:rPr>
              <w:spacing w:val="-3"/>
            </w:rPr>
          </w:rPrChange>
        </w:rPr>
        <w:t xml:space="preserve"> </w:t>
      </w:r>
      <w:r w:rsidRPr="00DF3B93">
        <w:rPr>
          <w:sz w:val="22"/>
          <w:szCs w:val="22"/>
          <w:rPrChange w:id="298" w:author="Brian Olea" w:date="2024-06-04T11:27:00Z" w16du:dateUtc="2024-06-04T17:27:00Z">
            <w:rPr/>
          </w:rPrChange>
        </w:rPr>
        <w:t>the</w:t>
      </w:r>
      <w:r w:rsidRPr="00DF3B93">
        <w:rPr>
          <w:spacing w:val="-3"/>
          <w:sz w:val="22"/>
          <w:szCs w:val="22"/>
          <w:rPrChange w:id="299" w:author="Brian Olea" w:date="2024-06-04T11:27:00Z" w16du:dateUtc="2024-06-04T17:27:00Z">
            <w:rPr>
              <w:spacing w:val="-3"/>
            </w:rPr>
          </w:rPrChange>
        </w:rPr>
        <w:t xml:space="preserve"> </w:t>
      </w:r>
      <w:r w:rsidRPr="00DF3B93">
        <w:rPr>
          <w:sz w:val="22"/>
          <w:szCs w:val="22"/>
          <w:rPrChange w:id="300" w:author="Brian Olea" w:date="2024-06-04T11:27:00Z" w16du:dateUtc="2024-06-04T17:27:00Z">
            <w:rPr/>
          </w:rPrChange>
        </w:rPr>
        <w:t>largest</w:t>
      </w:r>
      <w:r w:rsidRPr="00DF3B93">
        <w:rPr>
          <w:spacing w:val="-3"/>
          <w:sz w:val="22"/>
          <w:szCs w:val="22"/>
          <w:rPrChange w:id="301" w:author="Brian Olea" w:date="2024-06-04T11:27:00Z" w16du:dateUtc="2024-06-04T17:27:00Z">
            <w:rPr>
              <w:spacing w:val="-3"/>
            </w:rPr>
          </w:rPrChange>
        </w:rPr>
        <w:t xml:space="preserve"> </w:t>
      </w:r>
      <w:r w:rsidRPr="00DF3B93">
        <w:rPr>
          <w:sz w:val="22"/>
          <w:szCs w:val="22"/>
          <w:rPrChange w:id="302" w:author="Brian Olea" w:date="2024-06-04T11:27:00Z" w16du:dateUtc="2024-06-04T17:27:00Z">
            <w:rPr/>
          </w:rPrChange>
        </w:rPr>
        <w:t>selection</w:t>
      </w:r>
      <w:r w:rsidRPr="00DF3B93">
        <w:rPr>
          <w:spacing w:val="-3"/>
          <w:sz w:val="22"/>
          <w:szCs w:val="22"/>
          <w:rPrChange w:id="303" w:author="Brian Olea" w:date="2024-06-04T11:27:00Z" w16du:dateUtc="2024-06-04T17:27:00Z">
            <w:rPr>
              <w:spacing w:val="-3"/>
            </w:rPr>
          </w:rPrChange>
        </w:rPr>
        <w:t xml:space="preserve"> </w:t>
      </w:r>
      <w:r w:rsidRPr="00DF3B93">
        <w:rPr>
          <w:sz w:val="22"/>
          <w:szCs w:val="22"/>
          <w:rPrChange w:id="304" w:author="Brian Olea" w:date="2024-06-04T11:27:00Z" w16du:dateUtc="2024-06-04T17:27:00Z">
            <w:rPr/>
          </w:rPrChange>
        </w:rPr>
        <w:t>of</w:t>
      </w:r>
      <w:r w:rsidRPr="00DF3B93">
        <w:rPr>
          <w:spacing w:val="-2"/>
          <w:sz w:val="22"/>
          <w:szCs w:val="22"/>
          <w:rPrChange w:id="305" w:author="Brian Olea" w:date="2024-06-04T11:27:00Z" w16du:dateUtc="2024-06-04T17:27:00Z">
            <w:rPr>
              <w:spacing w:val="-2"/>
            </w:rPr>
          </w:rPrChange>
        </w:rPr>
        <w:t xml:space="preserve"> </w:t>
      </w:r>
      <w:r w:rsidRPr="00DF3B93">
        <w:rPr>
          <w:sz w:val="22"/>
          <w:szCs w:val="22"/>
          <w:rPrChange w:id="306" w:author="Brian Olea" w:date="2024-06-04T11:27:00Z" w16du:dateUtc="2024-06-04T17:27:00Z">
            <w:rPr/>
          </w:rPrChange>
        </w:rPr>
        <w:t>metals</w:t>
      </w:r>
      <w:r w:rsidRPr="00DF3B93">
        <w:rPr>
          <w:spacing w:val="-2"/>
          <w:sz w:val="22"/>
          <w:szCs w:val="22"/>
          <w:rPrChange w:id="307" w:author="Brian Olea" w:date="2024-06-04T11:27:00Z" w16du:dateUtc="2024-06-04T17:27:00Z">
            <w:rPr>
              <w:spacing w:val="-2"/>
            </w:rPr>
          </w:rPrChange>
        </w:rPr>
        <w:t xml:space="preserve"> </w:t>
      </w:r>
      <w:r w:rsidRPr="00DF3B93">
        <w:rPr>
          <w:sz w:val="22"/>
          <w:szCs w:val="22"/>
          <w:rPrChange w:id="308" w:author="Brian Olea" w:date="2024-06-04T11:27:00Z" w16du:dateUtc="2024-06-04T17:27:00Z">
            <w:rPr/>
          </w:rPrChange>
        </w:rPr>
        <w:t>to</w:t>
      </w:r>
      <w:r w:rsidRPr="00DF3B93">
        <w:rPr>
          <w:spacing w:val="-3"/>
          <w:sz w:val="22"/>
          <w:szCs w:val="22"/>
          <w:rPrChange w:id="309" w:author="Brian Olea" w:date="2024-06-04T11:27:00Z" w16du:dateUtc="2024-06-04T17:27:00Z">
            <w:rPr>
              <w:spacing w:val="-3"/>
            </w:rPr>
          </w:rPrChange>
        </w:rPr>
        <w:t xml:space="preserve"> </w:t>
      </w:r>
      <w:r w:rsidRPr="00DF3B93">
        <w:rPr>
          <w:sz w:val="22"/>
          <w:szCs w:val="22"/>
          <w:rPrChange w:id="310" w:author="Brian Olea" w:date="2024-06-04T11:27:00Z" w16du:dateUtc="2024-06-04T17:27:00Z">
            <w:rPr/>
          </w:rPrChange>
        </w:rPr>
        <w:t>businesses</w:t>
      </w:r>
      <w:r w:rsidRPr="00DF3B93">
        <w:rPr>
          <w:spacing w:val="-2"/>
          <w:sz w:val="22"/>
          <w:szCs w:val="22"/>
          <w:rPrChange w:id="311" w:author="Brian Olea" w:date="2024-06-04T11:27:00Z" w16du:dateUtc="2024-06-04T17:27:00Z">
            <w:rPr>
              <w:spacing w:val="-2"/>
            </w:rPr>
          </w:rPrChange>
        </w:rPr>
        <w:t xml:space="preserve"> </w:t>
      </w:r>
      <w:r w:rsidRPr="00DF3B93">
        <w:rPr>
          <w:sz w:val="22"/>
          <w:szCs w:val="22"/>
          <w:rPrChange w:id="312" w:author="Brian Olea" w:date="2024-06-04T11:27:00Z" w16du:dateUtc="2024-06-04T17:27:00Z">
            <w:rPr/>
          </w:rPrChange>
        </w:rPr>
        <w:t>via</w:t>
      </w:r>
      <w:r w:rsidRPr="00DF3B93">
        <w:rPr>
          <w:spacing w:val="-3"/>
          <w:sz w:val="22"/>
          <w:szCs w:val="22"/>
          <w:rPrChange w:id="313" w:author="Brian Olea" w:date="2024-06-04T11:27:00Z" w16du:dateUtc="2024-06-04T17:27:00Z">
            <w:rPr>
              <w:spacing w:val="-3"/>
            </w:rPr>
          </w:rPrChange>
        </w:rPr>
        <w:t xml:space="preserve"> </w:t>
      </w:r>
      <w:r w:rsidRPr="00DF3B93">
        <w:rPr>
          <w:sz w:val="22"/>
          <w:szCs w:val="22"/>
          <w:rPrChange w:id="314" w:author="Brian Olea" w:date="2024-06-04T11:27:00Z" w16du:dateUtc="2024-06-04T17:27:00Z">
            <w:rPr/>
          </w:rPrChange>
        </w:rPr>
        <w:t>a</w:t>
      </w:r>
      <w:r w:rsidRPr="00DF3B93">
        <w:rPr>
          <w:spacing w:val="-3"/>
          <w:sz w:val="22"/>
          <w:szCs w:val="22"/>
          <w:rPrChange w:id="315" w:author="Brian Olea" w:date="2024-06-04T11:27:00Z" w16du:dateUtc="2024-06-04T17:27:00Z">
            <w:rPr>
              <w:spacing w:val="-3"/>
            </w:rPr>
          </w:rPrChange>
        </w:rPr>
        <w:t xml:space="preserve"> </w:t>
      </w:r>
      <w:r w:rsidRPr="00DF3B93">
        <w:rPr>
          <w:sz w:val="22"/>
          <w:szCs w:val="22"/>
          <w:rPrChange w:id="316" w:author="Brian Olea" w:date="2024-06-04T11:27:00Z" w16du:dateUtc="2024-06-04T17:27:00Z">
            <w:rPr/>
          </w:rPrChange>
        </w:rPr>
        <w:t>unique</w:t>
      </w:r>
      <w:r w:rsidRPr="00DF3B93">
        <w:rPr>
          <w:spacing w:val="-3"/>
          <w:sz w:val="22"/>
          <w:szCs w:val="22"/>
          <w:rPrChange w:id="317" w:author="Brian Olea" w:date="2024-06-04T11:27:00Z" w16du:dateUtc="2024-06-04T17:27:00Z">
            <w:rPr>
              <w:spacing w:val="-3"/>
            </w:rPr>
          </w:rPrChange>
        </w:rPr>
        <w:t xml:space="preserve"> </w:t>
      </w:r>
      <w:r w:rsidRPr="00DF3B93">
        <w:rPr>
          <w:sz w:val="22"/>
          <w:szCs w:val="22"/>
          <w:rPrChange w:id="318" w:author="Brian Olea" w:date="2024-06-04T11:27:00Z" w16du:dateUtc="2024-06-04T17:27:00Z">
            <w:rPr/>
          </w:rPrChange>
        </w:rPr>
        <w:t>three-fold</w:t>
      </w:r>
      <w:r w:rsidRPr="00DF3B93">
        <w:rPr>
          <w:spacing w:val="-3"/>
          <w:sz w:val="22"/>
          <w:szCs w:val="22"/>
          <w:rPrChange w:id="319" w:author="Brian Olea" w:date="2024-06-04T11:27:00Z" w16du:dateUtc="2024-06-04T17:27:00Z">
            <w:rPr>
              <w:spacing w:val="-3"/>
            </w:rPr>
          </w:rPrChange>
        </w:rPr>
        <w:t xml:space="preserve"> </w:t>
      </w:r>
      <w:r w:rsidRPr="00DF3B93">
        <w:rPr>
          <w:sz w:val="22"/>
          <w:szCs w:val="22"/>
          <w:rPrChange w:id="320" w:author="Brian Olea" w:date="2024-06-04T11:27:00Z" w16du:dateUtc="2024-06-04T17:27:00Z">
            <w:rPr/>
          </w:rPrChange>
        </w:rPr>
        <w:t>distribution</w:t>
      </w:r>
      <w:r w:rsidRPr="00DF3B93">
        <w:rPr>
          <w:spacing w:val="-3"/>
          <w:sz w:val="22"/>
          <w:szCs w:val="22"/>
          <w:rPrChange w:id="321" w:author="Brian Olea" w:date="2024-06-04T11:27:00Z" w16du:dateUtc="2024-06-04T17:27:00Z">
            <w:rPr>
              <w:spacing w:val="-3"/>
            </w:rPr>
          </w:rPrChange>
        </w:rPr>
        <w:t xml:space="preserve"> </w:t>
      </w:r>
      <w:r w:rsidRPr="00DF3B93">
        <w:rPr>
          <w:sz w:val="22"/>
          <w:szCs w:val="22"/>
          <w:rPrChange w:id="322" w:author="Brian Olea" w:date="2024-06-04T11:27:00Z" w16du:dateUtc="2024-06-04T17:27:00Z">
            <w:rPr/>
          </w:rPrChange>
        </w:rPr>
        <w:t>channel</w:t>
      </w:r>
      <w:r w:rsidRPr="00DF3B93">
        <w:rPr>
          <w:spacing w:val="-1"/>
          <w:sz w:val="22"/>
          <w:szCs w:val="22"/>
          <w:rPrChange w:id="323" w:author="Brian Olea" w:date="2024-06-04T11:27:00Z" w16du:dateUtc="2024-06-04T17:27:00Z">
            <w:rPr>
              <w:spacing w:val="-1"/>
            </w:rPr>
          </w:rPrChange>
        </w:rPr>
        <w:t xml:space="preserve"> </w:t>
      </w:r>
      <w:r w:rsidRPr="00DF3B93">
        <w:rPr>
          <w:sz w:val="22"/>
          <w:szCs w:val="22"/>
          <w:rPrChange w:id="324" w:author="Brian Olea" w:date="2024-06-04T11:27:00Z" w16du:dateUtc="2024-06-04T17:27:00Z">
            <w:rPr/>
          </w:rPrChange>
        </w:rPr>
        <w:t>–</w:t>
      </w:r>
      <w:r w:rsidRPr="00DF3B93">
        <w:rPr>
          <w:spacing w:val="-3"/>
          <w:sz w:val="22"/>
          <w:szCs w:val="22"/>
          <w:rPrChange w:id="325" w:author="Brian Olea" w:date="2024-06-04T11:27:00Z" w16du:dateUtc="2024-06-04T17:27:00Z">
            <w:rPr>
              <w:spacing w:val="-3"/>
            </w:rPr>
          </w:rPrChange>
        </w:rPr>
        <w:t xml:space="preserve"> </w:t>
      </w:r>
      <w:r w:rsidRPr="00DF3B93">
        <w:rPr>
          <w:sz w:val="22"/>
          <w:szCs w:val="22"/>
          <w:rPrChange w:id="326" w:author="Brian Olea" w:date="2024-06-04T11:27:00Z" w16du:dateUtc="2024-06-04T17:27:00Z">
            <w:rPr/>
          </w:rPrChange>
        </w:rPr>
        <w:t xml:space="preserve">Next day delivery, </w:t>
      </w:r>
      <w:del w:id="327" w:author="Brian Olea" w:date="2024-06-04T11:21:00Z" w16du:dateUtc="2024-06-04T17:21:00Z">
        <w:r w:rsidRPr="00DF3B93" w:rsidDel="00DF3B93">
          <w:rPr>
            <w:sz w:val="22"/>
            <w:szCs w:val="22"/>
            <w:rPrChange w:id="328" w:author="Brian Olea" w:date="2024-06-04T11:27:00Z" w16du:dateUtc="2024-06-04T17:27:00Z">
              <w:rPr/>
            </w:rPrChange>
          </w:rPr>
          <w:delText>same day</w:delText>
        </w:r>
      </w:del>
      <w:ins w:id="329" w:author="Brian Olea" w:date="2024-06-04T11:21:00Z" w16du:dateUtc="2024-06-04T17:21:00Z">
        <w:r w:rsidR="00DF3B93" w:rsidRPr="00DF3B93">
          <w:rPr>
            <w:sz w:val="22"/>
            <w:szCs w:val="22"/>
            <w:rPrChange w:id="330" w:author="Brian Olea" w:date="2024-06-04T11:27:00Z" w16du:dateUtc="2024-06-04T17:27:00Z">
              <w:rPr/>
            </w:rPrChange>
          </w:rPr>
          <w:t>same-day</w:t>
        </w:r>
      </w:ins>
      <w:r w:rsidRPr="00DF3B93">
        <w:rPr>
          <w:sz w:val="22"/>
          <w:szCs w:val="22"/>
          <w:rPrChange w:id="331" w:author="Brian Olea" w:date="2024-06-04T11:27:00Z" w16du:dateUtc="2024-06-04T17:27:00Z">
            <w:rPr/>
          </w:rPrChange>
        </w:rPr>
        <w:t xml:space="preserve"> Will </w:t>
      </w:r>
      <w:del w:id="332" w:author="Brian Olea" w:date="2024-06-04T11:21:00Z" w16du:dateUtc="2024-06-04T17:21:00Z">
        <w:r w:rsidRPr="00DF3B93" w:rsidDel="00DF3B93">
          <w:rPr>
            <w:sz w:val="22"/>
            <w:szCs w:val="22"/>
            <w:rPrChange w:id="333" w:author="Brian Olea" w:date="2024-06-04T11:27:00Z" w16du:dateUtc="2024-06-04T17:27:00Z">
              <w:rPr/>
            </w:rPrChange>
          </w:rPr>
          <w:delText>Call, and</w:delText>
        </w:r>
      </w:del>
      <w:ins w:id="334" w:author="Brian Olea" w:date="2024-06-04T11:21:00Z" w16du:dateUtc="2024-06-04T17:21:00Z">
        <w:r w:rsidR="00DF3B93" w:rsidRPr="00DF3B93">
          <w:rPr>
            <w:sz w:val="22"/>
            <w:szCs w:val="22"/>
            <w:rPrChange w:id="335" w:author="Brian Olea" w:date="2024-06-04T11:27:00Z" w16du:dateUtc="2024-06-04T17:27:00Z">
              <w:rPr/>
            </w:rPrChange>
          </w:rPr>
          <w:t>Call and</w:t>
        </w:r>
      </w:ins>
      <w:r w:rsidRPr="00DF3B93">
        <w:rPr>
          <w:sz w:val="22"/>
          <w:szCs w:val="22"/>
          <w:rPrChange w:id="336" w:author="Brian Olea" w:date="2024-06-04T11:27:00Z" w16du:dateUtc="2024-06-04T17:27:00Z">
            <w:rPr/>
          </w:rPrChange>
        </w:rPr>
        <w:t xml:space="preserve"> stores</w:t>
      </w:r>
      <w:del w:id="337" w:author="Brian Olea" w:date="2024-06-04T11:21:00Z" w16du:dateUtc="2024-06-04T17:21:00Z">
        <w:r w:rsidRPr="00DF3B93" w:rsidDel="00DF3B93">
          <w:rPr>
            <w:sz w:val="22"/>
            <w:szCs w:val="22"/>
            <w:rPrChange w:id="338" w:author="Brian Olea" w:date="2024-06-04T11:27:00Z" w16du:dateUtc="2024-06-04T17:27:00Z">
              <w:rPr/>
            </w:rPrChange>
          </w:rPr>
          <w:delText xml:space="preserve"> that are</w:delText>
        </w:r>
      </w:del>
      <w:r w:rsidRPr="00DF3B93">
        <w:rPr>
          <w:sz w:val="22"/>
          <w:szCs w:val="22"/>
          <w:rPrChange w:id="339" w:author="Brian Olea" w:date="2024-06-04T11:27:00Z" w16du:dateUtc="2024-06-04T17:27:00Z">
            <w:rPr/>
          </w:rPrChange>
        </w:rPr>
        <w:t xml:space="preserve"> open six days a week. Our organization focuses on making metal easy for our customers and will continue to add automation and efficiencies to save them time and money.</w:t>
      </w:r>
    </w:p>
    <w:p w14:paraId="7448A4CC" w14:textId="77777777" w:rsidR="00DF0971" w:rsidRPr="00DF3B93" w:rsidRDefault="00DF0971">
      <w:pPr>
        <w:pStyle w:val="BodyText"/>
        <w:spacing w:before="157"/>
        <w:ind w:left="0"/>
        <w:rPr>
          <w:sz w:val="22"/>
          <w:szCs w:val="22"/>
          <w:rPrChange w:id="340" w:author="Brian Olea" w:date="2024-06-04T11:27:00Z" w16du:dateUtc="2024-06-04T17:27:00Z">
            <w:rPr/>
          </w:rPrChange>
        </w:rPr>
      </w:pPr>
    </w:p>
    <w:p w14:paraId="21E72591" w14:textId="77777777" w:rsidR="00DF0971" w:rsidRPr="00DF3B93" w:rsidRDefault="00000000">
      <w:pPr>
        <w:pStyle w:val="Heading1"/>
        <w:numPr>
          <w:ilvl w:val="0"/>
          <w:numId w:val="7"/>
        </w:numPr>
        <w:tabs>
          <w:tab w:val="left" w:pos="819"/>
        </w:tabs>
        <w:ind w:left="819" w:hanging="359"/>
        <w:rPr>
          <w:sz w:val="22"/>
          <w:szCs w:val="22"/>
          <w:rPrChange w:id="341" w:author="Brian Olea" w:date="2024-06-04T11:27:00Z" w16du:dateUtc="2024-06-04T17:27:00Z">
            <w:rPr/>
          </w:rPrChange>
        </w:rPr>
      </w:pPr>
      <w:bookmarkStart w:id="342" w:name="_bookmark1"/>
      <w:bookmarkEnd w:id="342"/>
      <w:r w:rsidRPr="00DF3B93">
        <w:rPr>
          <w:sz w:val="22"/>
          <w:szCs w:val="22"/>
          <w:rPrChange w:id="343" w:author="Brian Olea" w:date="2024-06-04T11:27:00Z" w16du:dateUtc="2024-06-04T17:27:00Z">
            <w:rPr/>
          </w:rPrChange>
        </w:rPr>
        <w:t>THE</w:t>
      </w:r>
      <w:r w:rsidRPr="00DF3B93">
        <w:rPr>
          <w:spacing w:val="-10"/>
          <w:sz w:val="22"/>
          <w:szCs w:val="22"/>
          <w:rPrChange w:id="344" w:author="Brian Olea" w:date="2024-06-04T11:27:00Z" w16du:dateUtc="2024-06-04T17:27:00Z">
            <w:rPr>
              <w:spacing w:val="-10"/>
            </w:rPr>
          </w:rPrChange>
        </w:rPr>
        <w:t xml:space="preserve"> </w:t>
      </w:r>
      <w:r w:rsidRPr="00DF3B93">
        <w:rPr>
          <w:sz w:val="22"/>
          <w:szCs w:val="22"/>
          <w:rPrChange w:id="345" w:author="Brian Olea" w:date="2024-06-04T11:27:00Z" w16du:dateUtc="2024-06-04T17:27:00Z">
            <w:rPr/>
          </w:rPrChange>
        </w:rPr>
        <w:t>ORGANIZATION’S</w:t>
      </w:r>
      <w:r w:rsidRPr="00DF3B93">
        <w:rPr>
          <w:spacing w:val="-10"/>
          <w:sz w:val="22"/>
          <w:szCs w:val="22"/>
          <w:rPrChange w:id="346" w:author="Brian Olea" w:date="2024-06-04T11:27:00Z" w16du:dateUtc="2024-06-04T17:27:00Z">
            <w:rPr>
              <w:spacing w:val="-10"/>
            </w:rPr>
          </w:rPrChange>
        </w:rPr>
        <w:t xml:space="preserve"> </w:t>
      </w:r>
      <w:r w:rsidRPr="00DF3B93">
        <w:rPr>
          <w:sz w:val="22"/>
          <w:szCs w:val="22"/>
          <w:rPrChange w:id="347" w:author="Brian Olea" w:date="2024-06-04T11:27:00Z" w16du:dateUtc="2024-06-04T17:27:00Z">
            <w:rPr/>
          </w:rPrChange>
        </w:rPr>
        <w:t>MISSION</w:t>
      </w:r>
      <w:r w:rsidRPr="00DF3B93">
        <w:rPr>
          <w:spacing w:val="-7"/>
          <w:sz w:val="22"/>
          <w:szCs w:val="22"/>
          <w:rPrChange w:id="348" w:author="Brian Olea" w:date="2024-06-04T11:27:00Z" w16du:dateUtc="2024-06-04T17:27:00Z">
            <w:rPr>
              <w:spacing w:val="-7"/>
            </w:rPr>
          </w:rPrChange>
        </w:rPr>
        <w:t xml:space="preserve"> </w:t>
      </w:r>
      <w:r w:rsidRPr="00DF3B93">
        <w:rPr>
          <w:sz w:val="22"/>
          <w:szCs w:val="22"/>
          <w:rPrChange w:id="349" w:author="Brian Olea" w:date="2024-06-04T11:27:00Z" w16du:dateUtc="2024-06-04T17:27:00Z">
            <w:rPr/>
          </w:rPrChange>
        </w:rPr>
        <w:t>–</w:t>
      </w:r>
      <w:r w:rsidRPr="00DF3B93">
        <w:rPr>
          <w:spacing w:val="-9"/>
          <w:sz w:val="22"/>
          <w:szCs w:val="22"/>
          <w:rPrChange w:id="350" w:author="Brian Olea" w:date="2024-06-04T11:27:00Z" w16du:dateUtc="2024-06-04T17:27:00Z">
            <w:rPr>
              <w:spacing w:val="-9"/>
            </w:rPr>
          </w:rPrChange>
        </w:rPr>
        <w:t xml:space="preserve"> </w:t>
      </w:r>
      <w:r w:rsidRPr="00DF3B93">
        <w:rPr>
          <w:sz w:val="22"/>
          <w:szCs w:val="22"/>
          <w:rPrChange w:id="351" w:author="Brian Olea" w:date="2024-06-04T11:27:00Z" w16du:dateUtc="2024-06-04T17:27:00Z">
            <w:rPr/>
          </w:rPrChange>
        </w:rPr>
        <w:t>VISION</w:t>
      </w:r>
      <w:r w:rsidRPr="00DF3B93">
        <w:rPr>
          <w:spacing w:val="-9"/>
          <w:sz w:val="22"/>
          <w:szCs w:val="22"/>
          <w:rPrChange w:id="352" w:author="Brian Olea" w:date="2024-06-04T11:27:00Z" w16du:dateUtc="2024-06-04T17:27:00Z">
            <w:rPr>
              <w:spacing w:val="-9"/>
            </w:rPr>
          </w:rPrChange>
        </w:rPr>
        <w:t xml:space="preserve"> </w:t>
      </w:r>
      <w:r w:rsidRPr="00DF3B93">
        <w:rPr>
          <w:sz w:val="22"/>
          <w:szCs w:val="22"/>
          <w:rPrChange w:id="353" w:author="Brian Olea" w:date="2024-06-04T11:27:00Z" w16du:dateUtc="2024-06-04T17:27:00Z">
            <w:rPr/>
          </w:rPrChange>
        </w:rPr>
        <w:t>–</w:t>
      </w:r>
      <w:r w:rsidRPr="00DF3B93">
        <w:rPr>
          <w:spacing w:val="-7"/>
          <w:sz w:val="22"/>
          <w:szCs w:val="22"/>
          <w:rPrChange w:id="354" w:author="Brian Olea" w:date="2024-06-04T11:27:00Z" w16du:dateUtc="2024-06-04T17:27:00Z">
            <w:rPr>
              <w:spacing w:val="-7"/>
            </w:rPr>
          </w:rPrChange>
        </w:rPr>
        <w:t xml:space="preserve"> </w:t>
      </w:r>
      <w:r w:rsidRPr="00DF3B93">
        <w:rPr>
          <w:sz w:val="22"/>
          <w:szCs w:val="22"/>
          <w:rPrChange w:id="355" w:author="Brian Olea" w:date="2024-06-04T11:27:00Z" w16du:dateUtc="2024-06-04T17:27:00Z">
            <w:rPr/>
          </w:rPrChange>
        </w:rPr>
        <w:t>VALUES</w:t>
      </w:r>
      <w:r w:rsidRPr="00DF3B93">
        <w:rPr>
          <w:spacing w:val="-10"/>
          <w:sz w:val="22"/>
          <w:szCs w:val="22"/>
          <w:rPrChange w:id="356" w:author="Brian Olea" w:date="2024-06-04T11:27:00Z" w16du:dateUtc="2024-06-04T17:27:00Z">
            <w:rPr>
              <w:spacing w:val="-10"/>
            </w:rPr>
          </w:rPrChange>
        </w:rPr>
        <w:t xml:space="preserve"> </w:t>
      </w:r>
      <w:r w:rsidRPr="00DF3B93">
        <w:rPr>
          <w:spacing w:val="-2"/>
          <w:sz w:val="22"/>
          <w:szCs w:val="22"/>
          <w:rPrChange w:id="357" w:author="Brian Olea" w:date="2024-06-04T11:27:00Z" w16du:dateUtc="2024-06-04T17:27:00Z">
            <w:rPr>
              <w:spacing w:val="-2"/>
            </w:rPr>
          </w:rPrChange>
        </w:rPr>
        <w:t>STATEMENT</w:t>
      </w:r>
    </w:p>
    <w:p w14:paraId="3B98DE1A" w14:textId="77777777" w:rsidR="00DF0971" w:rsidRPr="00DF3B93" w:rsidRDefault="00000000">
      <w:pPr>
        <w:pStyle w:val="BodyText"/>
        <w:spacing w:before="78" w:line="287" w:lineRule="exact"/>
        <w:rPr>
          <w:sz w:val="22"/>
          <w:szCs w:val="22"/>
          <w:rPrChange w:id="358" w:author="Brian Olea" w:date="2024-06-04T11:27:00Z" w16du:dateUtc="2024-06-04T17:27:00Z">
            <w:rPr/>
          </w:rPrChange>
        </w:rPr>
      </w:pPr>
      <w:r w:rsidRPr="00DF3B93">
        <w:rPr>
          <w:sz w:val="22"/>
          <w:szCs w:val="22"/>
          <w:rPrChange w:id="359" w:author="Brian Olea" w:date="2024-06-04T11:27:00Z" w16du:dateUtc="2024-06-04T17:27:00Z">
            <w:rPr/>
          </w:rPrChange>
        </w:rPr>
        <w:t>We</w:t>
      </w:r>
      <w:r w:rsidRPr="00DF3B93">
        <w:rPr>
          <w:spacing w:val="-8"/>
          <w:sz w:val="22"/>
          <w:szCs w:val="22"/>
          <w:rPrChange w:id="360" w:author="Brian Olea" w:date="2024-06-04T11:27:00Z" w16du:dateUtc="2024-06-04T17:27:00Z">
            <w:rPr>
              <w:spacing w:val="-8"/>
            </w:rPr>
          </w:rPrChange>
        </w:rPr>
        <w:t xml:space="preserve"> </w:t>
      </w:r>
      <w:r w:rsidRPr="00DF3B93">
        <w:rPr>
          <w:sz w:val="22"/>
          <w:szCs w:val="22"/>
          <w:rPrChange w:id="361" w:author="Brian Olea" w:date="2024-06-04T11:27:00Z" w16du:dateUtc="2024-06-04T17:27:00Z">
            <w:rPr/>
          </w:rPrChange>
        </w:rPr>
        <w:t>are</w:t>
      </w:r>
      <w:r w:rsidRPr="00DF3B93">
        <w:rPr>
          <w:spacing w:val="-7"/>
          <w:sz w:val="22"/>
          <w:szCs w:val="22"/>
          <w:rPrChange w:id="362" w:author="Brian Olea" w:date="2024-06-04T11:27:00Z" w16du:dateUtc="2024-06-04T17:27:00Z">
            <w:rPr>
              <w:spacing w:val="-7"/>
            </w:rPr>
          </w:rPrChange>
        </w:rPr>
        <w:t xml:space="preserve"> </w:t>
      </w:r>
      <w:r w:rsidRPr="00DF3B93">
        <w:rPr>
          <w:sz w:val="22"/>
          <w:szCs w:val="22"/>
          <w:rPrChange w:id="363" w:author="Brian Olea" w:date="2024-06-04T11:27:00Z" w16du:dateUtc="2024-06-04T17:27:00Z">
            <w:rPr/>
          </w:rPrChange>
        </w:rPr>
        <w:t>committed</w:t>
      </w:r>
      <w:r w:rsidRPr="00DF3B93">
        <w:rPr>
          <w:spacing w:val="-7"/>
          <w:sz w:val="22"/>
          <w:szCs w:val="22"/>
          <w:rPrChange w:id="364" w:author="Brian Olea" w:date="2024-06-04T11:27:00Z" w16du:dateUtc="2024-06-04T17:27:00Z">
            <w:rPr>
              <w:spacing w:val="-7"/>
            </w:rPr>
          </w:rPrChange>
        </w:rPr>
        <w:t xml:space="preserve"> </w:t>
      </w:r>
      <w:r w:rsidRPr="00DF3B93">
        <w:rPr>
          <w:sz w:val="22"/>
          <w:szCs w:val="22"/>
          <w:rPrChange w:id="365" w:author="Brian Olea" w:date="2024-06-04T11:27:00Z" w16du:dateUtc="2024-06-04T17:27:00Z">
            <w:rPr/>
          </w:rPrChange>
        </w:rPr>
        <w:t>to</w:t>
      </w:r>
      <w:r w:rsidRPr="00DF3B93">
        <w:rPr>
          <w:spacing w:val="-4"/>
          <w:sz w:val="22"/>
          <w:szCs w:val="22"/>
          <w:rPrChange w:id="366" w:author="Brian Olea" w:date="2024-06-04T11:27:00Z" w16du:dateUtc="2024-06-04T17:27:00Z">
            <w:rPr>
              <w:spacing w:val="-4"/>
            </w:rPr>
          </w:rPrChange>
        </w:rPr>
        <w:t xml:space="preserve"> </w:t>
      </w:r>
      <w:r w:rsidRPr="00DF3B93">
        <w:rPr>
          <w:sz w:val="22"/>
          <w:szCs w:val="22"/>
          <w:rPrChange w:id="367" w:author="Brian Olea" w:date="2024-06-04T11:27:00Z" w16du:dateUtc="2024-06-04T17:27:00Z">
            <w:rPr/>
          </w:rPrChange>
        </w:rPr>
        <w:t>providing</w:t>
      </w:r>
      <w:r w:rsidRPr="00DF3B93">
        <w:rPr>
          <w:spacing w:val="-7"/>
          <w:sz w:val="22"/>
          <w:szCs w:val="22"/>
          <w:rPrChange w:id="368" w:author="Brian Olea" w:date="2024-06-04T11:27:00Z" w16du:dateUtc="2024-06-04T17:27:00Z">
            <w:rPr>
              <w:spacing w:val="-7"/>
            </w:rPr>
          </w:rPrChange>
        </w:rPr>
        <w:t xml:space="preserve"> </w:t>
      </w:r>
      <w:r w:rsidRPr="00DF3B93">
        <w:rPr>
          <w:sz w:val="22"/>
          <w:szCs w:val="22"/>
          <w:rPrChange w:id="369" w:author="Brian Olea" w:date="2024-06-04T11:27:00Z" w16du:dateUtc="2024-06-04T17:27:00Z">
            <w:rPr/>
          </w:rPrChange>
        </w:rPr>
        <w:t>ALL</w:t>
      </w:r>
      <w:r w:rsidRPr="00DF3B93">
        <w:rPr>
          <w:spacing w:val="-6"/>
          <w:sz w:val="22"/>
          <w:szCs w:val="22"/>
          <w:rPrChange w:id="370" w:author="Brian Olea" w:date="2024-06-04T11:27:00Z" w16du:dateUtc="2024-06-04T17:27:00Z">
            <w:rPr>
              <w:spacing w:val="-6"/>
            </w:rPr>
          </w:rPrChange>
        </w:rPr>
        <w:t xml:space="preserve"> </w:t>
      </w:r>
      <w:r w:rsidRPr="00DF3B93">
        <w:rPr>
          <w:sz w:val="22"/>
          <w:szCs w:val="22"/>
          <w:rPrChange w:id="371" w:author="Brian Olea" w:date="2024-06-04T11:27:00Z" w16du:dateUtc="2024-06-04T17:27:00Z">
            <w:rPr/>
          </w:rPrChange>
        </w:rPr>
        <w:t>customers</w:t>
      </w:r>
      <w:r w:rsidRPr="00DF3B93">
        <w:rPr>
          <w:spacing w:val="-8"/>
          <w:sz w:val="22"/>
          <w:szCs w:val="22"/>
          <w:rPrChange w:id="372" w:author="Brian Olea" w:date="2024-06-04T11:27:00Z" w16du:dateUtc="2024-06-04T17:27:00Z">
            <w:rPr>
              <w:spacing w:val="-8"/>
            </w:rPr>
          </w:rPrChange>
        </w:rPr>
        <w:t xml:space="preserve"> </w:t>
      </w:r>
      <w:r w:rsidRPr="00DF3B93">
        <w:rPr>
          <w:sz w:val="22"/>
          <w:szCs w:val="22"/>
          <w:rPrChange w:id="373" w:author="Brian Olea" w:date="2024-06-04T11:27:00Z" w16du:dateUtc="2024-06-04T17:27:00Z">
            <w:rPr/>
          </w:rPrChange>
        </w:rPr>
        <w:t>with</w:t>
      </w:r>
      <w:r w:rsidRPr="00DF3B93">
        <w:rPr>
          <w:spacing w:val="-7"/>
          <w:sz w:val="22"/>
          <w:szCs w:val="22"/>
          <w:rPrChange w:id="374" w:author="Brian Olea" w:date="2024-06-04T11:27:00Z" w16du:dateUtc="2024-06-04T17:27:00Z">
            <w:rPr>
              <w:spacing w:val="-7"/>
            </w:rPr>
          </w:rPrChange>
        </w:rPr>
        <w:t xml:space="preserve"> </w:t>
      </w:r>
      <w:r w:rsidRPr="00DF3B93">
        <w:rPr>
          <w:sz w:val="22"/>
          <w:szCs w:val="22"/>
          <w:rPrChange w:id="375" w:author="Brian Olea" w:date="2024-06-04T11:27:00Z" w16du:dateUtc="2024-06-04T17:27:00Z">
            <w:rPr/>
          </w:rPrChange>
        </w:rPr>
        <w:t>the</w:t>
      </w:r>
      <w:r w:rsidRPr="00DF3B93">
        <w:rPr>
          <w:spacing w:val="-8"/>
          <w:sz w:val="22"/>
          <w:szCs w:val="22"/>
          <w:rPrChange w:id="376" w:author="Brian Olea" w:date="2024-06-04T11:27:00Z" w16du:dateUtc="2024-06-04T17:27:00Z">
            <w:rPr>
              <w:spacing w:val="-8"/>
            </w:rPr>
          </w:rPrChange>
        </w:rPr>
        <w:t xml:space="preserve"> </w:t>
      </w:r>
      <w:r w:rsidRPr="00DF3B93">
        <w:rPr>
          <w:sz w:val="22"/>
          <w:szCs w:val="22"/>
          <w:rPrChange w:id="377" w:author="Brian Olea" w:date="2024-06-04T11:27:00Z" w16du:dateUtc="2024-06-04T17:27:00Z">
            <w:rPr/>
          </w:rPrChange>
        </w:rPr>
        <w:t>most</w:t>
      </w:r>
      <w:r w:rsidRPr="00DF3B93">
        <w:rPr>
          <w:spacing w:val="-7"/>
          <w:sz w:val="22"/>
          <w:szCs w:val="22"/>
          <w:rPrChange w:id="378" w:author="Brian Olea" w:date="2024-06-04T11:27:00Z" w16du:dateUtc="2024-06-04T17:27:00Z">
            <w:rPr>
              <w:spacing w:val="-7"/>
            </w:rPr>
          </w:rPrChange>
        </w:rPr>
        <w:t xml:space="preserve"> </w:t>
      </w:r>
      <w:r w:rsidRPr="00DF3B93">
        <w:rPr>
          <w:sz w:val="22"/>
          <w:szCs w:val="22"/>
          <w:rPrChange w:id="379" w:author="Brian Olea" w:date="2024-06-04T11:27:00Z" w16du:dateUtc="2024-06-04T17:27:00Z">
            <w:rPr/>
          </w:rPrChange>
        </w:rPr>
        <w:t>responsive,</w:t>
      </w:r>
      <w:r w:rsidRPr="00DF3B93">
        <w:rPr>
          <w:spacing w:val="-7"/>
          <w:sz w:val="22"/>
          <w:szCs w:val="22"/>
          <w:rPrChange w:id="380" w:author="Brian Olea" w:date="2024-06-04T11:27:00Z" w16du:dateUtc="2024-06-04T17:27:00Z">
            <w:rPr>
              <w:spacing w:val="-7"/>
            </w:rPr>
          </w:rPrChange>
        </w:rPr>
        <w:t xml:space="preserve"> </w:t>
      </w:r>
      <w:r w:rsidRPr="00DF3B93">
        <w:rPr>
          <w:sz w:val="22"/>
          <w:szCs w:val="22"/>
          <w:rPrChange w:id="381" w:author="Brian Olea" w:date="2024-06-04T11:27:00Z" w16du:dateUtc="2024-06-04T17:27:00Z">
            <w:rPr/>
          </w:rPrChange>
        </w:rPr>
        <w:t>highest</w:t>
      </w:r>
      <w:r w:rsidRPr="00DF3B93">
        <w:rPr>
          <w:spacing w:val="-7"/>
          <w:sz w:val="22"/>
          <w:szCs w:val="22"/>
          <w:rPrChange w:id="382" w:author="Brian Olea" w:date="2024-06-04T11:27:00Z" w16du:dateUtc="2024-06-04T17:27:00Z">
            <w:rPr>
              <w:spacing w:val="-7"/>
            </w:rPr>
          </w:rPrChange>
        </w:rPr>
        <w:t xml:space="preserve"> </w:t>
      </w:r>
      <w:r w:rsidRPr="00DF3B93">
        <w:rPr>
          <w:sz w:val="22"/>
          <w:szCs w:val="22"/>
          <w:rPrChange w:id="383" w:author="Brian Olea" w:date="2024-06-04T11:27:00Z" w16du:dateUtc="2024-06-04T17:27:00Z">
            <w:rPr/>
          </w:rPrChange>
        </w:rPr>
        <w:t>quality,</w:t>
      </w:r>
      <w:r w:rsidRPr="00DF3B93">
        <w:rPr>
          <w:spacing w:val="-7"/>
          <w:sz w:val="22"/>
          <w:szCs w:val="22"/>
          <w:rPrChange w:id="384" w:author="Brian Olea" w:date="2024-06-04T11:27:00Z" w16du:dateUtc="2024-06-04T17:27:00Z">
            <w:rPr>
              <w:spacing w:val="-7"/>
            </w:rPr>
          </w:rPrChange>
        </w:rPr>
        <w:t xml:space="preserve"> </w:t>
      </w:r>
      <w:r w:rsidRPr="00DF3B93">
        <w:rPr>
          <w:spacing w:val="-5"/>
          <w:sz w:val="22"/>
          <w:szCs w:val="22"/>
          <w:rPrChange w:id="385" w:author="Brian Olea" w:date="2024-06-04T11:27:00Z" w16du:dateUtc="2024-06-04T17:27:00Z">
            <w:rPr>
              <w:spacing w:val="-5"/>
            </w:rPr>
          </w:rPrChange>
        </w:rPr>
        <w:t>and</w:t>
      </w:r>
    </w:p>
    <w:p w14:paraId="728D6EA6" w14:textId="77777777" w:rsidR="00DF0971" w:rsidRPr="00DF3B93" w:rsidRDefault="00000000">
      <w:pPr>
        <w:pStyle w:val="BodyText"/>
        <w:ind w:right="228"/>
        <w:rPr>
          <w:sz w:val="22"/>
          <w:szCs w:val="22"/>
          <w:rPrChange w:id="386" w:author="Brian Olea" w:date="2024-06-04T11:27:00Z" w16du:dateUtc="2024-06-04T17:27:00Z">
            <w:rPr/>
          </w:rPrChange>
        </w:rPr>
      </w:pPr>
      <w:r w:rsidRPr="00DF3B93">
        <w:rPr>
          <w:sz w:val="22"/>
          <w:szCs w:val="22"/>
          <w:rPrChange w:id="387" w:author="Brian Olea" w:date="2024-06-04T11:27:00Z" w16du:dateUtc="2024-06-04T17:27:00Z">
            <w:rPr/>
          </w:rPrChange>
        </w:rPr>
        <w:t>reliable</w:t>
      </w:r>
      <w:r w:rsidRPr="00DF3B93">
        <w:rPr>
          <w:spacing w:val="-3"/>
          <w:sz w:val="22"/>
          <w:szCs w:val="22"/>
          <w:rPrChange w:id="388" w:author="Brian Olea" w:date="2024-06-04T11:27:00Z" w16du:dateUtc="2024-06-04T17:27:00Z">
            <w:rPr>
              <w:spacing w:val="-3"/>
            </w:rPr>
          </w:rPrChange>
        </w:rPr>
        <w:t xml:space="preserve"> </w:t>
      </w:r>
      <w:r w:rsidRPr="00DF3B93">
        <w:rPr>
          <w:sz w:val="22"/>
          <w:szCs w:val="22"/>
          <w:rPrChange w:id="389" w:author="Brian Olea" w:date="2024-06-04T11:27:00Z" w16du:dateUtc="2024-06-04T17:27:00Z">
            <w:rPr/>
          </w:rPrChange>
        </w:rPr>
        <w:t>service</w:t>
      </w:r>
      <w:r w:rsidRPr="00DF3B93">
        <w:rPr>
          <w:spacing w:val="-4"/>
          <w:sz w:val="22"/>
          <w:szCs w:val="22"/>
          <w:rPrChange w:id="390" w:author="Brian Olea" w:date="2024-06-04T11:27:00Z" w16du:dateUtc="2024-06-04T17:27:00Z">
            <w:rPr>
              <w:spacing w:val="-4"/>
            </w:rPr>
          </w:rPrChange>
        </w:rPr>
        <w:t xml:space="preserve"> </w:t>
      </w:r>
      <w:r w:rsidRPr="00DF3B93">
        <w:rPr>
          <w:sz w:val="22"/>
          <w:szCs w:val="22"/>
          <w:rPrChange w:id="391" w:author="Brian Olea" w:date="2024-06-04T11:27:00Z" w16du:dateUtc="2024-06-04T17:27:00Z">
            <w:rPr/>
          </w:rPrChange>
        </w:rPr>
        <w:t>in</w:t>
      </w:r>
      <w:r w:rsidRPr="00DF3B93">
        <w:rPr>
          <w:spacing w:val="-4"/>
          <w:sz w:val="22"/>
          <w:szCs w:val="22"/>
          <w:rPrChange w:id="392" w:author="Brian Olea" w:date="2024-06-04T11:27:00Z" w16du:dateUtc="2024-06-04T17:27:00Z">
            <w:rPr>
              <w:spacing w:val="-4"/>
            </w:rPr>
          </w:rPrChange>
        </w:rPr>
        <w:t xml:space="preserve"> </w:t>
      </w:r>
      <w:r w:rsidRPr="00DF3B93">
        <w:rPr>
          <w:sz w:val="22"/>
          <w:szCs w:val="22"/>
          <w:rPrChange w:id="393" w:author="Brian Olea" w:date="2024-06-04T11:27:00Z" w16du:dateUtc="2024-06-04T17:27:00Z">
            <w:rPr/>
          </w:rPrChange>
        </w:rPr>
        <w:t>our</w:t>
      </w:r>
      <w:r w:rsidRPr="00DF3B93">
        <w:rPr>
          <w:spacing w:val="-3"/>
          <w:sz w:val="22"/>
          <w:szCs w:val="22"/>
          <w:rPrChange w:id="394" w:author="Brian Olea" w:date="2024-06-04T11:27:00Z" w16du:dateUtc="2024-06-04T17:27:00Z">
            <w:rPr>
              <w:spacing w:val="-3"/>
            </w:rPr>
          </w:rPrChange>
        </w:rPr>
        <w:t xml:space="preserve"> </w:t>
      </w:r>
      <w:r w:rsidRPr="00DF3B93">
        <w:rPr>
          <w:sz w:val="22"/>
          <w:szCs w:val="22"/>
          <w:rPrChange w:id="395" w:author="Brian Olea" w:date="2024-06-04T11:27:00Z" w16du:dateUtc="2024-06-04T17:27:00Z">
            <w:rPr/>
          </w:rPrChange>
        </w:rPr>
        <w:t>industry.</w:t>
      </w:r>
      <w:r w:rsidRPr="00DF3B93">
        <w:rPr>
          <w:spacing w:val="-2"/>
          <w:sz w:val="22"/>
          <w:szCs w:val="22"/>
          <w:rPrChange w:id="396" w:author="Brian Olea" w:date="2024-06-04T11:27:00Z" w16du:dateUtc="2024-06-04T17:27:00Z">
            <w:rPr>
              <w:spacing w:val="-2"/>
            </w:rPr>
          </w:rPrChange>
        </w:rPr>
        <w:t xml:space="preserve"> </w:t>
      </w:r>
      <w:r w:rsidRPr="00DF3B93">
        <w:rPr>
          <w:sz w:val="22"/>
          <w:szCs w:val="22"/>
          <w:rPrChange w:id="397" w:author="Brian Olea" w:date="2024-06-04T11:27:00Z" w16du:dateUtc="2024-06-04T17:27:00Z">
            <w:rPr/>
          </w:rPrChange>
        </w:rPr>
        <w:t>Our</w:t>
      </w:r>
      <w:r w:rsidRPr="00DF3B93">
        <w:rPr>
          <w:spacing w:val="-3"/>
          <w:sz w:val="22"/>
          <w:szCs w:val="22"/>
          <w:rPrChange w:id="398" w:author="Brian Olea" w:date="2024-06-04T11:27:00Z" w16du:dateUtc="2024-06-04T17:27:00Z">
            <w:rPr>
              <w:spacing w:val="-3"/>
            </w:rPr>
          </w:rPrChange>
        </w:rPr>
        <w:t xml:space="preserve"> </w:t>
      </w:r>
      <w:r w:rsidRPr="00DF3B93">
        <w:rPr>
          <w:sz w:val="22"/>
          <w:szCs w:val="22"/>
          <w:rPrChange w:id="399" w:author="Brian Olea" w:date="2024-06-04T11:27:00Z" w16du:dateUtc="2024-06-04T17:27:00Z">
            <w:rPr/>
          </w:rPrChange>
        </w:rPr>
        <w:t>organization’s</w:t>
      </w:r>
      <w:r w:rsidRPr="00DF3B93">
        <w:rPr>
          <w:spacing w:val="-2"/>
          <w:sz w:val="22"/>
          <w:szCs w:val="22"/>
          <w:rPrChange w:id="400" w:author="Brian Olea" w:date="2024-06-04T11:27:00Z" w16du:dateUtc="2024-06-04T17:27:00Z">
            <w:rPr>
              <w:spacing w:val="-2"/>
            </w:rPr>
          </w:rPrChange>
        </w:rPr>
        <w:t xml:space="preserve"> </w:t>
      </w:r>
      <w:r w:rsidRPr="00DF3B93">
        <w:rPr>
          <w:sz w:val="22"/>
          <w:szCs w:val="22"/>
          <w:rPrChange w:id="401" w:author="Brian Olea" w:date="2024-06-04T11:27:00Z" w16du:dateUtc="2024-06-04T17:27:00Z">
            <w:rPr/>
          </w:rPrChange>
        </w:rPr>
        <w:t>associates</w:t>
      </w:r>
      <w:r w:rsidRPr="00DF3B93">
        <w:rPr>
          <w:spacing w:val="-3"/>
          <w:sz w:val="22"/>
          <w:szCs w:val="22"/>
          <w:rPrChange w:id="402" w:author="Brian Olea" w:date="2024-06-04T11:27:00Z" w16du:dateUtc="2024-06-04T17:27:00Z">
            <w:rPr>
              <w:spacing w:val="-3"/>
            </w:rPr>
          </w:rPrChange>
        </w:rPr>
        <w:t xml:space="preserve"> </w:t>
      </w:r>
      <w:r w:rsidRPr="00DF3B93">
        <w:rPr>
          <w:sz w:val="22"/>
          <w:szCs w:val="22"/>
          <w:rPrChange w:id="403" w:author="Brian Olea" w:date="2024-06-04T11:27:00Z" w16du:dateUtc="2024-06-04T17:27:00Z">
            <w:rPr/>
          </w:rPrChange>
        </w:rPr>
        <w:t>pride</w:t>
      </w:r>
      <w:r w:rsidRPr="00DF3B93">
        <w:rPr>
          <w:spacing w:val="-4"/>
          <w:sz w:val="22"/>
          <w:szCs w:val="22"/>
          <w:rPrChange w:id="404" w:author="Brian Olea" w:date="2024-06-04T11:27:00Z" w16du:dateUtc="2024-06-04T17:27:00Z">
            <w:rPr>
              <w:spacing w:val="-4"/>
            </w:rPr>
          </w:rPrChange>
        </w:rPr>
        <w:t xml:space="preserve"> </w:t>
      </w:r>
      <w:r w:rsidRPr="00DF3B93">
        <w:rPr>
          <w:sz w:val="22"/>
          <w:szCs w:val="22"/>
          <w:rPrChange w:id="405" w:author="Brian Olea" w:date="2024-06-04T11:27:00Z" w16du:dateUtc="2024-06-04T17:27:00Z">
            <w:rPr/>
          </w:rPrChange>
        </w:rPr>
        <w:t>themselves</w:t>
      </w:r>
      <w:r w:rsidRPr="00DF3B93">
        <w:rPr>
          <w:spacing w:val="-4"/>
          <w:sz w:val="22"/>
          <w:szCs w:val="22"/>
          <w:rPrChange w:id="406" w:author="Brian Olea" w:date="2024-06-04T11:27:00Z" w16du:dateUtc="2024-06-04T17:27:00Z">
            <w:rPr>
              <w:spacing w:val="-4"/>
            </w:rPr>
          </w:rPrChange>
        </w:rPr>
        <w:t xml:space="preserve"> </w:t>
      </w:r>
      <w:r w:rsidRPr="00DF3B93">
        <w:rPr>
          <w:sz w:val="22"/>
          <w:szCs w:val="22"/>
          <w:rPrChange w:id="407" w:author="Brian Olea" w:date="2024-06-04T11:27:00Z" w16du:dateUtc="2024-06-04T17:27:00Z">
            <w:rPr/>
          </w:rPrChange>
        </w:rPr>
        <w:t>on</w:t>
      </w:r>
      <w:r w:rsidRPr="00DF3B93">
        <w:rPr>
          <w:spacing w:val="-4"/>
          <w:sz w:val="22"/>
          <w:szCs w:val="22"/>
          <w:rPrChange w:id="408" w:author="Brian Olea" w:date="2024-06-04T11:27:00Z" w16du:dateUtc="2024-06-04T17:27:00Z">
            <w:rPr>
              <w:spacing w:val="-4"/>
            </w:rPr>
          </w:rPrChange>
        </w:rPr>
        <w:t xml:space="preserve"> </w:t>
      </w:r>
      <w:r w:rsidRPr="00DF3B93">
        <w:rPr>
          <w:sz w:val="22"/>
          <w:szCs w:val="22"/>
          <w:rPrChange w:id="409" w:author="Brian Olea" w:date="2024-06-04T11:27:00Z" w16du:dateUtc="2024-06-04T17:27:00Z">
            <w:rPr/>
          </w:rPrChange>
        </w:rPr>
        <w:t>doing</w:t>
      </w:r>
      <w:r w:rsidRPr="00DF3B93">
        <w:rPr>
          <w:spacing w:val="-4"/>
          <w:sz w:val="22"/>
          <w:szCs w:val="22"/>
          <w:rPrChange w:id="410" w:author="Brian Olea" w:date="2024-06-04T11:27:00Z" w16du:dateUtc="2024-06-04T17:27:00Z">
            <w:rPr>
              <w:spacing w:val="-4"/>
            </w:rPr>
          </w:rPrChange>
        </w:rPr>
        <w:t xml:space="preserve"> </w:t>
      </w:r>
      <w:r w:rsidRPr="00DF3B93">
        <w:rPr>
          <w:sz w:val="22"/>
          <w:szCs w:val="22"/>
          <w:rPrChange w:id="411" w:author="Brian Olea" w:date="2024-06-04T11:27:00Z" w16du:dateUtc="2024-06-04T17:27:00Z">
            <w:rPr/>
          </w:rPrChange>
        </w:rPr>
        <w:t>things</w:t>
      </w:r>
      <w:r w:rsidRPr="00DF3B93">
        <w:rPr>
          <w:spacing w:val="-2"/>
          <w:sz w:val="22"/>
          <w:szCs w:val="22"/>
          <w:rPrChange w:id="412" w:author="Brian Olea" w:date="2024-06-04T11:27:00Z" w16du:dateUtc="2024-06-04T17:27:00Z">
            <w:rPr>
              <w:spacing w:val="-2"/>
            </w:rPr>
          </w:rPrChange>
        </w:rPr>
        <w:t xml:space="preserve"> </w:t>
      </w:r>
      <w:r w:rsidRPr="00DF3B93">
        <w:rPr>
          <w:sz w:val="22"/>
          <w:szCs w:val="22"/>
          <w:rPrChange w:id="413" w:author="Brian Olea" w:date="2024-06-04T11:27:00Z" w16du:dateUtc="2024-06-04T17:27:00Z">
            <w:rPr/>
          </w:rPrChange>
        </w:rPr>
        <w:t>right</w:t>
      </w:r>
      <w:r w:rsidRPr="00DF3B93">
        <w:rPr>
          <w:spacing w:val="-4"/>
          <w:sz w:val="22"/>
          <w:szCs w:val="22"/>
          <w:rPrChange w:id="414" w:author="Brian Olea" w:date="2024-06-04T11:27:00Z" w16du:dateUtc="2024-06-04T17:27:00Z">
            <w:rPr>
              <w:spacing w:val="-4"/>
            </w:rPr>
          </w:rPrChange>
        </w:rPr>
        <w:t xml:space="preserve"> </w:t>
      </w:r>
      <w:r w:rsidRPr="00DF3B93">
        <w:rPr>
          <w:sz w:val="22"/>
          <w:szCs w:val="22"/>
          <w:rPrChange w:id="415" w:author="Brian Olea" w:date="2024-06-04T11:27:00Z" w16du:dateUtc="2024-06-04T17:27:00Z">
            <w:rPr/>
          </w:rPrChange>
        </w:rPr>
        <w:t>the first time. We value learning, encourage innovation, and welcome change. We maintain the highest standards of integrity with our customers and suppliers, with profit levels that promote growth and a favorable return to our associates and the company.</w:t>
      </w:r>
    </w:p>
    <w:p w14:paraId="36DAC307" w14:textId="77777777" w:rsidR="00DF0971" w:rsidRPr="00DF3B93" w:rsidRDefault="00DF0971">
      <w:pPr>
        <w:pStyle w:val="BodyText"/>
        <w:spacing w:before="143"/>
        <w:ind w:left="0"/>
        <w:rPr>
          <w:sz w:val="22"/>
          <w:szCs w:val="22"/>
          <w:rPrChange w:id="416" w:author="Brian Olea" w:date="2024-06-04T11:27:00Z" w16du:dateUtc="2024-06-04T17:27:00Z">
            <w:rPr/>
          </w:rPrChange>
        </w:rPr>
      </w:pPr>
    </w:p>
    <w:p w14:paraId="0178AC9A" w14:textId="77777777" w:rsidR="00DF0971" w:rsidRPr="00DF3B93" w:rsidRDefault="00000000">
      <w:pPr>
        <w:ind w:right="2302"/>
        <w:jc w:val="right"/>
        <w:rPr>
          <w:rFonts w:ascii="Lucida Handwriting"/>
          <w:i/>
          <w:rPrChange w:id="417" w:author="Brian Olea" w:date="2024-06-04T11:27:00Z" w16du:dateUtc="2024-06-04T17:27:00Z">
            <w:rPr>
              <w:rFonts w:ascii="Lucida Handwriting"/>
              <w:i/>
              <w:sz w:val="24"/>
            </w:rPr>
          </w:rPrChange>
        </w:rPr>
      </w:pPr>
      <w:r w:rsidRPr="00DF3B93">
        <w:rPr>
          <w:noProof/>
        </w:rPr>
        <mc:AlternateContent>
          <mc:Choice Requires="wps">
            <w:drawing>
              <wp:anchor distT="0" distB="0" distL="0" distR="0" simplePos="0" relativeHeight="487588352" behindDoc="1" locked="0" layoutInCell="1" allowOverlap="1" wp14:anchorId="3C8BD29E" wp14:editId="5B1BDDC0">
                <wp:simplePos x="0" y="0"/>
                <wp:positionH relativeFrom="page">
                  <wp:posOffset>1544066</wp:posOffset>
                </wp:positionH>
                <wp:positionV relativeFrom="paragraph">
                  <wp:posOffset>249307</wp:posOffset>
                </wp:positionV>
                <wp:extent cx="268795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7955" cy="6350"/>
                        </a:xfrm>
                        <a:custGeom>
                          <a:avLst/>
                          <a:gdLst/>
                          <a:ahLst/>
                          <a:cxnLst/>
                          <a:rect l="l" t="t" r="r" b="b"/>
                          <a:pathLst>
                            <a:path w="2687955" h="6350">
                              <a:moveTo>
                                <a:pt x="2687447" y="0"/>
                              </a:moveTo>
                              <a:lnTo>
                                <a:pt x="0" y="0"/>
                              </a:lnTo>
                              <a:lnTo>
                                <a:pt x="0" y="6095"/>
                              </a:lnTo>
                              <a:lnTo>
                                <a:pt x="2687447" y="6095"/>
                              </a:lnTo>
                              <a:lnTo>
                                <a:pt x="26874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57C9AC" id="Graphic 7" o:spid="_x0000_s1026" style="position:absolute;margin-left:121.6pt;margin-top:19.65pt;width:211.6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2687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" path="m2687447,l,,,6095r2687447,l2687447,xe" fillcolor="black" stroked="f">
                <v:path arrowok="t"/>
                <w10:wrap type="topAndBottom" anchorx="page"/>
              </v:shape>
            </w:pict>
          </mc:Fallback>
        </mc:AlternateContent>
      </w:r>
      <w:r w:rsidRPr="00DF3B93">
        <w:rPr>
          <w:noProof/>
        </w:rPr>
        <mc:AlternateContent>
          <mc:Choice Requires="wps">
            <w:drawing>
              <wp:anchor distT="0" distB="0" distL="0" distR="0" simplePos="0" relativeHeight="487588864" behindDoc="1" locked="0" layoutInCell="1" allowOverlap="1" wp14:anchorId="5716ED3C" wp14:editId="2597F283">
                <wp:simplePos x="0" y="0"/>
                <wp:positionH relativeFrom="page">
                  <wp:posOffset>4973701</wp:posOffset>
                </wp:positionH>
                <wp:positionV relativeFrom="paragraph">
                  <wp:posOffset>249307</wp:posOffset>
                </wp:positionV>
                <wp:extent cx="12579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935" cy="6350"/>
                        </a:xfrm>
                        <a:custGeom>
                          <a:avLst/>
                          <a:gdLst/>
                          <a:ahLst/>
                          <a:cxnLst/>
                          <a:rect l="l" t="t" r="r" b="b"/>
                          <a:pathLst>
                            <a:path w="1257935" h="6350">
                              <a:moveTo>
                                <a:pt x="1257604" y="0"/>
                              </a:moveTo>
                              <a:lnTo>
                                <a:pt x="0" y="0"/>
                              </a:lnTo>
                              <a:lnTo>
                                <a:pt x="0" y="6095"/>
                              </a:lnTo>
                              <a:lnTo>
                                <a:pt x="1257604" y="6095"/>
                              </a:lnTo>
                              <a:lnTo>
                                <a:pt x="1257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59EBF9" id="Graphic 8" o:spid="_x0000_s1026" style="position:absolute;margin-left:391.65pt;margin-top:19.65pt;width:99.0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12579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" path="m1257604,l,,,6095r1257604,l1257604,xe" fillcolor="black" stroked="f">
                <v:path arrowok="t"/>
                <w10:wrap type="topAndBottom" anchorx="page"/>
              </v:shape>
            </w:pict>
          </mc:Fallback>
        </mc:AlternateContent>
      </w:r>
      <w:r w:rsidRPr="00DF3B93">
        <w:rPr>
          <w:noProof/>
        </w:rPr>
        <w:drawing>
          <wp:anchor distT="0" distB="0" distL="0" distR="0" simplePos="0" relativeHeight="15730176" behindDoc="0" locked="0" layoutInCell="1" allowOverlap="1" wp14:anchorId="513F4BA7" wp14:editId="04462B20">
            <wp:simplePos x="0" y="0"/>
            <wp:positionH relativeFrom="page">
              <wp:posOffset>1940860</wp:posOffset>
            </wp:positionH>
            <wp:positionV relativeFrom="paragraph">
              <wp:posOffset>-49545</wp:posOffset>
            </wp:positionV>
            <wp:extent cx="1862314" cy="23479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862314" cy="234791"/>
                    </a:xfrm>
                    <a:prstGeom prst="rect">
                      <a:avLst/>
                    </a:prstGeom>
                  </pic:spPr>
                </pic:pic>
              </a:graphicData>
            </a:graphic>
          </wp:anchor>
        </w:drawing>
      </w:r>
      <w:r w:rsidRPr="00DF3B93">
        <w:rPr>
          <w:rFonts w:ascii="Lucida Handwriting"/>
          <w:i/>
          <w:spacing w:val="-2"/>
          <w:rPrChange w:id="418" w:author="Brian Olea" w:date="2024-06-04T11:27:00Z" w16du:dateUtc="2024-06-04T17:27:00Z">
            <w:rPr>
              <w:rFonts w:ascii="Lucida Handwriting"/>
              <w:i/>
              <w:spacing w:val="-2"/>
              <w:sz w:val="24"/>
            </w:rPr>
          </w:rPrChange>
        </w:rPr>
        <w:t>2/24/23</w:t>
      </w:r>
    </w:p>
    <w:p w14:paraId="0D82473F" w14:textId="77777777" w:rsidR="00DF0971" w:rsidRPr="00DF3B93" w:rsidRDefault="00000000">
      <w:pPr>
        <w:pStyle w:val="BodyText"/>
        <w:tabs>
          <w:tab w:val="left" w:pos="5770"/>
        </w:tabs>
        <w:spacing w:before="38"/>
        <w:ind w:left="0" w:right="389"/>
        <w:jc w:val="center"/>
        <w:rPr>
          <w:sz w:val="22"/>
          <w:szCs w:val="22"/>
          <w:rPrChange w:id="419" w:author="Brian Olea" w:date="2024-06-04T11:27:00Z" w16du:dateUtc="2024-06-04T17:27:00Z">
            <w:rPr/>
          </w:rPrChange>
        </w:rPr>
      </w:pPr>
      <w:r w:rsidRPr="00DF3B93">
        <w:rPr>
          <w:sz w:val="22"/>
          <w:szCs w:val="22"/>
          <w:rPrChange w:id="420" w:author="Brian Olea" w:date="2024-06-04T11:27:00Z" w16du:dateUtc="2024-06-04T17:27:00Z">
            <w:rPr/>
          </w:rPrChange>
        </w:rPr>
        <w:t>QMS</w:t>
      </w:r>
      <w:r w:rsidRPr="00DF3B93">
        <w:rPr>
          <w:spacing w:val="-11"/>
          <w:sz w:val="22"/>
          <w:szCs w:val="22"/>
          <w:rPrChange w:id="421" w:author="Brian Olea" w:date="2024-06-04T11:27:00Z" w16du:dateUtc="2024-06-04T17:27:00Z">
            <w:rPr>
              <w:spacing w:val="-11"/>
            </w:rPr>
          </w:rPrChange>
        </w:rPr>
        <w:t xml:space="preserve"> </w:t>
      </w:r>
      <w:r w:rsidRPr="00DF3B93">
        <w:rPr>
          <w:sz w:val="22"/>
          <w:szCs w:val="22"/>
          <w:rPrChange w:id="422" w:author="Brian Olea" w:date="2024-06-04T11:27:00Z" w16du:dateUtc="2024-06-04T17:27:00Z">
            <w:rPr/>
          </w:rPrChange>
        </w:rPr>
        <w:t>Management</w:t>
      </w:r>
      <w:r w:rsidRPr="00DF3B93">
        <w:rPr>
          <w:spacing w:val="-10"/>
          <w:sz w:val="22"/>
          <w:szCs w:val="22"/>
          <w:rPrChange w:id="423" w:author="Brian Olea" w:date="2024-06-04T11:27:00Z" w16du:dateUtc="2024-06-04T17:27:00Z">
            <w:rPr>
              <w:spacing w:val="-10"/>
            </w:rPr>
          </w:rPrChange>
        </w:rPr>
        <w:t xml:space="preserve"> </w:t>
      </w:r>
      <w:r w:rsidRPr="00DF3B93">
        <w:rPr>
          <w:spacing w:val="-2"/>
          <w:sz w:val="22"/>
          <w:szCs w:val="22"/>
          <w:rPrChange w:id="424" w:author="Brian Olea" w:date="2024-06-04T11:27:00Z" w16du:dateUtc="2024-06-04T17:27:00Z">
            <w:rPr>
              <w:spacing w:val="-2"/>
            </w:rPr>
          </w:rPrChange>
        </w:rPr>
        <w:t>Representative</w:t>
      </w:r>
      <w:r w:rsidRPr="00DF3B93">
        <w:rPr>
          <w:sz w:val="22"/>
          <w:szCs w:val="22"/>
          <w:rPrChange w:id="425" w:author="Brian Olea" w:date="2024-06-04T11:27:00Z" w16du:dateUtc="2024-06-04T17:27:00Z">
            <w:rPr/>
          </w:rPrChange>
        </w:rPr>
        <w:tab/>
      </w:r>
      <w:r w:rsidRPr="00DF3B93">
        <w:rPr>
          <w:spacing w:val="-4"/>
          <w:sz w:val="22"/>
          <w:szCs w:val="22"/>
          <w:rPrChange w:id="426" w:author="Brian Olea" w:date="2024-06-04T11:27:00Z" w16du:dateUtc="2024-06-04T17:27:00Z">
            <w:rPr>
              <w:spacing w:val="-4"/>
            </w:rPr>
          </w:rPrChange>
        </w:rPr>
        <w:t>Date</w:t>
      </w:r>
    </w:p>
    <w:p w14:paraId="59F3F14F" w14:textId="77777777" w:rsidR="00DF0971" w:rsidRPr="00DF3B93" w:rsidRDefault="00DF0971">
      <w:pPr>
        <w:pStyle w:val="BodyText"/>
        <w:ind w:left="0"/>
        <w:rPr>
          <w:sz w:val="22"/>
          <w:szCs w:val="22"/>
          <w:rPrChange w:id="427" w:author="Brian Olea" w:date="2024-06-04T11:27:00Z" w16du:dateUtc="2024-06-04T17:27:00Z">
            <w:rPr>
              <w:sz w:val="26"/>
            </w:rPr>
          </w:rPrChange>
        </w:rPr>
      </w:pPr>
    </w:p>
    <w:p w14:paraId="7E7D5C98" w14:textId="77777777" w:rsidR="00DF0971" w:rsidRPr="00DF3B93" w:rsidRDefault="00DF0971">
      <w:pPr>
        <w:pStyle w:val="BodyText"/>
        <w:spacing w:before="72"/>
        <w:ind w:left="0"/>
        <w:rPr>
          <w:sz w:val="22"/>
          <w:szCs w:val="22"/>
          <w:rPrChange w:id="428" w:author="Brian Olea" w:date="2024-06-04T11:27:00Z" w16du:dateUtc="2024-06-04T17:27:00Z">
            <w:rPr>
              <w:sz w:val="26"/>
            </w:rPr>
          </w:rPrChange>
        </w:rPr>
      </w:pPr>
    </w:p>
    <w:p w14:paraId="2A56232A" w14:textId="77777777" w:rsidR="00DF0971" w:rsidRPr="00DF3B93" w:rsidRDefault="00000000">
      <w:pPr>
        <w:pStyle w:val="Heading1"/>
        <w:numPr>
          <w:ilvl w:val="0"/>
          <w:numId w:val="7"/>
        </w:numPr>
        <w:tabs>
          <w:tab w:val="left" w:pos="819"/>
        </w:tabs>
        <w:ind w:left="819" w:hanging="359"/>
        <w:rPr>
          <w:sz w:val="22"/>
          <w:szCs w:val="22"/>
          <w:rPrChange w:id="429" w:author="Brian Olea" w:date="2024-06-04T11:27:00Z" w16du:dateUtc="2024-06-04T17:27:00Z">
            <w:rPr/>
          </w:rPrChange>
        </w:rPr>
      </w:pPr>
      <w:bookmarkStart w:id="430" w:name="_bookmark2"/>
      <w:bookmarkEnd w:id="430"/>
      <w:r w:rsidRPr="00DF3B93">
        <w:rPr>
          <w:sz w:val="22"/>
          <w:szCs w:val="22"/>
          <w:rPrChange w:id="431" w:author="Brian Olea" w:date="2024-06-04T11:27:00Z" w16du:dateUtc="2024-06-04T17:27:00Z">
            <w:rPr/>
          </w:rPrChange>
        </w:rPr>
        <w:t>ABOUT</w:t>
      </w:r>
      <w:r w:rsidRPr="00DF3B93">
        <w:rPr>
          <w:spacing w:val="-8"/>
          <w:sz w:val="22"/>
          <w:szCs w:val="22"/>
          <w:rPrChange w:id="432" w:author="Brian Olea" w:date="2024-06-04T11:27:00Z" w16du:dateUtc="2024-06-04T17:27:00Z">
            <w:rPr>
              <w:spacing w:val="-8"/>
            </w:rPr>
          </w:rPrChange>
        </w:rPr>
        <w:t xml:space="preserve"> </w:t>
      </w:r>
      <w:r w:rsidRPr="00DF3B93">
        <w:rPr>
          <w:sz w:val="22"/>
          <w:szCs w:val="22"/>
          <w:rPrChange w:id="433" w:author="Brian Olea" w:date="2024-06-04T11:27:00Z" w16du:dateUtc="2024-06-04T17:27:00Z">
            <w:rPr/>
          </w:rPrChange>
        </w:rPr>
        <w:t>THE</w:t>
      </w:r>
      <w:r w:rsidRPr="00DF3B93">
        <w:rPr>
          <w:spacing w:val="-6"/>
          <w:sz w:val="22"/>
          <w:szCs w:val="22"/>
          <w:rPrChange w:id="434" w:author="Brian Olea" w:date="2024-06-04T11:27:00Z" w16du:dateUtc="2024-06-04T17:27:00Z">
            <w:rPr>
              <w:spacing w:val="-6"/>
            </w:rPr>
          </w:rPrChange>
        </w:rPr>
        <w:t xml:space="preserve"> </w:t>
      </w:r>
      <w:r w:rsidRPr="00DF3B93">
        <w:rPr>
          <w:sz w:val="22"/>
          <w:szCs w:val="22"/>
          <w:rPrChange w:id="435" w:author="Brian Olea" w:date="2024-06-04T11:27:00Z" w16du:dateUtc="2024-06-04T17:27:00Z">
            <w:rPr/>
          </w:rPrChange>
        </w:rPr>
        <w:t>QUALITY</w:t>
      </w:r>
      <w:r w:rsidRPr="00DF3B93">
        <w:rPr>
          <w:spacing w:val="-9"/>
          <w:sz w:val="22"/>
          <w:szCs w:val="22"/>
          <w:rPrChange w:id="436" w:author="Brian Olea" w:date="2024-06-04T11:27:00Z" w16du:dateUtc="2024-06-04T17:27:00Z">
            <w:rPr>
              <w:spacing w:val="-9"/>
            </w:rPr>
          </w:rPrChange>
        </w:rPr>
        <w:t xml:space="preserve"> </w:t>
      </w:r>
      <w:r w:rsidRPr="00DF3B93">
        <w:rPr>
          <w:spacing w:val="-2"/>
          <w:sz w:val="22"/>
          <w:szCs w:val="22"/>
          <w:rPrChange w:id="437" w:author="Brian Olea" w:date="2024-06-04T11:27:00Z" w16du:dateUtc="2024-06-04T17:27:00Z">
            <w:rPr>
              <w:spacing w:val="-2"/>
            </w:rPr>
          </w:rPrChange>
        </w:rPr>
        <w:t>MANUAL</w:t>
      </w:r>
    </w:p>
    <w:p w14:paraId="458FC41F" w14:textId="77777777" w:rsidR="00DF0971" w:rsidRPr="00DF3B93" w:rsidRDefault="00000000">
      <w:pPr>
        <w:pStyle w:val="BodyText"/>
        <w:spacing w:before="75"/>
        <w:ind w:right="109"/>
        <w:rPr>
          <w:sz w:val="22"/>
          <w:szCs w:val="22"/>
          <w:rPrChange w:id="438" w:author="Brian Olea" w:date="2024-06-04T11:27:00Z" w16du:dateUtc="2024-06-04T17:27:00Z">
            <w:rPr/>
          </w:rPrChange>
        </w:rPr>
      </w:pPr>
      <w:r w:rsidRPr="00DF3B93">
        <w:rPr>
          <w:sz w:val="22"/>
          <w:szCs w:val="22"/>
          <w:rPrChange w:id="439" w:author="Brian Olea" w:date="2024-06-04T11:27:00Z" w16du:dateUtc="2024-06-04T17:27:00Z">
            <w:rPr/>
          </w:rPrChange>
        </w:rPr>
        <w:t>This manual is prepared for the purpose of defining the company’s interpretations of the AS9120, AS6174A,</w:t>
      </w:r>
      <w:r w:rsidRPr="00DF3B93">
        <w:rPr>
          <w:spacing w:val="-3"/>
          <w:sz w:val="22"/>
          <w:szCs w:val="22"/>
          <w:rPrChange w:id="440" w:author="Brian Olea" w:date="2024-06-04T11:27:00Z" w16du:dateUtc="2024-06-04T17:27:00Z">
            <w:rPr>
              <w:spacing w:val="-3"/>
            </w:rPr>
          </w:rPrChange>
        </w:rPr>
        <w:t xml:space="preserve"> </w:t>
      </w:r>
      <w:r w:rsidRPr="00DF3B93">
        <w:rPr>
          <w:sz w:val="22"/>
          <w:szCs w:val="22"/>
          <w:rPrChange w:id="441" w:author="Brian Olea" w:date="2024-06-04T11:27:00Z" w16du:dateUtc="2024-06-04T17:27:00Z">
            <w:rPr/>
          </w:rPrChange>
        </w:rPr>
        <w:t>and</w:t>
      </w:r>
      <w:r w:rsidRPr="00DF3B93">
        <w:rPr>
          <w:spacing w:val="-4"/>
          <w:sz w:val="22"/>
          <w:szCs w:val="22"/>
          <w:rPrChange w:id="442" w:author="Brian Olea" w:date="2024-06-04T11:27:00Z" w16du:dateUtc="2024-06-04T17:27:00Z">
            <w:rPr>
              <w:spacing w:val="-4"/>
            </w:rPr>
          </w:rPrChange>
        </w:rPr>
        <w:t xml:space="preserve"> </w:t>
      </w:r>
      <w:r w:rsidRPr="00DF3B93">
        <w:rPr>
          <w:sz w:val="22"/>
          <w:szCs w:val="22"/>
          <w:rPrChange w:id="443" w:author="Brian Olea" w:date="2024-06-04T11:27:00Z" w16du:dateUtc="2024-06-04T17:27:00Z">
            <w:rPr/>
          </w:rPrChange>
        </w:rPr>
        <w:t>ISO</w:t>
      </w:r>
      <w:r w:rsidRPr="00DF3B93">
        <w:rPr>
          <w:spacing w:val="-4"/>
          <w:sz w:val="22"/>
          <w:szCs w:val="22"/>
          <w:rPrChange w:id="444" w:author="Brian Olea" w:date="2024-06-04T11:27:00Z" w16du:dateUtc="2024-06-04T17:27:00Z">
            <w:rPr>
              <w:spacing w:val="-4"/>
            </w:rPr>
          </w:rPrChange>
        </w:rPr>
        <w:t xml:space="preserve"> </w:t>
      </w:r>
      <w:r w:rsidRPr="00DF3B93">
        <w:rPr>
          <w:sz w:val="22"/>
          <w:szCs w:val="22"/>
          <w:rPrChange w:id="445" w:author="Brian Olea" w:date="2024-06-04T11:27:00Z" w16du:dateUtc="2024-06-04T17:27:00Z">
            <w:rPr/>
          </w:rPrChange>
        </w:rPr>
        <w:t>9001</w:t>
      </w:r>
      <w:r w:rsidRPr="00DF3B93">
        <w:rPr>
          <w:spacing w:val="-3"/>
          <w:sz w:val="22"/>
          <w:szCs w:val="22"/>
          <w:rPrChange w:id="446" w:author="Brian Olea" w:date="2024-06-04T11:27:00Z" w16du:dateUtc="2024-06-04T17:27:00Z">
            <w:rPr>
              <w:spacing w:val="-3"/>
            </w:rPr>
          </w:rPrChange>
        </w:rPr>
        <w:t xml:space="preserve"> </w:t>
      </w:r>
      <w:r w:rsidRPr="00DF3B93">
        <w:rPr>
          <w:sz w:val="22"/>
          <w:szCs w:val="22"/>
          <w:rPrChange w:id="447" w:author="Brian Olea" w:date="2024-06-04T11:27:00Z" w16du:dateUtc="2024-06-04T17:27:00Z">
            <w:rPr/>
          </w:rPrChange>
        </w:rPr>
        <w:t>international</w:t>
      </w:r>
      <w:r w:rsidRPr="00DF3B93">
        <w:rPr>
          <w:spacing w:val="-4"/>
          <w:sz w:val="22"/>
          <w:szCs w:val="22"/>
          <w:rPrChange w:id="448" w:author="Brian Olea" w:date="2024-06-04T11:27:00Z" w16du:dateUtc="2024-06-04T17:27:00Z">
            <w:rPr>
              <w:spacing w:val="-4"/>
            </w:rPr>
          </w:rPrChange>
        </w:rPr>
        <w:t xml:space="preserve"> </w:t>
      </w:r>
      <w:r w:rsidRPr="00DF3B93">
        <w:rPr>
          <w:sz w:val="22"/>
          <w:szCs w:val="22"/>
          <w:rPrChange w:id="449" w:author="Brian Olea" w:date="2024-06-04T11:27:00Z" w16du:dateUtc="2024-06-04T17:27:00Z">
            <w:rPr/>
          </w:rPrChange>
        </w:rPr>
        <w:t>standards,</w:t>
      </w:r>
      <w:r w:rsidRPr="00DF3B93">
        <w:rPr>
          <w:spacing w:val="-4"/>
          <w:sz w:val="22"/>
          <w:szCs w:val="22"/>
          <w:rPrChange w:id="450" w:author="Brian Olea" w:date="2024-06-04T11:27:00Z" w16du:dateUtc="2024-06-04T17:27:00Z">
            <w:rPr>
              <w:spacing w:val="-4"/>
            </w:rPr>
          </w:rPrChange>
        </w:rPr>
        <w:t xml:space="preserve"> </w:t>
      </w:r>
      <w:r w:rsidRPr="00DF3B93">
        <w:rPr>
          <w:sz w:val="22"/>
          <w:szCs w:val="22"/>
          <w:rPrChange w:id="451" w:author="Brian Olea" w:date="2024-06-04T11:27:00Z" w16du:dateUtc="2024-06-04T17:27:00Z">
            <w:rPr/>
          </w:rPrChange>
        </w:rPr>
        <w:t>as</w:t>
      </w:r>
      <w:r w:rsidRPr="00DF3B93">
        <w:rPr>
          <w:spacing w:val="-3"/>
          <w:sz w:val="22"/>
          <w:szCs w:val="22"/>
          <w:rPrChange w:id="452" w:author="Brian Olea" w:date="2024-06-04T11:27:00Z" w16du:dateUtc="2024-06-04T17:27:00Z">
            <w:rPr>
              <w:spacing w:val="-3"/>
            </w:rPr>
          </w:rPrChange>
        </w:rPr>
        <w:t xml:space="preserve"> </w:t>
      </w:r>
      <w:r w:rsidRPr="00DF3B93">
        <w:rPr>
          <w:sz w:val="22"/>
          <w:szCs w:val="22"/>
          <w:rPrChange w:id="453" w:author="Brian Olea" w:date="2024-06-04T11:27:00Z" w16du:dateUtc="2024-06-04T17:27:00Z">
            <w:rPr/>
          </w:rPrChange>
        </w:rPr>
        <w:t>well</w:t>
      </w:r>
      <w:r w:rsidRPr="00DF3B93">
        <w:rPr>
          <w:spacing w:val="-4"/>
          <w:sz w:val="22"/>
          <w:szCs w:val="22"/>
          <w:rPrChange w:id="454" w:author="Brian Olea" w:date="2024-06-04T11:27:00Z" w16du:dateUtc="2024-06-04T17:27:00Z">
            <w:rPr>
              <w:spacing w:val="-4"/>
            </w:rPr>
          </w:rPrChange>
        </w:rPr>
        <w:t xml:space="preserve"> </w:t>
      </w:r>
      <w:r w:rsidRPr="00DF3B93">
        <w:rPr>
          <w:sz w:val="22"/>
          <w:szCs w:val="22"/>
          <w:rPrChange w:id="455" w:author="Brian Olea" w:date="2024-06-04T11:27:00Z" w16du:dateUtc="2024-06-04T17:27:00Z">
            <w:rPr/>
          </w:rPrChange>
        </w:rPr>
        <w:t>as</w:t>
      </w:r>
      <w:r w:rsidRPr="00DF3B93">
        <w:rPr>
          <w:spacing w:val="-4"/>
          <w:sz w:val="22"/>
          <w:szCs w:val="22"/>
          <w:rPrChange w:id="456" w:author="Brian Olea" w:date="2024-06-04T11:27:00Z" w16du:dateUtc="2024-06-04T17:27:00Z">
            <w:rPr>
              <w:spacing w:val="-4"/>
            </w:rPr>
          </w:rPrChange>
        </w:rPr>
        <w:t xml:space="preserve"> </w:t>
      </w:r>
      <w:r w:rsidRPr="00DF3B93">
        <w:rPr>
          <w:sz w:val="22"/>
          <w:szCs w:val="22"/>
          <w:rPrChange w:id="457" w:author="Brian Olea" w:date="2024-06-04T11:27:00Z" w16du:dateUtc="2024-06-04T17:27:00Z">
            <w:rPr/>
          </w:rPrChange>
        </w:rPr>
        <w:t>to</w:t>
      </w:r>
      <w:r w:rsidRPr="00DF3B93">
        <w:rPr>
          <w:spacing w:val="-4"/>
          <w:sz w:val="22"/>
          <w:szCs w:val="22"/>
          <w:rPrChange w:id="458" w:author="Brian Olea" w:date="2024-06-04T11:27:00Z" w16du:dateUtc="2024-06-04T17:27:00Z">
            <w:rPr>
              <w:spacing w:val="-4"/>
            </w:rPr>
          </w:rPrChange>
        </w:rPr>
        <w:t xml:space="preserve"> </w:t>
      </w:r>
      <w:r w:rsidRPr="00DF3B93">
        <w:rPr>
          <w:sz w:val="22"/>
          <w:szCs w:val="22"/>
          <w:rPrChange w:id="459" w:author="Brian Olea" w:date="2024-06-04T11:27:00Z" w16du:dateUtc="2024-06-04T17:27:00Z">
            <w:rPr/>
          </w:rPrChange>
        </w:rPr>
        <w:t>demonstrate</w:t>
      </w:r>
      <w:r w:rsidRPr="00DF3B93">
        <w:rPr>
          <w:spacing w:val="-4"/>
          <w:sz w:val="22"/>
          <w:szCs w:val="22"/>
          <w:rPrChange w:id="460" w:author="Brian Olea" w:date="2024-06-04T11:27:00Z" w16du:dateUtc="2024-06-04T17:27:00Z">
            <w:rPr>
              <w:spacing w:val="-4"/>
            </w:rPr>
          </w:rPrChange>
        </w:rPr>
        <w:t xml:space="preserve"> </w:t>
      </w:r>
      <w:r w:rsidRPr="00DF3B93">
        <w:rPr>
          <w:sz w:val="22"/>
          <w:szCs w:val="22"/>
          <w:rPrChange w:id="461" w:author="Brian Olea" w:date="2024-06-04T11:27:00Z" w16du:dateUtc="2024-06-04T17:27:00Z">
            <w:rPr/>
          </w:rPrChange>
        </w:rPr>
        <w:t>how</w:t>
      </w:r>
      <w:r w:rsidRPr="00DF3B93">
        <w:rPr>
          <w:spacing w:val="-4"/>
          <w:sz w:val="22"/>
          <w:szCs w:val="22"/>
          <w:rPrChange w:id="462" w:author="Brian Olea" w:date="2024-06-04T11:27:00Z" w16du:dateUtc="2024-06-04T17:27:00Z">
            <w:rPr>
              <w:spacing w:val="-4"/>
            </w:rPr>
          </w:rPrChange>
        </w:rPr>
        <w:t xml:space="preserve"> </w:t>
      </w:r>
      <w:r w:rsidRPr="00DF3B93">
        <w:rPr>
          <w:sz w:val="22"/>
          <w:szCs w:val="22"/>
          <w:rPrChange w:id="463" w:author="Brian Olea" w:date="2024-06-04T11:27:00Z" w16du:dateUtc="2024-06-04T17:27:00Z">
            <w:rPr/>
          </w:rPrChange>
        </w:rPr>
        <w:t>the</w:t>
      </w:r>
      <w:r w:rsidRPr="00DF3B93">
        <w:rPr>
          <w:spacing w:val="-4"/>
          <w:sz w:val="22"/>
          <w:szCs w:val="22"/>
          <w:rPrChange w:id="464" w:author="Brian Olea" w:date="2024-06-04T11:27:00Z" w16du:dateUtc="2024-06-04T17:27:00Z">
            <w:rPr>
              <w:spacing w:val="-4"/>
            </w:rPr>
          </w:rPrChange>
        </w:rPr>
        <w:t xml:space="preserve"> </w:t>
      </w:r>
      <w:r w:rsidRPr="00DF3B93">
        <w:rPr>
          <w:sz w:val="22"/>
          <w:szCs w:val="22"/>
          <w:rPrChange w:id="465" w:author="Brian Olea" w:date="2024-06-04T11:27:00Z" w16du:dateUtc="2024-06-04T17:27:00Z">
            <w:rPr/>
          </w:rPrChange>
        </w:rPr>
        <w:t>company</w:t>
      </w:r>
      <w:r w:rsidRPr="00DF3B93">
        <w:rPr>
          <w:spacing w:val="-4"/>
          <w:sz w:val="22"/>
          <w:szCs w:val="22"/>
          <w:rPrChange w:id="466" w:author="Brian Olea" w:date="2024-06-04T11:27:00Z" w16du:dateUtc="2024-06-04T17:27:00Z">
            <w:rPr>
              <w:spacing w:val="-4"/>
            </w:rPr>
          </w:rPrChange>
        </w:rPr>
        <w:t xml:space="preserve"> </w:t>
      </w:r>
      <w:r w:rsidRPr="00DF3B93">
        <w:rPr>
          <w:sz w:val="22"/>
          <w:szCs w:val="22"/>
          <w:rPrChange w:id="467" w:author="Brian Olea" w:date="2024-06-04T11:27:00Z" w16du:dateUtc="2024-06-04T17:27:00Z">
            <w:rPr/>
          </w:rPrChange>
        </w:rPr>
        <w:t>complies</w:t>
      </w:r>
      <w:r w:rsidRPr="00DF3B93">
        <w:rPr>
          <w:spacing w:val="-2"/>
          <w:sz w:val="22"/>
          <w:szCs w:val="22"/>
          <w:rPrChange w:id="468" w:author="Brian Olea" w:date="2024-06-04T11:27:00Z" w16du:dateUtc="2024-06-04T17:27:00Z">
            <w:rPr>
              <w:spacing w:val="-2"/>
            </w:rPr>
          </w:rPrChange>
        </w:rPr>
        <w:t xml:space="preserve"> </w:t>
      </w:r>
      <w:r w:rsidRPr="00DF3B93">
        <w:rPr>
          <w:sz w:val="22"/>
          <w:szCs w:val="22"/>
          <w:rPrChange w:id="469" w:author="Brian Olea" w:date="2024-06-04T11:27:00Z" w16du:dateUtc="2024-06-04T17:27:00Z">
            <w:rPr/>
          </w:rPrChange>
        </w:rPr>
        <w:t>with that standard.</w:t>
      </w:r>
    </w:p>
    <w:p w14:paraId="3763A624" w14:textId="77777777" w:rsidR="00DF0971" w:rsidRPr="00DF3B93" w:rsidRDefault="00DF0971">
      <w:pPr>
        <w:pStyle w:val="BodyText"/>
        <w:spacing w:before="146"/>
        <w:ind w:left="0"/>
        <w:rPr>
          <w:sz w:val="22"/>
          <w:szCs w:val="22"/>
          <w:rPrChange w:id="470" w:author="Brian Olea" w:date="2024-06-04T11:27:00Z" w16du:dateUtc="2024-06-04T17:27:00Z">
            <w:rPr/>
          </w:rPrChange>
        </w:rPr>
      </w:pPr>
    </w:p>
    <w:p w14:paraId="04E9747F" w14:textId="77777777" w:rsidR="00DF0971" w:rsidRPr="00DF3B93" w:rsidRDefault="00000000">
      <w:pPr>
        <w:pStyle w:val="Heading1"/>
        <w:numPr>
          <w:ilvl w:val="0"/>
          <w:numId w:val="7"/>
        </w:numPr>
        <w:tabs>
          <w:tab w:val="left" w:pos="819"/>
        </w:tabs>
        <w:ind w:left="819" w:hanging="359"/>
        <w:rPr>
          <w:sz w:val="22"/>
          <w:szCs w:val="22"/>
          <w:rPrChange w:id="471" w:author="Brian Olea" w:date="2024-06-04T11:27:00Z" w16du:dateUtc="2024-06-04T17:27:00Z">
            <w:rPr/>
          </w:rPrChange>
        </w:rPr>
      </w:pPr>
      <w:bookmarkStart w:id="472" w:name="_bookmark3"/>
      <w:bookmarkEnd w:id="472"/>
      <w:r w:rsidRPr="00DF3B93">
        <w:rPr>
          <w:sz w:val="22"/>
          <w:szCs w:val="22"/>
          <w:rPrChange w:id="473" w:author="Brian Olea" w:date="2024-06-04T11:27:00Z" w16du:dateUtc="2024-06-04T17:27:00Z">
            <w:rPr/>
          </w:rPrChange>
        </w:rPr>
        <w:t>CONTEXT</w:t>
      </w:r>
      <w:r w:rsidRPr="00DF3B93">
        <w:rPr>
          <w:spacing w:val="-8"/>
          <w:sz w:val="22"/>
          <w:szCs w:val="22"/>
          <w:rPrChange w:id="474" w:author="Brian Olea" w:date="2024-06-04T11:27:00Z" w16du:dateUtc="2024-06-04T17:27:00Z">
            <w:rPr>
              <w:spacing w:val="-8"/>
            </w:rPr>
          </w:rPrChange>
        </w:rPr>
        <w:t xml:space="preserve"> </w:t>
      </w:r>
      <w:r w:rsidRPr="00DF3B93">
        <w:rPr>
          <w:sz w:val="22"/>
          <w:szCs w:val="22"/>
          <w:rPrChange w:id="475" w:author="Brian Olea" w:date="2024-06-04T11:27:00Z" w16du:dateUtc="2024-06-04T17:27:00Z">
            <w:rPr/>
          </w:rPrChange>
        </w:rPr>
        <w:t>OF</w:t>
      </w:r>
      <w:r w:rsidRPr="00DF3B93">
        <w:rPr>
          <w:spacing w:val="-6"/>
          <w:sz w:val="22"/>
          <w:szCs w:val="22"/>
          <w:rPrChange w:id="476" w:author="Brian Olea" w:date="2024-06-04T11:27:00Z" w16du:dateUtc="2024-06-04T17:27:00Z">
            <w:rPr>
              <w:spacing w:val="-6"/>
            </w:rPr>
          </w:rPrChange>
        </w:rPr>
        <w:t xml:space="preserve"> </w:t>
      </w:r>
      <w:r w:rsidRPr="00DF3B93">
        <w:rPr>
          <w:sz w:val="22"/>
          <w:szCs w:val="22"/>
          <w:rPrChange w:id="477" w:author="Brian Olea" w:date="2024-06-04T11:27:00Z" w16du:dateUtc="2024-06-04T17:27:00Z">
            <w:rPr/>
          </w:rPrChange>
        </w:rPr>
        <w:t>THE</w:t>
      </w:r>
      <w:r w:rsidRPr="00DF3B93">
        <w:rPr>
          <w:spacing w:val="-5"/>
          <w:sz w:val="22"/>
          <w:szCs w:val="22"/>
          <w:rPrChange w:id="478" w:author="Brian Olea" w:date="2024-06-04T11:27:00Z" w16du:dateUtc="2024-06-04T17:27:00Z">
            <w:rPr>
              <w:spacing w:val="-5"/>
            </w:rPr>
          </w:rPrChange>
        </w:rPr>
        <w:t xml:space="preserve"> </w:t>
      </w:r>
      <w:r w:rsidRPr="00DF3B93">
        <w:rPr>
          <w:spacing w:val="-2"/>
          <w:sz w:val="22"/>
          <w:szCs w:val="22"/>
          <w:rPrChange w:id="479" w:author="Brian Olea" w:date="2024-06-04T11:27:00Z" w16du:dateUtc="2024-06-04T17:27:00Z">
            <w:rPr>
              <w:spacing w:val="-2"/>
            </w:rPr>
          </w:rPrChange>
        </w:rPr>
        <w:t>ORGANIZATION</w:t>
      </w:r>
    </w:p>
    <w:p w14:paraId="0B26CF35" w14:textId="77777777" w:rsidR="00DF0971" w:rsidRPr="00DF3B93" w:rsidRDefault="00000000">
      <w:pPr>
        <w:pStyle w:val="Heading2"/>
        <w:spacing w:before="79"/>
        <w:jc w:val="both"/>
        <w:rPr>
          <w:sz w:val="22"/>
          <w:szCs w:val="22"/>
          <w:rPrChange w:id="480" w:author="Brian Olea" w:date="2024-06-04T11:27:00Z" w16du:dateUtc="2024-06-04T17:27:00Z">
            <w:rPr/>
          </w:rPrChange>
        </w:rPr>
      </w:pPr>
      <w:r w:rsidRPr="00DF3B93">
        <w:rPr>
          <w:sz w:val="22"/>
          <w:szCs w:val="22"/>
          <w:rPrChange w:id="481" w:author="Brian Olea" w:date="2024-06-04T11:27:00Z" w16du:dateUtc="2024-06-04T17:27:00Z">
            <w:rPr/>
          </w:rPrChange>
        </w:rPr>
        <w:t>Understanding</w:t>
      </w:r>
      <w:r w:rsidRPr="00DF3B93">
        <w:rPr>
          <w:spacing w:val="-7"/>
          <w:sz w:val="22"/>
          <w:szCs w:val="22"/>
          <w:rPrChange w:id="482" w:author="Brian Olea" w:date="2024-06-04T11:27:00Z" w16du:dateUtc="2024-06-04T17:27:00Z">
            <w:rPr>
              <w:spacing w:val="-7"/>
            </w:rPr>
          </w:rPrChange>
        </w:rPr>
        <w:t xml:space="preserve"> </w:t>
      </w:r>
      <w:r w:rsidRPr="00DF3B93">
        <w:rPr>
          <w:sz w:val="22"/>
          <w:szCs w:val="22"/>
          <w:rPrChange w:id="483" w:author="Brian Olea" w:date="2024-06-04T11:27:00Z" w16du:dateUtc="2024-06-04T17:27:00Z">
            <w:rPr/>
          </w:rPrChange>
        </w:rPr>
        <w:t>The</w:t>
      </w:r>
      <w:r w:rsidRPr="00DF3B93">
        <w:rPr>
          <w:spacing w:val="-9"/>
          <w:sz w:val="22"/>
          <w:szCs w:val="22"/>
          <w:rPrChange w:id="484" w:author="Brian Olea" w:date="2024-06-04T11:27:00Z" w16du:dateUtc="2024-06-04T17:27:00Z">
            <w:rPr>
              <w:spacing w:val="-9"/>
            </w:rPr>
          </w:rPrChange>
        </w:rPr>
        <w:t xml:space="preserve"> </w:t>
      </w:r>
      <w:r w:rsidRPr="00DF3B93">
        <w:rPr>
          <w:sz w:val="22"/>
          <w:szCs w:val="22"/>
          <w:rPrChange w:id="485" w:author="Brian Olea" w:date="2024-06-04T11:27:00Z" w16du:dateUtc="2024-06-04T17:27:00Z">
            <w:rPr/>
          </w:rPrChange>
        </w:rPr>
        <w:t>Organization</w:t>
      </w:r>
      <w:r w:rsidRPr="00DF3B93">
        <w:rPr>
          <w:spacing w:val="-7"/>
          <w:sz w:val="22"/>
          <w:szCs w:val="22"/>
          <w:rPrChange w:id="486" w:author="Brian Olea" w:date="2024-06-04T11:27:00Z" w16du:dateUtc="2024-06-04T17:27:00Z">
            <w:rPr>
              <w:spacing w:val="-7"/>
            </w:rPr>
          </w:rPrChange>
        </w:rPr>
        <w:t xml:space="preserve"> </w:t>
      </w:r>
      <w:r w:rsidRPr="00DF3B93">
        <w:rPr>
          <w:sz w:val="22"/>
          <w:szCs w:val="22"/>
          <w:rPrChange w:id="487" w:author="Brian Olea" w:date="2024-06-04T11:27:00Z" w16du:dateUtc="2024-06-04T17:27:00Z">
            <w:rPr/>
          </w:rPrChange>
        </w:rPr>
        <w:t>and</w:t>
      </w:r>
      <w:r w:rsidRPr="00DF3B93">
        <w:rPr>
          <w:spacing w:val="-8"/>
          <w:sz w:val="22"/>
          <w:szCs w:val="22"/>
          <w:rPrChange w:id="488" w:author="Brian Olea" w:date="2024-06-04T11:27:00Z" w16du:dateUtc="2024-06-04T17:27:00Z">
            <w:rPr>
              <w:spacing w:val="-8"/>
            </w:rPr>
          </w:rPrChange>
        </w:rPr>
        <w:t xml:space="preserve"> </w:t>
      </w:r>
      <w:r w:rsidRPr="00DF3B93">
        <w:rPr>
          <w:sz w:val="22"/>
          <w:szCs w:val="22"/>
          <w:rPrChange w:id="489" w:author="Brian Olea" w:date="2024-06-04T11:27:00Z" w16du:dateUtc="2024-06-04T17:27:00Z">
            <w:rPr/>
          </w:rPrChange>
        </w:rPr>
        <w:t>Its</w:t>
      </w:r>
      <w:r w:rsidRPr="00DF3B93">
        <w:rPr>
          <w:spacing w:val="-8"/>
          <w:sz w:val="22"/>
          <w:szCs w:val="22"/>
          <w:rPrChange w:id="490" w:author="Brian Olea" w:date="2024-06-04T11:27:00Z" w16du:dateUtc="2024-06-04T17:27:00Z">
            <w:rPr>
              <w:spacing w:val="-8"/>
            </w:rPr>
          </w:rPrChange>
        </w:rPr>
        <w:t xml:space="preserve"> </w:t>
      </w:r>
      <w:r w:rsidRPr="00DF3B93">
        <w:rPr>
          <w:spacing w:val="-2"/>
          <w:sz w:val="22"/>
          <w:szCs w:val="22"/>
          <w:rPrChange w:id="491" w:author="Brian Olea" w:date="2024-06-04T11:27:00Z" w16du:dateUtc="2024-06-04T17:27:00Z">
            <w:rPr>
              <w:spacing w:val="-2"/>
            </w:rPr>
          </w:rPrChange>
        </w:rPr>
        <w:t>Context</w:t>
      </w:r>
    </w:p>
    <w:p w14:paraId="16B2CC11" w14:textId="77777777" w:rsidR="00DF3B93" w:rsidRPr="00DF3B93" w:rsidRDefault="00DF3B93" w:rsidP="00DF3B93">
      <w:pPr>
        <w:pStyle w:val="Heading2"/>
        <w:spacing w:before="79"/>
        <w:jc w:val="both"/>
        <w:rPr>
          <w:ins w:id="492" w:author="Brian Olea" w:date="2024-06-04T11:22:00Z" w16du:dateUtc="2024-06-04T17:22:00Z"/>
          <w:b w:val="0"/>
          <w:bCs w:val="0"/>
          <w:sz w:val="22"/>
          <w:szCs w:val="22"/>
          <w:rPrChange w:id="493" w:author="Brian Olea" w:date="2024-06-04T11:27:00Z" w16du:dateUtc="2024-06-04T17:27:00Z">
            <w:rPr>
              <w:ins w:id="494" w:author="Brian Olea" w:date="2024-06-04T11:22:00Z" w16du:dateUtc="2024-06-04T17:22:00Z"/>
              <w:b w:val="0"/>
              <w:bCs w:val="0"/>
            </w:rPr>
          </w:rPrChange>
        </w:rPr>
      </w:pPr>
      <w:ins w:id="495" w:author="Brian Olea" w:date="2024-06-04T11:22:00Z" w16du:dateUtc="2024-06-04T17:22:00Z">
        <w:r w:rsidRPr="00DF3B93">
          <w:rPr>
            <w:b w:val="0"/>
            <w:bCs w:val="0"/>
            <w:sz w:val="22"/>
            <w:szCs w:val="22"/>
            <w:rPrChange w:id="496" w:author="Brian Olea" w:date="2024-06-04T11:27:00Z" w16du:dateUtc="2024-06-04T17:27:00Z">
              <w:rPr>
                <w:b w:val="0"/>
                <w:bCs w:val="0"/>
              </w:rPr>
            </w:rPrChange>
          </w:rPr>
          <w:t>The Organization has determined the scope of the quality management system as follows:</w:t>
        </w:r>
      </w:ins>
    </w:p>
    <w:p w14:paraId="644B7679" w14:textId="2E7A77F8" w:rsidR="00DF3B93" w:rsidRPr="00DF3B93" w:rsidRDefault="00DF3B93" w:rsidP="00DF3B93">
      <w:pPr>
        <w:pStyle w:val="Heading2"/>
        <w:spacing w:before="79"/>
        <w:jc w:val="both"/>
        <w:rPr>
          <w:ins w:id="497" w:author="Brian Olea" w:date="2024-06-04T11:22:00Z" w16du:dateUtc="2024-06-04T17:22:00Z"/>
          <w:b w:val="0"/>
          <w:bCs w:val="0"/>
          <w:sz w:val="22"/>
          <w:szCs w:val="22"/>
          <w:rPrChange w:id="498" w:author="Brian Olea" w:date="2024-06-04T11:27:00Z" w16du:dateUtc="2024-06-04T17:27:00Z">
            <w:rPr>
              <w:ins w:id="499" w:author="Brian Olea" w:date="2024-06-04T11:22:00Z" w16du:dateUtc="2024-06-04T17:22:00Z"/>
              <w:b w:val="0"/>
              <w:bCs w:val="0"/>
            </w:rPr>
          </w:rPrChange>
        </w:rPr>
      </w:pPr>
      <w:ins w:id="500" w:author="Brian Olea" w:date="2024-06-04T11:22:00Z" w16du:dateUtc="2024-06-04T17:22:00Z">
        <w:r w:rsidRPr="00DF3B93">
          <w:rPr>
            <w:b w:val="0"/>
            <w:bCs w:val="0"/>
            <w:sz w:val="22"/>
            <w:szCs w:val="22"/>
            <w:rPrChange w:id="501" w:author="Brian Olea" w:date="2024-06-04T11:27:00Z" w16du:dateUtc="2024-06-04T17:27:00Z">
              <w:rPr>
                <w:b w:val="0"/>
                <w:bCs w:val="0"/>
              </w:rPr>
            </w:rPrChange>
          </w:rPr>
          <w:t>Scope - Mill Distributor and Full Line Metal Service Center of a Variety of Metals, Including Aluminum, Steel, Stainless Steel, Tool Steel, Brass, Copper, Silicon Bronze, and Lead along with Specialty Catalog Items such as Railing Systems, Decorative Brass, and Ornamental Iron. Additionally, the scope includes the Laser Department at the Riverside and Phoenix locations, which focuses on Make-Build Products to customer specifications with limited design feedback. The department will provide feedback but will not engage in full-scale engineering design from scratch. All other locations (Los Angeles, Orange County, San Diego, San Jose, and Tucson) exclude design and manufacturing sections.</w:t>
        </w:r>
      </w:ins>
    </w:p>
    <w:p w14:paraId="12BAE2DB" w14:textId="77777777" w:rsidR="00DF3B93" w:rsidRDefault="00DF3B93" w:rsidP="00DF3B93">
      <w:pPr>
        <w:pStyle w:val="Heading2"/>
        <w:spacing w:before="79"/>
        <w:jc w:val="both"/>
        <w:rPr>
          <w:ins w:id="502" w:author="Brian Olea [2]" w:date="2024-08-19T10:54:00Z" w16du:dateUtc="2024-08-19T16:54:00Z"/>
          <w:b w:val="0"/>
          <w:bCs w:val="0"/>
          <w:sz w:val="22"/>
          <w:szCs w:val="22"/>
        </w:rPr>
      </w:pPr>
      <w:ins w:id="503" w:author="Brian Olea" w:date="2024-06-04T11:22:00Z" w16du:dateUtc="2024-06-04T17:22:00Z">
        <w:r w:rsidRPr="00DF3B93">
          <w:rPr>
            <w:b w:val="0"/>
            <w:bCs w:val="0"/>
            <w:sz w:val="22"/>
            <w:szCs w:val="22"/>
            <w:rPrChange w:id="504" w:author="Brian Olea" w:date="2024-06-04T11:27:00Z" w16du:dateUtc="2024-06-04T17:27:00Z">
              <w:rPr>
                <w:b w:val="0"/>
                <w:bCs w:val="0"/>
              </w:rPr>
            </w:rPrChange>
          </w:rPr>
          <w:t>The Organization also handles customer-owned materials at the Riverside and Phoenix locations, which consist of drawings or engineering documents exclusive to the laser department.</w:t>
        </w:r>
      </w:ins>
    </w:p>
    <w:p w14:paraId="19BCC1AC" w14:textId="77777777" w:rsidR="007A40CA" w:rsidRPr="00DF3B93" w:rsidRDefault="007A40CA" w:rsidP="00DF3B93">
      <w:pPr>
        <w:pStyle w:val="Heading2"/>
        <w:spacing w:before="79"/>
        <w:jc w:val="both"/>
        <w:rPr>
          <w:ins w:id="505" w:author="Brian Olea" w:date="2024-06-04T11:22:00Z" w16du:dateUtc="2024-06-04T17:22:00Z"/>
          <w:b w:val="0"/>
          <w:bCs w:val="0"/>
          <w:sz w:val="22"/>
          <w:szCs w:val="22"/>
          <w:rPrChange w:id="506" w:author="Brian Olea" w:date="2024-06-04T11:27:00Z" w16du:dateUtc="2024-06-04T17:27:00Z">
            <w:rPr>
              <w:ins w:id="507" w:author="Brian Olea" w:date="2024-06-04T11:22:00Z" w16du:dateUtc="2024-06-04T17:22:00Z"/>
              <w:b w:val="0"/>
              <w:bCs w:val="0"/>
            </w:rPr>
          </w:rPrChange>
        </w:rPr>
      </w:pPr>
    </w:p>
    <w:p w14:paraId="7F6F7889" w14:textId="77777777" w:rsidR="007A40CA" w:rsidRPr="007A40CA" w:rsidRDefault="007A40CA" w:rsidP="007A40CA">
      <w:pPr>
        <w:keepNext/>
        <w:keepLines/>
        <w:suppressLineNumbers/>
        <w:ind w:left="460"/>
        <w:contextualSpacing/>
        <w:rPr>
          <w:ins w:id="508" w:author="Brian Olea [2]" w:date="2024-08-19T10:54:00Z" w16du:dateUtc="2024-08-19T16:54:00Z"/>
          <w:rPrChange w:id="509" w:author="Brian Olea [2]" w:date="2024-08-19T10:54:00Z" w16du:dateUtc="2024-08-19T16:54:00Z">
            <w:rPr>
              <w:ins w:id="510" w:author="Brian Olea [2]" w:date="2024-08-19T10:54:00Z" w16du:dateUtc="2024-08-19T16:54:00Z"/>
              <w:rFonts w:asciiTheme="minorHAnsi" w:hAnsiTheme="minorHAnsi" w:cstheme="minorHAnsi"/>
              <w:sz w:val="24"/>
              <w:szCs w:val="24"/>
            </w:rPr>
          </w:rPrChange>
        </w:rPr>
        <w:pPrChange w:id="511" w:author="Brian Olea [2]" w:date="2024-08-19T10:54:00Z" w16du:dateUtc="2024-08-19T16:54:00Z">
          <w:pPr>
            <w:keepNext/>
            <w:keepLines/>
            <w:suppressLineNumbers/>
            <w:ind w:left="360"/>
            <w:contextualSpacing/>
          </w:pPr>
        </w:pPrChange>
      </w:pPr>
      <w:ins w:id="512" w:author="Brian Olea [2]" w:date="2024-08-19T10:54:00Z" w16du:dateUtc="2024-08-19T16:54:00Z">
        <w:r w:rsidRPr="007A40CA">
          <w:rPr>
            <w:rPrChange w:id="513" w:author="Brian Olea [2]" w:date="2024-08-19T10:54:00Z" w16du:dateUtc="2024-08-19T16:54:00Z">
              <w:rPr>
                <w:rFonts w:asciiTheme="minorHAnsi" w:hAnsiTheme="minorHAnsi" w:cstheme="minorHAnsi"/>
                <w:color w:val="000000"/>
                <w:sz w:val="24"/>
                <w:szCs w:val="24"/>
              </w:rPr>
            </w:rPrChange>
          </w:rPr>
          <w:lastRenderedPageBreak/>
          <w:t xml:space="preserve">Due to our limited impact on Environmental factors related to Climate Change, IMS and its interested parties do not currently have any requirements stated. If at such time our customers require Climate change to be integrated into our processes, IMS will take that into consideration. </w:t>
        </w:r>
      </w:ins>
    </w:p>
    <w:p w14:paraId="269DA674" w14:textId="77777777" w:rsidR="00DF3B93" w:rsidRPr="00DF3B93" w:rsidRDefault="00DF3B93" w:rsidP="00DF3B93">
      <w:pPr>
        <w:pStyle w:val="Heading2"/>
        <w:spacing w:before="79"/>
        <w:jc w:val="both"/>
        <w:rPr>
          <w:ins w:id="514" w:author="Brian Olea" w:date="2024-06-04T11:22:00Z" w16du:dateUtc="2024-06-04T17:22:00Z"/>
          <w:b w:val="0"/>
          <w:bCs w:val="0"/>
          <w:sz w:val="22"/>
          <w:szCs w:val="22"/>
          <w:rPrChange w:id="515" w:author="Brian Olea" w:date="2024-06-04T11:27:00Z" w16du:dateUtc="2024-06-04T17:27:00Z">
            <w:rPr>
              <w:ins w:id="516" w:author="Brian Olea" w:date="2024-06-04T11:22:00Z" w16du:dateUtc="2024-06-04T17:22:00Z"/>
              <w:b w:val="0"/>
              <w:bCs w:val="0"/>
            </w:rPr>
          </w:rPrChange>
        </w:rPr>
      </w:pPr>
    </w:p>
    <w:p w14:paraId="09078124" w14:textId="77777777" w:rsidR="00DF3B93" w:rsidRPr="00DF3B93" w:rsidRDefault="00DF3B93" w:rsidP="00DF3B93">
      <w:pPr>
        <w:pStyle w:val="Heading2"/>
        <w:spacing w:before="79"/>
        <w:jc w:val="both"/>
        <w:rPr>
          <w:ins w:id="517" w:author="Brian Olea" w:date="2024-06-04T11:22:00Z" w16du:dateUtc="2024-06-04T17:22:00Z"/>
          <w:b w:val="0"/>
          <w:bCs w:val="0"/>
          <w:sz w:val="22"/>
          <w:szCs w:val="22"/>
          <w:rPrChange w:id="518" w:author="Brian Olea" w:date="2024-06-04T11:27:00Z" w16du:dateUtc="2024-06-04T17:27:00Z">
            <w:rPr>
              <w:ins w:id="519" w:author="Brian Olea" w:date="2024-06-04T11:22:00Z" w16du:dateUtc="2024-06-04T17:22:00Z"/>
              <w:b w:val="0"/>
              <w:bCs w:val="0"/>
            </w:rPr>
          </w:rPrChange>
        </w:rPr>
      </w:pPr>
      <w:ins w:id="520" w:author="Brian Olea" w:date="2024-06-04T11:22:00Z" w16du:dateUtc="2024-06-04T17:22:00Z">
        <w:r w:rsidRPr="00DF3B93">
          <w:rPr>
            <w:b w:val="0"/>
            <w:bCs w:val="0"/>
            <w:sz w:val="22"/>
            <w:szCs w:val="22"/>
            <w:rPrChange w:id="521" w:author="Brian Olea" w:date="2024-06-04T11:27:00Z" w16du:dateUtc="2024-06-04T17:27:00Z">
              <w:rPr>
                <w:b w:val="0"/>
                <w:bCs w:val="0"/>
              </w:rPr>
            </w:rPrChange>
          </w:rPr>
          <w:t>Exclusions:</w:t>
        </w:r>
      </w:ins>
    </w:p>
    <w:p w14:paraId="7FF2031D" w14:textId="77777777" w:rsidR="00DF3B93" w:rsidRPr="00DF3B93" w:rsidRDefault="00DF3B93" w:rsidP="00DF3B93">
      <w:pPr>
        <w:pStyle w:val="Heading2"/>
        <w:spacing w:before="79"/>
        <w:jc w:val="both"/>
        <w:rPr>
          <w:ins w:id="522" w:author="Brian Olea" w:date="2024-06-04T11:22:00Z" w16du:dateUtc="2024-06-04T17:22:00Z"/>
          <w:b w:val="0"/>
          <w:bCs w:val="0"/>
          <w:sz w:val="22"/>
          <w:szCs w:val="22"/>
          <w:rPrChange w:id="523" w:author="Brian Olea" w:date="2024-06-04T11:27:00Z" w16du:dateUtc="2024-06-04T17:27:00Z">
            <w:rPr>
              <w:ins w:id="524" w:author="Brian Olea" w:date="2024-06-04T11:22:00Z" w16du:dateUtc="2024-06-04T17:22:00Z"/>
              <w:b w:val="0"/>
              <w:bCs w:val="0"/>
            </w:rPr>
          </w:rPrChange>
        </w:rPr>
      </w:pPr>
      <w:ins w:id="525" w:author="Brian Olea" w:date="2024-06-04T11:22:00Z" w16du:dateUtc="2024-06-04T17:22:00Z">
        <w:r w:rsidRPr="00DF3B93">
          <w:rPr>
            <w:b w:val="0"/>
            <w:bCs w:val="0"/>
            <w:sz w:val="22"/>
            <w:szCs w:val="22"/>
            <w:rPrChange w:id="526" w:author="Brian Olea" w:date="2024-06-04T11:27:00Z" w16du:dateUtc="2024-06-04T17:27:00Z">
              <w:rPr>
                <w:b w:val="0"/>
                <w:bCs w:val="0"/>
              </w:rPr>
            </w:rPrChange>
          </w:rPr>
          <w:t>• 8.3 Design and Development of Products and Services: This exclusion applies to all locations except Riverside and Phoenix, as they include the Laser Department for limited design feedback.</w:t>
        </w:r>
      </w:ins>
    </w:p>
    <w:p w14:paraId="6AE7D807" w14:textId="0BC6162D" w:rsidR="00DF0971" w:rsidRPr="00DF3B93" w:rsidDel="00DF3B93" w:rsidRDefault="00DF3B93">
      <w:pPr>
        <w:pStyle w:val="BodyText"/>
        <w:spacing w:before="29"/>
        <w:ind w:left="460" w:right="591"/>
        <w:jc w:val="both"/>
        <w:rPr>
          <w:del w:id="527" w:author="Brian Olea" w:date="2024-06-04T11:22:00Z" w16du:dateUtc="2024-06-04T17:22:00Z"/>
          <w:sz w:val="22"/>
          <w:szCs w:val="22"/>
          <w:rPrChange w:id="528" w:author="Brian Olea" w:date="2024-06-04T11:27:00Z" w16du:dateUtc="2024-06-04T17:27:00Z">
            <w:rPr>
              <w:del w:id="529" w:author="Brian Olea" w:date="2024-06-04T11:22:00Z" w16du:dateUtc="2024-06-04T17:22:00Z"/>
            </w:rPr>
          </w:rPrChange>
        </w:rPr>
        <w:pPrChange w:id="530" w:author="Brian Olea" w:date="2024-06-04T11:23:00Z" w16du:dateUtc="2024-06-04T17:23:00Z">
          <w:pPr>
            <w:pStyle w:val="BodyText"/>
            <w:spacing w:before="29"/>
            <w:ind w:right="591"/>
            <w:jc w:val="both"/>
          </w:pPr>
        </w:pPrChange>
      </w:pPr>
      <w:ins w:id="531" w:author="Brian Olea" w:date="2024-06-04T11:22:00Z" w16du:dateUtc="2024-06-04T17:22:00Z">
        <w:r w:rsidRPr="00DF3B93">
          <w:rPr>
            <w:sz w:val="22"/>
            <w:szCs w:val="22"/>
            <w:rPrChange w:id="532" w:author="Brian Olea" w:date="2024-06-04T11:27:00Z" w16du:dateUtc="2024-06-04T17:27:00Z">
              <w:rPr/>
            </w:rPrChange>
          </w:rPr>
          <w:t xml:space="preserve">• 8.5.3 Customer Property: Previously excluded, but now included for the Riverside and Phoenix locations as the organization handles customer-owned materials (drawings or engineering documents) specific to the </w:t>
        </w:r>
      </w:ins>
      <w:ins w:id="533" w:author="Brian Olea" w:date="2024-06-04T11:24:00Z" w16du:dateUtc="2024-06-04T17:24:00Z">
        <w:r w:rsidRPr="00DF3B93">
          <w:rPr>
            <w:b/>
            <w:bCs/>
            <w:sz w:val="22"/>
            <w:szCs w:val="22"/>
            <w:rPrChange w:id="534" w:author="Brian Olea" w:date="2024-06-04T11:27:00Z" w16du:dateUtc="2024-06-04T17:27:00Z">
              <w:rPr>
                <w:b/>
                <w:bCs/>
              </w:rPr>
            </w:rPrChange>
          </w:rPr>
          <w:t>L</w:t>
        </w:r>
      </w:ins>
      <w:ins w:id="535" w:author="Brian Olea" w:date="2024-06-04T11:22:00Z" w16du:dateUtc="2024-06-04T17:22:00Z">
        <w:r w:rsidRPr="00DF3B93">
          <w:rPr>
            <w:sz w:val="22"/>
            <w:szCs w:val="22"/>
            <w:rPrChange w:id="536" w:author="Brian Olea" w:date="2024-06-04T11:27:00Z" w16du:dateUtc="2024-06-04T17:27:00Z">
              <w:rPr/>
            </w:rPrChange>
          </w:rPr>
          <w:t xml:space="preserve">aser </w:t>
        </w:r>
        <w:proofErr w:type="spellStart"/>
        <w:r w:rsidRPr="00DF3B93">
          <w:rPr>
            <w:sz w:val="22"/>
            <w:szCs w:val="22"/>
            <w:rPrChange w:id="537" w:author="Brian Olea" w:date="2024-06-04T11:27:00Z" w16du:dateUtc="2024-06-04T17:27:00Z">
              <w:rPr/>
            </w:rPrChange>
          </w:rPr>
          <w:t>epartment</w:t>
        </w:r>
        <w:proofErr w:type="spellEnd"/>
        <w:r w:rsidRPr="00DF3B93">
          <w:rPr>
            <w:sz w:val="22"/>
            <w:szCs w:val="22"/>
            <w:rPrChange w:id="538" w:author="Brian Olea" w:date="2024-06-04T11:27:00Z" w16du:dateUtc="2024-06-04T17:27:00Z">
              <w:rPr/>
            </w:rPrChange>
          </w:rPr>
          <w:t>.</w:t>
        </w:r>
      </w:ins>
      <w:del w:id="539" w:author="Brian Olea" w:date="2024-06-04T11:22:00Z" w16du:dateUtc="2024-06-04T17:22:00Z">
        <w:r w:rsidRPr="00DF3B93" w:rsidDel="00DF3B93">
          <w:rPr>
            <w:sz w:val="22"/>
            <w:szCs w:val="22"/>
            <w:rPrChange w:id="540" w:author="Brian Olea" w:date="2024-06-04T11:27:00Z" w16du:dateUtc="2024-06-04T17:27:00Z">
              <w:rPr/>
            </w:rPrChange>
          </w:rPr>
          <w:delText>Our</w:delText>
        </w:r>
        <w:r w:rsidRPr="00DF3B93" w:rsidDel="00DF3B93">
          <w:rPr>
            <w:spacing w:val="-3"/>
            <w:sz w:val="22"/>
            <w:szCs w:val="22"/>
            <w:rPrChange w:id="541" w:author="Brian Olea" w:date="2024-06-04T11:27:00Z" w16du:dateUtc="2024-06-04T17:27:00Z">
              <w:rPr>
                <w:spacing w:val="-3"/>
              </w:rPr>
            </w:rPrChange>
          </w:rPr>
          <w:delText xml:space="preserve"> </w:delText>
        </w:r>
        <w:r w:rsidRPr="00DF3B93" w:rsidDel="00DF3B93">
          <w:rPr>
            <w:sz w:val="22"/>
            <w:szCs w:val="22"/>
            <w:rPrChange w:id="542" w:author="Brian Olea" w:date="2024-06-04T11:27:00Z" w16du:dateUtc="2024-06-04T17:27:00Z">
              <w:rPr/>
            </w:rPrChange>
          </w:rPr>
          <w:delText>organization</w:delText>
        </w:r>
        <w:r w:rsidRPr="00DF3B93" w:rsidDel="00DF3B93">
          <w:rPr>
            <w:spacing w:val="-2"/>
            <w:sz w:val="22"/>
            <w:szCs w:val="22"/>
            <w:rPrChange w:id="543" w:author="Brian Olea" w:date="2024-06-04T11:27:00Z" w16du:dateUtc="2024-06-04T17:27:00Z">
              <w:rPr>
                <w:spacing w:val="-2"/>
              </w:rPr>
            </w:rPrChange>
          </w:rPr>
          <w:delText xml:space="preserve"> </w:delText>
        </w:r>
        <w:r w:rsidRPr="00DF3B93" w:rsidDel="00DF3B93">
          <w:rPr>
            <w:sz w:val="22"/>
            <w:szCs w:val="22"/>
            <w:rPrChange w:id="544" w:author="Brian Olea" w:date="2024-06-04T11:27:00Z" w16du:dateUtc="2024-06-04T17:27:00Z">
              <w:rPr/>
            </w:rPrChange>
          </w:rPr>
          <w:delText>consists</w:delText>
        </w:r>
        <w:r w:rsidRPr="00DF3B93" w:rsidDel="00DF3B93">
          <w:rPr>
            <w:spacing w:val="-2"/>
            <w:sz w:val="22"/>
            <w:szCs w:val="22"/>
            <w:rPrChange w:id="545" w:author="Brian Olea" w:date="2024-06-04T11:27:00Z" w16du:dateUtc="2024-06-04T17:27:00Z">
              <w:rPr>
                <w:spacing w:val="-2"/>
              </w:rPr>
            </w:rPrChange>
          </w:rPr>
          <w:delText xml:space="preserve"> </w:delText>
        </w:r>
        <w:r w:rsidRPr="00DF3B93" w:rsidDel="00DF3B93">
          <w:rPr>
            <w:sz w:val="22"/>
            <w:szCs w:val="22"/>
            <w:rPrChange w:id="546" w:author="Brian Olea" w:date="2024-06-04T11:27:00Z" w16du:dateUtc="2024-06-04T17:27:00Z">
              <w:rPr/>
            </w:rPrChange>
          </w:rPr>
          <w:delText>of</w:delText>
        </w:r>
        <w:r w:rsidRPr="00DF3B93" w:rsidDel="00DF3B93">
          <w:rPr>
            <w:spacing w:val="-3"/>
            <w:sz w:val="22"/>
            <w:szCs w:val="22"/>
            <w:rPrChange w:id="547" w:author="Brian Olea" w:date="2024-06-04T11:27:00Z" w16du:dateUtc="2024-06-04T17:27:00Z">
              <w:rPr>
                <w:spacing w:val="-3"/>
              </w:rPr>
            </w:rPrChange>
          </w:rPr>
          <w:delText xml:space="preserve"> </w:delText>
        </w:r>
        <w:r w:rsidRPr="00DF3B93" w:rsidDel="00DF3B93">
          <w:rPr>
            <w:sz w:val="22"/>
            <w:szCs w:val="22"/>
            <w:rPrChange w:id="548" w:author="Brian Olea" w:date="2024-06-04T11:27:00Z" w16du:dateUtc="2024-06-04T17:27:00Z">
              <w:rPr/>
            </w:rPrChange>
          </w:rPr>
          <w:delText>Industrial</w:delText>
        </w:r>
        <w:r w:rsidRPr="00DF3B93" w:rsidDel="00DF3B93">
          <w:rPr>
            <w:spacing w:val="-4"/>
            <w:sz w:val="22"/>
            <w:szCs w:val="22"/>
            <w:rPrChange w:id="549" w:author="Brian Olea" w:date="2024-06-04T11:27:00Z" w16du:dateUtc="2024-06-04T17:27:00Z">
              <w:rPr>
                <w:spacing w:val="-4"/>
              </w:rPr>
            </w:rPrChange>
          </w:rPr>
          <w:delText xml:space="preserve"> </w:delText>
        </w:r>
        <w:r w:rsidRPr="00DF3B93" w:rsidDel="00DF3B93">
          <w:rPr>
            <w:sz w:val="22"/>
            <w:szCs w:val="22"/>
            <w:rPrChange w:id="550" w:author="Brian Olea" w:date="2024-06-04T11:27:00Z" w16du:dateUtc="2024-06-04T17:27:00Z">
              <w:rPr/>
            </w:rPrChange>
          </w:rPr>
          <w:delText>Metal</w:delText>
        </w:r>
        <w:r w:rsidRPr="00DF3B93" w:rsidDel="00DF3B93">
          <w:rPr>
            <w:spacing w:val="-4"/>
            <w:sz w:val="22"/>
            <w:szCs w:val="22"/>
            <w:rPrChange w:id="551" w:author="Brian Olea" w:date="2024-06-04T11:27:00Z" w16du:dateUtc="2024-06-04T17:27:00Z">
              <w:rPr>
                <w:spacing w:val="-4"/>
              </w:rPr>
            </w:rPrChange>
          </w:rPr>
          <w:delText xml:space="preserve"> </w:delText>
        </w:r>
        <w:r w:rsidRPr="00DF3B93" w:rsidDel="00DF3B93">
          <w:rPr>
            <w:sz w:val="22"/>
            <w:szCs w:val="22"/>
            <w:rPrChange w:id="552" w:author="Brian Olea" w:date="2024-06-04T11:27:00Z" w16du:dateUtc="2024-06-04T17:27:00Z">
              <w:rPr/>
            </w:rPrChange>
          </w:rPr>
          <w:delText>Supply</w:delText>
        </w:r>
        <w:r w:rsidRPr="00DF3B93" w:rsidDel="00DF3B93">
          <w:rPr>
            <w:spacing w:val="-2"/>
            <w:sz w:val="22"/>
            <w:szCs w:val="22"/>
            <w:rPrChange w:id="553" w:author="Brian Olea" w:date="2024-06-04T11:27:00Z" w16du:dateUtc="2024-06-04T17:27:00Z">
              <w:rPr>
                <w:spacing w:val="-2"/>
              </w:rPr>
            </w:rPrChange>
          </w:rPr>
          <w:delText xml:space="preserve"> </w:delText>
        </w:r>
        <w:r w:rsidRPr="00DF3B93" w:rsidDel="00DF3B93">
          <w:rPr>
            <w:sz w:val="22"/>
            <w:szCs w:val="22"/>
            <w:rPrChange w:id="554" w:author="Brian Olea" w:date="2024-06-04T11:27:00Z" w16du:dateUtc="2024-06-04T17:27:00Z">
              <w:rPr/>
            </w:rPrChange>
          </w:rPr>
          <w:delText>with</w:delText>
        </w:r>
        <w:r w:rsidRPr="00DF3B93" w:rsidDel="00DF3B93">
          <w:rPr>
            <w:spacing w:val="-3"/>
            <w:sz w:val="22"/>
            <w:szCs w:val="22"/>
            <w:rPrChange w:id="555" w:author="Brian Olea" w:date="2024-06-04T11:27:00Z" w16du:dateUtc="2024-06-04T17:27:00Z">
              <w:rPr>
                <w:spacing w:val="-3"/>
              </w:rPr>
            </w:rPrChange>
          </w:rPr>
          <w:delText xml:space="preserve"> </w:delText>
        </w:r>
        <w:r w:rsidRPr="00DF3B93" w:rsidDel="00DF3B93">
          <w:rPr>
            <w:sz w:val="22"/>
            <w:szCs w:val="22"/>
            <w:rPrChange w:id="556" w:author="Brian Olea" w:date="2024-06-04T11:27:00Z" w16du:dateUtc="2024-06-04T17:27:00Z">
              <w:rPr/>
            </w:rPrChange>
          </w:rPr>
          <w:delText>7</w:delText>
        </w:r>
        <w:r w:rsidRPr="00DF3B93" w:rsidDel="00DF3B93">
          <w:rPr>
            <w:spacing w:val="-4"/>
            <w:sz w:val="22"/>
            <w:szCs w:val="22"/>
            <w:rPrChange w:id="557" w:author="Brian Olea" w:date="2024-06-04T11:27:00Z" w16du:dateUtc="2024-06-04T17:27:00Z">
              <w:rPr>
                <w:spacing w:val="-4"/>
              </w:rPr>
            </w:rPrChange>
          </w:rPr>
          <w:delText xml:space="preserve"> </w:delText>
        </w:r>
        <w:r w:rsidRPr="00DF3B93" w:rsidDel="00DF3B93">
          <w:rPr>
            <w:sz w:val="22"/>
            <w:szCs w:val="22"/>
            <w:rPrChange w:id="558" w:author="Brian Olea" w:date="2024-06-04T11:27:00Z" w16du:dateUtc="2024-06-04T17:27:00Z">
              <w:rPr/>
            </w:rPrChange>
          </w:rPr>
          <w:delText>locations</w:delText>
        </w:r>
        <w:r w:rsidRPr="00DF3B93" w:rsidDel="00DF3B93">
          <w:rPr>
            <w:spacing w:val="-3"/>
            <w:sz w:val="22"/>
            <w:szCs w:val="22"/>
            <w:rPrChange w:id="559" w:author="Brian Olea" w:date="2024-06-04T11:27:00Z" w16du:dateUtc="2024-06-04T17:27:00Z">
              <w:rPr>
                <w:spacing w:val="-3"/>
              </w:rPr>
            </w:rPrChange>
          </w:rPr>
          <w:delText xml:space="preserve"> </w:delText>
        </w:r>
        <w:r w:rsidRPr="00DF3B93" w:rsidDel="00DF3B93">
          <w:rPr>
            <w:sz w:val="22"/>
            <w:szCs w:val="22"/>
            <w:rPrChange w:id="560" w:author="Brian Olea" w:date="2024-06-04T11:27:00Z" w16du:dateUtc="2024-06-04T17:27:00Z">
              <w:rPr/>
            </w:rPrChange>
          </w:rPr>
          <w:delText>that</w:delText>
        </w:r>
        <w:r w:rsidRPr="00DF3B93" w:rsidDel="00DF3B93">
          <w:rPr>
            <w:spacing w:val="-4"/>
            <w:sz w:val="22"/>
            <w:szCs w:val="22"/>
            <w:rPrChange w:id="561" w:author="Brian Olea" w:date="2024-06-04T11:27:00Z" w16du:dateUtc="2024-06-04T17:27:00Z">
              <w:rPr>
                <w:spacing w:val="-4"/>
              </w:rPr>
            </w:rPrChange>
          </w:rPr>
          <w:delText xml:space="preserve"> </w:delText>
        </w:r>
        <w:r w:rsidRPr="00DF3B93" w:rsidDel="00DF3B93">
          <w:rPr>
            <w:sz w:val="22"/>
            <w:szCs w:val="22"/>
            <w:rPrChange w:id="562" w:author="Brian Olea" w:date="2024-06-04T11:27:00Z" w16du:dateUtc="2024-06-04T17:27:00Z">
              <w:rPr/>
            </w:rPrChange>
          </w:rPr>
          <w:delText>specialize</w:delText>
        </w:r>
        <w:r w:rsidRPr="00DF3B93" w:rsidDel="00DF3B93">
          <w:rPr>
            <w:spacing w:val="-4"/>
            <w:sz w:val="22"/>
            <w:szCs w:val="22"/>
            <w:rPrChange w:id="563" w:author="Brian Olea" w:date="2024-06-04T11:27:00Z" w16du:dateUtc="2024-06-04T17:27:00Z">
              <w:rPr>
                <w:spacing w:val="-4"/>
              </w:rPr>
            </w:rPrChange>
          </w:rPr>
          <w:delText xml:space="preserve"> </w:delText>
        </w:r>
        <w:r w:rsidRPr="00DF3B93" w:rsidDel="00DF3B93">
          <w:rPr>
            <w:sz w:val="22"/>
            <w:szCs w:val="22"/>
            <w:rPrChange w:id="564" w:author="Brian Olea" w:date="2024-06-04T11:27:00Z" w16du:dateUtc="2024-06-04T17:27:00Z">
              <w:rPr/>
            </w:rPrChange>
          </w:rPr>
          <w:delText>in</w:delText>
        </w:r>
        <w:r w:rsidRPr="00DF3B93" w:rsidDel="00DF3B93">
          <w:rPr>
            <w:spacing w:val="-2"/>
            <w:sz w:val="22"/>
            <w:szCs w:val="22"/>
            <w:rPrChange w:id="565" w:author="Brian Olea" w:date="2024-06-04T11:27:00Z" w16du:dateUtc="2024-06-04T17:27:00Z">
              <w:rPr>
                <w:spacing w:val="-2"/>
              </w:rPr>
            </w:rPrChange>
          </w:rPr>
          <w:delText xml:space="preserve"> </w:delText>
        </w:r>
        <w:r w:rsidRPr="00DF3B93" w:rsidDel="00DF3B93">
          <w:rPr>
            <w:sz w:val="22"/>
            <w:szCs w:val="22"/>
            <w:rPrChange w:id="566" w:author="Brian Olea" w:date="2024-06-04T11:27:00Z" w16du:dateUtc="2024-06-04T17:27:00Z">
              <w:rPr/>
            </w:rPrChange>
          </w:rPr>
          <w:delText>Metal</w:delText>
        </w:r>
        <w:r w:rsidRPr="00DF3B93" w:rsidDel="00DF3B93">
          <w:rPr>
            <w:spacing w:val="-4"/>
            <w:sz w:val="22"/>
            <w:szCs w:val="22"/>
            <w:rPrChange w:id="567" w:author="Brian Olea" w:date="2024-06-04T11:27:00Z" w16du:dateUtc="2024-06-04T17:27:00Z">
              <w:rPr>
                <w:spacing w:val="-4"/>
              </w:rPr>
            </w:rPrChange>
          </w:rPr>
          <w:delText xml:space="preserve"> </w:delText>
        </w:r>
        <w:r w:rsidRPr="00DF3B93" w:rsidDel="00DF3B93">
          <w:rPr>
            <w:sz w:val="22"/>
            <w:szCs w:val="22"/>
            <w:rPrChange w:id="568" w:author="Brian Olea" w:date="2024-06-04T11:27:00Z" w16du:dateUtc="2024-06-04T17:27:00Z">
              <w:rPr/>
            </w:rPrChange>
          </w:rPr>
          <w:delText>Sales</w:delText>
        </w:r>
        <w:r w:rsidRPr="00DF3B93" w:rsidDel="00DF3B93">
          <w:rPr>
            <w:spacing w:val="-3"/>
            <w:sz w:val="22"/>
            <w:szCs w:val="22"/>
            <w:rPrChange w:id="569" w:author="Brian Olea" w:date="2024-06-04T11:27:00Z" w16du:dateUtc="2024-06-04T17:27:00Z">
              <w:rPr>
                <w:spacing w:val="-3"/>
              </w:rPr>
            </w:rPrChange>
          </w:rPr>
          <w:delText xml:space="preserve"> </w:delText>
        </w:r>
        <w:r w:rsidRPr="00DF3B93" w:rsidDel="00DF3B93">
          <w:rPr>
            <w:sz w:val="22"/>
            <w:szCs w:val="22"/>
            <w:rPrChange w:id="570" w:author="Brian Olea" w:date="2024-06-04T11:27:00Z" w16du:dateUtc="2024-06-04T17:27:00Z">
              <w:rPr/>
            </w:rPrChange>
          </w:rPr>
          <w:delText>and Cutting</w:delText>
        </w:r>
        <w:r w:rsidRPr="00DF3B93" w:rsidDel="00DF3B93">
          <w:rPr>
            <w:spacing w:val="-3"/>
            <w:sz w:val="22"/>
            <w:szCs w:val="22"/>
            <w:rPrChange w:id="571" w:author="Brian Olea" w:date="2024-06-04T11:27:00Z" w16du:dateUtc="2024-06-04T17:27:00Z">
              <w:rPr>
                <w:spacing w:val="-3"/>
              </w:rPr>
            </w:rPrChange>
          </w:rPr>
          <w:delText xml:space="preserve"> </w:delText>
        </w:r>
        <w:r w:rsidRPr="00DF3B93" w:rsidDel="00DF3B93">
          <w:rPr>
            <w:sz w:val="22"/>
            <w:szCs w:val="22"/>
            <w:rPrChange w:id="572" w:author="Brian Olea" w:date="2024-06-04T11:27:00Z" w16du:dateUtc="2024-06-04T17:27:00Z">
              <w:rPr/>
            </w:rPrChange>
          </w:rPr>
          <w:delText>Services,</w:delText>
        </w:r>
        <w:r w:rsidRPr="00DF3B93" w:rsidDel="00DF3B93">
          <w:rPr>
            <w:spacing w:val="-3"/>
            <w:sz w:val="22"/>
            <w:szCs w:val="22"/>
            <w:rPrChange w:id="573" w:author="Brian Olea" w:date="2024-06-04T11:27:00Z" w16du:dateUtc="2024-06-04T17:27:00Z">
              <w:rPr>
                <w:spacing w:val="-3"/>
              </w:rPr>
            </w:rPrChange>
          </w:rPr>
          <w:delText xml:space="preserve"> </w:delText>
        </w:r>
        <w:r w:rsidRPr="00DF3B93" w:rsidDel="00DF3B93">
          <w:rPr>
            <w:sz w:val="22"/>
            <w:szCs w:val="22"/>
            <w:rPrChange w:id="574" w:author="Brian Olea" w:date="2024-06-04T11:27:00Z" w16du:dateUtc="2024-06-04T17:27:00Z">
              <w:rPr/>
            </w:rPrChange>
          </w:rPr>
          <w:delText>and</w:delText>
        </w:r>
        <w:r w:rsidRPr="00DF3B93" w:rsidDel="00DF3B93">
          <w:rPr>
            <w:spacing w:val="-3"/>
            <w:sz w:val="22"/>
            <w:szCs w:val="22"/>
            <w:rPrChange w:id="575" w:author="Brian Olea" w:date="2024-06-04T11:27:00Z" w16du:dateUtc="2024-06-04T17:27:00Z">
              <w:rPr>
                <w:spacing w:val="-3"/>
              </w:rPr>
            </w:rPrChange>
          </w:rPr>
          <w:delText xml:space="preserve"> </w:delText>
        </w:r>
        <w:r w:rsidRPr="00DF3B93" w:rsidDel="00DF3B93">
          <w:rPr>
            <w:sz w:val="22"/>
            <w:szCs w:val="22"/>
            <w:rPrChange w:id="576" w:author="Brian Olea" w:date="2024-06-04T11:27:00Z" w16du:dateUtc="2024-06-04T17:27:00Z">
              <w:rPr/>
            </w:rPrChange>
          </w:rPr>
          <w:delText>Precision</w:delText>
        </w:r>
        <w:r w:rsidRPr="00DF3B93" w:rsidDel="00DF3B93">
          <w:rPr>
            <w:spacing w:val="-3"/>
            <w:sz w:val="22"/>
            <w:szCs w:val="22"/>
            <w:rPrChange w:id="577" w:author="Brian Olea" w:date="2024-06-04T11:27:00Z" w16du:dateUtc="2024-06-04T17:27:00Z">
              <w:rPr>
                <w:spacing w:val="-3"/>
              </w:rPr>
            </w:rPrChange>
          </w:rPr>
          <w:delText xml:space="preserve"> </w:delText>
        </w:r>
        <w:r w:rsidRPr="00DF3B93" w:rsidDel="00DF3B93">
          <w:rPr>
            <w:sz w:val="22"/>
            <w:szCs w:val="22"/>
            <w:rPrChange w:id="578" w:author="Brian Olea" w:date="2024-06-04T11:27:00Z" w16du:dateUtc="2024-06-04T17:27:00Z">
              <w:rPr/>
            </w:rPrChange>
          </w:rPr>
          <w:delText>Aluminum</w:delText>
        </w:r>
        <w:r w:rsidRPr="00DF3B93" w:rsidDel="00DF3B93">
          <w:rPr>
            <w:spacing w:val="-2"/>
            <w:sz w:val="22"/>
            <w:szCs w:val="22"/>
            <w:rPrChange w:id="579" w:author="Brian Olea" w:date="2024-06-04T11:27:00Z" w16du:dateUtc="2024-06-04T17:27:00Z">
              <w:rPr>
                <w:spacing w:val="-2"/>
              </w:rPr>
            </w:rPrChange>
          </w:rPr>
          <w:delText xml:space="preserve"> </w:delText>
        </w:r>
        <w:r w:rsidRPr="00DF3B93" w:rsidDel="00DF3B93">
          <w:rPr>
            <w:sz w:val="22"/>
            <w:szCs w:val="22"/>
            <w:rPrChange w:id="580" w:author="Brian Olea" w:date="2024-06-04T11:27:00Z" w16du:dateUtc="2024-06-04T17:27:00Z">
              <w:rPr/>
            </w:rPrChange>
          </w:rPr>
          <w:delText>Sheet</w:delText>
        </w:r>
        <w:r w:rsidRPr="00DF3B93" w:rsidDel="00DF3B93">
          <w:rPr>
            <w:spacing w:val="-3"/>
            <w:sz w:val="22"/>
            <w:szCs w:val="22"/>
            <w:rPrChange w:id="581" w:author="Brian Olea" w:date="2024-06-04T11:27:00Z" w16du:dateUtc="2024-06-04T17:27:00Z">
              <w:rPr>
                <w:spacing w:val="-3"/>
              </w:rPr>
            </w:rPrChange>
          </w:rPr>
          <w:delText xml:space="preserve"> </w:delText>
        </w:r>
        <w:r w:rsidRPr="00DF3B93" w:rsidDel="00DF3B93">
          <w:rPr>
            <w:sz w:val="22"/>
            <w:szCs w:val="22"/>
            <w:rPrChange w:id="582" w:author="Brian Olea" w:date="2024-06-04T11:27:00Z" w16du:dateUtc="2024-06-04T17:27:00Z">
              <w:rPr/>
            </w:rPrChange>
          </w:rPr>
          <w:delText>&amp;</w:delText>
        </w:r>
        <w:r w:rsidRPr="00DF3B93" w:rsidDel="00DF3B93">
          <w:rPr>
            <w:spacing w:val="-3"/>
            <w:sz w:val="22"/>
            <w:szCs w:val="22"/>
            <w:rPrChange w:id="583" w:author="Brian Olea" w:date="2024-06-04T11:27:00Z" w16du:dateUtc="2024-06-04T17:27:00Z">
              <w:rPr>
                <w:spacing w:val="-3"/>
              </w:rPr>
            </w:rPrChange>
          </w:rPr>
          <w:delText xml:space="preserve"> </w:delText>
        </w:r>
        <w:r w:rsidRPr="00DF3B93" w:rsidDel="00DF3B93">
          <w:rPr>
            <w:sz w:val="22"/>
            <w:szCs w:val="22"/>
            <w:rPrChange w:id="584" w:author="Brian Olea" w:date="2024-06-04T11:27:00Z" w16du:dateUtc="2024-06-04T17:27:00Z">
              <w:rPr/>
            </w:rPrChange>
          </w:rPr>
          <w:delText>Plate</w:delText>
        </w:r>
        <w:r w:rsidRPr="00DF3B93" w:rsidDel="00DF3B93">
          <w:rPr>
            <w:spacing w:val="-3"/>
            <w:sz w:val="22"/>
            <w:szCs w:val="22"/>
            <w:rPrChange w:id="585" w:author="Brian Olea" w:date="2024-06-04T11:27:00Z" w16du:dateUtc="2024-06-04T17:27:00Z">
              <w:rPr>
                <w:spacing w:val="-3"/>
              </w:rPr>
            </w:rPrChange>
          </w:rPr>
          <w:delText xml:space="preserve"> </w:delText>
        </w:r>
        <w:r w:rsidRPr="00DF3B93" w:rsidDel="00DF3B93">
          <w:rPr>
            <w:sz w:val="22"/>
            <w:szCs w:val="22"/>
            <w:rPrChange w:id="586" w:author="Brian Olea" w:date="2024-06-04T11:27:00Z" w16du:dateUtc="2024-06-04T17:27:00Z">
              <w:rPr/>
            </w:rPrChange>
          </w:rPr>
          <w:delText>Cutting,</w:delText>
        </w:r>
        <w:r w:rsidRPr="00DF3B93" w:rsidDel="00DF3B93">
          <w:rPr>
            <w:spacing w:val="-3"/>
            <w:sz w:val="22"/>
            <w:szCs w:val="22"/>
            <w:rPrChange w:id="587" w:author="Brian Olea" w:date="2024-06-04T11:27:00Z" w16du:dateUtc="2024-06-04T17:27:00Z">
              <w:rPr>
                <w:spacing w:val="-3"/>
              </w:rPr>
            </w:rPrChange>
          </w:rPr>
          <w:delText xml:space="preserve"> </w:delText>
        </w:r>
        <w:r w:rsidRPr="00DF3B93" w:rsidDel="00DF3B93">
          <w:rPr>
            <w:sz w:val="22"/>
            <w:szCs w:val="22"/>
            <w:rPrChange w:id="588" w:author="Brian Olea" w:date="2024-06-04T11:27:00Z" w16du:dateUtc="2024-06-04T17:27:00Z">
              <w:rPr/>
            </w:rPrChange>
          </w:rPr>
          <w:delText>Stainless</w:delText>
        </w:r>
        <w:r w:rsidRPr="00DF3B93" w:rsidDel="00DF3B93">
          <w:rPr>
            <w:spacing w:val="-2"/>
            <w:sz w:val="22"/>
            <w:szCs w:val="22"/>
            <w:rPrChange w:id="589" w:author="Brian Olea" w:date="2024-06-04T11:27:00Z" w16du:dateUtc="2024-06-04T17:27:00Z">
              <w:rPr>
                <w:spacing w:val="-2"/>
              </w:rPr>
            </w:rPrChange>
          </w:rPr>
          <w:delText xml:space="preserve"> </w:delText>
        </w:r>
        <w:r w:rsidRPr="00DF3B93" w:rsidDel="00DF3B93">
          <w:rPr>
            <w:sz w:val="22"/>
            <w:szCs w:val="22"/>
            <w:rPrChange w:id="590" w:author="Brian Olea" w:date="2024-06-04T11:27:00Z" w16du:dateUtc="2024-06-04T17:27:00Z">
              <w:rPr/>
            </w:rPrChange>
          </w:rPr>
          <w:delText>Bar</w:delText>
        </w:r>
        <w:r w:rsidRPr="00DF3B93" w:rsidDel="00DF3B93">
          <w:rPr>
            <w:spacing w:val="-3"/>
            <w:sz w:val="22"/>
            <w:szCs w:val="22"/>
            <w:rPrChange w:id="591" w:author="Brian Olea" w:date="2024-06-04T11:27:00Z" w16du:dateUtc="2024-06-04T17:27:00Z">
              <w:rPr>
                <w:spacing w:val="-3"/>
              </w:rPr>
            </w:rPrChange>
          </w:rPr>
          <w:delText xml:space="preserve"> </w:delText>
        </w:r>
        <w:r w:rsidRPr="00DF3B93" w:rsidDel="00DF3B93">
          <w:rPr>
            <w:sz w:val="22"/>
            <w:szCs w:val="22"/>
            <w:rPrChange w:id="592" w:author="Brian Olea" w:date="2024-06-04T11:27:00Z" w16du:dateUtc="2024-06-04T17:27:00Z">
              <w:rPr/>
            </w:rPrChange>
          </w:rPr>
          <w:delText>Cutting,</w:delText>
        </w:r>
        <w:r w:rsidRPr="00DF3B93" w:rsidDel="00DF3B93">
          <w:rPr>
            <w:spacing w:val="-3"/>
            <w:sz w:val="22"/>
            <w:szCs w:val="22"/>
            <w:rPrChange w:id="593" w:author="Brian Olea" w:date="2024-06-04T11:27:00Z" w16du:dateUtc="2024-06-04T17:27:00Z">
              <w:rPr>
                <w:spacing w:val="-3"/>
              </w:rPr>
            </w:rPrChange>
          </w:rPr>
          <w:delText xml:space="preserve"> </w:delText>
        </w:r>
        <w:r w:rsidRPr="00DF3B93" w:rsidDel="00DF3B93">
          <w:rPr>
            <w:sz w:val="22"/>
            <w:szCs w:val="22"/>
            <w:rPrChange w:id="594" w:author="Brian Olea" w:date="2024-06-04T11:27:00Z" w16du:dateUtc="2024-06-04T17:27:00Z">
              <w:rPr/>
            </w:rPrChange>
          </w:rPr>
          <w:delText>Circle</w:delText>
        </w:r>
        <w:r w:rsidRPr="00DF3B93" w:rsidDel="00DF3B93">
          <w:rPr>
            <w:spacing w:val="-1"/>
            <w:sz w:val="22"/>
            <w:szCs w:val="22"/>
            <w:rPrChange w:id="595" w:author="Brian Olea" w:date="2024-06-04T11:27:00Z" w16du:dateUtc="2024-06-04T17:27:00Z">
              <w:rPr>
                <w:spacing w:val="-1"/>
              </w:rPr>
            </w:rPrChange>
          </w:rPr>
          <w:delText xml:space="preserve"> </w:delText>
        </w:r>
        <w:r w:rsidRPr="00DF3B93" w:rsidDel="00DF3B93">
          <w:rPr>
            <w:sz w:val="22"/>
            <w:szCs w:val="22"/>
            <w:rPrChange w:id="596" w:author="Brian Olea" w:date="2024-06-04T11:27:00Z" w16du:dateUtc="2024-06-04T17:27:00Z">
              <w:rPr/>
            </w:rPrChange>
          </w:rPr>
          <w:delText>&amp;</w:delText>
        </w:r>
        <w:r w:rsidRPr="00DF3B93" w:rsidDel="00DF3B93">
          <w:rPr>
            <w:spacing w:val="-3"/>
            <w:sz w:val="22"/>
            <w:szCs w:val="22"/>
            <w:rPrChange w:id="597" w:author="Brian Olea" w:date="2024-06-04T11:27:00Z" w16du:dateUtc="2024-06-04T17:27:00Z">
              <w:rPr>
                <w:spacing w:val="-3"/>
              </w:rPr>
            </w:rPrChange>
          </w:rPr>
          <w:delText xml:space="preserve"> </w:delText>
        </w:r>
        <w:r w:rsidRPr="00DF3B93" w:rsidDel="00DF3B93">
          <w:rPr>
            <w:sz w:val="22"/>
            <w:szCs w:val="22"/>
            <w:rPrChange w:id="598" w:author="Brian Olea" w:date="2024-06-04T11:27:00Z" w16du:dateUtc="2024-06-04T17:27:00Z">
              <w:rPr/>
            </w:rPrChange>
          </w:rPr>
          <w:delText>Ring Cutting from Plate.</w:delText>
        </w:r>
      </w:del>
    </w:p>
    <w:p w14:paraId="5B577216" w14:textId="795D9890" w:rsidR="00DF0971" w:rsidRPr="00DF3B93" w:rsidDel="00DF3B93" w:rsidRDefault="00000000">
      <w:pPr>
        <w:pStyle w:val="BodyText"/>
        <w:spacing w:before="81"/>
        <w:ind w:left="460"/>
        <w:rPr>
          <w:del w:id="599" w:author="Brian Olea" w:date="2024-06-04T11:23:00Z" w16du:dateUtc="2024-06-04T17:23:00Z"/>
          <w:sz w:val="22"/>
          <w:szCs w:val="22"/>
          <w:rPrChange w:id="600" w:author="Brian Olea" w:date="2024-06-04T11:27:00Z" w16du:dateUtc="2024-06-04T17:27:00Z">
            <w:rPr>
              <w:del w:id="601" w:author="Brian Olea" w:date="2024-06-04T11:23:00Z" w16du:dateUtc="2024-06-04T17:23:00Z"/>
            </w:rPr>
          </w:rPrChange>
        </w:rPr>
        <w:pPrChange w:id="602" w:author="Brian Olea" w:date="2024-06-04T11:23:00Z" w16du:dateUtc="2024-06-04T17:23:00Z">
          <w:pPr>
            <w:pStyle w:val="BodyText"/>
            <w:spacing w:before="81"/>
          </w:pPr>
        </w:pPrChange>
      </w:pPr>
      <w:del w:id="603" w:author="Brian Olea" w:date="2024-06-04T11:22:00Z" w16du:dateUtc="2024-06-04T17:22:00Z">
        <w:r w:rsidRPr="00DF3B93" w:rsidDel="00DF3B93">
          <w:rPr>
            <w:sz w:val="22"/>
            <w:szCs w:val="22"/>
            <w:rPrChange w:id="604" w:author="Brian Olea" w:date="2024-06-04T11:27:00Z" w16du:dateUtc="2024-06-04T17:27:00Z">
              <w:rPr/>
            </w:rPrChange>
          </w:rPr>
          <w:delText>Our branches stock domestic and import high-quality aluminum, steel and stainless steel in many alloys, shapes, and sizes, including custom aluminum extrusion requests. In addition, the stores in California and Arizona</w:delText>
        </w:r>
        <w:r w:rsidRPr="00DF3B93" w:rsidDel="00DF3B93">
          <w:rPr>
            <w:spacing w:val="-3"/>
            <w:sz w:val="22"/>
            <w:szCs w:val="22"/>
            <w:rPrChange w:id="605" w:author="Brian Olea" w:date="2024-06-04T11:27:00Z" w16du:dateUtc="2024-06-04T17:27:00Z">
              <w:rPr>
                <w:spacing w:val="-3"/>
              </w:rPr>
            </w:rPrChange>
          </w:rPr>
          <w:delText xml:space="preserve"> </w:delText>
        </w:r>
        <w:r w:rsidRPr="00DF3B93" w:rsidDel="00DF3B93">
          <w:rPr>
            <w:sz w:val="22"/>
            <w:szCs w:val="22"/>
            <w:rPrChange w:id="606" w:author="Brian Olea" w:date="2024-06-04T11:27:00Z" w16du:dateUtc="2024-06-04T17:27:00Z">
              <w:rPr/>
            </w:rPrChange>
          </w:rPr>
          <w:delText>offer</w:delText>
        </w:r>
        <w:r w:rsidRPr="00DF3B93" w:rsidDel="00DF3B93">
          <w:rPr>
            <w:spacing w:val="-3"/>
            <w:sz w:val="22"/>
            <w:szCs w:val="22"/>
            <w:rPrChange w:id="607" w:author="Brian Olea" w:date="2024-06-04T11:27:00Z" w16du:dateUtc="2024-06-04T17:27:00Z">
              <w:rPr>
                <w:spacing w:val="-3"/>
              </w:rPr>
            </w:rPrChange>
          </w:rPr>
          <w:delText xml:space="preserve"> </w:delText>
        </w:r>
        <w:r w:rsidRPr="00DF3B93" w:rsidDel="00DF3B93">
          <w:rPr>
            <w:sz w:val="22"/>
            <w:szCs w:val="22"/>
            <w:rPrChange w:id="608" w:author="Brian Olea" w:date="2024-06-04T11:27:00Z" w16du:dateUtc="2024-06-04T17:27:00Z">
              <w:rPr/>
            </w:rPrChange>
          </w:rPr>
          <w:delText>thousands</w:delText>
        </w:r>
        <w:r w:rsidRPr="00DF3B93" w:rsidDel="00DF3B93">
          <w:rPr>
            <w:spacing w:val="-3"/>
            <w:sz w:val="22"/>
            <w:szCs w:val="22"/>
            <w:rPrChange w:id="609" w:author="Brian Olea" w:date="2024-06-04T11:27:00Z" w16du:dateUtc="2024-06-04T17:27:00Z">
              <w:rPr>
                <w:spacing w:val="-3"/>
              </w:rPr>
            </w:rPrChange>
          </w:rPr>
          <w:delText xml:space="preserve"> </w:delText>
        </w:r>
        <w:r w:rsidRPr="00DF3B93" w:rsidDel="00DF3B93">
          <w:rPr>
            <w:sz w:val="22"/>
            <w:szCs w:val="22"/>
            <w:rPrChange w:id="610" w:author="Brian Olea" w:date="2024-06-04T11:27:00Z" w16du:dateUtc="2024-06-04T17:27:00Z">
              <w:rPr/>
            </w:rPrChange>
          </w:rPr>
          <w:delText>of</w:delText>
        </w:r>
        <w:r w:rsidRPr="00DF3B93" w:rsidDel="00DF3B93">
          <w:rPr>
            <w:spacing w:val="-3"/>
            <w:sz w:val="22"/>
            <w:szCs w:val="22"/>
            <w:rPrChange w:id="611" w:author="Brian Olea" w:date="2024-06-04T11:27:00Z" w16du:dateUtc="2024-06-04T17:27:00Z">
              <w:rPr>
                <w:spacing w:val="-3"/>
              </w:rPr>
            </w:rPrChange>
          </w:rPr>
          <w:delText xml:space="preserve"> </w:delText>
        </w:r>
        <w:r w:rsidRPr="00DF3B93" w:rsidDel="00DF3B93">
          <w:rPr>
            <w:sz w:val="22"/>
            <w:szCs w:val="22"/>
            <w:rPrChange w:id="612" w:author="Brian Olea" w:date="2024-06-04T11:27:00Z" w16du:dateUtc="2024-06-04T17:27:00Z">
              <w:rPr/>
            </w:rPrChange>
          </w:rPr>
          <w:delText>specialty</w:delText>
        </w:r>
        <w:r w:rsidRPr="00DF3B93" w:rsidDel="00DF3B93">
          <w:rPr>
            <w:spacing w:val="-3"/>
            <w:sz w:val="22"/>
            <w:szCs w:val="22"/>
            <w:rPrChange w:id="613" w:author="Brian Olea" w:date="2024-06-04T11:27:00Z" w16du:dateUtc="2024-06-04T17:27:00Z">
              <w:rPr>
                <w:spacing w:val="-3"/>
              </w:rPr>
            </w:rPrChange>
          </w:rPr>
          <w:delText xml:space="preserve"> </w:delText>
        </w:r>
        <w:r w:rsidRPr="00DF3B93" w:rsidDel="00DF3B93">
          <w:rPr>
            <w:sz w:val="22"/>
            <w:szCs w:val="22"/>
            <w:rPrChange w:id="614" w:author="Brian Olea" w:date="2024-06-04T11:27:00Z" w16du:dateUtc="2024-06-04T17:27:00Z">
              <w:rPr/>
            </w:rPrChange>
          </w:rPr>
          <w:delText>metals,</w:delText>
        </w:r>
        <w:r w:rsidRPr="00DF3B93" w:rsidDel="00DF3B93">
          <w:rPr>
            <w:spacing w:val="-3"/>
            <w:sz w:val="22"/>
            <w:szCs w:val="22"/>
            <w:rPrChange w:id="615" w:author="Brian Olea" w:date="2024-06-04T11:27:00Z" w16du:dateUtc="2024-06-04T17:27:00Z">
              <w:rPr>
                <w:spacing w:val="-3"/>
              </w:rPr>
            </w:rPrChange>
          </w:rPr>
          <w:delText xml:space="preserve"> </w:delText>
        </w:r>
        <w:r w:rsidRPr="00DF3B93" w:rsidDel="00DF3B93">
          <w:rPr>
            <w:sz w:val="22"/>
            <w:szCs w:val="22"/>
            <w:rPrChange w:id="616" w:author="Brian Olea" w:date="2024-06-04T11:27:00Z" w16du:dateUtc="2024-06-04T17:27:00Z">
              <w:rPr/>
            </w:rPrChange>
          </w:rPr>
          <w:delText>accessories, tools,</w:delText>
        </w:r>
        <w:r w:rsidRPr="00DF3B93" w:rsidDel="00DF3B93">
          <w:rPr>
            <w:spacing w:val="-3"/>
            <w:sz w:val="22"/>
            <w:szCs w:val="22"/>
            <w:rPrChange w:id="617" w:author="Brian Olea" w:date="2024-06-04T11:27:00Z" w16du:dateUtc="2024-06-04T17:27:00Z">
              <w:rPr>
                <w:spacing w:val="-3"/>
              </w:rPr>
            </w:rPrChange>
          </w:rPr>
          <w:delText xml:space="preserve"> </w:delText>
        </w:r>
        <w:r w:rsidRPr="00DF3B93" w:rsidDel="00DF3B93">
          <w:rPr>
            <w:sz w:val="22"/>
            <w:szCs w:val="22"/>
            <w:rPrChange w:id="618" w:author="Brian Olea" w:date="2024-06-04T11:27:00Z" w16du:dateUtc="2024-06-04T17:27:00Z">
              <w:rPr/>
            </w:rPrChange>
          </w:rPr>
          <w:delText>and</w:delText>
        </w:r>
        <w:r w:rsidRPr="00DF3B93" w:rsidDel="00DF3B93">
          <w:rPr>
            <w:spacing w:val="-3"/>
            <w:sz w:val="22"/>
            <w:szCs w:val="22"/>
            <w:rPrChange w:id="619" w:author="Brian Olea" w:date="2024-06-04T11:27:00Z" w16du:dateUtc="2024-06-04T17:27:00Z">
              <w:rPr>
                <w:spacing w:val="-3"/>
              </w:rPr>
            </w:rPrChange>
          </w:rPr>
          <w:delText xml:space="preserve"> </w:delText>
        </w:r>
        <w:r w:rsidRPr="00DF3B93" w:rsidDel="00DF3B93">
          <w:rPr>
            <w:sz w:val="22"/>
            <w:szCs w:val="22"/>
            <w:rPrChange w:id="620" w:author="Brian Olea" w:date="2024-06-04T11:27:00Z" w16du:dateUtc="2024-06-04T17:27:00Z">
              <w:rPr/>
            </w:rPrChange>
          </w:rPr>
          <w:delText>remnants.</w:delText>
        </w:r>
        <w:r w:rsidRPr="00DF3B93" w:rsidDel="00DF3B93">
          <w:rPr>
            <w:spacing w:val="-3"/>
            <w:sz w:val="22"/>
            <w:szCs w:val="22"/>
            <w:rPrChange w:id="621" w:author="Brian Olea" w:date="2024-06-04T11:27:00Z" w16du:dateUtc="2024-06-04T17:27:00Z">
              <w:rPr>
                <w:spacing w:val="-3"/>
              </w:rPr>
            </w:rPrChange>
          </w:rPr>
          <w:delText xml:space="preserve"> </w:delText>
        </w:r>
        <w:r w:rsidRPr="00DF3B93" w:rsidDel="00DF3B93">
          <w:rPr>
            <w:sz w:val="22"/>
            <w:szCs w:val="22"/>
            <w:rPrChange w:id="622" w:author="Brian Olea" w:date="2024-06-04T11:27:00Z" w16du:dateUtc="2024-06-04T17:27:00Z">
              <w:rPr/>
            </w:rPrChange>
          </w:rPr>
          <w:delText>The</w:delText>
        </w:r>
        <w:r w:rsidRPr="00DF3B93" w:rsidDel="00DF3B93">
          <w:rPr>
            <w:spacing w:val="-3"/>
            <w:sz w:val="22"/>
            <w:szCs w:val="22"/>
            <w:rPrChange w:id="623" w:author="Brian Olea" w:date="2024-06-04T11:27:00Z" w16du:dateUtc="2024-06-04T17:27:00Z">
              <w:rPr>
                <w:spacing w:val="-3"/>
              </w:rPr>
            </w:rPrChange>
          </w:rPr>
          <w:delText xml:space="preserve"> </w:delText>
        </w:r>
        <w:r w:rsidRPr="00DF3B93" w:rsidDel="00DF3B93">
          <w:rPr>
            <w:sz w:val="22"/>
            <w:szCs w:val="22"/>
            <w:rPrChange w:id="624" w:author="Brian Olea" w:date="2024-06-04T11:27:00Z" w16du:dateUtc="2024-06-04T17:27:00Z">
              <w:rPr/>
            </w:rPrChange>
          </w:rPr>
          <w:delText>table</w:delText>
        </w:r>
        <w:r w:rsidRPr="00DF3B93" w:rsidDel="00DF3B93">
          <w:rPr>
            <w:spacing w:val="-3"/>
            <w:sz w:val="22"/>
            <w:szCs w:val="22"/>
            <w:rPrChange w:id="625" w:author="Brian Olea" w:date="2024-06-04T11:27:00Z" w16du:dateUtc="2024-06-04T17:27:00Z">
              <w:rPr>
                <w:spacing w:val="-3"/>
              </w:rPr>
            </w:rPrChange>
          </w:rPr>
          <w:delText xml:space="preserve"> </w:delText>
        </w:r>
        <w:r w:rsidRPr="00DF3B93" w:rsidDel="00DF3B93">
          <w:rPr>
            <w:sz w:val="22"/>
            <w:szCs w:val="22"/>
            <w:rPrChange w:id="626" w:author="Brian Olea" w:date="2024-06-04T11:27:00Z" w16du:dateUtc="2024-06-04T17:27:00Z">
              <w:rPr/>
            </w:rPrChange>
          </w:rPr>
          <w:delText>included</w:delText>
        </w:r>
        <w:r w:rsidRPr="00DF3B93" w:rsidDel="00DF3B93">
          <w:rPr>
            <w:spacing w:val="-4"/>
            <w:sz w:val="22"/>
            <w:szCs w:val="22"/>
            <w:rPrChange w:id="627" w:author="Brian Olea" w:date="2024-06-04T11:27:00Z" w16du:dateUtc="2024-06-04T17:27:00Z">
              <w:rPr>
                <w:spacing w:val="-4"/>
              </w:rPr>
            </w:rPrChange>
          </w:rPr>
          <w:delText xml:space="preserve"> </w:delText>
        </w:r>
        <w:r w:rsidRPr="00DF3B93" w:rsidDel="00DF3B93">
          <w:rPr>
            <w:sz w:val="22"/>
            <w:szCs w:val="22"/>
            <w:rPrChange w:id="628" w:author="Brian Olea" w:date="2024-06-04T11:27:00Z" w16du:dateUtc="2024-06-04T17:27:00Z">
              <w:rPr/>
            </w:rPrChange>
          </w:rPr>
          <w:delText>as</w:delText>
        </w:r>
        <w:r w:rsidRPr="00DF3B93" w:rsidDel="00DF3B93">
          <w:rPr>
            <w:spacing w:val="-3"/>
            <w:sz w:val="22"/>
            <w:szCs w:val="22"/>
            <w:rPrChange w:id="629" w:author="Brian Olea" w:date="2024-06-04T11:27:00Z" w16du:dateUtc="2024-06-04T17:27:00Z">
              <w:rPr>
                <w:spacing w:val="-3"/>
              </w:rPr>
            </w:rPrChange>
          </w:rPr>
          <w:delText xml:space="preserve"> </w:delText>
        </w:r>
        <w:r w:rsidRPr="00DF3B93" w:rsidDel="00DF3B93">
          <w:rPr>
            <w:sz w:val="22"/>
            <w:szCs w:val="22"/>
            <w:rPrChange w:id="630" w:author="Brian Olea" w:date="2024-06-04T11:27:00Z" w16du:dateUtc="2024-06-04T17:27:00Z">
              <w:rPr/>
            </w:rPrChange>
          </w:rPr>
          <w:delText>figure</w:delText>
        </w:r>
        <w:r w:rsidRPr="00DF3B93" w:rsidDel="00DF3B93">
          <w:rPr>
            <w:spacing w:val="-2"/>
            <w:sz w:val="22"/>
            <w:szCs w:val="22"/>
            <w:rPrChange w:id="631" w:author="Brian Olea" w:date="2024-06-04T11:27:00Z" w16du:dateUtc="2024-06-04T17:27:00Z">
              <w:rPr>
                <w:spacing w:val="-2"/>
              </w:rPr>
            </w:rPrChange>
          </w:rPr>
          <w:delText xml:space="preserve"> </w:delText>
        </w:r>
        <w:r w:rsidRPr="00DF3B93" w:rsidDel="00DF3B93">
          <w:rPr>
            <w:sz w:val="22"/>
            <w:szCs w:val="22"/>
            <w:rPrChange w:id="632" w:author="Brian Olea" w:date="2024-06-04T11:27:00Z" w16du:dateUtc="2024-06-04T17:27:00Z">
              <w:rPr/>
            </w:rPrChange>
          </w:rPr>
          <w:delText>1 captures the needs and expectations as defined by The Organization</w:delText>
        </w:r>
      </w:del>
      <w:del w:id="633" w:author="Brian Olea" w:date="2024-06-04T11:23:00Z" w16du:dateUtc="2024-06-04T17:23:00Z">
        <w:r w:rsidRPr="00DF3B93" w:rsidDel="00DF3B93">
          <w:rPr>
            <w:sz w:val="22"/>
            <w:szCs w:val="22"/>
            <w:rPrChange w:id="634" w:author="Brian Olea" w:date="2024-06-04T11:27:00Z" w16du:dateUtc="2024-06-04T17:27:00Z">
              <w:rPr/>
            </w:rPrChange>
          </w:rPr>
          <w:delText>.</w:delText>
        </w:r>
      </w:del>
    </w:p>
    <w:p w14:paraId="44C0A569" w14:textId="427BB365" w:rsidR="00000000" w:rsidRDefault="00000000">
      <w:pPr>
        <w:pStyle w:val="BodyText"/>
        <w:spacing w:before="81"/>
        <w:ind w:left="460"/>
        <w:rPr>
          <w:del w:id="635" w:author="Brian Olea" w:date="2024-06-04T11:23:00Z" w16du:dateUtc="2024-06-04T17:23:00Z"/>
        </w:rPr>
        <w:sectPr w:rsidR="00000000">
          <w:headerReference w:type="default" r:id="rId10"/>
          <w:footerReference w:type="default" r:id="rId11"/>
          <w:pgSz w:w="12240" w:h="15840"/>
          <w:pgMar w:top="720" w:right="600" w:bottom="660" w:left="620" w:header="446" w:footer="474" w:gutter="0"/>
          <w:pgNumType w:start="2"/>
          <w:cols w:space="720"/>
        </w:sectPr>
        <w:pPrChange w:id="636" w:author="Brian Olea" w:date="2024-06-04T11:23:00Z" w16du:dateUtc="2024-06-04T17:23:00Z">
          <w:pPr/>
        </w:pPrChange>
      </w:pPr>
    </w:p>
    <w:p w14:paraId="37E0EDC0" w14:textId="77777777" w:rsidR="00DF3B93" w:rsidRPr="00DF3B93" w:rsidRDefault="00DF3B93">
      <w:pPr>
        <w:pStyle w:val="Heading2"/>
        <w:spacing w:before="274"/>
        <w:rPr>
          <w:ins w:id="637" w:author="Brian Olea" w:date="2024-06-04T11:23:00Z" w16du:dateUtc="2024-06-04T17:23:00Z"/>
          <w:sz w:val="22"/>
          <w:szCs w:val="22"/>
          <w:rPrChange w:id="638" w:author="Brian Olea" w:date="2024-06-04T11:27:00Z" w16du:dateUtc="2024-06-04T17:27:00Z">
            <w:rPr>
              <w:ins w:id="639" w:author="Brian Olea" w:date="2024-06-04T11:23:00Z" w16du:dateUtc="2024-06-04T17:23:00Z"/>
            </w:rPr>
          </w:rPrChange>
        </w:rPr>
      </w:pPr>
    </w:p>
    <w:p w14:paraId="2D968ACE" w14:textId="5E7133E6" w:rsidR="00DF0971" w:rsidRPr="00DF3B93" w:rsidRDefault="00000000">
      <w:pPr>
        <w:pStyle w:val="Heading2"/>
        <w:spacing w:before="274"/>
        <w:rPr>
          <w:sz w:val="22"/>
          <w:szCs w:val="22"/>
          <w:rPrChange w:id="640" w:author="Brian Olea" w:date="2024-06-04T11:27:00Z" w16du:dateUtc="2024-06-04T17:27:00Z">
            <w:rPr/>
          </w:rPrChange>
        </w:rPr>
      </w:pPr>
      <w:r w:rsidRPr="00DF3B93">
        <w:rPr>
          <w:sz w:val="22"/>
          <w:szCs w:val="22"/>
          <w:rPrChange w:id="641" w:author="Brian Olea" w:date="2024-06-04T11:27:00Z" w16du:dateUtc="2024-06-04T17:27:00Z">
            <w:rPr/>
          </w:rPrChange>
        </w:rPr>
        <w:t>Determining</w:t>
      </w:r>
      <w:r w:rsidRPr="00DF3B93">
        <w:rPr>
          <w:spacing w:val="-8"/>
          <w:sz w:val="22"/>
          <w:szCs w:val="22"/>
          <w:rPrChange w:id="642" w:author="Brian Olea" w:date="2024-06-04T11:27:00Z" w16du:dateUtc="2024-06-04T17:27:00Z">
            <w:rPr>
              <w:spacing w:val="-8"/>
            </w:rPr>
          </w:rPrChange>
        </w:rPr>
        <w:t xml:space="preserve"> </w:t>
      </w:r>
      <w:r w:rsidRPr="00DF3B93">
        <w:rPr>
          <w:sz w:val="22"/>
          <w:szCs w:val="22"/>
          <w:rPrChange w:id="643" w:author="Brian Olea" w:date="2024-06-04T11:27:00Z" w16du:dateUtc="2024-06-04T17:27:00Z">
            <w:rPr/>
          </w:rPrChange>
        </w:rPr>
        <w:t>the</w:t>
      </w:r>
      <w:r w:rsidRPr="00DF3B93">
        <w:rPr>
          <w:spacing w:val="-8"/>
          <w:sz w:val="22"/>
          <w:szCs w:val="22"/>
          <w:rPrChange w:id="644" w:author="Brian Olea" w:date="2024-06-04T11:27:00Z" w16du:dateUtc="2024-06-04T17:27:00Z">
            <w:rPr>
              <w:spacing w:val="-8"/>
            </w:rPr>
          </w:rPrChange>
        </w:rPr>
        <w:t xml:space="preserve"> </w:t>
      </w:r>
      <w:r w:rsidRPr="00DF3B93">
        <w:rPr>
          <w:sz w:val="22"/>
          <w:szCs w:val="22"/>
          <w:rPrChange w:id="645" w:author="Brian Olea" w:date="2024-06-04T11:27:00Z" w16du:dateUtc="2024-06-04T17:27:00Z">
            <w:rPr/>
          </w:rPrChange>
        </w:rPr>
        <w:t>Scope</w:t>
      </w:r>
      <w:r w:rsidRPr="00DF3B93">
        <w:rPr>
          <w:spacing w:val="-6"/>
          <w:sz w:val="22"/>
          <w:szCs w:val="22"/>
          <w:rPrChange w:id="646" w:author="Brian Olea" w:date="2024-06-04T11:27:00Z" w16du:dateUtc="2024-06-04T17:27:00Z">
            <w:rPr>
              <w:spacing w:val="-6"/>
            </w:rPr>
          </w:rPrChange>
        </w:rPr>
        <w:t xml:space="preserve"> </w:t>
      </w:r>
      <w:r w:rsidRPr="00DF3B93">
        <w:rPr>
          <w:sz w:val="22"/>
          <w:szCs w:val="22"/>
          <w:rPrChange w:id="647" w:author="Brian Olea" w:date="2024-06-04T11:27:00Z" w16du:dateUtc="2024-06-04T17:27:00Z">
            <w:rPr/>
          </w:rPrChange>
        </w:rPr>
        <w:t>of</w:t>
      </w:r>
      <w:r w:rsidRPr="00DF3B93">
        <w:rPr>
          <w:spacing w:val="-7"/>
          <w:sz w:val="22"/>
          <w:szCs w:val="22"/>
          <w:rPrChange w:id="648" w:author="Brian Olea" w:date="2024-06-04T11:27:00Z" w16du:dateUtc="2024-06-04T17:27:00Z">
            <w:rPr>
              <w:spacing w:val="-7"/>
            </w:rPr>
          </w:rPrChange>
        </w:rPr>
        <w:t xml:space="preserve"> </w:t>
      </w:r>
      <w:r w:rsidRPr="00DF3B93">
        <w:rPr>
          <w:sz w:val="22"/>
          <w:szCs w:val="22"/>
          <w:rPrChange w:id="649" w:author="Brian Olea" w:date="2024-06-04T11:27:00Z" w16du:dateUtc="2024-06-04T17:27:00Z">
            <w:rPr/>
          </w:rPrChange>
        </w:rPr>
        <w:t>the</w:t>
      </w:r>
      <w:r w:rsidRPr="00DF3B93">
        <w:rPr>
          <w:spacing w:val="-8"/>
          <w:sz w:val="22"/>
          <w:szCs w:val="22"/>
          <w:rPrChange w:id="650" w:author="Brian Olea" w:date="2024-06-04T11:27:00Z" w16du:dateUtc="2024-06-04T17:27:00Z">
            <w:rPr>
              <w:spacing w:val="-8"/>
            </w:rPr>
          </w:rPrChange>
        </w:rPr>
        <w:t xml:space="preserve"> </w:t>
      </w:r>
      <w:r w:rsidRPr="00DF3B93">
        <w:rPr>
          <w:sz w:val="22"/>
          <w:szCs w:val="22"/>
          <w:rPrChange w:id="651" w:author="Brian Olea" w:date="2024-06-04T11:27:00Z" w16du:dateUtc="2024-06-04T17:27:00Z">
            <w:rPr/>
          </w:rPrChange>
        </w:rPr>
        <w:t>Quality</w:t>
      </w:r>
      <w:r w:rsidRPr="00DF3B93">
        <w:rPr>
          <w:spacing w:val="-8"/>
          <w:sz w:val="22"/>
          <w:szCs w:val="22"/>
          <w:rPrChange w:id="652" w:author="Brian Olea" w:date="2024-06-04T11:27:00Z" w16du:dateUtc="2024-06-04T17:27:00Z">
            <w:rPr>
              <w:spacing w:val="-8"/>
            </w:rPr>
          </w:rPrChange>
        </w:rPr>
        <w:t xml:space="preserve"> </w:t>
      </w:r>
      <w:r w:rsidRPr="00DF3B93">
        <w:rPr>
          <w:sz w:val="22"/>
          <w:szCs w:val="22"/>
          <w:rPrChange w:id="653" w:author="Brian Olea" w:date="2024-06-04T11:27:00Z" w16du:dateUtc="2024-06-04T17:27:00Z">
            <w:rPr/>
          </w:rPrChange>
        </w:rPr>
        <w:t>Management</w:t>
      </w:r>
      <w:r w:rsidRPr="00DF3B93">
        <w:rPr>
          <w:spacing w:val="-7"/>
          <w:sz w:val="22"/>
          <w:szCs w:val="22"/>
          <w:rPrChange w:id="654" w:author="Brian Olea" w:date="2024-06-04T11:27:00Z" w16du:dateUtc="2024-06-04T17:27:00Z">
            <w:rPr>
              <w:spacing w:val="-7"/>
            </w:rPr>
          </w:rPrChange>
        </w:rPr>
        <w:t xml:space="preserve"> </w:t>
      </w:r>
      <w:r w:rsidRPr="00DF3B93">
        <w:rPr>
          <w:spacing w:val="-2"/>
          <w:sz w:val="22"/>
          <w:szCs w:val="22"/>
          <w:rPrChange w:id="655" w:author="Brian Olea" w:date="2024-06-04T11:27:00Z" w16du:dateUtc="2024-06-04T17:27:00Z">
            <w:rPr>
              <w:spacing w:val="-2"/>
            </w:rPr>
          </w:rPrChange>
        </w:rPr>
        <w:t>System</w:t>
      </w:r>
    </w:p>
    <w:p w14:paraId="0357DCA1" w14:textId="77777777" w:rsidR="00DF0971" w:rsidRPr="00DF3B93" w:rsidRDefault="00000000">
      <w:pPr>
        <w:pStyle w:val="BodyText"/>
        <w:spacing w:before="30"/>
        <w:rPr>
          <w:sz w:val="22"/>
          <w:szCs w:val="22"/>
          <w:rPrChange w:id="656" w:author="Brian Olea" w:date="2024-06-04T11:27:00Z" w16du:dateUtc="2024-06-04T17:27:00Z">
            <w:rPr/>
          </w:rPrChange>
        </w:rPr>
      </w:pPr>
      <w:r w:rsidRPr="00DF3B93">
        <w:rPr>
          <w:sz w:val="22"/>
          <w:szCs w:val="22"/>
          <w:rPrChange w:id="657" w:author="Brian Olea" w:date="2024-06-04T11:27:00Z" w16du:dateUtc="2024-06-04T17:27:00Z">
            <w:rPr/>
          </w:rPrChange>
        </w:rPr>
        <w:t>The</w:t>
      </w:r>
      <w:r w:rsidRPr="00DF3B93">
        <w:rPr>
          <w:spacing w:val="-7"/>
          <w:sz w:val="22"/>
          <w:szCs w:val="22"/>
          <w:rPrChange w:id="658" w:author="Brian Olea" w:date="2024-06-04T11:27:00Z" w16du:dateUtc="2024-06-04T17:27:00Z">
            <w:rPr>
              <w:spacing w:val="-7"/>
            </w:rPr>
          </w:rPrChange>
        </w:rPr>
        <w:t xml:space="preserve"> </w:t>
      </w:r>
      <w:r w:rsidRPr="00DF3B93">
        <w:rPr>
          <w:sz w:val="22"/>
          <w:szCs w:val="22"/>
          <w:rPrChange w:id="659" w:author="Brian Olea" w:date="2024-06-04T11:27:00Z" w16du:dateUtc="2024-06-04T17:27:00Z">
            <w:rPr/>
          </w:rPrChange>
        </w:rPr>
        <w:t>Organization</w:t>
      </w:r>
      <w:r w:rsidRPr="00DF3B93">
        <w:rPr>
          <w:spacing w:val="-5"/>
          <w:sz w:val="22"/>
          <w:szCs w:val="22"/>
          <w:rPrChange w:id="660" w:author="Brian Olea" w:date="2024-06-04T11:27:00Z" w16du:dateUtc="2024-06-04T17:27:00Z">
            <w:rPr>
              <w:spacing w:val="-5"/>
            </w:rPr>
          </w:rPrChange>
        </w:rPr>
        <w:t xml:space="preserve"> </w:t>
      </w:r>
      <w:r w:rsidRPr="00DF3B93">
        <w:rPr>
          <w:sz w:val="22"/>
          <w:szCs w:val="22"/>
          <w:rPrChange w:id="661" w:author="Brian Olea" w:date="2024-06-04T11:27:00Z" w16du:dateUtc="2024-06-04T17:27:00Z">
            <w:rPr/>
          </w:rPrChange>
        </w:rPr>
        <w:t>has</w:t>
      </w:r>
      <w:r w:rsidRPr="00DF3B93">
        <w:rPr>
          <w:spacing w:val="-6"/>
          <w:sz w:val="22"/>
          <w:szCs w:val="22"/>
          <w:rPrChange w:id="662" w:author="Brian Olea" w:date="2024-06-04T11:27:00Z" w16du:dateUtc="2024-06-04T17:27:00Z">
            <w:rPr>
              <w:spacing w:val="-6"/>
            </w:rPr>
          </w:rPrChange>
        </w:rPr>
        <w:t xml:space="preserve"> </w:t>
      </w:r>
      <w:r w:rsidRPr="00DF3B93">
        <w:rPr>
          <w:sz w:val="22"/>
          <w:szCs w:val="22"/>
          <w:rPrChange w:id="663" w:author="Brian Olea" w:date="2024-06-04T11:27:00Z" w16du:dateUtc="2024-06-04T17:27:00Z">
            <w:rPr/>
          </w:rPrChange>
        </w:rPr>
        <w:t>determined</w:t>
      </w:r>
      <w:r w:rsidRPr="00DF3B93">
        <w:rPr>
          <w:spacing w:val="-7"/>
          <w:sz w:val="22"/>
          <w:szCs w:val="22"/>
          <w:rPrChange w:id="664" w:author="Brian Olea" w:date="2024-06-04T11:27:00Z" w16du:dateUtc="2024-06-04T17:27:00Z">
            <w:rPr>
              <w:spacing w:val="-7"/>
            </w:rPr>
          </w:rPrChange>
        </w:rPr>
        <w:t xml:space="preserve"> </w:t>
      </w:r>
      <w:r w:rsidRPr="00DF3B93">
        <w:rPr>
          <w:sz w:val="22"/>
          <w:szCs w:val="22"/>
          <w:rPrChange w:id="665" w:author="Brian Olea" w:date="2024-06-04T11:27:00Z" w16du:dateUtc="2024-06-04T17:27:00Z">
            <w:rPr/>
          </w:rPrChange>
        </w:rPr>
        <w:t>the</w:t>
      </w:r>
      <w:r w:rsidRPr="00DF3B93">
        <w:rPr>
          <w:spacing w:val="-7"/>
          <w:sz w:val="22"/>
          <w:szCs w:val="22"/>
          <w:rPrChange w:id="666" w:author="Brian Olea" w:date="2024-06-04T11:27:00Z" w16du:dateUtc="2024-06-04T17:27:00Z">
            <w:rPr>
              <w:spacing w:val="-7"/>
            </w:rPr>
          </w:rPrChange>
        </w:rPr>
        <w:t xml:space="preserve"> </w:t>
      </w:r>
      <w:r w:rsidRPr="00DF3B93">
        <w:rPr>
          <w:sz w:val="22"/>
          <w:szCs w:val="22"/>
          <w:rPrChange w:id="667" w:author="Brian Olea" w:date="2024-06-04T11:27:00Z" w16du:dateUtc="2024-06-04T17:27:00Z">
            <w:rPr/>
          </w:rPrChange>
        </w:rPr>
        <w:t>scope</w:t>
      </w:r>
      <w:r w:rsidRPr="00DF3B93">
        <w:rPr>
          <w:spacing w:val="-7"/>
          <w:sz w:val="22"/>
          <w:szCs w:val="22"/>
          <w:rPrChange w:id="668" w:author="Brian Olea" w:date="2024-06-04T11:27:00Z" w16du:dateUtc="2024-06-04T17:27:00Z">
            <w:rPr>
              <w:spacing w:val="-7"/>
            </w:rPr>
          </w:rPrChange>
        </w:rPr>
        <w:t xml:space="preserve"> </w:t>
      </w:r>
      <w:r w:rsidRPr="00DF3B93">
        <w:rPr>
          <w:sz w:val="22"/>
          <w:szCs w:val="22"/>
          <w:rPrChange w:id="669" w:author="Brian Olea" w:date="2024-06-04T11:27:00Z" w16du:dateUtc="2024-06-04T17:27:00Z">
            <w:rPr/>
          </w:rPrChange>
        </w:rPr>
        <w:t>of</w:t>
      </w:r>
      <w:r w:rsidRPr="00DF3B93">
        <w:rPr>
          <w:spacing w:val="-6"/>
          <w:sz w:val="22"/>
          <w:szCs w:val="22"/>
          <w:rPrChange w:id="670" w:author="Brian Olea" w:date="2024-06-04T11:27:00Z" w16du:dateUtc="2024-06-04T17:27:00Z">
            <w:rPr>
              <w:spacing w:val="-6"/>
            </w:rPr>
          </w:rPrChange>
        </w:rPr>
        <w:t xml:space="preserve"> </w:t>
      </w:r>
      <w:r w:rsidRPr="00DF3B93">
        <w:rPr>
          <w:sz w:val="22"/>
          <w:szCs w:val="22"/>
          <w:rPrChange w:id="671" w:author="Brian Olea" w:date="2024-06-04T11:27:00Z" w16du:dateUtc="2024-06-04T17:27:00Z">
            <w:rPr/>
          </w:rPrChange>
        </w:rPr>
        <w:t>the</w:t>
      </w:r>
      <w:r w:rsidRPr="00DF3B93">
        <w:rPr>
          <w:spacing w:val="-7"/>
          <w:sz w:val="22"/>
          <w:szCs w:val="22"/>
          <w:rPrChange w:id="672" w:author="Brian Olea" w:date="2024-06-04T11:27:00Z" w16du:dateUtc="2024-06-04T17:27:00Z">
            <w:rPr>
              <w:spacing w:val="-7"/>
            </w:rPr>
          </w:rPrChange>
        </w:rPr>
        <w:t xml:space="preserve"> </w:t>
      </w:r>
      <w:r w:rsidRPr="00DF3B93">
        <w:rPr>
          <w:sz w:val="22"/>
          <w:szCs w:val="22"/>
          <w:rPrChange w:id="673" w:author="Brian Olea" w:date="2024-06-04T11:27:00Z" w16du:dateUtc="2024-06-04T17:27:00Z">
            <w:rPr/>
          </w:rPrChange>
        </w:rPr>
        <w:t>quality</w:t>
      </w:r>
      <w:r w:rsidRPr="00DF3B93">
        <w:rPr>
          <w:spacing w:val="-7"/>
          <w:sz w:val="22"/>
          <w:szCs w:val="22"/>
          <w:rPrChange w:id="674" w:author="Brian Olea" w:date="2024-06-04T11:27:00Z" w16du:dateUtc="2024-06-04T17:27:00Z">
            <w:rPr>
              <w:spacing w:val="-7"/>
            </w:rPr>
          </w:rPrChange>
        </w:rPr>
        <w:t xml:space="preserve"> </w:t>
      </w:r>
      <w:r w:rsidRPr="00DF3B93">
        <w:rPr>
          <w:sz w:val="22"/>
          <w:szCs w:val="22"/>
          <w:rPrChange w:id="675" w:author="Brian Olea" w:date="2024-06-04T11:27:00Z" w16du:dateUtc="2024-06-04T17:27:00Z">
            <w:rPr/>
          </w:rPrChange>
        </w:rPr>
        <w:t>management</w:t>
      </w:r>
      <w:r w:rsidRPr="00DF3B93">
        <w:rPr>
          <w:spacing w:val="-7"/>
          <w:sz w:val="22"/>
          <w:szCs w:val="22"/>
          <w:rPrChange w:id="676" w:author="Brian Olea" w:date="2024-06-04T11:27:00Z" w16du:dateUtc="2024-06-04T17:27:00Z">
            <w:rPr>
              <w:spacing w:val="-7"/>
            </w:rPr>
          </w:rPrChange>
        </w:rPr>
        <w:t xml:space="preserve"> </w:t>
      </w:r>
      <w:r w:rsidRPr="00DF3B93">
        <w:rPr>
          <w:sz w:val="22"/>
          <w:szCs w:val="22"/>
          <w:rPrChange w:id="677" w:author="Brian Olea" w:date="2024-06-04T11:27:00Z" w16du:dateUtc="2024-06-04T17:27:00Z">
            <w:rPr/>
          </w:rPrChange>
        </w:rPr>
        <w:t>system</w:t>
      </w:r>
      <w:r w:rsidRPr="00DF3B93">
        <w:rPr>
          <w:spacing w:val="-7"/>
          <w:sz w:val="22"/>
          <w:szCs w:val="22"/>
          <w:rPrChange w:id="678" w:author="Brian Olea" w:date="2024-06-04T11:27:00Z" w16du:dateUtc="2024-06-04T17:27:00Z">
            <w:rPr>
              <w:spacing w:val="-7"/>
            </w:rPr>
          </w:rPrChange>
        </w:rPr>
        <w:t xml:space="preserve"> </w:t>
      </w:r>
      <w:r w:rsidRPr="00DF3B93">
        <w:rPr>
          <w:sz w:val="22"/>
          <w:szCs w:val="22"/>
          <w:rPrChange w:id="679" w:author="Brian Olea" w:date="2024-06-04T11:27:00Z" w16du:dateUtc="2024-06-04T17:27:00Z">
            <w:rPr/>
          </w:rPrChange>
        </w:rPr>
        <w:t>as</w:t>
      </w:r>
      <w:r w:rsidRPr="00DF3B93">
        <w:rPr>
          <w:spacing w:val="-6"/>
          <w:sz w:val="22"/>
          <w:szCs w:val="22"/>
          <w:rPrChange w:id="680" w:author="Brian Olea" w:date="2024-06-04T11:27:00Z" w16du:dateUtc="2024-06-04T17:27:00Z">
            <w:rPr>
              <w:spacing w:val="-6"/>
            </w:rPr>
          </w:rPrChange>
        </w:rPr>
        <w:t xml:space="preserve"> </w:t>
      </w:r>
      <w:r w:rsidRPr="00DF3B93">
        <w:rPr>
          <w:spacing w:val="-2"/>
          <w:sz w:val="22"/>
          <w:szCs w:val="22"/>
          <w:rPrChange w:id="681" w:author="Brian Olea" w:date="2024-06-04T11:27:00Z" w16du:dateUtc="2024-06-04T17:27:00Z">
            <w:rPr>
              <w:spacing w:val="-2"/>
            </w:rPr>
          </w:rPrChange>
        </w:rPr>
        <w:t>follows:</w:t>
      </w:r>
    </w:p>
    <w:p w14:paraId="5CB7AD28" w14:textId="77777777" w:rsidR="00DF0971" w:rsidRPr="00DF3B93" w:rsidRDefault="00000000">
      <w:pPr>
        <w:pStyle w:val="BodyText"/>
        <w:ind w:right="228"/>
        <w:rPr>
          <w:sz w:val="22"/>
          <w:szCs w:val="22"/>
          <w:rPrChange w:id="682" w:author="Brian Olea" w:date="2024-06-04T11:27:00Z" w16du:dateUtc="2024-06-04T17:27:00Z">
            <w:rPr/>
          </w:rPrChange>
        </w:rPr>
      </w:pPr>
      <w:r w:rsidRPr="00DF3B93">
        <w:rPr>
          <w:sz w:val="22"/>
          <w:szCs w:val="22"/>
          <w:rPrChange w:id="683" w:author="Brian Olea" w:date="2024-06-04T11:27:00Z" w16du:dateUtc="2024-06-04T17:27:00Z">
            <w:rPr/>
          </w:rPrChange>
        </w:rPr>
        <w:t>Scope</w:t>
      </w:r>
      <w:r w:rsidRPr="00DF3B93">
        <w:rPr>
          <w:spacing w:val="-2"/>
          <w:sz w:val="22"/>
          <w:szCs w:val="22"/>
          <w:rPrChange w:id="684" w:author="Brian Olea" w:date="2024-06-04T11:27:00Z" w16du:dateUtc="2024-06-04T17:27:00Z">
            <w:rPr>
              <w:spacing w:val="-2"/>
            </w:rPr>
          </w:rPrChange>
        </w:rPr>
        <w:t xml:space="preserve"> </w:t>
      </w:r>
      <w:r w:rsidRPr="00DF3B93">
        <w:rPr>
          <w:sz w:val="22"/>
          <w:szCs w:val="22"/>
          <w:rPrChange w:id="685" w:author="Brian Olea" w:date="2024-06-04T11:27:00Z" w16du:dateUtc="2024-06-04T17:27:00Z">
            <w:rPr/>
          </w:rPrChange>
        </w:rPr>
        <w:t>-</w:t>
      </w:r>
      <w:r w:rsidRPr="00DF3B93">
        <w:rPr>
          <w:spacing w:val="-2"/>
          <w:sz w:val="22"/>
          <w:szCs w:val="22"/>
          <w:rPrChange w:id="686" w:author="Brian Olea" w:date="2024-06-04T11:27:00Z" w16du:dateUtc="2024-06-04T17:27:00Z">
            <w:rPr>
              <w:spacing w:val="-2"/>
            </w:rPr>
          </w:rPrChange>
        </w:rPr>
        <w:t xml:space="preserve"> </w:t>
      </w:r>
      <w:r w:rsidRPr="00DF3B93">
        <w:rPr>
          <w:sz w:val="22"/>
          <w:szCs w:val="22"/>
          <w:rPrChange w:id="687" w:author="Brian Olea" w:date="2024-06-04T11:27:00Z" w16du:dateUtc="2024-06-04T17:27:00Z">
            <w:rPr/>
          </w:rPrChange>
        </w:rPr>
        <w:t>Mill</w:t>
      </w:r>
      <w:r w:rsidRPr="00DF3B93">
        <w:rPr>
          <w:spacing w:val="-3"/>
          <w:sz w:val="22"/>
          <w:szCs w:val="22"/>
          <w:rPrChange w:id="688" w:author="Brian Olea" w:date="2024-06-04T11:27:00Z" w16du:dateUtc="2024-06-04T17:27:00Z">
            <w:rPr>
              <w:spacing w:val="-3"/>
            </w:rPr>
          </w:rPrChange>
        </w:rPr>
        <w:t xml:space="preserve"> </w:t>
      </w:r>
      <w:r w:rsidRPr="00DF3B93">
        <w:rPr>
          <w:sz w:val="22"/>
          <w:szCs w:val="22"/>
          <w:rPrChange w:id="689" w:author="Brian Olea" w:date="2024-06-04T11:27:00Z" w16du:dateUtc="2024-06-04T17:27:00Z">
            <w:rPr/>
          </w:rPrChange>
        </w:rPr>
        <w:t>Distributor</w:t>
      </w:r>
      <w:r w:rsidRPr="00DF3B93">
        <w:rPr>
          <w:spacing w:val="-4"/>
          <w:sz w:val="22"/>
          <w:szCs w:val="22"/>
          <w:rPrChange w:id="690" w:author="Brian Olea" w:date="2024-06-04T11:27:00Z" w16du:dateUtc="2024-06-04T17:27:00Z">
            <w:rPr>
              <w:spacing w:val="-4"/>
            </w:rPr>
          </w:rPrChange>
        </w:rPr>
        <w:t xml:space="preserve"> </w:t>
      </w:r>
      <w:r w:rsidRPr="00DF3B93">
        <w:rPr>
          <w:sz w:val="22"/>
          <w:szCs w:val="22"/>
          <w:rPrChange w:id="691" w:author="Brian Olea" w:date="2024-06-04T11:27:00Z" w16du:dateUtc="2024-06-04T17:27:00Z">
            <w:rPr/>
          </w:rPrChange>
        </w:rPr>
        <w:t>and</w:t>
      </w:r>
      <w:r w:rsidRPr="00DF3B93">
        <w:rPr>
          <w:spacing w:val="-3"/>
          <w:sz w:val="22"/>
          <w:szCs w:val="22"/>
          <w:rPrChange w:id="692" w:author="Brian Olea" w:date="2024-06-04T11:27:00Z" w16du:dateUtc="2024-06-04T17:27:00Z">
            <w:rPr>
              <w:spacing w:val="-3"/>
            </w:rPr>
          </w:rPrChange>
        </w:rPr>
        <w:t xml:space="preserve"> </w:t>
      </w:r>
      <w:r w:rsidRPr="00DF3B93">
        <w:rPr>
          <w:sz w:val="22"/>
          <w:szCs w:val="22"/>
          <w:rPrChange w:id="693" w:author="Brian Olea" w:date="2024-06-04T11:27:00Z" w16du:dateUtc="2024-06-04T17:27:00Z">
            <w:rPr/>
          </w:rPrChange>
        </w:rPr>
        <w:t>Full</w:t>
      </w:r>
      <w:r w:rsidRPr="00DF3B93">
        <w:rPr>
          <w:spacing w:val="-3"/>
          <w:sz w:val="22"/>
          <w:szCs w:val="22"/>
          <w:rPrChange w:id="694" w:author="Brian Olea" w:date="2024-06-04T11:27:00Z" w16du:dateUtc="2024-06-04T17:27:00Z">
            <w:rPr>
              <w:spacing w:val="-3"/>
            </w:rPr>
          </w:rPrChange>
        </w:rPr>
        <w:t xml:space="preserve"> </w:t>
      </w:r>
      <w:r w:rsidRPr="00DF3B93">
        <w:rPr>
          <w:sz w:val="22"/>
          <w:szCs w:val="22"/>
          <w:rPrChange w:id="695" w:author="Brian Olea" w:date="2024-06-04T11:27:00Z" w16du:dateUtc="2024-06-04T17:27:00Z">
            <w:rPr/>
          </w:rPrChange>
        </w:rPr>
        <w:t>Line</w:t>
      </w:r>
      <w:r w:rsidRPr="00DF3B93">
        <w:rPr>
          <w:spacing w:val="-3"/>
          <w:sz w:val="22"/>
          <w:szCs w:val="22"/>
          <w:rPrChange w:id="696" w:author="Brian Olea" w:date="2024-06-04T11:27:00Z" w16du:dateUtc="2024-06-04T17:27:00Z">
            <w:rPr>
              <w:spacing w:val="-3"/>
            </w:rPr>
          </w:rPrChange>
        </w:rPr>
        <w:t xml:space="preserve"> </w:t>
      </w:r>
      <w:r w:rsidRPr="00DF3B93">
        <w:rPr>
          <w:sz w:val="22"/>
          <w:szCs w:val="22"/>
          <w:rPrChange w:id="697" w:author="Brian Olea" w:date="2024-06-04T11:27:00Z" w16du:dateUtc="2024-06-04T17:27:00Z">
            <w:rPr/>
          </w:rPrChange>
        </w:rPr>
        <w:t>Metal</w:t>
      </w:r>
      <w:r w:rsidRPr="00DF3B93">
        <w:rPr>
          <w:spacing w:val="-3"/>
          <w:sz w:val="22"/>
          <w:szCs w:val="22"/>
          <w:rPrChange w:id="698" w:author="Brian Olea" w:date="2024-06-04T11:27:00Z" w16du:dateUtc="2024-06-04T17:27:00Z">
            <w:rPr>
              <w:spacing w:val="-3"/>
            </w:rPr>
          </w:rPrChange>
        </w:rPr>
        <w:t xml:space="preserve"> </w:t>
      </w:r>
      <w:r w:rsidRPr="00DF3B93">
        <w:rPr>
          <w:sz w:val="22"/>
          <w:szCs w:val="22"/>
          <w:rPrChange w:id="699" w:author="Brian Olea" w:date="2024-06-04T11:27:00Z" w16du:dateUtc="2024-06-04T17:27:00Z">
            <w:rPr/>
          </w:rPrChange>
        </w:rPr>
        <w:t>Service</w:t>
      </w:r>
      <w:r w:rsidRPr="00DF3B93">
        <w:rPr>
          <w:spacing w:val="-3"/>
          <w:sz w:val="22"/>
          <w:szCs w:val="22"/>
          <w:rPrChange w:id="700" w:author="Brian Olea" w:date="2024-06-04T11:27:00Z" w16du:dateUtc="2024-06-04T17:27:00Z">
            <w:rPr>
              <w:spacing w:val="-3"/>
            </w:rPr>
          </w:rPrChange>
        </w:rPr>
        <w:t xml:space="preserve"> </w:t>
      </w:r>
      <w:r w:rsidRPr="00DF3B93">
        <w:rPr>
          <w:sz w:val="22"/>
          <w:szCs w:val="22"/>
          <w:rPrChange w:id="701" w:author="Brian Olea" w:date="2024-06-04T11:27:00Z" w16du:dateUtc="2024-06-04T17:27:00Z">
            <w:rPr/>
          </w:rPrChange>
        </w:rPr>
        <w:t>Center</w:t>
      </w:r>
      <w:r w:rsidRPr="00DF3B93">
        <w:rPr>
          <w:spacing w:val="-3"/>
          <w:sz w:val="22"/>
          <w:szCs w:val="22"/>
          <w:rPrChange w:id="702" w:author="Brian Olea" w:date="2024-06-04T11:27:00Z" w16du:dateUtc="2024-06-04T17:27:00Z">
            <w:rPr>
              <w:spacing w:val="-3"/>
            </w:rPr>
          </w:rPrChange>
        </w:rPr>
        <w:t xml:space="preserve"> </w:t>
      </w:r>
      <w:r w:rsidRPr="00DF3B93">
        <w:rPr>
          <w:sz w:val="22"/>
          <w:szCs w:val="22"/>
          <w:rPrChange w:id="703" w:author="Brian Olea" w:date="2024-06-04T11:27:00Z" w16du:dateUtc="2024-06-04T17:27:00Z">
            <w:rPr/>
          </w:rPrChange>
        </w:rPr>
        <w:t>of</w:t>
      </w:r>
      <w:r w:rsidRPr="00DF3B93">
        <w:rPr>
          <w:spacing w:val="-2"/>
          <w:sz w:val="22"/>
          <w:szCs w:val="22"/>
          <w:rPrChange w:id="704" w:author="Brian Olea" w:date="2024-06-04T11:27:00Z" w16du:dateUtc="2024-06-04T17:27:00Z">
            <w:rPr>
              <w:spacing w:val="-2"/>
            </w:rPr>
          </w:rPrChange>
        </w:rPr>
        <w:t xml:space="preserve"> </w:t>
      </w:r>
      <w:r w:rsidRPr="00DF3B93">
        <w:rPr>
          <w:sz w:val="22"/>
          <w:szCs w:val="22"/>
          <w:rPrChange w:id="705" w:author="Brian Olea" w:date="2024-06-04T11:27:00Z" w16du:dateUtc="2024-06-04T17:27:00Z">
            <w:rPr/>
          </w:rPrChange>
        </w:rPr>
        <w:t>a</w:t>
      </w:r>
      <w:r w:rsidRPr="00DF3B93">
        <w:rPr>
          <w:spacing w:val="-3"/>
          <w:sz w:val="22"/>
          <w:szCs w:val="22"/>
          <w:rPrChange w:id="706" w:author="Brian Olea" w:date="2024-06-04T11:27:00Z" w16du:dateUtc="2024-06-04T17:27:00Z">
            <w:rPr>
              <w:spacing w:val="-3"/>
            </w:rPr>
          </w:rPrChange>
        </w:rPr>
        <w:t xml:space="preserve"> </w:t>
      </w:r>
      <w:r w:rsidRPr="00DF3B93">
        <w:rPr>
          <w:sz w:val="22"/>
          <w:szCs w:val="22"/>
          <w:rPrChange w:id="707" w:author="Brian Olea" w:date="2024-06-04T11:27:00Z" w16du:dateUtc="2024-06-04T17:27:00Z">
            <w:rPr/>
          </w:rPrChange>
        </w:rPr>
        <w:t>Variety</w:t>
      </w:r>
      <w:r w:rsidRPr="00DF3B93">
        <w:rPr>
          <w:spacing w:val="-1"/>
          <w:sz w:val="22"/>
          <w:szCs w:val="22"/>
          <w:rPrChange w:id="708" w:author="Brian Olea" w:date="2024-06-04T11:27:00Z" w16du:dateUtc="2024-06-04T17:27:00Z">
            <w:rPr>
              <w:spacing w:val="-1"/>
            </w:rPr>
          </w:rPrChange>
        </w:rPr>
        <w:t xml:space="preserve"> </w:t>
      </w:r>
      <w:r w:rsidRPr="00DF3B93">
        <w:rPr>
          <w:sz w:val="22"/>
          <w:szCs w:val="22"/>
          <w:rPrChange w:id="709" w:author="Brian Olea" w:date="2024-06-04T11:27:00Z" w16du:dateUtc="2024-06-04T17:27:00Z">
            <w:rPr/>
          </w:rPrChange>
        </w:rPr>
        <w:t>of</w:t>
      </w:r>
      <w:r w:rsidRPr="00DF3B93">
        <w:rPr>
          <w:spacing w:val="-2"/>
          <w:sz w:val="22"/>
          <w:szCs w:val="22"/>
          <w:rPrChange w:id="710" w:author="Brian Olea" w:date="2024-06-04T11:27:00Z" w16du:dateUtc="2024-06-04T17:27:00Z">
            <w:rPr>
              <w:spacing w:val="-2"/>
            </w:rPr>
          </w:rPrChange>
        </w:rPr>
        <w:t xml:space="preserve"> </w:t>
      </w:r>
      <w:r w:rsidRPr="00DF3B93">
        <w:rPr>
          <w:sz w:val="22"/>
          <w:szCs w:val="22"/>
          <w:rPrChange w:id="711" w:author="Brian Olea" w:date="2024-06-04T11:27:00Z" w16du:dateUtc="2024-06-04T17:27:00Z">
            <w:rPr/>
          </w:rPrChange>
        </w:rPr>
        <w:t>Metals,</w:t>
      </w:r>
      <w:r w:rsidRPr="00DF3B93">
        <w:rPr>
          <w:spacing w:val="-3"/>
          <w:sz w:val="22"/>
          <w:szCs w:val="22"/>
          <w:rPrChange w:id="712" w:author="Brian Olea" w:date="2024-06-04T11:27:00Z" w16du:dateUtc="2024-06-04T17:27:00Z">
            <w:rPr>
              <w:spacing w:val="-3"/>
            </w:rPr>
          </w:rPrChange>
        </w:rPr>
        <w:t xml:space="preserve"> </w:t>
      </w:r>
      <w:r w:rsidRPr="00DF3B93">
        <w:rPr>
          <w:sz w:val="22"/>
          <w:szCs w:val="22"/>
          <w:rPrChange w:id="713" w:author="Brian Olea" w:date="2024-06-04T11:27:00Z" w16du:dateUtc="2024-06-04T17:27:00Z">
            <w:rPr/>
          </w:rPrChange>
        </w:rPr>
        <w:t>Including</w:t>
      </w:r>
      <w:r w:rsidRPr="00DF3B93">
        <w:rPr>
          <w:spacing w:val="-3"/>
          <w:sz w:val="22"/>
          <w:szCs w:val="22"/>
          <w:rPrChange w:id="714" w:author="Brian Olea" w:date="2024-06-04T11:27:00Z" w16du:dateUtc="2024-06-04T17:27:00Z">
            <w:rPr>
              <w:spacing w:val="-3"/>
            </w:rPr>
          </w:rPrChange>
        </w:rPr>
        <w:t xml:space="preserve"> </w:t>
      </w:r>
      <w:r w:rsidRPr="00DF3B93">
        <w:rPr>
          <w:sz w:val="22"/>
          <w:szCs w:val="22"/>
          <w:rPrChange w:id="715" w:author="Brian Olea" w:date="2024-06-04T11:27:00Z" w16du:dateUtc="2024-06-04T17:27:00Z">
            <w:rPr/>
          </w:rPrChange>
        </w:rPr>
        <w:t>Aluminum, Steel, Stainless Steel, Tool Steel, Brass, Copper, Silicon Bronze, and Lead, along with Specialty Catalog Items, such as Railing Systems, Decorative Brass and Ornamental Iron.</w:t>
      </w:r>
    </w:p>
    <w:p w14:paraId="0D7AB8DE" w14:textId="77777777" w:rsidR="00DF0971" w:rsidRPr="00DF3B93" w:rsidRDefault="00000000">
      <w:pPr>
        <w:pStyle w:val="BodyText"/>
        <w:spacing w:before="81"/>
        <w:rPr>
          <w:sz w:val="22"/>
          <w:szCs w:val="22"/>
          <w:rPrChange w:id="716" w:author="Brian Olea" w:date="2024-06-04T11:27:00Z" w16du:dateUtc="2024-06-04T17:27:00Z">
            <w:rPr/>
          </w:rPrChange>
        </w:rPr>
      </w:pPr>
      <w:r w:rsidRPr="00DF3B93">
        <w:rPr>
          <w:sz w:val="22"/>
          <w:szCs w:val="22"/>
          <w:rPrChange w:id="717" w:author="Brian Olea" w:date="2024-06-04T11:27:00Z" w16du:dateUtc="2024-06-04T17:27:00Z">
            <w:rPr/>
          </w:rPrChange>
        </w:rPr>
        <w:t>The</w:t>
      </w:r>
      <w:r w:rsidRPr="00DF3B93">
        <w:rPr>
          <w:spacing w:val="-7"/>
          <w:sz w:val="22"/>
          <w:szCs w:val="22"/>
          <w:rPrChange w:id="718" w:author="Brian Olea" w:date="2024-06-04T11:27:00Z" w16du:dateUtc="2024-06-04T17:27:00Z">
            <w:rPr>
              <w:spacing w:val="-7"/>
            </w:rPr>
          </w:rPrChange>
        </w:rPr>
        <w:t xml:space="preserve"> </w:t>
      </w:r>
      <w:r w:rsidRPr="00DF3B93">
        <w:rPr>
          <w:sz w:val="22"/>
          <w:szCs w:val="22"/>
          <w:rPrChange w:id="719" w:author="Brian Olea" w:date="2024-06-04T11:27:00Z" w16du:dateUtc="2024-06-04T17:27:00Z">
            <w:rPr/>
          </w:rPrChange>
        </w:rPr>
        <w:t>Organization’s</w:t>
      </w:r>
      <w:r w:rsidRPr="00DF3B93">
        <w:rPr>
          <w:spacing w:val="-6"/>
          <w:sz w:val="22"/>
          <w:szCs w:val="22"/>
          <w:rPrChange w:id="720" w:author="Brian Olea" w:date="2024-06-04T11:27:00Z" w16du:dateUtc="2024-06-04T17:27:00Z">
            <w:rPr>
              <w:spacing w:val="-6"/>
            </w:rPr>
          </w:rPrChange>
        </w:rPr>
        <w:t xml:space="preserve"> </w:t>
      </w:r>
      <w:r w:rsidRPr="00DF3B93">
        <w:rPr>
          <w:sz w:val="22"/>
          <w:szCs w:val="22"/>
          <w:rPrChange w:id="721" w:author="Brian Olea" w:date="2024-06-04T11:27:00Z" w16du:dateUtc="2024-06-04T17:27:00Z">
            <w:rPr/>
          </w:rPrChange>
        </w:rPr>
        <w:t>Quality</w:t>
      </w:r>
      <w:r w:rsidRPr="00DF3B93">
        <w:rPr>
          <w:spacing w:val="-6"/>
          <w:sz w:val="22"/>
          <w:szCs w:val="22"/>
          <w:rPrChange w:id="722" w:author="Brian Olea" w:date="2024-06-04T11:27:00Z" w16du:dateUtc="2024-06-04T17:27:00Z">
            <w:rPr>
              <w:spacing w:val="-6"/>
            </w:rPr>
          </w:rPrChange>
        </w:rPr>
        <w:t xml:space="preserve"> </w:t>
      </w:r>
      <w:r w:rsidRPr="00DF3B93">
        <w:rPr>
          <w:sz w:val="22"/>
          <w:szCs w:val="22"/>
          <w:rPrChange w:id="723" w:author="Brian Olea" w:date="2024-06-04T11:27:00Z" w16du:dateUtc="2024-06-04T17:27:00Z">
            <w:rPr/>
          </w:rPrChange>
        </w:rPr>
        <w:t>Management</w:t>
      </w:r>
      <w:r w:rsidRPr="00DF3B93">
        <w:rPr>
          <w:spacing w:val="-7"/>
          <w:sz w:val="22"/>
          <w:szCs w:val="22"/>
          <w:rPrChange w:id="724" w:author="Brian Olea" w:date="2024-06-04T11:27:00Z" w16du:dateUtc="2024-06-04T17:27:00Z">
            <w:rPr>
              <w:spacing w:val="-7"/>
            </w:rPr>
          </w:rPrChange>
        </w:rPr>
        <w:t xml:space="preserve"> </w:t>
      </w:r>
      <w:r w:rsidRPr="00DF3B93">
        <w:rPr>
          <w:sz w:val="22"/>
          <w:szCs w:val="22"/>
          <w:rPrChange w:id="725" w:author="Brian Olea" w:date="2024-06-04T11:27:00Z" w16du:dateUtc="2024-06-04T17:27:00Z">
            <w:rPr/>
          </w:rPrChange>
        </w:rPr>
        <w:t>System</w:t>
      </w:r>
      <w:r w:rsidRPr="00DF3B93">
        <w:rPr>
          <w:spacing w:val="-7"/>
          <w:sz w:val="22"/>
          <w:szCs w:val="22"/>
          <w:rPrChange w:id="726" w:author="Brian Olea" w:date="2024-06-04T11:27:00Z" w16du:dateUtc="2024-06-04T17:27:00Z">
            <w:rPr>
              <w:spacing w:val="-7"/>
            </w:rPr>
          </w:rPrChange>
        </w:rPr>
        <w:t xml:space="preserve"> </w:t>
      </w:r>
      <w:r w:rsidRPr="00DF3B93">
        <w:rPr>
          <w:sz w:val="22"/>
          <w:szCs w:val="22"/>
          <w:rPrChange w:id="727" w:author="Brian Olea" w:date="2024-06-04T11:27:00Z" w16du:dateUtc="2024-06-04T17:27:00Z">
            <w:rPr/>
          </w:rPrChange>
        </w:rPr>
        <w:t>applies</w:t>
      </w:r>
      <w:r w:rsidRPr="00DF3B93">
        <w:rPr>
          <w:spacing w:val="-6"/>
          <w:sz w:val="22"/>
          <w:szCs w:val="22"/>
          <w:rPrChange w:id="728" w:author="Brian Olea" w:date="2024-06-04T11:27:00Z" w16du:dateUtc="2024-06-04T17:27:00Z">
            <w:rPr>
              <w:spacing w:val="-6"/>
            </w:rPr>
          </w:rPrChange>
        </w:rPr>
        <w:t xml:space="preserve"> </w:t>
      </w:r>
      <w:r w:rsidRPr="00DF3B93">
        <w:rPr>
          <w:sz w:val="22"/>
          <w:szCs w:val="22"/>
          <w:rPrChange w:id="729" w:author="Brian Olea" w:date="2024-06-04T11:27:00Z" w16du:dateUtc="2024-06-04T17:27:00Z">
            <w:rPr/>
          </w:rPrChange>
        </w:rPr>
        <w:t>to</w:t>
      </w:r>
      <w:r w:rsidRPr="00DF3B93">
        <w:rPr>
          <w:spacing w:val="-7"/>
          <w:sz w:val="22"/>
          <w:szCs w:val="22"/>
          <w:rPrChange w:id="730" w:author="Brian Olea" w:date="2024-06-04T11:27:00Z" w16du:dateUtc="2024-06-04T17:27:00Z">
            <w:rPr>
              <w:spacing w:val="-7"/>
            </w:rPr>
          </w:rPrChange>
        </w:rPr>
        <w:t xml:space="preserve"> </w:t>
      </w:r>
      <w:r w:rsidRPr="00DF3B93">
        <w:rPr>
          <w:sz w:val="22"/>
          <w:szCs w:val="22"/>
          <w:rPrChange w:id="731" w:author="Brian Olea" w:date="2024-06-04T11:27:00Z" w16du:dateUtc="2024-06-04T17:27:00Z">
            <w:rPr/>
          </w:rPrChange>
        </w:rPr>
        <w:t>all</w:t>
      </w:r>
      <w:r w:rsidRPr="00DF3B93">
        <w:rPr>
          <w:spacing w:val="-7"/>
          <w:sz w:val="22"/>
          <w:szCs w:val="22"/>
          <w:rPrChange w:id="732" w:author="Brian Olea" w:date="2024-06-04T11:27:00Z" w16du:dateUtc="2024-06-04T17:27:00Z">
            <w:rPr>
              <w:spacing w:val="-7"/>
            </w:rPr>
          </w:rPrChange>
        </w:rPr>
        <w:t xml:space="preserve"> </w:t>
      </w:r>
      <w:r w:rsidRPr="00DF3B93">
        <w:rPr>
          <w:sz w:val="22"/>
          <w:szCs w:val="22"/>
          <w:rPrChange w:id="733" w:author="Brian Olea" w:date="2024-06-04T11:27:00Z" w16du:dateUtc="2024-06-04T17:27:00Z">
            <w:rPr/>
          </w:rPrChange>
        </w:rPr>
        <w:t>functions</w:t>
      </w:r>
      <w:r w:rsidRPr="00DF3B93">
        <w:rPr>
          <w:spacing w:val="-6"/>
          <w:sz w:val="22"/>
          <w:szCs w:val="22"/>
          <w:rPrChange w:id="734" w:author="Brian Olea" w:date="2024-06-04T11:27:00Z" w16du:dateUtc="2024-06-04T17:27:00Z">
            <w:rPr>
              <w:spacing w:val="-6"/>
            </w:rPr>
          </w:rPrChange>
        </w:rPr>
        <w:t xml:space="preserve"> </w:t>
      </w:r>
      <w:r w:rsidRPr="00DF3B93">
        <w:rPr>
          <w:sz w:val="22"/>
          <w:szCs w:val="22"/>
          <w:rPrChange w:id="735" w:author="Brian Olea" w:date="2024-06-04T11:27:00Z" w16du:dateUtc="2024-06-04T17:27:00Z">
            <w:rPr/>
          </w:rPrChange>
        </w:rPr>
        <w:t>and</w:t>
      </w:r>
      <w:r w:rsidRPr="00DF3B93">
        <w:rPr>
          <w:spacing w:val="-7"/>
          <w:sz w:val="22"/>
          <w:szCs w:val="22"/>
          <w:rPrChange w:id="736" w:author="Brian Olea" w:date="2024-06-04T11:27:00Z" w16du:dateUtc="2024-06-04T17:27:00Z">
            <w:rPr>
              <w:spacing w:val="-7"/>
            </w:rPr>
          </w:rPrChange>
        </w:rPr>
        <w:t xml:space="preserve"> </w:t>
      </w:r>
      <w:r w:rsidRPr="00DF3B93">
        <w:rPr>
          <w:sz w:val="22"/>
          <w:szCs w:val="22"/>
          <w:rPrChange w:id="737" w:author="Brian Olea" w:date="2024-06-04T11:27:00Z" w16du:dateUtc="2024-06-04T17:27:00Z">
            <w:rPr/>
          </w:rPrChange>
        </w:rPr>
        <w:t>sites</w:t>
      </w:r>
      <w:r w:rsidRPr="00DF3B93">
        <w:rPr>
          <w:spacing w:val="-6"/>
          <w:sz w:val="22"/>
          <w:szCs w:val="22"/>
          <w:rPrChange w:id="738" w:author="Brian Olea" w:date="2024-06-04T11:27:00Z" w16du:dateUtc="2024-06-04T17:27:00Z">
            <w:rPr>
              <w:spacing w:val="-6"/>
            </w:rPr>
          </w:rPrChange>
        </w:rPr>
        <w:t xml:space="preserve"> </w:t>
      </w:r>
      <w:r w:rsidRPr="00DF3B93">
        <w:rPr>
          <w:sz w:val="22"/>
          <w:szCs w:val="22"/>
          <w:rPrChange w:id="739" w:author="Brian Olea" w:date="2024-06-04T11:27:00Z" w16du:dateUtc="2024-06-04T17:27:00Z">
            <w:rPr/>
          </w:rPrChange>
        </w:rPr>
        <w:t>as</w:t>
      </w:r>
      <w:r w:rsidRPr="00DF3B93">
        <w:rPr>
          <w:spacing w:val="-6"/>
          <w:sz w:val="22"/>
          <w:szCs w:val="22"/>
          <w:rPrChange w:id="740" w:author="Brian Olea" w:date="2024-06-04T11:27:00Z" w16du:dateUtc="2024-06-04T17:27:00Z">
            <w:rPr>
              <w:spacing w:val="-6"/>
            </w:rPr>
          </w:rPrChange>
        </w:rPr>
        <w:t xml:space="preserve"> </w:t>
      </w:r>
      <w:r w:rsidRPr="00DF3B93">
        <w:rPr>
          <w:spacing w:val="-2"/>
          <w:sz w:val="22"/>
          <w:szCs w:val="22"/>
          <w:rPrChange w:id="741" w:author="Brian Olea" w:date="2024-06-04T11:27:00Z" w16du:dateUtc="2024-06-04T17:27:00Z">
            <w:rPr>
              <w:spacing w:val="-2"/>
            </w:rPr>
          </w:rPrChange>
        </w:rPr>
        <w:t>applicable.</w:t>
      </w:r>
    </w:p>
    <w:p w14:paraId="3812CE40" w14:textId="77777777" w:rsidR="00DF0971" w:rsidRPr="00DF3B93" w:rsidRDefault="00000000">
      <w:pPr>
        <w:pStyle w:val="BodyText"/>
        <w:spacing w:before="80"/>
        <w:rPr>
          <w:sz w:val="22"/>
          <w:szCs w:val="22"/>
          <w:rPrChange w:id="742" w:author="Brian Olea" w:date="2024-06-04T11:27:00Z" w16du:dateUtc="2024-06-04T17:27:00Z">
            <w:rPr/>
          </w:rPrChange>
        </w:rPr>
      </w:pPr>
      <w:r w:rsidRPr="00DF3B93">
        <w:rPr>
          <w:sz w:val="22"/>
          <w:szCs w:val="22"/>
          <w:rPrChange w:id="743" w:author="Brian Olea" w:date="2024-06-04T11:27:00Z" w16du:dateUtc="2024-06-04T17:27:00Z">
            <w:rPr/>
          </w:rPrChange>
        </w:rPr>
        <w:t>The</w:t>
      </w:r>
      <w:r w:rsidRPr="00DF3B93">
        <w:rPr>
          <w:spacing w:val="-7"/>
          <w:sz w:val="22"/>
          <w:szCs w:val="22"/>
          <w:rPrChange w:id="744" w:author="Brian Olea" w:date="2024-06-04T11:27:00Z" w16du:dateUtc="2024-06-04T17:27:00Z">
            <w:rPr>
              <w:spacing w:val="-7"/>
            </w:rPr>
          </w:rPrChange>
        </w:rPr>
        <w:t xml:space="preserve"> </w:t>
      </w:r>
      <w:r w:rsidRPr="00DF3B93">
        <w:rPr>
          <w:sz w:val="22"/>
          <w:szCs w:val="22"/>
          <w:rPrChange w:id="745" w:author="Brian Olea" w:date="2024-06-04T11:27:00Z" w16du:dateUtc="2024-06-04T17:27:00Z">
            <w:rPr/>
          </w:rPrChange>
        </w:rPr>
        <w:t>following</w:t>
      </w:r>
      <w:r w:rsidRPr="00DF3B93">
        <w:rPr>
          <w:spacing w:val="-7"/>
          <w:sz w:val="22"/>
          <w:szCs w:val="22"/>
          <w:rPrChange w:id="746" w:author="Brian Olea" w:date="2024-06-04T11:27:00Z" w16du:dateUtc="2024-06-04T17:27:00Z">
            <w:rPr>
              <w:spacing w:val="-7"/>
            </w:rPr>
          </w:rPrChange>
        </w:rPr>
        <w:t xml:space="preserve"> </w:t>
      </w:r>
      <w:r w:rsidRPr="00DF3B93">
        <w:rPr>
          <w:sz w:val="22"/>
          <w:szCs w:val="22"/>
          <w:rPrChange w:id="747" w:author="Brian Olea" w:date="2024-06-04T11:27:00Z" w16du:dateUtc="2024-06-04T17:27:00Z">
            <w:rPr/>
          </w:rPrChange>
        </w:rPr>
        <w:t>clauses</w:t>
      </w:r>
      <w:r w:rsidRPr="00DF3B93">
        <w:rPr>
          <w:spacing w:val="-5"/>
          <w:sz w:val="22"/>
          <w:szCs w:val="22"/>
          <w:rPrChange w:id="748" w:author="Brian Olea" w:date="2024-06-04T11:27:00Z" w16du:dateUtc="2024-06-04T17:27:00Z">
            <w:rPr>
              <w:spacing w:val="-5"/>
            </w:rPr>
          </w:rPrChange>
        </w:rPr>
        <w:t xml:space="preserve"> </w:t>
      </w:r>
      <w:r w:rsidRPr="00DF3B93">
        <w:rPr>
          <w:sz w:val="22"/>
          <w:szCs w:val="22"/>
          <w:rPrChange w:id="749" w:author="Brian Olea" w:date="2024-06-04T11:27:00Z" w16du:dateUtc="2024-06-04T17:27:00Z">
            <w:rPr/>
          </w:rPrChange>
        </w:rPr>
        <w:t>of</w:t>
      </w:r>
      <w:r w:rsidRPr="00DF3B93">
        <w:rPr>
          <w:spacing w:val="-6"/>
          <w:sz w:val="22"/>
          <w:szCs w:val="22"/>
          <w:rPrChange w:id="750" w:author="Brian Olea" w:date="2024-06-04T11:27:00Z" w16du:dateUtc="2024-06-04T17:27:00Z">
            <w:rPr>
              <w:spacing w:val="-6"/>
            </w:rPr>
          </w:rPrChange>
        </w:rPr>
        <w:t xml:space="preserve"> </w:t>
      </w:r>
      <w:r w:rsidRPr="00DF3B93">
        <w:rPr>
          <w:sz w:val="22"/>
          <w:szCs w:val="22"/>
          <w:rPrChange w:id="751" w:author="Brian Olea" w:date="2024-06-04T11:27:00Z" w16du:dateUtc="2024-06-04T17:27:00Z">
            <w:rPr/>
          </w:rPrChange>
        </w:rPr>
        <w:t>AS9120</w:t>
      </w:r>
      <w:r w:rsidRPr="00DF3B93">
        <w:rPr>
          <w:spacing w:val="-7"/>
          <w:sz w:val="22"/>
          <w:szCs w:val="22"/>
          <w:rPrChange w:id="752" w:author="Brian Olea" w:date="2024-06-04T11:27:00Z" w16du:dateUtc="2024-06-04T17:27:00Z">
            <w:rPr>
              <w:spacing w:val="-7"/>
            </w:rPr>
          </w:rPrChange>
        </w:rPr>
        <w:t xml:space="preserve"> </w:t>
      </w:r>
      <w:r w:rsidRPr="00DF3B93">
        <w:rPr>
          <w:sz w:val="22"/>
          <w:szCs w:val="22"/>
          <w:rPrChange w:id="753" w:author="Brian Olea" w:date="2024-06-04T11:27:00Z" w16du:dateUtc="2024-06-04T17:27:00Z">
            <w:rPr/>
          </w:rPrChange>
        </w:rPr>
        <w:t>were</w:t>
      </w:r>
      <w:r w:rsidRPr="00DF3B93">
        <w:rPr>
          <w:spacing w:val="-7"/>
          <w:sz w:val="22"/>
          <w:szCs w:val="22"/>
          <w:rPrChange w:id="754" w:author="Brian Olea" w:date="2024-06-04T11:27:00Z" w16du:dateUtc="2024-06-04T17:27:00Z">
            <w:rPr>
              <w:spacing w:val="-7"/>
            </w:rPr>
          </w:rPrChange>
        </w:rPr>
        <w:t xml:space="preserve"> </w:t>
      </w:r>
      <w:r w:rsidRPr="00DF3B93">
        <w:rPr>
          <w:sz w:val="22"/>
          <w:szCs w:val="22"/>
          <w:rPrChange w:id="755" w:author="Brian Olea" w:date="2024-06-04T11:27:00Z" w16du:dateUtc="2024-06-04T17:27:00Z">
            <w:rPr/>
          </w:rPrChange>
        </w:rPr>
        <w:t>determined</w:t>
      </w:r>
      <w:r w:rsidRPr="00DF3B93">
        <w:rPr>
          <w:spacing w:val="-7"/>
          <w:sz w:val="22"/>
          <w:szCs w:val="22"/>
          <w:rPrChange w:id="756" w:author="Brian Olea" w:date="2024-06-04T11:27:00Z" w16du:dateUtc="2024-06-04T17:27:00Z">
            <w:rPr>
              <w:spacing w:val="-7"/>
            </w:rPr>
          </w:rPrChange>
        </w:rPr>
        <w:t xml:space="preserve"> </w:t>
      </w:r>
      <w:r w:rsidRPr="00DF3B93">
        <w:rPr>
          <w:sz w:val="22"/>
          <w:szCs w:val="22"/>
          <w:rPrChange w:id="757" w:author="Brian Olea" w:date="2024-06-04T11:27:00Z" w16du:dateUtc="2024-06-04T17:27:00Z">
            <w:rPr/>
          </w:rPrChange>
        </w:rPr>
        <w:t>to</w:t>
      </w:r>
      <w:r w:rsidRPr="00DF3B93">
        <w:rPr>
          <w:spacing w:val="-7"/>
          <w:sz w:val="22"/>
          <w:szCs w:val="22"/>
          <w:rPrChange w:id="758" w:author="Brian Olea" w:date="2024-06-04T11:27:00Z" w16du:dateUtc="2024-06-04T17:27:00Z">
            <w:rPr>
              <w:spacing w:val="-7"/>
            </w:rPr>
          </w:rPrChange>
        </w:rPr>
        <w:t xml:space="preserve"> </w:t>
      </w:r>
      <w:r w:rsidRPr="00DF3B93">
        <w:rPr>
          <w:sz w:val="22"/>
          <w:szCs w:val="22"/>
          <w:rPrChange w:id="759" w:author="Brian Olea" w:date="2024-06-04T11:27:00Z" w16du:dateUtc="2024-06-04T17:27:00Z">
            <w:rPr/>
          </w:rPrChange>
        </w:rPr>
        <w:t>be</w:t>
      </w:r>
      <w:r w:rsidRPr="00DF3B93">
        <w:rPr>
          <w:spacing w:val="-6"/>
          <w:sz w:val="22"/>
          <w:szCs w:val="22"/>
          <w:rPrChange w:id="760" w:author="Brian Olea" w:date="2024-06-04T11:27:00Z" w16du:dateUtc="2024-06-04T17:27:00Z">
            <w:rPr>
              <w:spacing w:val="-6"/>
            </w:rPr>
          </w:rPrChange>
        </w:rPr>
        <w:t xml:space="preserve"> </w:t>
      </w:r>
      <w:r w:rsidRPr="00DF3B93">
        <w:rPr>
          <w:sz w:val="22"/>
          <w:szCs w:val="22"/>
          <w:rPrChange w:id="761" w:author="Brian Olea" w:date="2024-06-04T11:27:00Z" w16du:dateUtc="2024-06-04T17:27:00Z">
            <w:rPr/>
          </w:rPrChange>
        </w:rPr>
        <w:t>not</w:t>
      </w:r>
      <w:r w:rsidRPr="00DF3B93">
        <w:rPr>
          <w:spacing w:val="-7"/>
          <w:sz w:val="22"/>
          <w:szCs w:val="22"/>
          <w:rPrChange w:id="762" w:author="Brian Olea" w:date="2024-06-04T11:27:00Z" w16du:dateUtc="2024-06-04T17:27:00Z">
            <w:rPr>
              <w:spacing w:val="-7"/>
            </w:rPr>
          </w:rPrChange>
        </w:rPr>
        <w:t xml:space="preserve"> </w:t>
      </w:r>
      <w:r w:rsidRPr="00DF3B93">
        <w:rPr>
          <w:sz w:val="22"/>
          <w:szCs w:val="22"/>
          <w:rPrChange w:id="763" w:author="Brian Olea" w:date="2024-06-04T11:27:00Z" w16du:dateUtc="2024-06-04T17:27:00Z">
            <w:rPr/>
          </w:rPrChange>
        </w:rPr>
        <w:t>applicable</w:t>
      </w:r>
      <w:r w:rsidRPr="00DF3B93">
        <w:rPr>
          <w:spacing w:val="-5"/>
          <w:sz w:val="22"/>
          <w:szCs w:val="22"/>
          <w:rPrChange w:id="764" w:author="Brian Olea" w:date="2024-06-04T11:27:00Z" w16du:dateUtc="2024-06-04T17:27:00Z">
            <w:rPr>
              <w:spacing w:val="-5"/>
            </w:rPr>
          </w:rPrChange>
        </w:rPr>
        <w:t xml:space="preserve"> </w:t>
      </w:r>
      <w:r w:rsidRPr="00DF3B93">
        <w:rPr>
          <w:sz w:val="22"/>
          <w:szCs w:val="22"/>
          <w:rPrChange w:id="765" w:author="Brian Olea" w:date="2024-06-04T11:27:00Z" w16du:dateUtc="2024-06-04T17:27:00Z">
            <w:rPr/>
          </w:rPrChange>
        </w:rPr>
        <w:t>to</w:t>
      </w:r>
      <w:r w:rsidRPr="00DF3B93">
        <w:rPr>
          <w:spacing w:val="-3"/>
          <w:sz w:val="22"/>
          <w:szCs w:val="22"/>
          <w:rPrChange w:id="766" w:author="Brian Olea" w:date="2024-06-04T11:27:00Z" w16du:dateUtc="2024-06-04T17:27:00Z">
            <w:rPr>
              <w:spacing w:val="-3"/>
            </w:rPr>
          </w:rPrChange>
        </w:rPr>
        <w:t xml:space="preserve"> </w:t>
      </w:r>
      <w:r w:rsidRPr="00DF3B93">
        <w:rPr>
          <w:sz w:val="22"/>
          <w:szCs w:val="22"/>
          <w:rPrChange w:id="767" w:author="Brian Olea" w:date="2024-06-04T11:27:00Z" w16du:dateUtc="2024-06-04T17:27:00Z">
            <w:rPr/>
          </w:rPrChange>
        </w:rPr>
        <w:t>The</w:t>
      </w:r>
      <w:r w:rsidRPr="00DF3B93">
        <w:rPr>
          <w:spacing w:val="-7"/>
          <w:sz w:val="22"/>
          <w:szCs w:val="22"/>
          <w:rPrChange w:id="768" w:author="Brian Olea" w:date="2024-06-04T11:27:00Z" w16du:dateUtc="2024-06-04T17:27:00Z">
            <w:rPr>
              <w:spacing w:val="-7"/>
            </w:rPr>
          </w:rPrChange>
        </w:rPr>
        <w:t xml:space="preserve"> </w:t>
      </w:r>
      <w:r w:rsidRPr="00DF3B93">
        <w:rPr>
          <w:sz w:val="22"/>
          <w:szCs w:val="22"/>
          <w:rPrChange w:id="769" w:author="Brian Olea" w:date="2024-06-04T11:27:00Z" w16du:dateUtc="2024-06-04T17:27:00Z">
            <w:rPr/>
          </w:rPrChange>
        </w:rPr>
        <w:t>Organization</w:t>
      </w:r>
      <w:r w:rsidRPr="00DF3B93">
        <w:rPr>
          <w:spacing w:val="-5"/>
          <w:sz w:val="22"/>
          <w:szCs w:val="22"/>
          <w:rPrChange w:id="770" w:author="Brian Olea" w:date="2024-06-04T11:27:00Z" w16du:dateUtc="2024-06-04T17:27:00Z">
            <w:rPr>
              <w:spacing w:val="-5"/>
            </w:rPr>
          </w:rPrChange>
        </w:rPr>
        <w:t xml:space="preserve"> </w:t>
      </w:r>
      <w:r w:rsidRPr="00DF3B93">
        <w:rPr>
          <w:spacing w:val="-2"/>
          <w:sz w:val="22"/>
          <w:szCs w:val="22"/>
          <w:rPrChange w:id="771" w:author="Brian Olea" w:date="2024-06-04T11:27:00Z" w16du:dateUtc="2024-06-04T17:27:00Z">
            <w:rPr>
              <w:spacing w:val="-2"/>
            </w:rPr>
          </w:rPrChange>
        </w:rPr>
        <w:t>(</w:t>
      </w:r>
      <w:r w:rsidRPr="00DF3B93">
        <w:rPr>
          <w:i/>
          <w:spacing w:val="-2"/>
          <w:sz w:val="22"/>
          <w:szCs w:val="22"/>
          <w:rPrChange w:id="772" w:author="Brian Olea" w:date="2024-06-04T11:27:00Z" w16du:dateUtc="2024-06-04T17:27:00Z">
            <w:rPr>
              <w:i/>
              <w:spacing w:val="-2"/>
            </w:rPr>
          </w:rPrChange>
        </w:rPr>
        <w:t>Exclusions</w:t>
      </w:r>
      <w:r w:rsidRPr="00DF3B93">
        <w:rPr>
          <w:spacing w:val="-2"/>
          <w:sz w:val="22"/>
          <w:szCs w:val="22"/>
          <w:rPrChange w:id="773" w:author="Brian Olea" w:date="2024-06-04T11:27:00Z" w16du:dateUtc="2024-06-04T17:27:00Z">
            <w:rPr>
              <w:spacing w:val="-2"/>
            </w:rPr>
          </w:rPrChange>
        </w:rPr>
        <w:t>):</w:t>
      </w:r>
    </w:p>
    <w:p w14:paraId="447F5088" w14:textId="77777777" w:rsidR="00DF0971" w:rsidRPr="00DF3B93" w:rsidRDefault="00000000">
      <w:pPr>
        <w:pStyle w:val="ListParagraph"/>
        <w:numPr>
          <w:ilvl w:val="0"/>
          <w:numId w:val="6"/>
        </w:numPr>
        <w:tabs>
          <w:tab w:val="left" w:pos="460"/>
        </w:tabs>
        <w:spacing w:before="4" w:line="237" w:lineRule="auto"/>
        <w:ind w:right="539"/>
        <w:rPr>
          <w:rPrChange w:id="774" w:author="Brian Olea" w:date="2024-06-04T11:27:00Z" w16du:dateUtc="2024-06-04T17:27:00Z">
            <w:rPr>
              <w:sz w:val="25"/>
            </w:rPr>
          </w:rPrChange>
        </w:rPr>
      </w:pPr>
      <w:r w:rsidRPr="00DF3B93">
        <w:rPr>
          <w:rPrChange w:id="775" w:author="Brian Olea" w:date="2024-06-04T11:27:00Z" w16du:dateUtc="2024-06-04T17:27:00Z">
            <w:rPr>
              <w:sz w:val="25"/>
            </w:rPr>
          </w:rPrChange>
        </w:rPr>
        <w:t>8.3</w:t>
      </w:r>
      <w:r w:rsidRPr="00DF3B93">
        <w:rPr>
          <w:spacing w:val="-3"/>
          <w:rPrChange w:id="776" w:author="Brian Olea" w:date="2024-06-04T11:27:00Z" w16du:dateUtc="2024-06-04T17:27:00Z">
            <w:rPr>
              <w:spacing w:val="-3"/>
              <w:sz w:val="25"/>
            </w:rPr>
          </w:rPrChange>
        </w:rPr>
        <w:t xml:space="preserve"> </w:t>
      </w:r>
      <w:r w:rsidRPr="00DF3B93">
        <w:rPr>
          <w:rPrChange w:id="777" w:author="Brian Olea" w:date="2024-06-04T11:27:00Z" w16du:dateUtc="2024-06-04T17:27:00Z">
            <w:rPr>
              <w:sz w:val="25"/>
            </w:rPr>
          </w:rPrChange>
        </w:rPr>
        <w:t>Design</w:t>
      </w:r>
      <w:r w:rsidRPr="00DF3B93">
        <w:rPr>
          <w:spacing w:val="-4"/>
          <w:rPrChange w:id="778" w:author="Brian Olea" w:date="2024-06-04T11:27:00Z" w16du:dateUtc="2024-06-04T17:27:00Z">
            <w:rPr>
              <w:spacing w:val="-4"/>
              <w:sz w:val="25"/>
            </w:rPr>
          </w:rPrChange>
        </w:rPr>
        <w:t xml:space="preserve"> </w:t>
      </w:r>
      <w:r w:rsidRPr="00DF3B93">
        <w:rPr>
          <w:rPrChange w:id="779" w:author="Brian Olea" w:date="2024-06-04T11:27:00Z" w16du:dateUtc="2024-06-04T17:27:00Z">
            <w:rPr>
              <w:sz w:val="25"/>
            </w:rPr>
          </w:rPrChange>
        </w:rPr>
        <w:t>and</w:t>
      </w:r>
      <w:r w:rsidRPr="00DF3B93">
        <w:rPr>
          <w:spacing w:val="-4"/>
          <w:rPrChange w:id="780" w:author="Brian Olea" w:date="2024-06-04T11:27:00Z" w16du:dateUtc="2024-06-04T17:27:00Z">
            <w:rPr>
              <w:spacing w:val="-4"/>
              <w:sz w:val="25"/>
            </w:rPr>
          </w:rPrChange>
        </w:rPr>
        <w:t xml:space="preserve"> </w:t>
      </w:r>
      <w:r w:rsidRPr="00DF3B93">
        <w:rPr>
          <w:rPrChange w:id="781" w:author="Brian Olea" w:date="2024-06-04T11:27:00Z" w16du:dateUtc="2024-06-04T17:27:00Z">
            <w:rPr>
              <w:sz w:val="25"/>
            </w:rPr>
          </w:rPrChange>
        </w:rPr>
        <w:t>Development</w:t>
      </w:r>
      <w:r w:rsidRPr="00DF3B93">
        <w:rPr>
          <w:spacing w:val="-4"/>
          <w:rPrChange w:id="782" w:author="Brian Olea" w:date="2024-06-04T11:27:00Z" w16du:dateUtc="2024-06-04T17:27:00Z">
            <w:rPr>
              <w:spacing w:val="-4"/>
              <w:sz w:val="25"/>
            </w:rPr>
          </w:rPrChange>
        </w:rPr>
        <w:t xml:space="preserve"> </w:t>
      </w:r>
      <w:r w:rsidRPr="00DF3B93">
        <w:rPr>
          <w:rPrChange w:id="783" w:author="Brian Olea" w:date="2024-06-04T11:27:00Z" w16du:dateUtc="2024-06-04T17:27:00Z">
            <w:rPr>
              <w:sz w:val="25"/>
            </w:rPr>
          </w:rPrChange>
        </w:rPr>
        <w:t>of</w:t>
      </w:r>
      <w:r w:rsidRPr="00DF3B93">
        <w:rPr>
          <w:spacing w:val="-3"/>
          <w:rPrChange w:id="784" w:author="Brian Olea" w:date="2024-06-04T11:27:00Z" w16du:dateUtc="2024-06-04T17:27:00Z">
            <w:rPr>
              <w:spacing w:val="-3"/>
              <w:sz w:val="25"/>
            </w:rPr>
          </w:rPrChange>
        </w:rPr>
        <w:t xml:space="preserve"> </w:t>
      </w:r>
      <w:r w:rsidRPr="00DF3B93">
        <w:rPr>
          <w:rPrChange w:id="785" w:author="Brian Olea" w:date="2024-06-04T11:27:00Z" w16du:dateUtc="2024-06-04T17:27:00Z">
            <w:rPr>
              <w:sz w:val="25"/>
            </w:rPr>
          </w:rPrChange>
        </w:rPr>
        <w:t>Products</w:t>
      </w:r>
      <w:r w:rsidRPr="00DF3B93">
        <w:rPr>
          <w:spacing w:val="-3"/>
          <w:rPrChange w:id="786" w:author="Brian Olea" w:date="2024-06-04T11:27:00Z" w16du:dateUtc="2024-06-04T17:27:00Z">
            <w:rPr>
              <w:spacing w:val="-3"/>
              <w:sz w:val="25"/>
            </w:rPr>
          </w:rPrChange>
        </w:rPr>
        <w:t xml:space="preserve"> </w:t>
      </w:r>
      <w:r w:rsidRPr="00DF3B93">
        <w:rPr>
          <w:rPrChange w:id="787" w:author="Brian Olea" w:date="2024-06-04T11:27:00Z" w16du:dateUtc="2024-06-04T17:27:00Z">
            <w:rPr>
              <w:sz w:val="25"/>
            </w:rPr>
          </w:rPrChange>
        </w:rPr>
        <w:t>and</w:t>
      </w:r>
      <w:r w:rsidRPr="00DF3B93">
        <w:rPr>
          <w:spacing w:val="-4"/>
          <w:rPrChange w:id="788" w:author="Brian Olea" w:date="2024-06-04T11:27:00Z" w16du:dateUtc="2024-06-04T17:27:00Z">
            <w:rPr>
              <w:spacing w:val="-4"/>
              <w:sz w:val="25"/>
            </w:rPr>
          </w:rPrChange>
        </w:rPr>
        <w:t xml:space="preserve"> </w:t>
      </w:r>
      <w:r w:rsidRPr="00DF3B93">
        <w:rPr>
          <w:rPrChange w:id="789" w:author="Brian Olea" w:date="2024-06-04T11:27:00Z" w16du:dateUtc="2024-06-04T17:27:00Z">
            <w:rPr>
              <w:sz w:val="25"/>
            </w:rPr>
          </w:rPrChange>
        </w:rPr>
        <w:t>Services:</w:t>
      </w:r>
      <w:r w:rsidRPr="00DF3B93">
        <w:rPr>
          <w:spacing w:val="-4"/>
          <w:rPrChange w:id="790" w:author="Brian Olea" w:date="2024-06-04T11:27:00Z" w16du:dateUtc="2024-06-04T17:27:00Z">
            <w:rPr>
              <w:spacing w:val="-4"/>
              <w:sz w:val="25"/>
            </w:rPr>
          </w:rPrChange>
        </w:rPr>
        <w:t xml:space="preserve"> </w:t>
      </w:r>
      <w:r w:rsidRPr="00DF3B93">
        <w:rPr>
          <w:rPrChange w:id="791" w:author="Brian Olea" w:date="2024-06-04T11:27:00Z" w16du:dateUtc="2024-06-04T17:27:00Z">
            <w:rPr>
              <w:sz w:val="25"/>
            </w:rPr>
          </w:rPrChange>
        </w:rPr>
        <w:t>This</w:t>
      </w:r>
      <w:r w:rsidRPr="00DF3B93">
        <w:rPr>
          <w:spacing w:val="-2"/>
          <w:rPrChange w:id="792" w:author="Brian Olea" w:date="2024-06-04T11:27:00Z" w16du:dateUtc="2024-06-04T17:27:00Z">
            <w:rPr>
              <w:spacing w:val="-2"/>
              <w:sz w:val="25"/>
            </w:rPr>
          </w:rPrChange>
        </w:rPr>
        <w:t xml:space="preserve"> </w:t>
      </w:r>
      <w:r w:rsidRPr="00DF3B93">
        <w:rPr>
          <w:rPrChange w:id="793" w:author="Brian Olea" w:date="2024-06-04T11:27:00Z" w16du:dateUtc="2024-06-04T17:27:00Z">
            <w:rPr>
              <w:sz w:val="25"/>
            </w:rPr>
          </w:rPrChange>
        </w:rPr>
        <w:t>has</w:t>
      </w:r>
      <w:r w:rsidRPr="00DF3B93">
        <w:rPr>
          <w:spacing w:val="-3"/>
          <w:rPrChange w:id="794" w:author="Brian Olea" w:date="2024-06-04T11:27:00Z" w16du:dateUtc="2024-06-04T17:27:00Z">
            <w:rPr>
              <w:spacing w:val="-3"/>
              <w:sz w:val="25"/>
            </w:rPr>
          </w:rPrChange>
        </w:rPr>
        <w:t xml:space="preserve"> </w:t>
      </w:r>
      <w:r w:rsidRPr="00DF3B93">
        <w:rPr>
          <w:rPrChange w:id="795" w:author="Brian Olea" w:date="2024-06-04T11:27:00Z" w16du:dateUtc="2024-06-04T17:27:00Z">
            <w:rPr>
              <w:sz w:val="25"/>
            </w:rPr>
          </w:rPrChange>
        </w:rPr>
        <w:t>been</w:t>
      </w:r>
      <w:r w:rsidRPr="00DF3B93">
        <w:rPr>
          <w:spacing w:val="-4"/>
          <w:rPrChange w:id="796" w:author="Brian Olea" w:date="2024-06-04T11:27:00Z" w16du:dateUtc="2024-06-04T17:27:00Z">
            <w:rPr>
              <w:spacing w:val="-4"/>
              <w:sz w:val="25"/>
            </w:rPr>
          </w:rPrChange>
        </w:rPr>
        <w:t xml:space="preserve"> </w:t>
      </w:r>
      <w:r w:rsidRPr="00DF3B93">
        <w:rPr>
          <w:rPrChange w:id="797" w:author="Brian Olea" w:date="2024-06-04T11:27:00Z" w16du:dateUtc="2024-06-04T17:27:00Z">
            <w:rPr>
              <w:sz w:val="25"/>
            </w:rPr>
          </w:rPrChange>
        </w:rPr>
        <w:t>excluded</w:t>
      </w:r>
      <w:r w:rsidRPr="00DF3B93">
        <w:rPr>
          <w:spacing w:val="-4"/>
          <w:rPrChange w:id="798" w:author="Brian Olea" w:date="2024-06-04T11:27:00Z" w16du:dateUtc="2024-06-04T17:27:00Z">
            <w:rPr>
              <w:spacing w:val="-4"/>
              <w:sz w:val="25"/>
            </w:rPr>
          </w:rPrChange>
        </w:rPr>
        <w:t xml:space="preserve"> </w:t>
      </w:r>
      <w:r w:rsidRPr="00DF3B93">
        <w:rPr>
          <w:rPrChange w:id="799" w:author="Brian Olea" w:date="2024-06-04T11:27:00Z" w16du:dateUtc="2024-06-04T17:27:00Z">
            <w:rPr>
              <w:sz w:val="25"/>
            </w:rPr>
          </w:rPrChange>
        </w:rPr>
        <w:t>as The</w:t>
      </w:r>
      <w:r w:rsidRPr="00DF3B93">
        <w:rPr>
          <w:spacing w:val="-4"/>
          <w:rPrChange w:id="800" w:author="Brian Olea" w:date="2024-06-04T11:27:00Z" w16du:dateUtc="2024-06-04T17:27:00Z">
            <w:rPr>
              <w:spacing w:val="-4"/>
              <w:sz w:val="25"/>
            </w:rPr>
          </w:rPrChange>
        </w:rPr>
        <w:t xml:space="preserve"> </w:t>
      </w:r>
      <w:r w:rsidRPr="00DF3B93">
        <w:rPr>
          <w:rPrChange w:id="801" w:author="Brian Olea" w:date="2024-06-04T11:27:00Z" w16du:dateUtc="2024-06-04T17:27:00Z">
            <w:rPr>
              <w:sz w:val="25"/>
            </w:rPr>
          </w:rPrChange>
        </w:rPr>
        <w:t>Organization does not provide design and development for products, Processes, and/or services as defined by AS9120. The Organization is a distribution service only.</w:t>
      </w:r>
    </w:p>
    <w:p w14:paraId="63413EBB" w14:textId="77777777" w:rsidR="00DF0971" w:rsidRPr="00DF3B93" w:rsidRDefault="00000000">
      <w:pPr>
        <w:pStyle w:val="ListParagraph"/>
        <w:numPr>
          <w:ilvl w:val="0"/>
          <w:numId w:val="6"/>
        </w:numPr>
        <w:tabs>
          <w:tab w:val="left" w:pos="460"/>
        </w:tabs>
        <w:spacing w:before="4"/>
        <w:ind w:right="191"/>
        <w:rPr>
          <w:rPrChange w:id="802" w:author="Brian Olea" w:date="2024-06-04T11:27:00Z" w16du:dateUtc="2024-06-04T17:27:00Z">
            <w:rPr>
              <w:sz w:val="25"/>
            </w:rPr>
          </w:rPrChange>
        </w:rPr>
      </w:pPr>
      <w:r w:rsidRPr="00DF3B93">
        <w:rPr>
          <w:rPrChange w:id="803" w:author="Brian Olea" w:date="2024-06-04T11:27:00Z" w16du:dateUtc="2024-06-04T17:27:00Z">
            <w:rPr>
              <w:sz w:val="25"/>
            </w:rPr>
          </w:rPrChange>
        </w:rPr>
        <w:t>8.5.3</w:t>
      </w:r>
      <w:r w:rsidRPr="00DF3B93">
        <w:rPr>
          <w:spacing w:val="-4"/>
          <w:rPrChange w:id="804" w:author="Brian Olea" w:date="2024-06-04T11:27:00Z" w16du:dateUtc="2024-06-04T17:27:00Z">
            <w:rPr>
              <w:spacing w:val="-4"/>
              <w:sz w:val="25"/>
            </w:rPr>
          </w:rPrChange>
        </w:rPr>
        <w:t xml:space="preserve"> </w:t>
      </w:r>
      <w:r w:rsidRPr="00DF3B93">
        <w:rPr>
          <w:rPrChange w:id="805" w:author="Brian Olea" w:date="2024-06-04T11:27:00Z" w16du:dateUtc="2024-06-04T17:27:00Z">
            <w:rPr>
              <w:sz w:val="25"/>
            </w:rPr>
          </w:rPrChange>
        </w:rPr>
        <w:t>Customer</w:t>
      </w:r>
      <w:r w:rsidRPr="00DF3B93">
        <w:rPr>
          <w:spacing w:val="-4"/>
          <w:rPrChange w:id="806" w:author="Brian Olea" w:date="2024-06-04T11:27:00Z" w16du:dateUtc="2024-06-04T17:27:00Z">
            <w:rPr>
              <w:spacing w:val="-4"/>
              <w:sz w:val="25"/>
            </w:rPr>
          </w:rPrChange>
        </w:rPr>
        <w:t xml:space="preserve"> </w:t>
      </w:r>
      <w:r w:rsidRPr="00DF3B93">
        <w:rPr>
          <w:rPrChange w:id="807" w:author="Brian Olea" w:date="2024-06-04T11:27:00Z" w16du:dateUtc="2024-06-04T17:27:00Z">
            <w:rPr>
              <w:sz w:val="25"/>
            </w:rPr>
          </w:rPrChange>
        </w:rPr>
        <w:t>Property:</w:t>
      </w:r>
      <w:r w:rsidRPr="00DF3B93">
        <w:rPr>
          <w:spacing w:val="-2"/>
          <w:rPrChange w:id="808" w:author="Brian Olea" w:date="2024-06-04T11:27:00Z" w16du:dateUtc="2024-06-04T17:27:00Z">
            <w:rPr>
              <w:spacing w:val="-2"/>
              <w:sz w:val="25"/>
            </w:rPr>
          </w:rPrChange>
        </w:rPr>
        <w:t xml:space="preserve"> </w:t>
      </w:r>
      <w:r w:rsidRPr="00DF3B93">
        <w:rPr>
          <w:rPrChange w:id="809" w:author="Brian Olea" w:date="2024-06-04T11:27:00Z" w16du:dateUtc="2024-06-04T17:27:00Z">
            <w:rPr>
              <w:sz w:val="25"/>
            </w:rPr>
          </w:rPrChange>
        </w:rPr>
        <w:t>The</w:t>
      </w:r>
      <w:r w:rsidRPr="00DF3B93">
        <w:rPr>
          <w:spacing w:val="-4"/>
          <w:rPrChange w:id="810" w:author="Brian Olea" w:date="2024-06-04T11:27:00Z" w16du:dateUtc="2024-06-04T17:27:00Z">
            <w:rPr>
              <w:spacing w:val="-4"/>
              <w:sz w:val="25"/>
            </w:rPr>
          </w:rPrChange>
        </w:rPr>
        <w:t xml:space="preserve"> </w:t>
      </w:r>
      <w:r w:rsidRPr="00DF3B93">
        <w:rPr>
          <w:rPrChange w:id="811" w:author="Brian Olea" w:date="2024-06-04T11:27:00Z" w16du:dateUtc="2024-06-04T17:27:00Z">
            <w:rPr>
              <w:sz w:val="25"/>
            </w:rPr>
          </w:rPrChange>
        </w:rPr>
        <w:t>Organization</w:t>
      </w:r>
      <w:r w:rsidRPr="00DF3B93">
        <w:rPr>
          <w:spacing w:val="-2"/>
          <w:rPrChange w:id="812" w:author="Brian Olea" w:date="2024-06-04T11:27:00Z" w16du:dateUtc="2024-06-04T17:27:00Z">
            <w:rPr>
              <w:spacing w:val="-2"/>
              <w:sz w:val="25"/>
            </w:rPr>
          </w:rPrChange>
        </w:rPr>
        <w:t xml:space="preserve"> </w:t>
      </w:r>
      <w:r w:rsidRPr="00DF3B93">
        <w:rPr>
          <w:rPrChange w:id="813" w:author="Brian Olea" w:date="2024-06-04T11:27:00Z" w16du:dateUtc="2024-06-04T17:27:00Z">
            <w:rPr>
              <w:sz w:val="25"/>
            </w:rPr>
          </w:rPrChange>
        </w:rPr>
        <w:t>does</w:t>
      </w:r>
      <w:r w:rsidRPr="00DF3B93">
        <w:rPr>
          <w:spacing w:val="-3"/>
          <w:rPrChange w:id="814" w:author="Brian Olea" w:date="2024-06-04T11:27:00Z" w16du:dateUtc="2024-06-04T17:27:00Z">
            <w:rPr>
              <w:spacing w:val="-3"/>
              <w:sz w:val="25"/>
            </w:rPr>
          </w:rPrChange>
        </w:rPr>
        <w:t xml:space="preserve"> </w:t>
      </w:r>
      <w:r w:rsidRPr="00DF3B93">
        <w:rPr>
          <w:rPrChange w:id="815" w:author="Brian Olea" w:date="2024-06-04T11:27:00Z" w16du:dateUtc="2024-06-04T17:27:00Z">
            <w:rPr>
              <w:sz w:val="25"/>
            </w:rPr>
          </w:rPrChange>
        </w:rPr>
        <w:t>not</w:t>
      </w:r>
      <w:r w:rsidRPr="00DF3B93">
        <w:rPr>
          <w:spacing w:val="-4"/>
          <w:rPrChange w:id="816" w:author="Brian Olea" w:date="2024-06-04T11:27:00Z" w16du:dateUtc="2024-06-04T17:27:00Z">
            <w:rPr>
              <w:spacing w:val="-4"/>
              <w:sz w:val="25"/>
            </w:rPr>
          </w:rPrChange>
        </w:rPr>
        <w:t xml:space="preserve"> </w:t>
      </w:r>
      <w:r w:rsidRPr="00DF3B93">
        <w:rPr>
          <w:rPrChange w:id="817" w:author="Brian Olea" w:date="2024-06-04T11:27:00Z" w16du:dateUtc="2024-06-04T17:27:00Z">
            <w:rPr>
              <w:sz w:val="25"/>
            </w:rPr>
          </w:rPrChange>
        </w:rPr>
        <w:t>store</w:t>
      </w:r>
      <w:r w:rsidRPr="00DF3B93">
        <w:rPr>
          <w:spacing w:val="-4"/>
          <w:rPrChange w:id="818" w:author="Brian Olea" w:date="2024-06-04T11:27:00Z" w16du:dateUtc="2024-06-04T17:27:00Z">
            <w:rPr>
              <w:spacing w:val="-4"/>
              <w:sz w:val="25"/>
            </w:rPr>
          </w:rPrChange>
        </w:rPr>
        <w:t xml:space="preserve"> </w:t>
      </w:r>
      <w:r w:rsidRPr="00DF3B93">
        <w:rPr>
          <w:rPrChange w:id="819" w:author="Brian Olea" w:date="2024-06-04T11:27:00Z" w16du:dateUtc="2024-06-04T17:27:00Z">
            <w:rPr>
              <w:sz w:val="25"/>
            </w:rPr>
          </w:rPrChange>
        </w:rPr>
        <w:t>or</w:t>
      </w:r>
      <w:r w:rsidRPr="00DF3B93">
        <w:rPr>
          <w:spacing w:val="-4"/>
          <w:rPrChange w:id="820" w:author="Brian Olea" w:date="2024-06-04T11:27:00Z" w16du:dateUtc="2024-06-04T17:27:00Z">
            <w:rPr>
              <w:spacing w:val="-4"/>
              <w:sz w:val="25"/>
            </w:rPr>
          </w:rPrChange>
        </w:rPr>
        <w:t xml:space="preserve"> </w:t>
      </w:r>
      <w:r w:rsidRPr="00DF3B93">
        <w:rPr>
          <w:rPrChange w:id="821" w:author="Brian Olea" w:date="2024-06-04T11:27:00Z" w16du:dateUtc="2024-06-04T17:27:00Z">
            <w:rPr>
              <w:sz w:val="25"/>
            </w:rPr>
          </w:rPrChange>
        </w:rPr>
        <w:t>process</w:t>
      </w:r>
      <w:r w:rsidRPr="00DF3B93">
        <w:rPr>
          <w:spacing w:val="-3"/>
          <w:rPrChange w:id="822" w:author="Brian Olea" w:date="2024-06-04T11:27:00Z" w16du:dateUtc="2024-06-04T17:27:00Z">
            <w:rPr>
              <w:spacing w:val="-3"/>
              <w:sz w:val="25"/>
            </w:rPr>
          </w:rPrChange>
        </w:rPr>
        <w:t xml:space="preserve"> </w:t>
      </w:r>
      <w:r w:rsidRPr="00DF3B93">
        <w:rPr>
          <w:rPrChange w:id="823" w:author="Brian Olea" w:date="2024-06-04T11:27:00Z" w16du:dateUtc="2024-06-04T17:27:00Z">
            <w:rPr>
              <w:sz w:val="25"/>
            </w:rPr>
          </w:rPrChange>
        </w:rPr>
        <w:t>Customer</w:t>
      </w:r>
      <w:r w:rsidRPr="00DF3B93">
        <w:rPr>
          <w:spacing w:val="-3"/>
          <w:rPrChange w:id="824" w:author="Brian Olea" w:date="2024-06-04T11:27:00Z" w16du:dateUtc="2024-06-04T17:27:00Z">
            <w:rPr>
              <w:spacing w:val="-3"/>
              <w:sz w:val="25"/>
            </w:rPr>
          </w:rPrChange>
        </w:rPr>
        <w:t xml:space="preserve"> </w:t>
      </w:r>
      <w:r w:rsidRPr="00DF3B93">
        <w:rPr>
          <w:rPrChange w:id="825" w:author="Brian Olea" w:date="2024-06-04T11:27:00Z" w16du:dateUtc="2024-06-04T17:27:00Z">
            <w:rPr>
              <w:sz w:val="25"/>
            </w:rPr>
          </w:rPrChange>
        </w:rPr>
        <w:t xml:space="preserve">Property. </w:t>
      </w:r>
      <w:proofErr w:type="gramStart"/>
      <w:r w:rsidRPr="00DF3B93">
        <w:rPr>
          <w:rPrChange w:id="826" w:author="Brian Olea" w:date="2024-06-04T11:27:00Z" w16du:dateUtc="2024-06-04T17:27:00Z">
            <w:rPr>
              <w:sz w:val="25"/>
            </w:rPr>
          </w:rPrChange>
        </w:rPr>
        <w:t>This</w:t>
      </w:r>
      <w:r w:rsidRPr="00DF3B93">
        <w:rPr>
          <w:spacing w:val="-5"/>
          <w:rPrChange w:id="827" w:author="Brian Olea" w:date="2024-06-04T11:27:00Z" w16du:dateUtc="2024-06-04T17:27:00Z">
            <w:rPr>
              <w:spacing w:val="-5"/>
              <w:sz w:val="25"/>
            </w:rPr>
          </w:rPrChange>
        </w:rPr>
        <w:t xml:space="preserve"> </w:t>
      </w:r>
      <w:r w:rsidRPr="00DF3B93">
        <w:rPr>
          <w:rPrChange w:id="828" w:author="Brian Olea" w:date="2024-06-04T11:27:00Z" w16du:dateUtc="2024-06-04T17:27:00Z">
            <w:rPr>
              <w:sz w:val="25"/>
            </w:rPr>
          </w:rPrChange>
        </w:rPr>
        <w:t>or</w:t>
      </w:r>
      <w:proofErr w:type="gramEnd"/>
      <w:r w:rsidRPr="00DF3B93">
        <w:rPr>
          <w:spacing w:val="-3"/>
          <w:rPrChange w:id="829" w:author="Brian Olea" w:date="2024-06-04T11:27:00Z" w16du:dateUtc="2024-06-04T17:27:00Z">
            <w:rPr>
              <w:spacing w:val="-3"/>
              <w:sz w:val="25"/>
            </w:rPr>
          </w:rPrChange>
        </w:rPr>
        <w:t xml:space="preserve"> </w:t>
      </w:r>
      <w:r w:rsidRPr="00DF3B93">
        <w:rPr>
          <w:rPrChange w:id="830" w:author="Brian Olea" w:date="2024-06-04T11:27:00Z" w16du:dateUtc="2024-06-04T17:27:00Z">
            <w:rPr>
              <w:sz w:val="25"/>
            </w:rPr>
          </w:rPrChange>
        </w:rPr>
        <w:t>clause is determined to be excluded from the QMS.</w:t>
      </w:r>
    </w:p>
    <w:p w14:paraId="59107728" w14:textId="77777777" w:rsidR="00DF0971" w:rsidRPr="00DF3B93" w:rsidRDefault="00000000">
      <w:pPr>
        <w:pStyle w:val="Heading2"/>
        <w:spacing w:before="178"/>
        <w:rPr>
          <w:sz w:val="22"/>
          <w:szCs w:val="22"/>
          <w:rPrChange w:id="831" w:author="Brian Olea" w:date="2024-06-04T11:27:00Z" w16du:dateUtc="2024-06-04T17:27:00Z">
            <w:rPr/>
          </w:rPrChange>
        </w:rPr>
      </w:pPr>
      <w:r w:rsidRPr="00DF3B93">
        <w:rPr>
          <w:sz w:val="22"/>
          <w:szCs w:val="22"/>
          <w:rPrChange w:id="832" w:author="Brian Olea" w:date="2024-06-04T11:27:00Z" w16du:dateUtc="2024-06-04T17:27:00Z">
            <w:rPr/>
          </w:rPrChange>
        </w:rPr>
        <w:t>Quality</w:t>
      </w:r>
      <w:r w:rsidRPr="00DF3B93">
        <w:rPr>
          <w:spacing w:val="-9"/>
          <w:sz w:val="22"/>
          <w:szCs w:val="22"/>
          <w:rPrChange w:id="833" w:author="Brian Olea" w:date="2024-06-04T11:27:00Z" w16du:dateUtc="2024-06-04T17:27:00Z">
            <w:rPr>
              <w:spacing w:val="-9"/>
            </w:rPr>
          </w:rPrChange>
        </w:rPr>
        <w:t xml:space="preserve"> </w:t>
      </w:r>
      <w:r w:rsidRPr="00DF3B93">
        <w:rPr>
          <w:sz w:val="22"/>
          <w:szCs w:val="22"/>
          <w:rPrChange w:id="834" w:author="Brian Olea" w:date="2024-06-04T11:27:00Z" w16du:dateUtc="2024-06-04T17:27:00Z">
            <w:rPr/>
          </w:rPrChange>
        </w:rPr>
        <w:t>Management</w:t>
      </w:r>
      <w:r w:rsidRPr="00DF3B93">
        <w:rPr>
          <w:spacing w:val="-8"/>
          <w:sz w:val="22"/>
          <w:szCs w:val="22"/>
          <w:rPrChange w:id="835" w:author="Brian Olea" w:date="2024-06-04T11:27:00Z" w16du:dateUtc="2024-06-04T17:27:00Z">
            <w:rPr>
              <w:spacing w:val="-8"/>
            </w:rPr>
          </w:rPrChange>
        </w:rPr>
        <w:t xml:space="preserve"> </w:t>
      </w:r>
      <w:r w:rsidRPr="00DF3B93">
        <w:rPr>
          <w:sz w:val="22"/>
          <w:szCs w:val="22"/>
          <w:rPrChange w:id="836" w:author="Brian Olea" w:date="2024-06-04T11:27:00Z" w16du:dateUtc="2024-06-04T17:27:00Z">
            <w:rPr/>
          </w:rPrChange>
        </w:rPr>
        <w:t>System</w:t>
      </w:r>
      <w:r w:rsidRPr="00DF3B93">
        <w:rPr>
          <w:spacing w:val="-8"/>
          <w:sz w:val="22"/>
          <w:szCs w:val="22"/>
          <w:rPrChange w:id="837" w:author="Brian Olea" w:date="2024-06-04T11:27:00Z" w16du:dateUtc="2024-06-04T17:27:00Z">
            <w:rPr>
              <w:spacing w:val="-8"/>
            </w:rPr>
          </w:rPrChange>
        </w:rPr>
        <w:t xml:space="preserve"> </w:t>
      </w:r>
      <w:r w:rsidRPr="00DF3B93">
        <w:rPr>
          <w:sz w:val="22"/>
          <w:szCs w:val="22"/>
          <w:rPrChange w:id="838" w:author="Brian Olea" w:date="2024-06-04T11:27:00Z" w16du:dateUtc="2024-06-04T17:27:00Z">
            <w:rPr/>
          </w:rPrChange>
        </w:rPr>
        <w:t>and</w:t>
      </w:r>
      <w:r w:rsidRPr="00DF3B93">
        <w:rPr>
          <w:spacing w:val="-9"/>
          <w:sz w:val="22"/>
          <w:szCs w:val="22"/>
          <w:rPrChange w:id="839" w:author="Brian Olea" w:date="2024-06-04T11:27:00Z" w16du:dateUtc="2024-06-04T17:27:00Z">
            <w:rPr>
              <w:spacing w:val="-9"/>
            </w:rPr>
          </w:rPrChange>
        </w:rPr>
        <w:t xml:space="preserve"> </w:t>
      </w:r>
      <w:r w:rsidRPr="00DF3B93">
        <w:rPr>
          <w:sz w:val="22"/>
          <w:szCs w:val="22"/>
          <w:rPrChange w:id="840" w:author="Brian Olea" w:date="2024-06-04T11:27:00Z" w16du:dateUtc="2024-06-04T17:27:00Z">
            <w:rPr/>
          </w:rPrChange>
        </w:rPr>
        <w:t>Its</w:t>
      </w:r>
      <w:r w:rsidRPr="00DF3B93">
        <w:rPr>
          <w:spacing w:val="-7"/>
          <w:sz w:val="22"/>
          <w:szCs w:val="22"/>
          <w:rPrChange w:id="841" w:author="Brian Olea" w:date="2024-06-04T11:27:00Z" w16du:dateUtc="2024-06-04T17:27:00Z">
            <w:rPr>
              <w:spacing w:val="-7"/>
            </w:rPr>
          </w:rPrChange>
        </w:rPr>
        <w:t xml:space="preserve"> </w:t>
      </w:r>
      <w:r w:rsidRPr="00DF3B93">
        <w:rPr>
          <w:sz w:val="22"/>
          <w:szCs w:val="22"/>
          <w:rPrChange w:id="842" w:author="Brian Olea" w:date="2024-06-04T11:27:00Z" w16du:dateUtc="2024-06-04T17:27:00Z">
            <w:rPr/>
          </w:rPrChange>
        </w:rPr>
        <w:t>Key</w:t>
      </w:r>
      <w:r w:rsidRPr="00DF3B93">
        <w:rPr>
          <w:spacing w:val="-9"/>
          <w:sz w:val="22"/>
          <w:szCs w:val="22"/>
          <w:rPrChange w:id="843" w:author="Brian Olea" w:date="2024-06-04T11:27:00Z" w16du:dateUtc="2024-06-04T17:27:00Z">
            <w:rPr>
              <w:spacing w:val="-9"/>
            </w:rPr>
          </w:rPrChange>
        </w:rPr>
        <w:t xml:space="preserve"> </w:t>
      </w:r>
      <w:r w:rsidRPr="00DF3B93">
        <w:rPr>
          <w:sz w:val="22"/>
          <w:szCs w:val="22"/>
          <w:rPrChange w:id="844" w:author="Brian Olea" w:date="2024-06-04T11:27:00Z" w16du:dateUtc="2024-06-04T17:27:00Z">
            <w:rPr/>
          </w:rPrChange>
        </w:rPr>
        <w:t>Processes</w:t>
      </w:r>
      <w:r w:rsidRPr="00DF3B93">
        <w:rPr>
          <w:spacing w:val="-7"/>
          <w:sz w:val="22"/>
          <w:szCs w:val="22"/>
          <w:rPrChange w:id="845" w:author="Brian Olea" w:date="2024-06-04T11:27:00Z" w16du:dateUtc="2024-06-04T17:27:00Z">
            <w:rPr>
              <w:spacing w:val="-7"/>
            </w:rPr>
          </w:rPrChange>
        </w:rPr>
        <w:t xml:space="preserve"> </w:t>
      </w:r>
      <w:r w:rsidRPr="00DF3B93">
        <w:rPr>
          <w:spacing w:val="-2"/>
          <w:sz w:val="22"/>
          <w:szCs w:val="22"/>
          <w:rPrChange w:id="846" w:author="Brian Olea" w:date="2024-06-04T11:27:00Z" w16du:dateUtc="2024-06-04T17:27:00Z">
            <w:rPr>
              <w:spacing w:val="-2"/>
            </w:rPr>
          </w:rPrChange>
        </w:rPr>
        <w:t>Identified</w:t>
      </w:r>
    </w:p>
    <w:p w14:paraId="67B81099" w14:textId="77777777" w:rsidR="00DF0971" w:rsidRPr="00DF3B93" w:rsidRDefault="00000000">
      <w:pPr>
        <w:pStyle w:val="BodyText"/>
        <w:spacing w:before="32"/>
        <w:ind w:right="228"/>
        <w:rPr>
          <w:sz w:val="22"/>
          <w:szCs w:val="22"/>
          <w:rPrChange w:id="847" w:author="Brian Olea" w:date="2024-06-04T11:27:00Z" w16du:dateUtc="2024-06-04T17:27:00Z">
            <w:rPr/>
          </w:rPrChange>
        </w:rPr>
      </w:pPr>
      <w:r w:rsidRPr="00DF3B93">
        <w:rPr>
          <w:sz w:val="22"/>
          <w:szCs w:val="22"/>
          <w:rPrChange w:id="848" w:author="Brian Olea" w:date="2024-06-04T11:27:00Z" w16du:dateUtc="2024-06-04T17:27:00Z">
            <w:rPr/>
          </w:rPrChange>
        </w:rPr>
        <w:t>The</w:t>
      </w:r>
      <w:r w:rsidRPr="00DF3B93">
        <w:rPr>
          <w:spacing w:val="-4"/>
          <w:sz w:val="22"/>
          <w:szCs w:val="22"/>
          <w:rPrChange w:id="849" w:author="Brian Olea" w:date="2024-06-04T11:27:00Z" w16du:dateUtc="2024-06-04T17:27:00Z">
            <w:rPr>
              <w:spacing w:val="-4"/>
            </w:rPr>
          </w:rPrChange>
        </w:rPr>
        <w:t xml:space="preserve"> </w:t>
      </w:r>
      <w:r w:rsidRPr="00DF3B93">
        <w:rPr>
          <w:sz w:val="22"/>
          <w:szCs w:val="22"/>
          <w:rPrChange w:id="850" w:author="Brian Olea" w:date="2024-06-04T11:27:00Z" w16du:dateUtc="2024-06-04T17:27:00Z">
            <w:rPr/>
          </w:rPrChange>
        </w:rPr>
        <w:t>Organization</w:t>
      </w:r>
      <w:r w:rsidRPr="00DF3B93">
        <w:rPr>
          <w:spacing w:val="-2"/>
          <w:sz w:val="22"/>
          <w:szCs w:val="22"/>
          <w:rPrChange w:id="851" w:author="Brian Olea" w:date="2024-06-04T11:27:00Z" w16du:dateUtc="2024-06-04T17:27:00Z">
            <w:rPr>
              <w:spacing w:val="-2"/>
            </w:rPr>
          </w:rPrChange>
        </w:rPr>
        <w:t xml:space="preserve"> </w:t>
      </w:r>
      <w:r w:rsidRPr="00DF3B93">
        <w:rPr>
          <w:sz w:val="22"/>
          <w:szCs w:val="22"/>
          <w:rPrChange w:id="852" w:author="Brian Olea" w:date="2024-06-04T11:27:00Z" w16du:dateUtc="2024-06-04T17:27:00Z">
            <w:rPr/>
          </w:rPrChange>
        </w:rPr>
        <w:t>uses</w:t>
      </w:r>
      <w:r w:rsidRPr="00DF3B93">
        <w:rPr>
          <w:spacing w:val="-2"/>
          <w:sz w:val="22"/>
          <w:szCs w:val="22"/>
          <w:rPrChange w:id="853" w:author="Brian Olea" w:date="2024-06-04T11:27:00Z" w16du:dateUtc="2024-06-04T17:27:00Z">
            <w:rPr>
              <w:spacing w:val="-2"/>
            </w:rPr>
          </w:rPrChange>
        </w:rPr>
        <w:t xml:space="preserve"> </w:t>
      </w:r>
      <w:r w:rsidRPr="00DF3B93">
        <w:rPr>
          <w:sz w:val="22"/>
          <w:szCs w:val="22"/>
          <w:rPrChange w:id="854" w:author="Brian Olea" w:date="2024-06-04T11:27:00Z" w16du:dateUtc="2024-06-04T17:27:00Z">
            <w:rPr/>
          </w:rPrChange>
        </w:rPr>
        <w:t>a</w:t>
      </w:r>
      <w:r w:rsidRPr="00DF3B93">
        <w:rPr>
          <w:spacing w:val="-2"/>
          <w:sz w:val="22"/>
          <w:szCs w:val="22"/>
          <w:rPrChange w:id="855" w:author="Brian Olea" w:date="2024-06-04T11:27:00Z" w16du:dateUtc="2024-06-04T17:27:00Z">
            <w:rPr>
              <w:spacing w:val="-2"/>
            </w:rPr>
          </w:rPrChange>
        </w:rPr>
        <w:t xml:space="preserve"> </w:t>
      </w:r>
      <w:r w:rsidRPr="00DF3B93">
        <w:rPr>
          <w:sz w:val="22"/>
          <w:szCs w:val="22"/>
          <w:rPrChange w:id="856" w:author="Brian Olea" w:date="2024-06-04T11:27:00Z" w16du:dateUtc="2024-06-04T17:27:00Z">
            <w:rPr/>
          </w:rPrChange>
        </w:rPr>
        <w:t>process</w:t>
      </w:r>
      <w:r w:rsidRPr="00DF3B93">
        <w:rPr>
          <w:spacing w:val="-3"/>
          <w:sz w:val="22"/>
          <w:szCs w:val="22"/>
          <w:rPrChange w:id="857" w:author="Brian Olea" w:date="2024-06-04T11:27:00Z" w16du:dateUtc="2024-06-04T17:27:00Z">
            <w:rPr>
              <w:spacing w:val="-3"/>
            </w:rPr>
          </w:rPrChange>
        </w:rPr>
        <w:t xml:space="preserve"> </w:t>
      </w:r>
      <w:r w:rsidRPr="00DF3B93">
        <w:rPr>
          <w:sz w:val="22"/>
          <w:szCs w:val="22"/>
          <w:rPrChange w:id="858" w:author="Brian Olea" w:date="2024-06-04T11:27:00Z" w16du:dateUtc="2024-06-04T17:27:00Z">
            <w:rPr/>
          </w:rPrChange>
        </w:rPr>
        <w:t>approach</w:t>
      </w:r>
      <w:r w:rsidRPr="00DF3B93">
        <w:rPr>
          <w:spacing w:val="-4"/>
          <w:sz w:val="22"/>
          <w:szCs w:val="22"/>
          <w:rPrChange w:id="859" w:author="Brian Olea" w:date="2024-06-04T11:27:00Z" w16du:dateUtc="2024-06-04T17:27:00Z">
            <w:rPr>
              <w:spacing w:val="-4"/>
            </w:rPr>
          </w:rPrChange>
        </w:rPr>
        <w:t xml:space="preserve"> </w:t>
      </w:r>
      <w:r w:rsidRPr="00DF3B93">
        <w:rPr>
          <w:sz w:val="22"/>
          <w:szCs w:val="22"/>
          <w:rPrChange w:id="860" w:author="Brian Olea" w:date="2024-06-04T11:27:00Z" w16du:dateUtc="2024-06-04T17:27:00Z">
            <w:rPr/>
          </w:rPrChange>
        </w:rPr>
        <w:t>for</w:t>
      </w:r>
      <w:r w:rsidRPr="00DF3B93">
        <w:rPr>
          <w:spacing w:val="-2"/>
          <w:sz w:val="22"/>
          <w:szCs w:val="22"/>
          <w:rPrChange w:id="861" w:author="Brian Olea" w:date="2024-06-04T11:27:00Z" w16du:dateUtc="2024-06-04T17:27:00Z">
            <w:rPr>
              <w:spacing w:val="-2"/>
            </w:rPr>
          </w:rPrChange>
        </w:rPr>
        <w:t xml:space="preserve"> </w:t>
      </w:r>
      <w:r w:rsidRPr="00DF3B93">
        <w:rPr>
          <w:sz w:val="22"/>
          <w:szCs w:val="22"/>
          <w:rPrChange w:id="862" w:author="Brian Olea" w:date="2024-06-04T11:27:00Z" w16du:dateUtc="2024-06-04T17:27:00Z">
            <w:rPr/>
          </w:rPrChange>
        </w:rPr>
        <w:t>its</w:t>
      </w:r>
      <w:r w:rsidRPr="00DF3B93">
        <w:rPr>
          <w:spacing w:val="-2"/>
          <w:sz w:val="22"/>
          <w:szCs w:val="22"/>
          <w:rPrChange w:id="863" w:author="Brian Olea" w:date="2024-06-04T11:27:00Z" w16du:dateUtc="2024-06-04T17:27:00Z">
            <w:rPr>
              <w:spacing w:val="-2"/>
            </w:rPr>
          </w:rPrChange>
        </w:rPr>
        <w:t xml:space="preserve"> </w:t>
      </w:r>
      <w:r w:rsidRPr="00DF3B93">
        <w:rPr>
          <w:sz w:val="22"/>
          <w:szCs w:val="22"/>
          <w:rPrChange w:id="864" w:author="Brian Olea" w:date="2024-06-04T11:27:00Z" w16du:dateUtc="2024-06-04T17:27:00Z">
            <w:rPr/>
          </w:rPrChange>
        </w:rPr>
        <w:t>quality</w:t>
      </w:r>
      <w:r w:rsidRPr="00DF3B93">
        <w:rPr>
          <w:spacing w:val="-3"/>
          <w:sz w:val="22"/>
          <w:szCs w:val="22"/>
          <w:rPrChange w:id="865" w:author="Brian Olea" w:date="2024-06-04T11:27:00Z" w16du:dateUtc="2024-06-04T17:27:00Z">
            <w:rPr>
              <w:spacing w:val="-3"/>
            </w:rPr>
          </w:rPrChange>
        </w:rPr>
        <w:t xml:space="preserve"> </w:t>
      </w:r>
      <w:r w:rsidRPr="00DF3B93">
        <w:rPr>
          <w:sz w:val="22"/>
          <w:szCs w:val="22"/>
          <w:rPrChange w:id="866" w:author="Brian Olea" w:date="2024-06-04T11:27:00Z" w16du:dateUtc="2024-06-04T17:27:00Z">
            <w:rPr/>
          </w:rPrChange>
        </w:rPr>
        <w:t>management</w:t>
      </w:r>
      <w:r w:rsidRPr="00DF3B93">
        <w:rPr>
          <w:spacing w:val="-4"/>
          <w:sz w:val="22"/>
          <w:szCs w:val="22"/>
          <w:rPrChange w:id="867" w:author="Brian Olea" w:date="2024-06-04T11:27:00Z" w16du:dateUtc="2024-06-04T17:27:00Z">
            <w:rPr>
              <w:spacing w:val="-4"/>
            </w:rPr>
          </w:rPrChange>
        </w:rPr>
        <w:t xml:space="preserve"> </w:t>
      </w:r>
      <w:r w:rsidRPr="00DF3B93">
        <w:rPr>
          <w:sz w:val="22"/>
          <w:szCs w:val="22"/>
          <w:rPrChange w:id="868" w:author="Brian Olea" w:date="2024-06-04T11:27:00Z" w16du:dateUtc="2024-06-04T17:27:00Z">
            <w:rPr/>
          </w:rPrChange>
        </w:rPr>
        <w:t>system</w:t>
      </w:r>
      <w:r w:rsidRPr="00DF3B93">
        <w:rPr>
          <w:spacing w:val="-3"/>
          <w:sz w:val="22"/>
          <w:szCs w:val="22"/>
          <w:rPrChange w:id="869" w:author="Brian Olea" w:date="2024-06-04T11:27:00Z" w16du:dateUtc="2024-06-04T17:27:00Z">
            <w:rPr>
              <w:spacing w:val="-3"/>
            </w:rPr>
          </w:rPrChange>
        </w:rPr>
        <w:t xml:space="preserve"> </w:t>
      </w:r>
      <w:r w:rsidRPr="00DF3B93">
        <w:rPr>
          <w:sz w:val="22"/>
          <w:szCs w:val="22"/>
          <w:rPrChange w:id="870" w:author="Brian Olea" w:date="2024-06-04T11:27:00Z" w16du:dateUtc="2024-06-04T17:27:00Z">
            <w:rPr/>
          </w:rPrChange>
        </w:rPr>
        <w:t>and</w:t>
      </w:r>
      <w:r w:rsidRPr="00DF3B93">
        <w:rPr>
          <w:spacing w:val="-4"/>
          <w:sz w:val="22"/>
          <w:szCs w:val="22"/>
          <w:rPrChange w:id="871" w:author="Brian Olea" w:date="2024-06-04T11:27:00Z" w16du:dateUtc="2024-06-04T17:27:00Z">
            <w:rPr>
              <w:spacing w:val="-4"/>
            </w:rPr>
          </w:rPrChange>
        </w:rPr>
        <w:t xml:space="preserve"> </w:t>
      </w:r>
      <w:r w:rsidRPr="00DF3B93">
        <w:rPr>
          <w:sz w:val="22"/>
          <w:szCs w:val="22"/>
          <w:rPrChange w:id="872" w:author="Brian Olea" w:date="2024-06-04T11:27:00Z" w16du:dateUtc="2024-06-04T17:27:00Z">
            <w:rPr/>
          </w:rPrChange>
        </w:rPr>
        <w:t>has</w:t>
      </w:r>
      <w:r w:rsidRPr="00DF3B93">
        <w:rPr>
          <w:spacing w:val="-3"/>
          <w:sz w:val="22"/>
          <w:szCs w:val="22"/>
          <w:rPrChange w:id="873" w:author="Brian Olea" w:date="2024-06-04T11:27:00Z" w16du:dateUtc="2024-06-04T17:27:00Z">
            <w:rPr>
              <w:spacing w:val="-3"/>
            </w:rPr>
          </w:rPrChange>
        </w:rPr>
        <w:t xml:space="preserve"> </w:t>
      </w:r>
      <w:r w:rsidRPr="00DF3B93">
        <w:rPr>
          <w:sz w:val="22"/>
          <w:szCs w:val="22"/>
          <w:rPrChange w:id="874" w:author="Brian Olea" w:date="2024-06-04T11:27:00Z" w16du:dateUtc="2024-06-04T17:27:00Z">
            <w:rPr/>
          </w:rPrChange>
        </w:rPr>
        <w:t>identified</w:t>
      </w:r>
      <w:r w:rsidRPr="00DF3B93">
        <w:rPr>
          <w:spacing w:val="-4"/>
          <w:sz w:val="22"/>
          <w:szCs w:val="22"/>
          <w:rPrChange w:id="875" w:author="Brian Olea" w:date="2024-06-04T11:27:00Z" w16du:dateUtc="2024-06-04T17:27:00Z">
            <w:rPr>
              <w:spacing w:val="-4"/>
            </w:rPr>
          </w:rPrChange>
        </w:rPr>
        <w:t xml:space="preserve"> </w:t>
      </w:r>
      <w:r w:rsidRPr="00DF3B93">
        <w:rPr>
          <w:sz w:val="22"/>
          <w:szCs w:val="22"/>
          <w:rPrChange w:id="876" w:author="Brian Olea" w:date="2024-06-04T11:27:00Z" w16du:dateUtc="2024-06-04T17:27:00Z">
            <w:rPr/>
          </w:rPrChange>
        </w:rPr>
        <w:t>the</w:t>
      </w:r>
      <w:r w:rsidRPr="00DF3B93">
        <w:rPr>
          <w:spacing w:val="-2"/>
          <w:sz w:val="22"/>
          <w:szCs w:val="22"/>
          <w:rPrChange w:id="877" w:author="Brian Olea" w:date="2024-06-04T11:27:00Z" w16du:dateUtc="2024-06-04T17:27:00Z">
            <w:rPr>
              <w:spacing w:val="-2"/>
            </w:rPr>
          </w:rPrChange>
        </w:rPr>
        <w:t xml:space="preserve"> </w:t>
      </w:r>
      <w:r w:rsidRPr="00DF3B93">
        <w:rPr>
          <w:sz w:val="22"/>
          <w:szCs w:val="22"/>
          <w:rPrChange w:id="878" w:author="Brian Olea" w:date="2024-06-04T11:27:00Z" w16du:dateUtc="2024-06-04T17:27:00Z">
            <w:rPr/>
          </w:rPrChange>
        </w:rPr>
        <w:t>top- level processes within the organization.</w:t>
      </w:r>
    </w:p>
    <w:p w14:paraId="1B6199F9" w14:textId="77777777" w:rsidR="00DF0971" w:rsidRPr="00DF3B93" w:rsidRDefault="00000000">
      <w:pPr>
        <w:pStyle w:val="BodyText"/>
        <w:spacing w:before="80"/>
        <w:rPr>
          <w:sz w:val="22"/>
          <w:szCs w:val="22"/>
          <w:rPrChange w:id="879" w:author="Brian Olea" w:date="2024-06-04T11:27:00Z" w16du:dateUtc="2024-06-04T17:27:00Z">
            <w:rPr/>
          </w:rPrChange>
        </w:rPr>
      </w:pPr>
      <w:r w:rsidRPr="00DF3B93">
        <w:rPr>
          <w:sz w:val="22"/>
          <w:szCs w:val="22"/>
          <w:rPrChange w:id="880" w:author="Brian Olea" w:date="2024-06-04T11:27:00Z" w16du:dateUtc="2024-06-04T17:27:00Z">
            <w:rPr/>
          </w:rPrChange>
        </w:rPr>
        <w:t>This</w:t>
      </w:r>
      <w:r w:rsidRPr="00DF3B93">
        <w:rPr>
          <w:spacing w:val="-6"/>
          <w:sz w:val="22"/>
          <w:szCs w:val="22"/>
          <w:rPrChange w:id="881" w:author="Brian Olea" w:date="2024-06-04T11:27:00Z" w16du:dateUtc="2024-06-04T17:27:00Z">
            <w:rPr>
              <w:spacing w:val="-6"/>
            </w:rPr>
          </w:rPrChange>
        </w:rPr>
        <w:t xml:space="preserve"> </w:t>
      </w:r>
      <w:r w:rsidRPr="00DF3B93">
        <w:rPr>
          <w:sz w:val="22"/>
          <w:szCs w:val="22"/>
          <w:rPrChange w:id="882" w:author="Brian Olea" w:date="2024-06-04T11:27:00Z" w16du:dateUtc="2024-06-04T17:27:00Z">
            <w:rPr/>
          </w:rPrChange>
        </w:rPr>
        <w:t>reduces</w:t>
      </w:r>
      <w:r w:rsidRPr="00DF3B93">
        <w:rPr>
          <w:spacing w:val="-7"/>
          <w:sz w:val="22"/>
          <w:szCs w:val="22"/>
          <w:rPrChange w:id="883" w:author="Brian Olea" w:date="2024-06-04T11:27:00Z" w16du:dateUtc="2024-06-04T17:27:00Z">
            <w:rPr>
              <w:spacing w:val="-7"/>
            </w:rPr>
          </w:rPrChange>
        </w:rPr>
        <w:t xml:space="preserve"> </w:t>
      </w:r>
      <w:r w:rsidRPr="00DF3B93">
        <w:rPr>
          <w:sz w:val="22"/>
          <w:szCs w:val="22"/>
          <w:rPrChange w:id="884" w:author="Brian Olea" w:date="2024-06-04T11:27:00Z" w16du:dateUtc="2024-06-04T17:27:00Z">
            <w:rPr/>
          </w:rPrChange>
        </w:rPr>
        <w:t>the</w:t>
      </w:r>
      <w:r w:rsidRPr="00DF3B93">
        <w:rPr>
          <w:spacing w:val="-7"/>
          <w:sz w:val="22"/>
          <w:szCs w:val="22"/>
          <w:rPrChange w:id="885" w:author="Brian Olea" w:date="2024-06-04T11:27:00Z" w16du:dateUtc="2024-06-04T17:27:00Z">
            <w:rPr>
              <w:spacing w:val="-7"/>
            </w:rPr>
          </w:rPrChange>
        </w:rPr>
        <w:t xml:space="preserve"> </w:t>
      </w:r>
      <w:r w:rsidRPr="00DF3B93">
        <w:rPr>
          <w:sz w:val="22"/>
          <w:szCs w:val="22"/>
          <w:rPrChange w:id="886" w:author="Brian Olea" w:date="2024-06-04T11:27:00Z" w16du:dateUtc="2024-06-04T17:27:00Z">
            <w:rPr/>
          </w:rPrChange>
        </w:rPr>
        <w:t>potential</w:t>
      </w:r>
      <w:r w:rsidRPr="00DF3B93">
        <w:rPr>
          <w:spacing w:val="-8"/>
          <w:sz w:val="22"/>
          <w:szCs w:val="22"/>
          <w:rPrChange w:id="887" w:author="Brian Olea" w:date="2024-06-04T11:27:00Z" w16du:dateUtc="2024-06-04T17:27:00Z">
            <w:rPr>
              <w:spacing w:val="-8"/>
            </w:rPr>
          </w:rPrChange>
        </w:rPr>
        <w:t xml:space="preserve"> </w:t>
      </w:r>
      <w:r w:rsidRPr="00DF3B93">
        <w:rPr>
          <w:sz w:val="22"/>
          <w:szCs w:val="22"/>
          <w:rPrChange w:id="888" w:author="Brian Olea" w:date="2024-06-04T11:27:00Z" w16du:dateUtc="2024-06-04T17:27:00Z">
            <w:rPr/>
          </w:rPrChange>
        </w:rPr>
        <w:t>for</w:t>
      </w:r>
      <w:r w:rsidRPr="00DF3B93">
        <w:rPr>
          <w:spacing w:val="-4"/>
          <w:sz w:val="22"/>
          <w:szCs w:val="22"/>
          <w:rPrChange w:id="889" w:author="Brian Olea" w:date="2024-06-04T11:27:00Z" w16du:dateUtc="2024-06-04T17:27:00Z">
            <w:rPr>
              <w:spacing w:val="-4"/>
            </w:rPr>
          </w:rPrChange>
        </w:rPr>
        <w:t xml:space="preserve"> </w:t>
      </w:r>
      <w:r w:rsidRPr="00DF3B93">
        <w:rPr>
          <w:sz w:val="22"/>
          <w:szCs w:val="22"/>
          <w:rPrChange w:id="890" w:author="Brian Olea" w:date="2024-06-04T11:27:00Z" w16du:dateUtc="2024-06-04T17:27:00Z">
            <w:rPr/>
          </w:rPrChange>
        </w:rPr>
        <w:t>nonconformities</w:t>
      </w:r>
      <w:r w:rsidRPr="00DF3B93">
        <w:rPr>
          <w:spacing w:val="-5"/>
          <w:sz w:val="22"/>
          <w:szCs w:val="22"/>
          <w:rPrChange w:id="891" w:author="Brian Olea" w:date="2024-06-04T11:27:00Z" w16du:dateUtc="2024-06-04T17:27:00Z">
            <w:rPr>
              <w:spacing w:val="-5"/>
            </w:rPr>
          </w:rPrChange>
        </w:rPr>
        <w:t xml:space="preserve"> </w:t>
      </w:r>
      <w:r w:rsidRPr="00DF3B93">
        <w:rPr>
          <w:sz w:val="22"/>
          <w:szCs w:val="22"/>
          <w:rPrChange w:id="892" w:author="Brian Olea" w:date="2024-06-04T11:27:00Z" w16du:dateUtc="2024-06-04T17:27:00Z">
            <w:rPr/>
          </w:rPrChange>
        </w:rPr>
        <w:t>discovered</w:t>
      </w:r>
      <w:r w:rsidRPr="00DF3B93">
        <w:rPr>
          <w:spacing w:val="-7"/>
          <w:sz w:val="22"/>
          <w:szCs w:val="22"/>
          <w:rPrChange w:id="893" w:author="Brian Olea" w:date="2024-06-04T11:27:00Z" w16du:dateUtc="2024-06-04T17:27:00Z">
            <w:rPr>
              <w:spacing w:val="-7"/>
            </w:rPr>
          </w:rPrChange>
        </w:rPr>
        <w:t xml:space="preserve"> </w:t>
      </w:r>
      <w:r w:rsidRPr="00DF3B93">
        <w:rPr>
          <w:sz w:val="22"/>
          <w:szCs w:val="22"/>
          <w:rPrChange w:id="894" w:author="Brian Olea" w:date="2024-06-04T11:27:00Z" w16du:dateUtc="2024-06-04T17:27:00Z">
            <w:rPr/>
          </w:rPrChange>
        </w:rPr>
        <w:t>during</w:t>
      </w:r>
      <w:r w:rsidRPr="00DF3B93">
        <w:rPr>
          <w:spacing w:val="-8"/>
          <w:sz w:val="22"/>
          <w:szCs w:val="22"/>
          <w:rPrChange w:id="895" w:author="Brian Olea" w:date="2024-06-04T11:27:00Z" w16du:dateUtc="2024-06-04T17:27:00Z">
            <w:rPr>
              <w:spacing w:val="-8"/>
            </w:rPr>
          </w:rPrChange>
        </w:rPr>
        <w:t xml:space="preserve"> </w:t>
      </w:r>
      <w:r w:rsidRPr="00DF3B93">
        <w:rPr>
          <w:sz w:val="22"/>
          <w:szCs w:val="22"/>
          <w:rPrChange w:id="896" w:author="Brian Olea" w:date="2024-06-04T11:27:00Z" w16du:dateUtc="2024-06-04T17:27:00Z">
            <w:rPr/>
          </w:rPrChange>
        </w:rPr>
        <w:t>final</w:t>
      </w:r>
      <w:r w:rsidRPr="00DF3B93">
        <w:rPr>
          <w:spacing w:val="-7"/>
          <w:sz w:val="22"/>
          <w:szCs w:val="22"/>
          <w:rPrChange w:id="897" w:author="Brian Olea" w:date="2024-06-04T11:27:00Z" w16du:dateUtc="2024-06-04T17:27:00Z">
            <w:rPr>
              <w:spacing w:val="-7"/>
            </w:rPr>
          </w:rPrChange>
        </w:rPr>
        <w:t xml:space="preserve"> </w:t>
      </w:r>
      <w:r w:rsidRPr="00DF3B93">
        <w:rPr>
          <w:sz w:val="22"/>
          <w:szCs w:val="22"/>
          <w:rPrChange w:id="898" w:author="Brian Olea" w:date="2024-06-04T11:27:00Z" w16du:dateUtc="2024-06-04T17:27:00Z">
            <w:rPr/>
          </w:rPrChange>
        </w:rPr>
        <w:t>processes</w:t>
      </w:r>
      <w:r w:rsidRPr="00DF3B93">
        <w:rPr>
          <w:spacing w:val="-7"/>
          <w:sz w:val="22"/>
          <w:szCs w:val="22"/>
          <w:rPrChange w:id="899" w:author="Brian Olea" w:date="2024-06-04T11:27:00Z" w16du:dateUtc="2024-06-04T17:27:00Z">
            <w:rPr>
              <w:spacing w:val="-7"/>
            </w:rPr>
          </w:rPrChange>
        </w:rPr>
        <w:t xml:space="preserve"> </w:t>
      </w:r>
      <w:r w:rsidRPr="00DF3B93">
        <w:rPr>
          <w:sz w:val="22"/>
          <w:szCs w:val="22"/>
          <w:rPrChange w:id="900" w:author="Brian Olea" w:date="2024-06-04T11:27:00Z" w16du:dateUtc="2024-06-04T17:27:00Z">
            <w:rPr/>
          </w:rPrChange>
        </w:rPr>
        <w:t>or</w:t>
      </w:r>
      <w:r w:rsidRPr="00DF3B93">
        <w:rPr>
          <w:spacing w:val="-6"/>
          <w:sz w:val="22"/>
          <w:szCs w:val="22"/>
          <w:rPrChange w:id="901" w:author="Brian Olea" w:date="2024-06-04T11:27:00Z" w16du:dateUtc="2024-06-04T17:27:00Z">
            <w:rPr>
              <w:spacing w:val="-6"/>
            </w:rPr>
          </w:rPrChange>
        </w:rPr>
        <w:t xml:space="preserve"> </w:t>
      </w:r>
      <w:r w:rsidRPr="00DF3B93">
        <w:rPr>
          <w:sz w:val="22"/>
          <w:szCs w:val="22"/>
          <w:rPrChange w:id="902" w:author="Brian Olea" w:date="2024-06-04T11:27:00Z" w16du:dateUtc="2024-06-04T17:27:00Z">
            <w:rPr/>
          </w:rPrChange>
        </w:rPr>
        <w:t>after</w:t>
      </w:r>
      <w:r w:rsidRPr="00DF3B93">
        <w:rPr>
          <w:spacing w:val="-7"/>
          <w:sz w:val="22"/>
          <w:szCs w:val="22"/>
          <w:rPrChange w:id="903" w:author="Brian Olea" w:date="2024-06-04T11:27:00Z" w16du:dateUtc="2024-06-04T17:27:00Z">
            <w:rPr>
              <w:spacing w:val="-7"/>
            </w:rPr>
          </w:rPrChange>
        </w:rPr>
        <w:t xml:space="preserve"> </w:t>
      </w:r>
      <w:r w:rsidRPr="00DF3B93">
        <w:rPr>
          <w:spacing w:val="-2"/>
          <w:sz w:val="22"/>
          <w:szCs w:val="22"/>
          <w:rPrChange w:id="904" w:author="Brian Olea" w:date="2024-06-04T11:27:00Z" w16du:dateUtc="2024-06-04T17:27:00Z">
            <w:rPr>
              <w:spacing w:val="-2"/>
            </w:rPr>
          </w:rPrChange>
        </w:rPr>
        <w:t>delivery.</w:t>
      </w:r>
    </w:p>
    <w:p w14:paraId="0A5C9783" w14:textId="77777777" w:rsidR="00DF0971" w:rsidRPr="00DF3B93" w:rsidRDefault="00000000">
      <w:pPr>
        <w:pStyle w:val="BodyText"/>
        <w:spacing w:before="80"/>
        <w:ind w:right="228"/>
        <w:rPr>
          <w:sz w:val="22"/>
          <w:szCs w:val="22"/>
          <w:rPrChange w:id="905" w:author="Brian Olea" w:date="2024-06-04T11:27:00Z" w16du:dateUtc="2024-06-04T17:27:00Z">
            <w:rPr/>
          </w:rPrChange>
        </w:rPr>
      </w:pPr>
      <w:r w:rsidRPr="00DF3B93">
        <w:rPr>
          <w:sz w:val="22"/>
          <w:szCs w:val="22"/>
          <w:rPrChange w:id="906" w:author="Brian Olea" w:date="2024-06-04T11:27:00Z" w16du:dateUtc="2024-06-04T17:27:00Z">
            <w:rPr/>
          </w:rPrChange>
        </w:rPr>
        <w:t>The</w:t>
      </w:r>
      <w:r w:rsidRPr="00DF3B93">
        <w:rPr>
          <w:spacing w:val="-4"/>
          <w:sz w:val="22"/>
          <w:szCs w:val="22"/>
          <w:rPrChange w:id="907" w:author="Brian Olea" w:date="2024-06-04T11:27:00Z" w16du:dateUtc="2024-06-04T17:27:00Z">
            <w:rPr>
              <w:spacing w:val="-4"/>
            </w:rPr>
          </w:rPrChange>
        </w:rPr>
        <w:t xml:space="preserve"> </w:t>
      </w:r>
      <w:r w:rsidRPr="00DF3B93">
        <w:rPr>
          <w:sz w:val="22"/>
          <w:szCs w:val="22"/>
          <w:rPrChange w:id="908" w:author="Brian Olea" w:date="2024-06-04T11:27:00Z" w16du:dateUtc="2024-06-04T17:27:00Z">
            <w:rPr/>
          </w:rPrChange>
        </w:rPr>
        <w:t>top-level</w:t>
      </w:r>
      <w:r w:rsidRPr="00DF3B93">
        <w:rPr>
          <w:spacing w:val="-4"/>
          <w:sz w:val="22"/>
          <w:szCs w:val="22"/>
          <w:rPrChange w:id="909" w:author="Brian Olea" w:date="2024-06-04T11:27:00Z" w16du:dateUtc="2024-06-04T17:27:00Z">
            <w:rPr>
              <w:spacing w:val="-4"/>
            </w:rPr>
          </w:rPrChange>
        </w:rPr>
        <w:t xml:space="preserve"> </w:t>
      </w:r>
      <w:r w:rsidRPr="00DF3B93">
        <w:rPr>
          <w:sz w:val="22"/>
          <w:szCs w:val="22"/>
          <w:rPrChange w:id="910" w:author="Brian Olea" w:date="2024-06-04T11:27:00Z" w16du:dateUtc="2024-06-04T17:27:00Z">
            <w:rPr/>
          </w:rPrChange>
        </w:rPr>
        <w:t>processes</w:t>
      </w:r>
      <w:r w:rsidRPr="00DF3B93">
        <w:rPr>
          <w:spacing w:val="-3"/>
          <w:sz w:val="22"/>
          <w:szCs w:val="22"/>
          <w:rPrChange w:id="911" w:author="Brian Olea" w:date="2024-06-04T11:27:00Z" w16du:dateUtc="2024-06-04T17:27:00Z">
            <w:rPr>
              <w:spacing w:val="-3"/>
            </w:rPr>
          </w:rPrChange>
        </w:rPr>
        <w:t xml:space="preserve"> </w:t>
      </w:r>
      <w:r w:rsidRPr="00DF3B93">
        <w:rPr>
          <w:sz w:val="22"/>
          <w:szCs w:val="22"/>
          <w:rPrChange w:id="912" w:author="Brian Olea" w:date="2024-06-04T11:27:00Z" w16du:dateUtc="2024-06-04T17:27:00Z">
            <w:rPr/>
          </w:rPrChange>
        </w:rPr>
        <w:t>identified</w:t>
      </w:r>
      <w:r w:rsidRPr="00DF3B93">
        <w:rPr>
          <w:spacing w:val="-4"/>
          <w:sz w:val="22"/>
          <w:szCs w:val="22"/>
          <w:rPrChange w:id="913" w:author="Brian Olea" w:date="2024-06-04T11:27:00Z" w16du:dateUtc="2024-06-04T17:27:00Z">
            <w:rPr>
              <w:spacing w:val="-4"/>
            </w:rPr>
          </w:rPrChange>
        </w:rPr>
        <w:t xml:space="preserve"> </w:t>
      </w:r>
      <w:r w:rsidRPr="00DF3B93">
        <w:rPr>
          <w:sz w:val="22"/>
          <w:szCs w:val="22"/>
          <w:rPrChange w:id="914" w:author="Brian Olea" w:date="2024-06-04T11:27:00Z" w16du:dateUtc="2024-06-04T17:27:00Z">
            <w:rPr/>
          </w:rPrChange>
        </w:rPr>
        <w:t>for The</w:t>
      </w:r>
      <w:r w:rsidRPr="00DF3B93">
        <w:rPr>
          <w:spacing w:val="-4"/>
          <w:sz w:val="22"/>
          <w:szCs w:val="22"/>
          <w:rPrChange w:id="915" w:author="Brian Olea" w:date="2024-06-04T11:27:00Z" w16du:dateUtc="2024-06-04T17:27:00Z">
            <w:rPr>
              <w:spacing w:val="-4"/>
            </w:rPr>
          </w:rPrChange>
        </w:rPr>
        <w:t xml:space="preserve"> </w:t>
      </w:r>
      <w:r w:rsidRPr="00DF3B93">
        <w:rPr>
          <w:sz w:val="22"/>
          <w:szCs w:val="22"/>
          <w:rPrChange w:id="916" w:author="Brian Olea" w:date="2024-06-04T11:27:00Z" w16du:dateUtc="2024-06-04T17:27:00Z">
            <w:rPr/>
          </w:rPrChange>
        </w:rPr>
        <w:t>Organization</w:t>
      </w:r>
      <w:r w:rsidRPr="00DF3B93">
        <w:rPr>
          <w:spacing w:val="-3"/>
          <w:sz w:val="22"/>
          <w:szCs w:val="22"/>
          <w:rPrChange w:id="917" w:author="Brian Olea" w:date="2024-06-04T11:27:00Z" w16du:dateUtc="2024-06-04T17:27:00Z">
            <w:rPr>
              <w:spacing w:val="-3"/>
            </w:rPr>
          </w:rPrChange>
        </w:rPr>
        <w:t xml:space="preserve"> </w:t>
      </w:r>
      <w:r w:rsidRPr="00DF3B93">
        <w:rPr>
          <w:sz w:val="22"/>
          <w:szCs w:val="22"/>
          <w:rPrChange w:id="918" w:author="Brian Olea" w:date="2024-06-04T11:27:00Z" w16du:dateUtc="2024-06-04T17:27:00Z">
            <w:rPr/>
          </w:rPrChange>
        </w:rPr>
        <w:t>are</w:t>
      </w:r>
      <w:r w:rsidRPr="00DF3B93">
        <w:rPr>
          <w:spacing w:val="-3"/>
          <w:sz w:val="22"/>
          <w:szCs w:val="22"/>
          <w:rPrChange w:id="919" w:author="Brian Olea" w:date="2024-06-04T11:27:00Z" w16du:dateUtc="2024-06-04T17:27:00Z">
            <w:rPr>
              <w:spacing w:val="-3"/>
            </w:rPr>
          </w:rPrChange>
        </w:rPr>
        <w:t xml:space="preserve"> </w:t>
      </w:r>
      <w:r w:rsidRPr="00DF3B93">
        <w:rPr>
          <w:sz w:val="22"/>
          <w:szCs w:val="22"/>
          <w:rPrChange w:id="920" w:author="Brian Olea" w:date="2024-06-04T11:27:00Z" w16du:dateUtc="2024-06-04T17:27:00Z">
            <w:rPr/>
          </w:rPrChange>
        </w:rPr>
        <w:t>Quality,</w:t>
      </w:r>
      <w:r w:rsidRPr="00DF3B93">
        <w:rPr>
          <w:spacing w:val="-4"/>
          <w:sz w:val="22"/>
          <w:szCs w:val="22"/>
          <w:rPrChange w:id="921" w:author="Brian Olea" w:date="2024-06-04T11:27:00Z" w16du:dateUtc="2024-06-04T17:27:00Z">
            <w:rPr>
              <w:spacing w:val="-4"/>
            </w:rPr>
          </w:rPrChange>
        </w:rPr>
        <w:t xml:space="preserve"> </w:t>
      </w:r>
      <w:r w:rsidRPr="00DF3B93">
        <w:rPr>
          <w:sz w:val="22"/>
          <w:szCs w:val="22"/>
          <w:rPrChange w:id="922" w:author="Brian Olea" w:date="2024-06-04T11:27:00Z" w16du:dateUtc="2024-06-04T17:27:00Z">
            <w:rPr/>
          </w:rPrChange>
        </w:rPr>
        <w:t>Sales,</w:t>
      </w:r>
      <w:r w:rsidRPr="00DF3B93">
        <w:rPr>
          <w:spacing w:val="-3"/>
          <w:sz w:val="22"/>
          <w:szCs w:val="22"/>
          <w:rPrChange w:id="923" w:author="Brian Olea" w:date="2024-06-04T11:27:00Z" w16du:dateUtc="2024-06-04T17:27:00Z">
            <w:rPr>
              <w:spacing w:val="-3"/>
            </w:rPr>
          </w:rPrChange>
        </w:rPr>
        <w:t xml:space="preserve"> </w:t>
      </w:r>
      <w:r w:rsidRPr="00DF3B93">
        <w:rPr>
          <w:sz w:val="22"/>
          <w:szCs w:val="22"/>
          <w:rPrChange w:id="924" w:author="Brian Olea" w:date="2024-06-04T11:27:00Z" w16du:dateUtc="2024-06-04T17:27:00Z">
            <w:rPr/>
          </w:rPrChange>
        </w:rPr>
        <w:t>Procurement,</w:t>
      </w:r>
      <w:r w:rsidRPr="00DF3B93">
        <w:rPr>
          <w:spacing w:val="-4"/>
          <w:sz w:val="22"/>
          <w:szCs w:val="22"/>
          <w:rPrChange w:id="925" w:author="Brian Olea" w:date="2024-06-04T11:27:00Z" w16du:dateUtc="2024-06-04T17:27:00Z">
            <w:rPr>
              <w:spacing w:val="-4"/>
            </w:rPr>
          </w:rPrChange>
        </w:rPr>
        <w:t xml:space="preserve"> </w:t>
      </w:r>
      <w:r w:rsidRPr="00DF3B93">
        <w:rPr>
          <w:sz w:val="22"/>
          <w:szCs w:val="22"/>
          <w:rPrChange w:id="926" w:author="Brian Olea" w:date="2024-06-04T11:27:00Z" w16du:dateUtc="2024-06-04T17:27:00Z">
            <w:rPr/>
          </w:rPrChange>
        </w:rPr>
        <w:t>Warehouse Operations, and Logistics.</w:t>
      </w:r>
    </w:p>
    <w:p w14:paraId="1D2D3CF5" w14:textId="77777777" w:rsidR="00DF0971" w:rsidRPr="00DF3B93" w:rsidRDefault="00000000">
      <w:pPr>
        <w:pStyle w:val="BodyText"/>
        <w:spacing w:before="78"/>
        <w:ind w:right="228"/>
        <w:rPr>
          <w:sz w:val="22"/>
          <w:szCs w:val="22"/>
          <w:rPrChange w:id="927" w:author="Brian Olea" w:date="2024-06-04T11:27:00Z" w16du:dateUtc="2024-06-04T17:27:00Z">
            <w:rPr/>
          </w:rPrChange>
        </w:rPr>
      </w:pPr>
      <w:r w:rsidRPr="00DF3B93">
        <w:rPr>
          <w:sz w:val="22"/>
          <w:szCs w:val="22"/>
          <w:rPrChange w:id="928" w:author="Brian Olea" w:date="2024-06-04T11:27:00Z" w16du:dateUtc="2024-06-04T17:27:00Z">
            <w:rPr/>
          </w:rPrChange>
        </w:rPr>
        <w:t>Each</w:t>
      </w:r>
      <w:r w:rsidRPr="00DF3B93">
        <w:rPr>
          <w:spacing w:val="-3"/>
          <w:sz w:val="22"/>
          <w:szCs w:val="22"/>
          <w:rPrChange w:id="929" w:author="Brian Olea" w:date="2024-06-04T11:27:00Z" w16du:dateUtc="2024-06-04T17:27:00Z">
            <w:rPr>
              <w:spacing w:val="-3"/>
            </w:rPr>
          </w:rPrChange>
        </w:rPr>
        <w:t xml:space="preserve"> </w:t>
      </w:r>
      <w:r w:rsidRPr="00DF3B93">
        <w:rPr>
          <w:sz w:val="22"/>
          <w:szCs w:val="22"/>
          <w:rPrChange w:id="930" w:author="Brian Olea" w:date="2024-06-04T11:27:00Z" w16du:dateUtc="2024-06-04T17:27:00Z">
            <w:rPr/>
          </w:rPrChange>
        </w:rPr>
        <w:t>process</w:t>
      </w:r>
      <w:r w:rsidRPr="00DF3B93">
        <w:rPr>
          <w:spacing w:val="-2"/>
          <w:sz w:val="22"/>
          <w:szCs w:val="22"/>
          <w:rPrChange w:id="931" w:author="Brian Olea" w:date="2024-06-04T11:27:00Z" w16du:dateUtc="2024-06-04T17:27:00Z">
            <w:rPr>
              <w:spacing w:val="-2"/>
            </w:rPr>
          </w:rPrChange>
        </w:rPr>
        <w:t xml:space="preserve"> </w:t>
      </w:r>
      <w:r w:rsidRPr="00DF3B93">
        <w:rPr>
          <w:sz w:val="22"/>
          <w:szCs w:val="22"/>
          <w:rPrChange w:id="932" w:author="Brian Olea" w:date="2024-06-04T11:27:00Z" w16du:dateUtc="2024-06-04T17:27:00Z">
            <w:rPr/>
          </w:rPrChange>
        </w:rPr>
        <w:t>may</w:t>
      </w:r>
      <w:r w:rsidRPr="00DF3B93">
        <w:rPr>
          <w:spacing w:val="-3"/>
          <w:sz w:val="22"/>
          <w:szCs w:val="22"/>
          <w:rPrChange w:id="933" w:author="Brian Olea" w:date="2024-06-04T11:27:00Z" w16du:dateUtc="2024-06-04T17:27:00Z">
            <w:rPr>
              <w:spacing w:val="-3"/>
            </w:rPr>
          </w:rPrChange>
        </w:rPr>
        <w:t xml:space="preserve"> </w:t>
      </w:r>
      <w:r w:rsidRPr="00DF3B93">
        <w:rPr>
          <w:sz w:val="22"/>
          <w:szCs w:val="22"/>
          <w:rPrChange w:id="934" w:author="Brian Olea" w:date="2024-06-04T11:27:00Z" w16du:dateUtc="2024-06-04T17:27:00Z">
            <w:rPr/>
          </w:rPrChange>
        </w:rPr>
        <w:t>be</w:t>
      </w:r>
      <w:r w:rsidRPr="00DF3B93">
        <w:rPr>
          <w:spacing w:val="-3"/>
          <w:sz w:val="22"/>
          <w:szCs w:val="22"/>
          <w:rPrChange w:id="935" w:author="Brian Olea" w:date="2024-06-04T11:27:00Z" w16du:dateUtc="2024-06-04T17:27:00Z">
            <w:rPr>
              <w:spacing w:val="-3"/>
            </w:rPr>
          </w:rPrChange>
        </w:rPr>
        <w:t xml:space="preserve"> </w:t>
      </w:r>
      <w:r w:rsidRPr="00DF3B93">
        <w:rPr>
          <w:sz w:val="22"/>
          <w:szCs w:val="22"/>
          <w:rPrChange w:id="936" w:author="Brian Olea" w:date="2024-06-04T11:27:00Z" w16du:dateUtc="2024-06-04T17:27:00Z">
            <w:rPr/>
          </w:rPrChange>
        </w:rPr>
        <w:t>supported</w:t>
      </w:r>
      <w:r w:rsidRPr="00DF3B93">
        <w:rPr>
          <w:spacing w:val="-3"/>
          <w:sz w:val="22"/>
          <w:szCs w:val="22"/>
          <w:rPrChange w:id="937" w:author="Brian Olea" w:date="2024-06-04T11:27:00Z" w16du:dateUtc="2024-06-04T17:27:00Z">
            <w:rPr>
              <w:spacing w:val="-3"/>
            </w:rPr>
          </w:rPrChange>
        </w:rPr>
        <w:t xml:space="preserve"> </w:t>
      </w:r>
      <w:r w:rsidRPr="00DF3B93">
        <w:rPr>
          <w:sz w:val="22"/>
          <w:szCs w:val="22"/>
          <w:rPrChange w:id="938" w:author="Brian Olea" w:date="2024-06-04T11:27:00Z" w16du:dateUtc="2024-06-04T17:27:00Z">
            <w:rPr/>
          </w:rPrChange>
        </w:rPr>
        <w:t>by</w:t>
      </w:r>
      <w:r w:rsidRPr="00DF3B93">
        <w:rPr>
          <w:spacing w:val="-3"/>
          <w:sz w:val="22"/>
          <w:szCs w:val="22"/>
          <w:rPrChange w:id="939" w:author="Brian Olea" w:date="2024-06-04T11:27:00Z" w16du:dateUtc="2024-06-04T17:27:00Z">
            <w:rPr>
              <w:spacing w:val="-3"/>
            </w:rPr>
          </w:rPrChange>
        </w:rPr>
        <w:t xml:space="preserve"> </w:t>
      </w:r>
      <w:r w:rsidRPr="00DF3B93">
        <w:rPr>
          <w:sz w:val="22"/>
          <w:szCs w:val="22"/>
          <w:rPrChange w:id="940" w:author="Brian Olea" w:date="2024-06-04T11:27:00Z" w16du:dateUtc="2024-06-04T17:27:00Z">
            <w:rPr/>
          </w:rPrChange>
        </w:rPr>
        <w:t>other</w:t>
      </w:r>
      <w:r w:rsidRPr="00DF3B93">
        <w:rPr>
          <w:spacing w:val="-3"/>
          <w:sz w:val="22"/>
          <w:szCs w:val="22"/>
          <w:rPrChange w:id="941" w:author="Brian Olea" w:date="2024-06-04T11:27:00Z" w16du:dateUtc="2024-06-04T17:27:00Z">
            <w:rPr>
              <w:spacing w:val="-3"/>
            </w:rPr>
          </w:rPrChange>
        </w:rPr>
        <w:t xml:space="preserve"> </w:t>
      </w:r>
      <w:r w:rsidRPr="00DF3B93">
        <w:rPr>
          <w:sz w:val="22"/>
          <w:szCs w:val="22"/>
          <w:rPrChange w:id="942" w:author="Brian Olea" w:date="2024-06-04T11:27:00Z" w16du:dateUtc="2024-06-04T17:27:00Z">
            <w:rPr/>
          </w:rPrChange>
        </w:rPr>
        <w:t>activities.</w:t>
      </w:r>
      <w:r w:rsidRPr="00DF3B93">
        <w:rPr>
          <w:spacing w:val="-3"/>
          <w:sz w:val="22"/>
          <w:szCs w:val="22"/>
          <w:rPrChange w:id="943" w:author="Brian Olea" w:date="2024-06-04T11:27:00Z" w16du:dateUtc="2024-06-04T17:27:00Z">
            <w:rPr>
              <w:spacing w:val="-3"/>
            </w:rPr>
          </w:rPrChange>
        </w:rPr>
        <w:t xml:space="preserve"> </w:t>
      </w:r>
      <w:r w:rsidRPr="00DF3B93">
        <w:rPr>
          <w:sz w:val="22"/>
          <w:szCs w:val="22"/>
          <w:rPrChange w:id="944" w:author="Brian Olea" w:date="2024-06-04T11:27:00Z" w16du:dateUtc="2024-06-04T17:27:00Z">
            <w:rPr/>
          </w:rPrChange>
        </w:rPr>
        <w:t>Monitoring</w:t>
      </w:r>
      <w:r w:rsidRPr="00DF3B93">
        <w:rPr>
          <w:spacing w:val="-3"/>
          <w:sz w:val="22"/>
          <w:szCs w:val="22"/>
          <w:rPrChange w:id="945" w:author="Brian Olea" w:date="2024-06-04T11:27:00Z" w16du:dateUtc="2024-06-04T17:27:00Z">
            <w:rPr>
              <w:spacing w:val="-3"/>
            </w:rPr>
          </w:rPrChange>
        </w:rPr>
        <w:t xml:space="preserve"> </w:t>
      </w:r>
      <w:r w:rsidRPr="00DF3B93">
        <w:rPr>
          <w:sz w:val="22"/>
          <w:szCs w:val="22"/>
          <w:rPrChange w:id="946" w:author="Brian Olea" w:date="2024-06-04T11:27:00Z" w16du:dateUtc="2024-06-04T17:27:00Z">
            <w:rPr/>
          </w:rPrChange>
        </w:rPr>
        <w:t>and</w:t>
      </w:r>
      <w:r w:rsidRPr="00DF3B93">
        <w:rPr>
          <w:spacing w:val="-3"/>
          <w:sz w:val="22"/>
          <w:szCs w:val="22"/>
          <w:rPrChange w:id="947" w:author="Brian Olea" w:date="2024-06-04T11:27:00Z" w16du:dateUtc="2024-06-04T17:27:00Z">
            <w:rPr>
              <w:spacing w:val="-3"/>
            </w:rPr>
          </w:rPrChange>
        </w:rPr>
        <w:t xml:space="preserve"> </w:t>
      </w:r>
      <w:r w:rsidRPr="00DF3B93">
        <w:rPr>
          <w:sz w:val="22"/>
          <w:szCs w:val="22"/>
          <w:rPrChange w:id="948" w:author="Brian Olea" w:date="2024-06-04T11:27:00Z" w16du:dateUtc="2024-06-04T17:27:00Z">
            <w:rPr/>
          </w:rPrChange>
        </w:rPr>
        <w:t>control</w:t>
      </w:r>
      <w:r w:rsidRPr="00DF3B93">
        <w:rPr>
          <w:spacing w:val="-3"/>
          <w:sz w:val="22"/>
          <w:szCs w:val="22"/>
          <w:rPrChange w:id="949" w:author="Brian Olea" w:date="2024-06-04T11:27:00Z" w16du:dateUtc="2024-06-04T17:27:00Z">
            <w:rPr>
              <w:spacing w:val="-3"/>
            </w:rPr>
          </w:rPrChange>
        </w:rPr>
        <w:t xml:space="preserve"> </w:t>
      </w:r>
      <w:r w:rsidRPr="00DF3B93">
        <w:rPr>
          <w:sz w:val="22"/>
          <w:szCs w:val="22"/>
          <w:rPrChange w:id="950" w:author="Brian Olea" w:date="2024-06-04T11:27:00Z" w16du:dateUtc="2024-06-04T17:27:00Z">
            <w:rPr/>
          </w:rPrChange>
        </w:rPr>
        <w:t>of</w:t>
      </w:r>
      <w:r w:rsidRPr="00DF3B93">
        <w:rPr>
          <w:spacing w:val="-1"/>
          <w:sz w:val="22"/>
          <w:szCs w:val="22"/>
          <w:rPrChange w:id="951" w:author="Brian Olea" w:date="2024-06-04T11:27:00Z" w16du:dateUtc="2024-06-04T17:27:00Z">
            <w:rPr>
              <w:spacing w:val="-1"/>
            </w:rPr>
          </w:rPrChange>
        </w:rPr>
        <w:t xml:space="preserve"> </w:t>
      </w:r>
      <w:r w:rsidRPr="00DF3B93">
        <w:rPr>
          <w:sz w:val="22"/>
          <w:szCs w:val="22"/>
          <w:rPrChange w:id="952" w:author="Brian Olea" w:date="2024-06-04T11:27:00Z" w16du:dateUtc="2024-06-04T17:27:00Z">
            <w:rPr/>
          </w:rPrChange>
        </w:rPr>
        <w:t>top-level</w:t>
      </w:r>
      <w:r w:rsidRPr="00DF3B93">
        <w:rPr>
          <w:spacing w:val="-3"/>
          <w:sz w:val="22"/>
          <w:szCs w:val="22"/>
          <w:rPrChange w:id="953" w:author="Brian Olea" w:date="2024-06-04T11:27:00Z" w16du:dateUtc="2024-06-04T17:27:00Z">
            <w:rPr>
              <w:spacing w:val="-3"/>
            </w:rPr>
          </w:rPrChange>
        </w:rPr>
        <w:t xml:space="preserve"> </w:t>
      </w:r>
      <w:r w:rsidRPr="00DF3B93">
        <w:rPr>
          <w:sz w:val="22"/>
          <w:szCs w:val="22"/>
          <w:rPrChange w:id="954" w:author="Brian Olea" w:date="2024-06-04T11:27:00Z" w16du:dateUtc="2024-06-04T17:27:00Z">
            <w:rPr/>
          </w:rPrChange>
        </w:rPr>
        <w:t>processes</w:t>
      </w:r>
      <w:r w:rsidRPr="00DF3B93">
        <w:rPr>
          <w:spacing w:val="-2"/>
          <w:sz w:val="22"/>
          <w:szCs w:val="22"/>
          <w:rPrChange w:id="955" w:author="Brian Olea" w:date="2024-06-04T11:27:00Z" w16du:dateUtc="2024-06-04T17:27:00Z">
            <w:rPr>
              <w:spacing w:val="-2"/>
            </w:rPr>
          </w:rPrChange>
        </w:rPr>
        <w:t xml:space="preserve"> </w:t>
      </w:r>
      <w:r w:rsidRPr="00DF3B93">
        <w:rPr>
          <w:sz w:val="22"/>
          <w:szCs w:val="22"/>
          <w:rPrChange w:id="956" w:author="Brian Olea" w:date="2024-06-04T11:27:00Z" w16du:dateUtc="2024-06-04T17:27:00Z">
            <w:rPr/>
          </w:rPrChange>
        </w:rPr>
        <w:t>ensures effective implementation and control of all subordinate tasks or sub-processes. Each top-level process is included in the Process Flow Diagram.</w:t>
      </w:r>
    </w:p>
    <w:p w14:paraId="6B88379A" w14:textId="77777777" w:rsidR="00DF0971" w:rsidRPr="00DF3B93" w:rsidRDefault="00000000">
      <w:pPr>
        <w:spacing w:before="80"/>
        <w:ind w:left="100"/>
        <w:rPr>
          <w:i/>
          <w:rPrChange w:id="957" w:author="Brian Olea" w:date="2024-06-04T11:27:00Z" w16du:dateUtc="2024-06-04T17:27:00Z">
            <w:rPr>
              <w:i/>
              <w:sz w:val="25"/>
            </w:rPr>
          </w:rPrChange>
        </w:rPr>
      </w:pPr>
      <w:r w:rsidRPr="00DF3B93">
        <w:rPr>
          <w:i/>
          <w:rPrChange w:id="958" w:author="Brian Olea" w:date="2024-06-04T11:27:00Z" w16du:dateUtc="2024-06-04T17:27:00Z">
            <w:rPr>
              <w:i/>
              <w:sz w:val="25"/>
            </w:rPr>
          </w:rPrChange>
        </w:rPr>
        <w:t>The</w:t>
      </w:r>
      <w:r w:rsidRPr="00DF3B93">
        <w:rPr>
          <w:i/>
          <w:spacing w:val="-6"/>
          <w:rPrChange w:id="959" w:author="Brian Olea" w:date="2024-06-04T11:27:00Z" w16du:dateUtc="2024-06-04T17:27:00Z">
            <w:rPr>
              <w:i/>
              <w:spacing w:val="-6"/>
              <w:sz w:val="25"/>
            </w:rPr>
          </w:rPrChange>
        </w:rPr>
        <w:t xml:space="preserve"> </w:t>
      </w:r>
      <w:r w:rsidRPr="00DF3B93">
        <w:rPr>
          <w:i/>
          <w:rPrChange w:id="960" w:author="Brian Olea" w:date="2024-06-04T11:27:00Z" w16du:dateUtc="2024-06-04T17:27:00Z">
            <w:rPr>
              <w:i/>
              <w:sz w:val="25"/>
            </w:rPr>
          </w:rPrChange>
        </w:rPr>
        <w:t>sequence</w:t>
      </w:r>
      <w:r w:rsidRPr="00DF3B93">
        <w:rPr>
          <w:i/>
          <w:spacing w:val="-5"/>
          <w:rPrChange w:id="961" w:author="Brian Olea" w:date="2024-06-04T11:27:00Z" w16du:dateUtc="2024-06-04T17:27:00Z">
            <w:rPr>
              <w:i/>
              <w:spacing w:val="-5"/>
              <w:sz w:val="25"/>
            </w:rPr>
          </w:rPrChange>
        </w:rPr>
        <w:t xml:space="preserve"> </w:t>
      </w:r>
      <w:r w:rsidRPr="00DF3B93">
        <w:rPr>
          <w:i/>
          <w:rPrChange w:id="962" w:author="Brian Olea" w:date="2024-06-04T11:27:00Z" w16du:dateUtc="2024-06-04T17:27:00Z">
            <w:rPr>
              <w:i/>
              <w:sz w:val="25"/>
            </w:rPr>
          </w:rPrChange>
        </w:rPr>
        <w:t>of</w:t>
      </w:r>
      <w:r w:rsidRPr="00DF3B93">
        <w:rPr>
          <w:i/>
          <w:spacing w:val="-5"/>
          <w:rPrChange w:id="963" w:author="Brian Olea" w:date="2024-06-04T11:27:00Z" w16du:dateUtc="2024-06-04T17:27:00Z">
            <w:rPr>
              <w:i/>
              <w:spacing w:val="-5"/>
              <w:sz w:val="25"/>
            </w:rPr>
          </w:rPrChange>
        </w:rPr>
        <w:t xml:space="preserve"> </w:t>
      </w:r>
      <w:r w:rsidRPr="00DF3B93">
        <w:rPr>
          <w:i/>
          <w:rPrChange w:id="964" w:author="Brian Olea" w:date="2024-06-04T11:27:00Z" w16du:dateUtc="2024-06-04T17:27:00Z">
            <w:rPr>
              <w:i/>
              <w:sz w:val="25"/>
            </w:rPr>
          </w:rPrChange>
        </w:rPr>
        <w:t>interaction</w:t>
      </w:r>
      <w:r w:rsidRPr="00DF3B93">
        <w:rPr>
          <w:i/>
          <w:spacing w:val="-6"/>
          <w:rPrChange w:id="965" w:author="Brian Olea" w:date="2024-06-04T11:27:00Z" w16du:dateUtc="2024-06-04T17:27:00Z">
            <w:rPr>
              <w:i/>
              <w:spacing w:val="-6"/>
              <w:sz w:val="25"/>
            </w:rPr>
          </w:rPrChange>
        </w:rPr>
        <w:t xml:space="preserve"> </w:t>
      </w:r>
      <w:r w:rsidRPr="00DF3B93">
        <w:rPr>
          <w:i/>
          <w:rPrChange w:id="966" w:author="Brian Olea" w:date="2024-06-04T11:27:00Z" w16du:dateUtc="2024-06-04T17:27:00Z">
            <w:rPr>
              <w:i/>
              <w:sz w:val="25"/>
            </w:rPr>
          </w:rPrChange>
        </w:rPr>
        <w:t>of</w:t>
      </w:r>
      <w:r w:rsidRPr="00DF3B93">
        <w:rPr>
          <w:i/>
          <w:spacing w:val="-5"/>
          <w:rPrChange w:id="967" w:author="Brian Olea" w:date="2024-06-04T11:27:00Z" w16du:dateUtc="2024-06-04T17:27:00Z">
            <w:rPr>
              <w:i/>
              <w:spacing w:val="-5"/>
              <w:sz w:val="25"/>
            </w:rPr>
          </w:rPrChange>
        </w:rPr>
        <w:t xml:space="preserve"> </w:t>
      </w:r>
      <w:r w:rsidRPr="00DF3B93">
        <w:rPr>
          <w:i/>
          <w:rPrChange w:id="968" w:author="Brian Olea" w:date="2024-06-04T11:27:00Z" w16du:dateUtc="2024-06-04T17:27:00Z">
            <w:rPr>
              <w:i/>
              <w:sz w:val="25"/>
            </w:rPr>
          </w:rPrChange>
        </w:rPr>
        <w:t>these</w:t>
      </w:r>
      <w:r w:rsidRPr="00DF3B93">
        <w:rPr>
          <w:i/>
          <w:spacing w:val="-5"/>
          <w:rPrChange w:id="969" w:author="Brian Olea" w:date="2024-06-04T11:27:00Z" w16du:dateUtc="2024-06-04T17:27:00Z">
            <w:rPr>
              <w:i/>
              <w:spacing w:val="-5"/>
              <w:sz w:val="25"/>
            </w:rPr>
          </w:rPrChange>
        </w:rPr>
        <w:t xml:space="preserve"> </w:t>
      </w:r>
      <w:r w:rsidRPr="00DF3B93">
        <w:rPr>
          <w:i/>
          <w:rPrChange w:id="970" w:author="Brian Olea" w:date="2024-06-04T11:27:00Z" w16du:dateUtc="2024-06-04T17:27:00Z">
            <w:rPr>
              <w:i/>
              <w:sz w:val="25"/>
            </w:rPr>
          </w:rPrChange>
        </w:rPr>
        <w:t>processes</w:t>
      </w:r>
      <w:r w:rsidRPr="00DF3B93">
        <w:rPr>
          <w:i/>
          <w:spacing w:val="-4"/>
          <w:rPrChange w:id="971" w:author="Brian Olea" w:date="2024-06-04T11:27:00Z" w16du:dateUtc="2024-06-04T17:27:00Z">
            <w:rPr>
              <w:i/>
              <w:spacing w:val="-4"/>
              <w:sz w:val="25"/>
            </w:rPr>
          </w:rPrChange>
        </w:rPr>
        <w:t xml:space="preserve"> </w:t>
      </w:r>
      <w:r w:rsidRPr="00DF3B93">
        <w:rPr>
          <w:i/>
          <w:rPrChange w:id="972" w:author="Brian Olea" w:date="2024-06-04T11:27:00Z" w16du:dateUtc="2024-06-04T17:27:00Z">
            <w:rPr>
              <w:i/>
              <w:sz w:val="25"/>
            </w:rPr>
          </w:rPrChange>
        </w:rPr>
        <w:t>is</w:t>
      </w:r>
      <w:r w:rsidRPr="00DF3B93">
        <w:rPr>
          <w:i/>
          <w:spacing w:val="-7"/>
          <w:rPrChange w:id="973" w:author="Brian Olea" w:date="2024-06-04T11:27:00Z" w16du:dateUtc="2024-06-04T17:27:00Z">
            <w:rPr>
              <w:i/>
              <w:spacing w:val="-7"/>
              <w:sz w:val="25"/>
            </w:rPr>
          </w:rPrChange>
        </w:rPr>
        <w:t xml:space="preserve"> </w:t>
      </w:r>
      <w:r w:rsidRPr="00DF3B93">
        <w:rPr>
          <w:i/>
          <w:rPrChange w:id="974" w:author="Brian Olea" w:date="2024-06-04T11:27:00Z" w16du:dateUtc="2024-06-04T17:27:00Z">
            <w:rPr>
              <w:i/>
              <w:sz w:val="25"/>
            </w:rPr>
          </w:rPrChange>
        </w:rPr>
        <w:t>illustrated</w:t>
      </w:r>
      <w:r w:rsidRPr="00DF3B93">
        <w:rPr>
          <w:i/>
          <w:spacing w:val="-1"/>
          <w:rPrChange w:id="975" w:author="Brian Olea" w:date="2024-06-04T11:27:00Z" w16du:dateUtc="2024-06-04T17:27:00Z">
            <w:rPr>
              <w:i/>
              <w:spacing w:val="-1"/>
              <w:sz w:val="25"/>
            </w:rPr>
          </w:rPrChange>
        </w:rPr>
        <w:t xml:space="preserve"> </w:t>
      </w:r>
      <w:r w:rsidRPr="00DF3B93">
        <w:rPr>
          <w:i/>
          <w:rPrChange w:id="976" w:author="Brian Olea" w:date="2024-06-04T11:27:00Z" w16du:dateUtc="2024-06-04T17:27:00Z">
            <w:rPr>
              <w:i/>
              <w:sz w:val="25"/>
            </w:rPr>
          </w:rPrChange>
        </w:rPr>
        <w:t>as</w:t>
      </w:r>
      <w:r w:rsidRPr="00DF3B93">
        <w:rPr>
          <w:i/>
          <w:spacing w:val="-5"/>
          <w:rPrChange w:id="977" w:author="Brian Olea" w:date="2024-06-04T11:27:00Z" w16du:dateUtc="2024-06-04T17:27:00Z">
            <w:rPr>
              <w:i/>
              <w:spacing w:val="-5"/>
              <w:sz w:val="25"/>
            </w:rPr>
          </w:rPrChange>
        </w:rPr>
        <w:t xml:space="preserve"> </w:t>
      </w:r>
      <w:r w:rsidRPr="00DF3B93">
        <w:rPr>
          <w:i/>
          <w:rPrChange w:id="978" w:author="Brian Olea" w:date="2024-06-04T11:27:00Z" w16du:dateUtc="2024-06-04T17:27:00Z">
            <w:rPr>
              <w:i/>
              <w:sz w:val="25"/>
            </w:rPr>
          </w:rPrChange>
        </w:rPr>
        <w:t>figure</w:t>
      </w:r>
      <w:r w:rsidRPr="00DF3B93">
        <w:rPr>
          <w:i/>
          <w:spacing w:val="-5"/>
          <w:rPrChange w:id="979" w:author="Brian Olea" w:date="2024-06-04T11:27:00Z" w16du:dateUtc="2024-06-04T17:27:00Z">
            <w:rPr>
              <w:i/>
              <w:spacing w:val="-5"/>
              <w:sz w:val="25"/>
            </w:rPr>
          </w:rPrChange>
        </w:rPr>
        <w:t xml:space="preserve"> </w:t>
      </w:r>
      <w:r w:rsidRPr="00DF3B93">
        <w:rPr>
          <w:i/>
          <w:rPrChange w:id="980" w:author="Brian Olea" w:date="2024-06-04T11:27:00Z" w16du:dateUtc="2024-06-04T17:27:00Z">
            <w:rPr>
              <w:i/>
              <w:sz w:val="25"/>
            </w:rPr>
          </w:rPrChange>
        </w:rPr>
        <w:t>2</w:t>
      </w:r>
      <w:r w:rsidRPr="00DF3B93">
        <w:rPr>
          <w:i/>
          <w:spacing w:val="-4"/>
          <w:rPrChange w:id="981" w:author="Brian Olea" w:date="2024-06-04T11:27:00Z" w16du:dateUtc="2024-06-04T17:27:00Z">
            <w:rPr>
              <w:i/>
              <w:spacing w:val="-4"/>
              <w:sz w:val="25"/>
            </w:rPr>
          </w:rPrChange>
        </w:rPr>
        <w:t xml:space="preserve"> </w:t>
      </w:r>
      <w:r w:rsidRPr="00DF3B93">
        <w:rPr>
          <w:i/>
          <w:rPrChange w:id="982" w:author="Brian Olea" w:date="2024-06-04T11:27:00Z" w16du:dateUtc="2024-06-04T17:27:00Z">
            <w:rPr>
              <w:i/>
              <w:sz w:val="25"/>
            </w:rPr>
          </w:rPrChange>
        </w:rPr>
        <w:t>at</w:t>
      </w:r>
      <w:r w:rsidRPr="00DF3B93">
        <w:rPr>
          <w:i/>
          <w:spacing w:val="-5"/>
          <w:rPrChange w:id="983" w:author="Brian Olea" w:date="2024-06-04T11:27:00Z" w16du:dateUtc="2024-06-04T17:27:00Z">
            <w:rPr>
              <w:i/>
              <w:spacing w:val="-5"/>
              <w:sz w:val="25"/>
            </w:rPr>
          </w:rPrChange>
        </w:rPr>
        <w:t xml:space="preserve"> </w:t>
      </w:r>
      <w:r w:rsidRPr="00DF3B93">
        <w:rPr>
          <w:i/>
          <w:rPrChange w:id="984" w:author="Brian Olea" w:date="2024-06-04T11:27:00Z" w16du:dateUtc="2024-06-04T17:27:00Z">
            <w:rPr>
              <w:i/>
              <w:sz w:val="25"/>
            </w:rPr>
          </w:rPrChange>
        </w:rPr>
        <w:t>the</w:t>
      </w:r>
      <w:r w:rsidRPr="00DF3B93">
        <w:rPr>
          <w:i/>
          <w:spacing w:val="-6"/>
          <w:rPrChange w:id="985" w:author="Brian Olea" w:date="2024-06-04T11:27:00Z" w16du:dateUtc="2024-06-04T17:27:00Z">
            <w:rPr>
              <w:i/>
              <w:spacing w:val="-6"/>
              <w:sz w:val="25"/>
            </w:rPr>
          </w:rPrChange>
        </w:rPr>
        <w:t xml:space="preserve"> </w:t>
      </w:r>
      <w:r w:rsidRPr="00DF3B93">
        <w:rPr>
          <w:i/>
          <w:rPrChange w:id="986" w:author="Brian Olea" w:date="2024-06-04T11:27:00Z" w16du:dateUtc="2024-06-04T17:27:00Z">
            <w:rPr>
              <w:i/>
              <w:sz w:val="25"/>
            </w:rPr>
          </w:rPrChange>
        </w:rPr>
        <w:t>end</w:t>
      </w:r>
      <w:r w:rsidRPr="00DF3B93">
        <w:rPr>
          <w:i/>
          <w:spacing w:val="-5"/>
          <w:rPrChange w:id="987" w:author="Brian Olea" w:date="2024-06-04T11:27:00Z" w16du:dateUtc="2024-06-04T17:27:00Z">
            <w:rPr>
              <w:i/>
              <w:spacing w:val="-5"/>
              <w:sz w:val="25"/>
            </w:rPr>
          </w:rPrChange>
        </w:rPr>
        <w:t xml:space="preserve"> </w:t>
      </w:r>
      <w:r w:rsidRPr="00DF3B93">
        <w:rPr>
          <w:i/>
          <w:rPrChange w:id="988" w:author="Brian Olea" w:date="2024-06-04T11:27:00Z" w16du:dateUtc="2024-06-04T17:27:00Z">
            <w:rPr>
              <w:i/>
              <w:sz w:val="25"/>
            </w:rPr>
          </w:rPrChange>
        </w:rPr>
        <w:t>of</w:t>
      </w:r>
      <w:r w:rsidRPr="00DF3B93">
        <w:rPr>
          <w:i/>
          <w:spacing w:val="-5"/>
          <w:rPrChange w:id="989" w:author="Brian Olea" w:date="2024-06-04T11:27:00Z" w16du:dateUtc="2024-06-04T17:27:00Z">
            <w:rPr>
              <w:i/>
              <w:spacing w:val="-5"/>
              <w:sz w:val="25"/>
            </w:rPr>
          </w:rPrChange>
        </w:rPr>
        <w:t xml:space="preserve"> </w:t>
      </w:r>
      <w:r w:rsidRPr="00DF3B93">
        <w:rPr>
          <w:i/>
          <w:rPrChange w:id="990" w:author="Brian Olea" w:date="2024-06-04T11:27:00Z" w16du:dateUtc="2024-06-04T17:27:00Z">
            <w:rPr>
              <w:i/>
              <w:sz w:val="25"/>
            </w:rPr>
          </w:rPrChange>
        </w:rPr>
        <w:t>this</w:t>
      </w:r>
      <w:r w:rsidRPr="00DF3B93">
        <w:rPr>
          <w:i/>
          <w:spacing w:val="-4"/>
          <w:rPrChange w:id="991" w:author="Brian Olea" w:date="2024-06-04T11:27:00Z" w16du:dateUtc="2024-06-04T17:27:00Z">
            <w:rPr>
              <w:i/>
              <w:spacing w:val="-4"/>
              <w:sz w:val="25"/>
            </w:rPr>
          </w:rPrChange>
        </w:rPr>
        <w:t xml:space="preserve"> </w:t>
      </w:r>
      <w:r w:rsidRPr="00DF3B93">
        <w:rPr>
          <w:i/>
          <w:spacing w:val="-2"/>
          <w:rPrChange w:id="992" w:author="Brian Olea" w:date="2024-06-04T11:27:00Z" w16du:dateUtc="2024-06-04T17:27:00Z">
            <w:rPr>
              <w:i/>
              <w:spacing w:val="-2"/>
              <w:sz w:val="25"/>
            </w:rPr>
          </w:rPrChange>
        </w:rPr>
        <w:t>document.</w:t>
      </w:r>
    </w:p>
    <w:p w14:paraId="63C9FC6A" w14:textId="77777777" w:rsidR="00DF0971" w:rsidRPr="00DF3B93" w:rsidRDefault="00DF0971">
      <w:pPr>
        <w:pStyle w:val="BodyText"/>
        <w:spacing w:before="148"/>
        <w:ind w:left="0"/>
        <w:rPr>
          <w:i/>
          <w:sz w:val="22"/>
          <w:szCs w:val="22"/>
          <w:rPrChange w:id="993" w:author="Brian Olea" w:date="2024-06-04T11:27:00Z" w16du:dateUtc="2024-06-04T17:27:00Z">
            <w:rPr>
              <w:i/>
            </w:rPr>
          </w:rPrChange>
        </w:rPr>
      </w:pPr>
    </w:p>
    <w:p w14:paraId="56E556E2" w14:textId="77777777" w:rsidR="00DF0971" w:rsidRPr="00DF3B93" w:rsidRDefault="00000000">
      <w:pPr>
        <w:pStyle w:val="Heading1"/>
        <w:numPr>
          <w:ilvl w:val="0"/>
          <w:numId w:val="7"/>
        </w:numPr>
        <w:tabs>
          <w:tab w:val="left" w:pos="819"/>
        </w:tabs>
        <w:spacing w:before="1"/>
        <w:ind w:left="819" w:hanging="359"/>
        <w:rPr>
          <w:sz w:val="22"/>
          <w:szCs w:val="22"/>
          <w:rPrChange w:id="994" w:author="Brian Olea" w:date="2024-06-04T11:27:00Z" w16du:dateUtc="2024-06-04T17:27:00Z">
            <w:rPr/>
          </w:rPrChange>
        </w:rPr>
      </w:pPr>
      <w:bookmarkStart w:id="995" w:name="_bookmark4"/>
      <w:bookmarkEnd w:id="995"/>
      <w:r w:rsidRPr="00DF3B93">
        <w:rPr>
          <w:spacing w:val="-2"/>
          <w:sz w:val="22"/>
          <w:szCs w:val="22"/>
          <w:rPrChange w:id="996" w:author="Brian Olea" w:date="2024-06-04T11:27:00Z" w16du:dateUtc="2024-06-04T17:27:00Z">
            <w:rPr>
              <w:spacing w:val="-2"/>
            </w:rPr>
          </w:rPrChange>
        </w:rPr>
        <w:t>LEADERSHIP</w:t>
      </w:r>
    </w:p>
    <w:p w14:paraId="3742F6EA" w14:textId="77777777" w:rsidR="00DF0971" w:rsidRPr="00DF3B93" w:rsidRDefault="00000000">
      <w:pPr>
        <w:pStyle w:val="Heading2"/>
        <w:spacing w:before="77"/>
        <w:rPr>
          <w:sz w:val="22"/>
          <w:szCs w:val="22"/>
          <w:rPrChange w:id="997" w:author="Brian Olea" w:date="2024-06-04T11:27:00Z" w16du:dateUtc="2024-06-04T17:27:00Z">
            <w:rPr/>
          </w:rPrChange>
        </w:rPr>
      </w:pPr>
      <w:r w:rsidRPr="00DF3B93">
        <w:rPr>
          <w:sz w:val="22"/>
          <w:szCs w:val="22"/>
          <w:rPrChange w:id="998" w:author="Brian Olea" w:date="2024-06-04T11:27:00Z" w16du:dateUtc="2024-06-04T17:27:00Z">
            <w:rPr/>
          </w:rPrChange>
        </w:rPr>
        <w:t>Leadership,</w:t>
      </w:r>
      <w:r w:rsidRPr="00DF3B93">
        <w:rPr>
          <w:spacing w:val="-11"/>
          <w:sz w:val="22"/>
          <w:szCs w:val="22"/>
          <w:rPrChange w:id="999" w:author="Brian Olea" w:date="2024-06-04T11:27:00Z" w16du:dateUtc="2024-06-04T17:27:00Z">
            <w:rPr>
              <w:spacing w:val="-11"/>
            </w:rPr>
          </w:rPrChange>
        </w:rPr>
        <w:t xml:space="preserve"> </w:t>
      </w:r>
      <w:r w:rsidRPr="00DF3B93">
        <w:rPr>
          <w:sz w:val="22"/>
          <w:szCs w:val="22"/>
          <w:rPrChange w:id="1000" w:author="Brian Olea" w:date="2024-06-04T11:27:00Z" w16du:dateUtc="2024-06-04T17:27:00Z">
            <w:rPr/>
          </w:rPrChange>
        </w:rPr>
        <w:t>Commitment</w:t>
      </w:r>
      <w:r w:rsidRPr="00DF3B93">
        <w:rPr>
          <w:spacing w:val="-8"/>
          <w:sz w:val="22"/>
          <w:szCs w:val="22"/>
          <w:rPrChange w:id="1001" w:author="Brian Olea" w:date="2024-06-04T11:27:00Z" w16du:dateUtc="2024-06-04T17:27:00Z">
            <w:rPr>
              <w:spacing w:val="-8"/>
            </w:rPr>
          </w:rPrChange>
        </w:rPr>
        <w:t xml:space="preserve"> </w:t>
      </w:r>
      <w:r w:rsidRPr="00DF3B93">
        <w:rPr>
          <w:sz w:val="22"/>
          <w:szCs w:val="22"/>
          <w:rPrChange w:id="1002" w:author="Brian Olea" w:date="2024-06-04T11:27:00Z" w16du:dateUtc="2024-06-04T17:27:00Z">
            <w:rPr/>
          </w:rPrChange>
        </w:rPr>
        <w:t>and</w:t>
      </w:r>
      <w:r w:rsidRPr="00DF3B93">
        <w:rPr>
          <w:spacing w:val="-10"/>
          <w:sz w:val="22"/>
          <w:szCs w:val="22"/>
          <w:rPrChange w:id="1003" w:author="Brian Olea" w:date="2024-06-04T11:27:00Z" w16du:dateUtc="2024-06-04T17:27:00Z">
            <w:rPr>
              <w:spacing w:val="-10"/>
            </w:rPr>
          </w:rPrChange>
        </w:rPr>
        <w:t xml:space="preserve"> </w:t>
      </w:r>
      <w:r w:rsidRPr="00DF3B93">
        <w:rPr>
          <w:sz w:val="22"/>
          <w:szCs w:val="22"/>
          <w:rPrChange w:id="1004" w:author="Brian Olea" w:date="2024-06-04T11:27:00Z" w16du:dateUtc="2024-06-04T17:27:00Z">
            <w:rPr/>
          </w:rPrChange>
        </w:rPr>
        <w:t>Customer</w:t>
      </w:r>
      <w:r w:rsidRPr="00DF3B93">
        <w:rPr>
          <w:spacing w:val="-11"/>
          <w:sz w:val="22"/>
          <w:szCs w:val="22"/>
          <w:rPrChange w:id="1005" w:author="Brian Olea" w:date="2024-06-04T11:27:00Z" w16du:dateUtc="2024-06-04T17:27:00Z">
            <w:rPr>
              <w:spacing w:val="-11"/>
            </w:rPr>
          </w:rPrChange>
        </w:rPr>
        <w:t xml:space="preserve"> </w:t>
      </w:r>
      <w:r w:rsidRPr="00DF3B93">
        <w:rPr>
          <w:spacing w:val="-2"/>
          <w:sz w:val="22"/>
          <w:szCs w:val="22"/>
          <w:rPrChange w:id="1006" w:author="Brian Olea" w:date="2024-06-04T11:27:00Z" w16du:dateUtc="2024-06-04T17:27:00Z">
            <w:rPr>
              <w:spacing w:val="-2"/>
            </w:rPr>
          </w:rPrChange>
        </w:rPr>
        <w:t>focus</w:t>
      </w:r>
    </w:p>
    <w:p w14:paraId="1F074E8B" w14:textId="77777777" w:rsidR="00DF0971" w:rsidRPr="00DF3B93" w:rsidRDefault="00000000">
      <w:pPr>
        <w:pStyle w:val="BodyText"/>
        <w:spacing w:before="29"/>
        <w:ind w:right="228"/>
        <w:rPr>
          <w:sz w:val="22"/>
          <w:szCs w:val="22"/>
          <w:rPrChange w:id="1007" w:author="Brian Olea" w:date="2024-06-04T11:27:00Z" w16du:dateUtc="2024-06-04T17:27:00Z">
            <w:rPr/>
          </w:rPrChange>
        </w:rPr>
      </w:pPr>
      <w:r w:rsidRPr="00DF3B93">
        <w:rPr>
          <w:sz w:val="22"/>
          <w:szCs w:val="22"/>
          <w:rPrChange w:id="1008" w:author="Brian Olea" w:date="2024-06-04T11:27:00Z" w16du:dateUtc="2024-06-04T17:27:00Z">
            <w:rPr/>
          </w:rPrChange>
        </w:rPr>
        <w:t>Top Management of The Organization provides evidence of its leadership and commitment to the development</w:t>
      </w:r>
      <w:r w:rsidRPr="00DF3B93">
        <w:rPr>
          <w:spacing w:val="-4"/>
          <w:sz w:val="22"/>
          <w:szCs w:val="22"/>
          <w:rPrChange w:id="1009" w:author="Brian Olea" w:date="2024-06-04T11:27:00Z" w16du:dateUtc="2024-06-04T17:27:00Z">
            <w:rPr>
              <w:spacing w:val="-4"/>
            </w:rPr>
          </w:rPrChange>
        </w:rPr>
        <w:t xml:space="preserve"> </w:t>
      </w:r>
      <w:r w:rsidRPr="00DF3B93">
        <w:rPr>
          <w:sz w:val="22"/>
          <w:szCs w:val="22"/>
          <w:rPrChange w:id="1010" w:author="Brian Olea" w:date="2024-06-04T11:27:00Z" w16du:dateUtc="2024-06-04T17:27:00Z">
            <w:rPr/>
          </w:rPrChange>
        </w:rPr>
        <w:t>and</w:t>
      </w:r>
      <w:r w:rsidRPr="00DF3B93">
        <w:rPr>
          <w:spacing w:val="-4"/>
          <w:sz w:val="22"/>
          <w:szCs w:val="22"/>
          <w:rPrChange w:id="1011" w:author="Brian Olea" w:date="2024-06-04T11:27:00Z" w16du:dateUtc="2024-06-04T17:27:00Z">
            <w:rPr>
              <w:spacing w:val="-4"/>
            </w:rPr>
          </w:rPrChange>
        </w:rPr>
        <w:t xml:space="preserve"> </w:t>
      </w:r>
      <w:r w:rsidRPr="00DF3B93">
        <w:rPr>
          <w:sz w:val="22"/>
          <w:szCs w:val="22"/>
          <w:rPrChange w:id="1012" w:author="Brian Olea" w:date="2024-06-04T11:27:00Z" w16du:dateUtc="2024-06-04T17:27:00Z">
            <w:rPr/>
          </w:rPrChange>
        </w:rPr>
        <w:t>implementation</w:t>
      </w:r>
      <w:r w:rsidRPr="00DF3B93">
        <w:rPr>
          <w:spacing w:val="-4"/>
          <w:sz w:val="22"/>
          <w:szCs w:val="22"/>
          <w:rPrChange w:id="1013" w:author="Brian Olea" w:date="2024-06-04T11:27:00Z" w16du:dateUtc="2024-06-04T17:27:00Z">
            <w:rPr>
              <w:spacing w:val="-4"/>
            </w:rPr>
          </w:rPrChange>
        </w:rPr>
        <w:t xml:space="preserve"> </w:t>
      </w:r>
      <w:r w:rsidRPr="00DF3B93">
        <w:rPr>
          <w:sz w:val="22"/>
          <w:szCs w:val="22"/>
          <w:rPrChange w:id="1014" w:author="Brian Olea" w:date="2024-06-04T11:27:00Z" w16du:dateUtc="2024-06-04T17:27:00Z">
            <w:rPr/>
          </w:rPrChange>
        </w:rPr>
        <w:t>of</w:t>
      </w:r>
      <w:r w:rsidRPr="00DF3B93">
        <w:rPr>
          <w:spacing w:val="-3"/>
          <w:sz w:val="22"/>
          <w:szCs w:val="22"/>
          <w:rPrChange w:id="1015" w:author="Brian Olea" w:date="2024-06-04T11:27:00Z" w16du:dateUtc="2024-06-04T17:27:00Z">
            <w:rPr>
              <w:spacing w:val="-3"/>
            </w:rPr>
          </w:rPrChange>
        </w:rPr>
        <w:t xml:space="preserve"> </w:t>
      </w:r>
      <w:r w:rsidRPr="00DF3B93">
        <w:rPr>
          <w:sz w:val="22"/>
          <w:szCs w:val="22"/>
          <w:rPrChange w:id="1016" w:author="Brian Olea" w:date="2024-06-04T11:27:00Z" w16du:dateUtc="2024-06-04T17:27:00Z">
            <w:rPr/>
          </w:rPrChange>
        </w:rPr>
        <w:t>the</w:t>
      </w:r>
      <w:r w:rsidRPr="00DF3B93">
        <w:rPr>
          <w:spacing w:val="-4"/>
          <w:sz w:val="22"/>
          <w:szCs w:val="22"/>
          <w:rPrChange w:id="1017" w:author="Brian Olea" w:date="2024-06-04T11:27:00Z" w16du:dateUtc="2024-06-04T17:27:00Z">
            <w:rPr>
              <w:spacing w:val="-4"/>
            </w:rPr>
          </w:rPrChange>
        </w:rPr>
        <w:t xml:space="preserve"> </w:t>
      </w:r>
      <w:r w:rsidRPr="00DF3B93">
        <w:rPr>
          <w:sz w:val="22"/>
          <w:szCs w:val="22"/>
          <w:rPrChange w:id="1018" w:author="Brian Olea" w:date="2024-06-04T11:27:00Z" w16du:dateUtc="2024-06-04T17:27:00Z">
            <w:rPr/>
          </w:rPrChange>
        </w:rPr>
        <w:t>management</w:t>
      </w:r>
      <w:r w:rsidRPr="00DF3B93">
        <w:rPr>
          <w:spacing w:val="-4"/>
          <w:sz w:val="22"/>
          <w:szCs w:val="22"/>
          <w:rPrChange w:id="1019" w:author="Brian Olea" w:date="2024-06-04T11:27:00Z" w16du:dateUtc="2024-06-04T17:27:00Z">
            <w:rPr>
              <w:spacing w:val="-4"/>
            </w:rPr>
          </w:rPrChange>
        </w:rPr>
        <w:t xml:space="preserve"> </w:t>
      </w:r>
      <w:r w:rsidRPr="00DF3B93">
        <w:rPr>
          <w:sz w:val="22"/>
          <w:szCs w:val="22"/>
          <w:rPrChange w:id="1020" w:author="Brian Olea" w:date="2024-06-04T11:27:00Z" w16du:dateUtc="2024-06-04T17:27:00Z">
            <w:rPr/>
          </w:rPrChange>
        </w:rPr>
        <w:t>system</w:t>
      </w:r>
      <w:r w:rsidRPr="00DF3B93">
        <w:rPr>
          <w:spacing w:val="-4"/>
          <w:sz w:val="22"/>
          <w:szCs w:val="22"/>
          <w:rPrChange w:id="1021" w:author="Brian Olea" w:date="2024-06-04T11:27:00Z" w16du:dateUtc="2024-06-04T17:27:00Z">
            <w:rPr>
              <w:spacing w:val="-4"/>
            </w:rPr>
          </w:rPrChange>
        </w:rPr>
        <w:t xml:space="preserve"> </w:t>
      </w:r>
      <w:r w:rsidRPr="00DF3B93">
        <w:rPr>
          <w:sz w:val="22"/>
          <w:szCs w:val="22"/>
          <w:rPrChange w:id="1022" w:author="Brian Olea" w:date="2024-06-04T11:27:00Z" w16du:dateUtc="2024-06-04T17:27:00Z">
            <w:rPr/>
          </w:rPrChange>
        </w:rPr>
        <w:t>and</w:t>
      </w:r>
      <w:r w:rsidRPr="00DF3B93">
        <w:rPr>
          <w:spacing w:val="-4"/>
          <w:sz w:val="22"/>
          <w:szCs w:val="22"/>
          <w:rPrChange w:id="1023" w:author="Brian Olea" w:date="2024-06-04T11:27:00Z" w16du:dateUtc="2024-06-04T17:27:00Z">
            <w:rPr>
              <w:spacing w:val="-4"/>
            </w:rPr>
          </w:rPrChange>
        </w:rPr>
        <w:t xml:space="preserve"> </w:t>
      </w:r>
      <w:r w:rsidRPr="00DF3B93">
        <w:rPr>
          <w:sz w:val="22"/>
          <w:szCs w:val="22"/>
          <w:rPrChange w:id="1024" w:author="Brian Olea" w:date="2024-06-04T11:27:00Z" w16du:dateUtc="2024-06-04T17:27:00Z">
            <w:rPr/>
          </w:rPrChange>
        </w:rPr>
        <w:t>continually</w:t>
      </w:r>
      <w:r w:rsidRPr="00DF3B93">
        <w:rPr>
          <w:spacing w:val="-4"/>
          <w:sz w:val="22"/>
          <w:szCs w:val="22"/>
          <w:rPrChange w:id="1025" w:author="Brian Olea" w:date="2024-06-04T11:27:00Z" w16du:dateUtc="2024-06-04T17:27:00Z">
            <w:rPr>
              <w:spacing w:val="-4"/>
            </w:rPr>
          </w:rPrChange>
        </w:rPr>
        <w:t xml:space="preserve"> </w:t>
      </w:r>
      <w:r w:rsidRPr="00DF3B93">
        <w:rPr>
          <w:sz w:val="22"/>
          <w:szCs w:val="22"/>
          <w:rPrChange w:id="1026" w:author="Brian Olea" w:date="2024-06-04T11:27:00Z" w16du:dateUtc="2024-06-04T17:27:00Z">
            <w:rPr/>
          </w:rPrChange>
        </w:rPr>
        <w:t>improving</w:t>
      </w:r>
      <w:r w:rsidRPr="00DF3B93">
        <w:rPr>
          <w:spacing w:val="-4"/>
          <w:sz w:val="22"/>
          <w:szCs w:val="22"/>
          <w:rPrChange w:id="1027" w:author="Brian Olea" w:date="2024-06-04T11:27:00Z" w16du:dateUtc="2024-06-04T17:27:00Z">
            <w:rPr>
              <w:spacing w:val="-4"/>
            </w:rPr>
          </w:rPrChange>
        </w:rPr>
        <w:t xml:space="preserve"> </w:t>
      </w:r>
      <w:r w:rsidRPr="00DF3B93">
        <w:rPr>
          <w:sz w:val="22"/>
          <w:szCs w:val="22"/>
          <w:rPrChange w:id="1028" w:author="Brian Olea" w:date="2024-06-04T11:27:00Z" w16du:dateUtc="2024-06-04T17:27:00Z">
            <w:rPr/>
          </w:rPrChange>
        </w:rPr>
        <w:t>its</w:t>
      </w:r>
      <w:r w:rsidRPr="00DF3B93">
        <w:rPr>
          <w:spacing w:val="-2"/>
          <w:sz w:val="22"/>
          <w:szCs w:val="22"/>
          <w:rPrChange w:id="1029" w:author="Brian Olea" w:date="2024-06-04T11:27:00Z" w16du:dateUtc="2024-06-04T17:27:00Z">
            <w:rPr>
              <w:spacing w:val="-2"/>
            </w:rPr>
          </w:rPrChange>
        </w:rPr>
        <w:t xml:space="preserve"> </w:t>
      </w:r>
      <w:r w:rsidRPr="00DF3B93">
        <w:rPr>
          <w:sz w:val="22"/>
          <w:szCs w:val="22"/>
          <w:rPrChange w:id="1030" w:author="Brian Olea" w:date="2024-06-04T11:27:00Z" w16du:dateUtc="2024-06-04T17:27:00Z">
            <w:rPr/>
          </w:rPrChange>
        </w:rPr>
        <w:t>effectiveness.</w:t>
      </w:r>
    </w:p>
    <w:p w14:paraId="765CF4AC" w14:textId="77777777" w:rsidR="00DF0971" w:rsidRPr="00DF3B93" w:rsidRDefault="00000000">
      <w:pPr>
        <w:pStyle w:val="BodyText"/>
        <w:spacing w:before="81"/>
        <w:ind w:right="228"/>
        <w:rPr>
          <w:sz w:val="22"/>
          <w:szCs w:val="22"/>
          <w:rPrChange w:id="1031" w:author="Brian Olea" w:date="2024-06-04T11:27:00Z" w16du:dateUtc="2024-06-04T17:27:00Z">
            <w:rPr/>
          </w:rPrChange>
        </w:rPr>
      </w:pPr>
      <w:r w:rsidRPr="00DF3B93">
        <w:rPr>
          <w:sz w:val="22"/>
          <w:szCs w:val="22"/>
          <w:rPrChange w:id="1032" w:author="Brian Olea" w:date="2024-06-04T11:27:00Z" w16du:dateUtc="2024-06-04T17:27:00Z">
            <w:rPr/>
          </w:rPrChange>
        </w:rPr>
        <w:t>This</w:t>
      </w:r>
      <w:r w:rsidRPr="00DF3B93">
        <w:rPr>
          <w:spacing w:val="-2"/>
          <w:sz w:val="22"/>
          <w:szCs w:val="22"/>
          <w:rPrChange w:id="1033" w:author="Brian Olea" w:date="2024-06-04T11:27:00Z" w16du:dateUtc="2024-06-04T17:27:00Z">
            <w:rPr>
              <w:spacing w:val="-2"/>
            </w:rPr>
          </w:rPrChange>
        </w:rPr>
        <w:t xml:space="preserve"> </w:t>
      </w:r>
      <w:r w:rsidRPr="00DF3B93">
        <w:rPr>
          <w:sz w:val="22"/>
          <w:szCs w:val="22"/>
          <w:rPrChange w:id="1034" w:author="Brian Olea" w:date="2024-06-04T11:27:00Z" w16du:dateUtc="2024-06-04T17:27:00Z">
            <w:rPr/>
          </w:rPrChange>
        </w:rPr>
        <w:t>is</w:t>
      </w:r>
      <w:r w:rsidRPr="00DF3B93">
        <w:rPr>
          <w:spacing w:val="-5"/>
          <w:sz w:val="22"/>
          <w:szCs w:val="22"/>
          <w:rPrChange w:id="1035" w:author="Brian Olea" w:date="2024-06-04T11:27:00Z" w16du:dateUtc="2024-06-04T17:27:00Z">
            <w:rPr>
              <w:spacing w:val="-5"/>
            </w:rPr>
          </w:rPrChange>
        </w:rPr>
        <w:t xml:space="preserve"> </w:t>
      </w:r>
      <w:r w:rsidRPr="00DF3B93">
        <w:rPr>
          <w:sz w:val="22"/>
          <w:szCs w:val="22"/>
          <w:rPrChange w:id="1036" w:author="Brian Olea" w:date="2024-06-04T11:27:00Z" w16du:dateUtc="2024-06-04T17:27:00Z">
            <w:rPr/>
          </w:rPrChange>
        </w:rPr>
        <w:t>reviewed</w:t>
      </w:r>
      <w:r w:rsidRPr="00DF3B93">
        <w:rPr>
          <w:spacing w:val="-4"/>
          <w:sz w:val="22"/>
          <w:szCs w:val="22"/>
          <w:rPrChange w:id="1037" w:author="Brian Olea" w:date="2024-06-04T11:27:00Z" w16du:dateUtc="2024-06-04T17:27:00Z">
            <w:rPr>
              <w:spacing w:val="-4"/>
            </w:rPr>
          </w:rPrChange>
        </w:rPr>
        <w:t xml:space="preserve"> </w:t>
      </w:r>
      <w:r w:rsidRPr="00DF3B93">
        <w:rPr>
          <w:sz w:val="22"/>
          <w:szCs w:val="22"/>
          <w:rPrChange w:id="1038" w:author="Brian Olea" w:date="2024-06-04T11:27:00Z" w16du:dateUtc="2024-06-04T17:27:00Z">
            <w:rPr/>
          </w:rPrChange>
        </w:rPr>
        <w:t>at</w:t>
      </w:r>
      <w:r w:rsidRPr="00DF3B93">
        <w:rPr>
          <w:spacing w:val="-4"/>
          <w:sz w:val="22"/>
          <w:szCs w:val="22"/>
          <w:rPrChange w:id="1039" w:author="Brian Olea" w:date="2024-06-04T11:27:00Z" w16du:dateUtc="2024-06-04T17:27:00Z">
            <w:rPr>
              <w:spacing w:val="-4"/>
            </w:rPr>
          </w:rPrChange>
        </w:rPr>
        <w:t xml:space="preserve"> </w:t>
      </w:r>
      <w:r w:rsidRPr="00DF3B93">
        <w:rPr>
          <w:sz w:val="22"/>
          <w:szCs w:val="22"/>
          <w:rPrChange w:id="1040" w:author="Brian Olea" w:date="2024-06-04T11:27:00Z" w16du:dateUtc="2024-06-04T17:27:00Z">
            <w:rPr/>
          </w:rPrChange>
        </w:rPr>
        <w:t>least</w:t>
      </w:r>
      <w:r w:rsidRPr="00DF3B93">
        <w:rPr>
          <w:spacing w:val="-1"/>
          <w:sz w:val="22"/>
          <w:szCs w:val="22"/>
          <w:rPrChange w:id="1041" w:author="Brian Olea" w:date="2024-06-04T11:27:00Z" w16du:dateUtc="2024-06-04T17:27:00Z">
            <w:rPr>
              <w:spacing w:val="-1"/>
            </w:rPr>
          </w:rPrChange>
        </w:rPr>
        <w:t xml:space="preserve"> </w:t>
      </w:r>
      <w:r w:rsidRPr="00DF3B93">
        <w:rPr>
          <w:sz w:val="22"/>
          <w:szCs w:val="22"/>
          <w:rPrChange w:id="1042" w:author="Brian Olea" w:date="2024-06-04T11:27:00Z" w16du:dateUtc="2024-06-04T17:27:00Z">
            <w:rPr/>
          </w:rPrChange>
        </w:rPr>
        <w:t>annually</w:t>
      </w:r>
      <w:r w:rsidRPr="00DF3B93">
        <w:rPr>
          <w:spacing w:val="-4"/>
          <w:sz w:val="22"/>
          <w:szCs w:val="22"/>
          <w:rPrChange w:id="1043" w:author="Brian Olea" w:date="2024-06-04T11:27:00Z" w16du:dateUtc="2024-06-04T17:27:00Z">
            <w:rPr>
              <w:spacing w:val="-4"/>
            </w:rPr>
          </w:rPrChange>
        </w:rPr>
        <w:t xml:space="preserve"> </w:t>
      </w:r>
      <w:r w:rsidRPr="00DF3B93">
        <w:rPr>
          <w:sz w:val="22"/>
          <w:szCs w:val="22"/>
          <w:rPrChange w:id="1044" w:author="Brian Olea" w:date="2024-06-04T11:27:00Z" w16du:dateUtc="2024-06-04T17:27:00Z">
            <w:rPr/>
          </w:rPrChange>
        </w:rPr>
        <w:t>and</w:t>
      </w:r>
      <w:r w:rsidRPr="00DF3B93">
        <w:rPr>
          <w:spacing w:val="-4"/>
          <w:sz w:val="22"/>
          <w:szCs w:val="22"/>
          <w:rPrChange w:id="1045" w:author="Brian Olea" w:date="2024-06-04T11:27:00Z" w16du:dateUtc="2024-06-04T17:27:00Z">
            <w:rPr>
              <w:spacing w:val="-4"/>
            </w:rPr>
          </w:rPrChange>
        </w:rPr>
        <w:t xml:space="preserve"> </w:t>
      </w:r>
      <w:r w:rsidRPr="00DF3B93">
        <w:rPr>
          <w:sz w:val="22"/>
          <w:szCs w:val="22"/>
          <w:rPrChange w:id="1046" w:author="Brian Olea" w:date="2024-06-04T11:27:00Z" w16du:dateUtc="2024-06-04T17:27:00Z">
            <w:rPr/>
          </w:rPrChange>
        </w:rPr>
        <w:t>is</w:t>
      </w:r>
      <w:r w:rsidRPr="00DF3B93">
        <w:rPr>
          <w:spacing w:val="-2"/>
          <w:sz w:val="22"/>
          <w:szCs w:val="22"/>
          <w:rPrChange w:id="1047" w:author="Brian Olea" w:date="2024-06-04T11:27:00Z" w16du:dateUtc="2024-06-04T17:27:00Z">
            <w:rPr>
              <w:spacing w:val="-2"/>
            </w:rPr>
          </w:rPrChange>
        </w:rPr>
        <w:t xml:space="preserve"> </w:t>
      </w:r>
      <w:r w:rsidRPr="00DF3B93">
        <w:rPr>
          <w:sz w:val="22"/>
          <w:szCs w:val="22"/>
          <w:rPrChange w:id="1048" w:author="Brian Olea" w:date="2024-06-04T11:27:00Z" w16du:dateUtc="2024-06-04T17:27:00Z">
            <w:rPr/>
          </w:rPrChange>
        </w:rPr>
        <w:t>defined</w:t>
      </w:r>
      <w:r w:rsidRPr="00DF3B93">
        <w:rPr>
          <w:spacing w:val="-1"/>
          <w:sz w:val="22"/>
          <w:szCs w:val="22"/>
          <w:rPrChange w:id="1049" w:author="Brian Olea" w:date="2024-06-04T11:27:00Z" w16du:dateUtc="2024-06-04T17:27:00Z">
            <w:rPr>
              <w:spacing w:val="-1"/>
            </w:rPr>
          </w:rPrChange>
        </w:rPr>
        <w:t xml:space="preserve"> </w:t>
      </w:r>
      <w:r w:rsidRPr="00DF3B93">
        <w:rPr>
          <w:sz w:val="22"/>
          <w:szCs w:val="22"/>
          <w:rPrChange w:id="1050" w:author="Brian Olea" w:date="2024-06-04T11:27:00Z" w16du:dateUtc="2024-06-04T17:27:00Z">
            <w:rPr/>
          </w:rPrChange>
        </w:rPr>
        <w:t>in</w:t>
      </w:r>
      <w:r w:rsidRPr="00DF3B93">
        <w:rPr>
          <w:spacing w:val="-4"/>
          <w:sz w:val="22"/>
          <w:szCs w:val="22"/>
          <w:rPrChange w:id="1051" w:author="Brian Olea" w:date="2024-06-04T11:27:00Z" w16du:dateUtc="2024-06-04T17:27:00Z">
            <w:rPr>
              <w:spacing w:val="-4"/>
            </w:rPr>
          </w:rPrChange>
        </w:rPr>
        <w:t xml:space="preserve"> </w:t>
      </w:r>
      <w:r w:rsidRPr="00DF3B93">
        <w:rPr>
          <w:sz w:val="22"/>
          <w:szCs w:val="22"/>
          <w:rPrChange w:id="1052" w:author="Brian Olea" w:date="2024-06-04T11:27:00Z" w16du:dateUtc="2024-06-04T17:27:00Z">
            <w:rPr/>
          </w:rPrChange>
        </w:rPr>
        <w:t>the</w:t>
      </w:r>
      <w:r w:rsidRPr="00DF3B93">
        <w:rPr>
          <w:spacing w:val="-4"/>
          <w:sz w:val="22"/>
          <w:szCs w:val="22"/>
          <w:rPrChange w:id="1053" w:author="Brian Olea" w:date="2024-06-04T11:27:00Z" w16du:dateUtc="2024-06-04T17:27:00Z">
            <w:rPr>
              <w:spacing w:val="-4"/>
            </w:rPr>
          </w:rPrChange>
        </w:rPr>
        <w:t xml:space="preserve"> </w:t>
      </w:r>
      <w:r w:rsidRPr="00DF3B93">
        <w:rPr>
          <w:sz w:val="22"/>
          <w:szCs w:val="22"/>
          <w:rPrChange w:id="1054" w:author="Brian Olea" w:date="2024-06-04T11:27:00Z" w16du:dateUtc="2024-06-04T17:27:00Z">
            <w:rPr/>
          </w:rPrChange>
        </w:rPr>
        <w:t>Management</w:t>
      </w:r>
      <w:r w:rsidRPr="00DF3B93">
        <w:rPr>
          <w:spacing w:val="-2"/>
          <w:sz w:val="22"/>
          <w:szCs w:val="22"/>
          <w:rPrChange w:id="1055" w:author="Brian Olea" w:date="2024-06-04T11:27:00Z" w16du:dateUtc="2024-06-04T17:27:00Z">
            <w:rPr>
              <w:spacing w:val="-2"/>
            </w:rPr>
          </w:rPrChange>
        </w:rPr>
        <w:t xml:space="preserve"> </w:t>
      </w:r>
      <w:r w:rsidRPr="00DF3B93">
        <w:rPr>
          <w:sz w:val="22"/>
          <w:szCs w:val="22"/>
          <w:rPrChange w:id="1056" w:author="Brian Olea" w:date="2024-06-04T11:27:00Z" w16du:dateUtc="2024-06-04T17:27:00Z">
            <w:rPr/>
          </w:rPrChange>
        </w:rPr>
        <w:t>Review process</w:t>
      </w:r>
      <w:r w:rsidRPr="00DF3B93">
        <w:rPr>
          <w:spacing w:val="-1"/>
          <w:sz w:val="22"/>
          <w:szCs w:val="22"/>
          <w:rPrChange w:id="1057" w:author="Brian Olea" w:date="2024-06-04T11:27:00Z" w16du:dateUtc="2024-06-04T17:27:00Z">
            <w:rPr>
              <w:spacing w:val="-1"/>
            </w:rPr>
          </w:rPrChange>
        </w:rPr>
        <w:t xml:space="preserve"> </w:t>
      </w:r>
      <w:r w:rsidRPr="00DF3B93">
        <w:rPr>
          <w:sz w:val="22"/>
          <w:szCs w:val="22"/>
          <w:rPrChange w:id="1058" w:author="Brian Olea" w:date="2024-06-04T11:27:00Z" w16du:dateUtc="2024-06-04T17:27:00Z">
            <w:rPr/>
          </w:rPrChange>
        </w:rPr>
        <w:t>ensuring</w:t>
      </w:r>
      <w:r w:rsidRPr="00DF3B93">
        <w:rPr>
          <w:spacing w:val="-4"/>
          <w:sz w:val="22"/>
          <w:szCs w:val="22"/>
          <w:rPrChange w:id="1059" w:author="Brian Olea" w:date="2024-06-04T11:27:00Z" w16du:dateUtc="2024-06-04T17:27:00Z">
            <w:rPr>
              <w:spacing w:val="-4"/>
            </w:rPr>
          </w:rPrChange>
        </w:rPr>
        <w:t xml:space="preserve"> </w:t>
      </w:r>
      <w:r w:rsidRPr="00DF3B93">
        <w:rPr>
          <w:sz w:val="22"/>
          <w:szCs w:val="22"/>
          <w:rPrChange w:id="1060" w:author="Brian Olea" w:date="2024-06-04T11:27:00Z" w16du:dateUtc="2024-06-04T17:27:00Z">
            <w:rPr/>
          </w:rPrChange>
        </w:rPr>
        <w:t>the requirements of the standard and interested parties are maintained.</w:t>
      </w:r>
    </w:p>
    <w:p w14:paraId="672363F1" w14:textId="77777777" w:rsidR="00DF0971" w:rsidRPr="00DF3B93" w:rsidRDefault="00000000">
      <w:pPr>
        <w:pStyle w:val="BodyText"/>
        <w:spacing w:before="80"/>
        <w:ind w:right="228"/>
        <w:rPr>
          <w:sz w:val="22"/>
          <w:szCs w:val="22"/>
          <w:rPrChange w:id="1061" w:author="Brian Olea" w:date="2024-06-04T11:27:00Z" w16du:dateUtc="2024-06-04T17:27:00Z">
            <w:rPr/>
          </w:rPrChange>
        </w:rPr>
      </w:pPr>
      <w:r w:rsidRPr="00DF3B93">
        <w:rPr>
          <w:sz w:val="22"/>
          <w:szCs w:val="22"/>
          <w:rPrChange w:id="1062" w:author="Brian Olea" w:date="2024-06-04T11:27:00Z" w16du:dateUtc="2024-06-04T17:27:00Z">
            <w:rPr/>
          </w:rPrChange>
        </w:rPr>
        <w:t>The</w:t>
      </w:r>
      <w:r w:rsidRPr="00DF3B93">
        <w:rPr>
          <w:spacing w:val="-4"/>
          <w:sz w:val="22"/>
          <w:szCs w:val="22"/>
          <w:rPrChange w:id="1063" w:author="Brian Olea" w:date="2024-06-04T11:27:00Z" w16du:dateUtc="2024-06-04T17:27:00Z">
            <w:rPr>
              <w:spacing w:val="-4"/>
            </w:rPr>
          </w:rPrChange>
        </w:rPr>
        <w:t xml:space="preserve"> </w:t>
      </w:r>
      <w:r w:rsidRPr="00DF3B93">
        <w:rPr>
          <w:sz w:val="22"/>
          <w:szCs w:val="22"/>
          <w:rPrChange w:id="1064" w:author="Brian Olea" w:date="2024-06-04T11:27:00Z" w16du:dateUtc="2024-06-04T17:27:00Z">
            <w:rPr/>
          </w:rPrChange>
        </w:rPr>
        <w:t>Quality</w:t>
      </w:r>
      <w:r w:rsidRPr="00DF3B93">
        <w:rPr>
          <w:spacing w:val="-4"/>
          <w:sz w:val="22"/>
          <w:szCs w:val="22"/>
          <w:rPrChange w:id="1065" w:author="Brian Olea" w:date="2024-06-04T11:27:00Z" w16du:dateUtc="2024-06-04T17:27:00Z">
            <w:rPr>
              <w:spacing w:val="-4"/>
            </w:rPr>
          </w:rPrChange>
        </w:rPr>
        <w:t xml:space="preserve"> </w:t>
      </w:r>
      <w:r w:rsidRPr="00DF3B93">
        <w:rPr>
          <w:sz w:val="22"/>
          <w:szCs w:val="22"/>
          <w:rPrChange w:id="1066" w:author="Brian Olea" w:date="2024-06-04T11:27:00Z" w16du:dateUtc="2024-06-04T17:27:00Z">
            <w:rPr/>
          </w:rPrChange>
        </w:rPr>
        <w:t>Policy,</w:t>
      </w:r>
      <w:r w:rsidRPr="00DF3B93">
        <w:rPr>
          <w:spacing w:val="-4"/>
          <w:sz w:val="22"/>
          <w:szCs w:val="22"/>
          <w:rPrChange w:id="1067" w:author="Brian Olea" w:date="2024-06-04T11:27:00Z" w16du:dateUtc="2024-06-04T17:27:00Z">
            <w:rPr>
              <w:spacing w:val="-4"/>
            </w:rPr>
          </w:rPrChange>
        </w:rPr>
        <w:t xml:space="preserve"> </w:t>
      </w:r>
      <w:r w:rsidRPr="00DF3B93">
        <w:rPr>
          <w:sz w:val="22"/>
          <w:szCs w:val="22"/>
          <w:rPrChange w:id="1068" w:author="Brian Olea" w:date="2024-06-04T11:27:00Z" w16du:dateUtc="2024-06-04T17:27:00Z">
            <w:rPr/>
          </w:rPrChange>
        </w:rPr>
        <w:t>Objectives,</w:t>
      </w:r>
      <w:r w:rsidRPr="00DF3B93">
        <w:rPr>
          <w:spacing w:val="-4"/>
          <w:sz w:val="22"/>
          <w:szCs w:val="22"/>
          <w:rPrChange w:id="1069" w:author="Brian Olea" w:date="2024-06-04T11:27:00Z" w16du:dateUtc="2024-06-04T17:27:00Z">
            <w:rPr>
              <w:spacing w:val="-4"/>
            </w:rPr>
          </w:rPrChange>
        </w:rPr>
        <w:t xml:space="preserve"> </w:t>
      </w:r>
      <w:r w:rsidRPr="00DF3B93">
        <w:rPr>
          <w:sz w:val="22"/>
          <w:szCs w:val="22"/>
          <w:rPrChange w:id="1070" w:author="Brian Olea" w:date="2024-06-04T11:27:00Z" w16du:dateUtc="2024-06-04T17:27:00Z">
            <w:rPr/>
          </w:rPrChange>
        </w:rPr>
        <w:t>strategic</w:t>
      </w:r>
      <w:r w:rsidRPr="00DF3B93">
        <w:rPr>
          <w:spacing w:val="-4"/>
          <w:sz w:val="22"/>
          <w:szCs w:val="22"/>
          <w:rPrChange w:id="1071" w:author="Brian Olea" w:date="2024-06-04T11:27:00Z" w16du:dateUtc="2024-06-04T17:27:00Z">
            <w:rPr>
              <w:spacing w:val="-4"/>
            </w:rPr>
          </w:rPrChange>
        </w:rPr>
        <w:t xml:space="preserve"> </w:t>
      </w:r>
      <w:r w:rsidRPr="00DF3B93">
        <w:rPr>
          <w:sz w:val="22"/>
          <w:szCs w:val="22"/>
          <w:rPrChange w:id="1072" w:author="Brian Olea" w:date="2024-06-04T11:27:00Z" w16du:dateUtc="2024-06-04T17:27:00Z">
            <w:rPr/>
          </w:rPrChange>
        </w:rPr>
        <w:t>direction</w:t>
      </w:r>
      <w:r w:rsidRPr="00DF3B93">
        <w:rPr>
          <w:spacing w:val="-4"/>
          <w:sz w:val="22"/>
          <w:szCs w:val="22"/>
          <w:rPrChange w:id="1073" w:author="Brian Olea" w:date="2024-06-04T11:27:00Z" w16du:dateUtc="2024-06-04T17:27:00Z">
            <w:rPr>
              <w:spacing w:val="-4"/>
            </w:rPr>
          </w:rPrChange>
        </w:rPr>
        <w:t xml:space="preserve"> </w:t>
      </w:r>
      <w:r w:rsidRPr="00DF3B93">
        <w:rPr>
          <w:sz w:val="22"/>
          <w:szCs w:val="22"/>
          <w:rPrChange w:id="1074" w:author="Brian Olea" w:date="2024-06-04T11:27:00Z" w16du:dateUtc="2024-06-04T17:27:00Z">
            <w:rPr/>
          </w:rPrChange>
        </w:rPr>
        <w:t>of</w:t>
      </w:r>
      <w:r w:rsidRPr="00DF3B93">
        <w:rPr>
          <w:spacing w:val="-3"/>
          <w:sz w:val="22"/>
          <w:szCs w:val="22"/>
          <w:rPrChange w:id="1075" w:author="Brian Olea" w:date="2024-06-04T11:27:00Z" w16du:dateUtc="2024-06-04T17:27:00Z">
            <w:rPr>
              <w:spacing w:val="-3"/>
            </w:rPr>
          </w:rPrChange>
        </w:rPr>
        <w:t xml:space="preserve"> </w:t>
      </w:r>
      <w:r w:rsidRPr="00DF3B93">
        <w:rPr>
          <w:sz w:val="22"/>
          <w:szCs w:val="22"/>
          <w:rPrChange w:id="1076" w:author="Brian Olea" w:date="2024-06-04T11:27:00Z" w16du:dateUtc="2024-06-04T17:27:00Z">
            <w:rPr/>
          </w:rPrChange>
        </w:rPr>
        <w:t>the</w:t>
      </w:r>
      <w:r w:rsidRPr="00DF3B93">
        <w:rPr>
          <w:spacing w:val="-4"/>
          <w:sz w:val="22"/>
          <w:szCs w:val="22"/>
          <w:rPrChange w:id="1077" w:author="Brian Olea" w:date="2024-06-04T11:27:00Z" w16du:dateUtc="2024-06-04T17:27:00Z">
            <w:rPr>
              <w:spacing w:val="-4"/>
            </w:rPr>
          </w:rPrChange>
        </w:rPr>
        <w:t xml:space="preserve"> </w:t>
      </w:r>
      <w:r w:rsidRPr="00DF3B93">
        <w:rPr>
          <w:sz w:val="22"/>
          <w:szCs w:val="22"/>
          <w:rPrChange w:id="1078" w:author="Brian Olea" w:date="2024-06-04T11:27:00Z" w16du:dateUtc="2024-06-04T17:27:00Z">
            <w:rPr/>
          </w:rPrChange>
        </w:rPr>
        <w:t>company,</w:t>
      </w:r>
      <w:r w:rsidRPr="00DF3B93">
        <w:rPr>
          <w:spacing w:val="-4"/>
          <w:sz w:val="22"/>
          <w:szCs w:val="22"/>
          <w:rPrChange w:id="1079" w:author="Brian Olea" w:date="2024-06-04T11:27:00Z" w16du:dateUtc="2024-06-04T17:27:00Z">
            <w:rPr>
              <w:spacing w:val="-4"/>
            </w:rPr>
          </w:rPrChange>
        </w:rPr>
        <w:t xml:space="preserve"> </w:t>
      </w:r>
      <w:r w:rsidRPr="00DF3B93">
        <w:rPr>
          <w:sz w:val="22"/>
          <w:szCs w:val="22"/>
          <w:rPrChange w:id="1080" w:author="Brian Olea" w:date="2024-06-04T11:27:00Z" w16du:dateUtc="2024-06-04T17:27:00Z">
            <w:rPr/>
          </w:rPrChange>
        </w:rPr>
        <w:t>interested</w:t>
      </w:r>
      <w:r w:rsidRPr="00DF3B93">
        <w:rPr>
          <w:spacing w:val="-4"/>
          <w:sz w:val="22"/>
          <w:szCs w:val="22"/>
          <w:rPrChange w:id="1081" w:author="Brian Olea" w:date="2024-06-04T11:27:00Z" w16du:dateUtc="2024-06-04T17:27:00Z">
            <w:rPr>
              <w:spacing w:val="-4"/>
            </w:rPr>
          </w:rPrChange>
        </w:rPr>
        <w:t xml:space="preserve"> </w:t>
      </w:r>
      <w:r w:rsidRPr="00DF3B93">
        <w:rPr>
          <w:sz w:val="22"/>
          <w:szCs w:val="22"/>
          <w:rPrChange w:id="1082" w:author="Brian Olea" w:date="2024-06-04T11:27:00Z" w16du:dateUtc="2024-06-04T17:27:00Z">
            <w:rPr/>
          </w:rPrChange>
        </w:rPr>
        <w:t>parties,</w:t>
      </w:r>
      <w:r w:rsidRPr="00DF3B93">
        <w:rPr>
          <w:spacing w:val="-4"/>
          <w:sz w:val="22"/>
          <w:szCs w:val="22"/>
          <w:rPrChange w:id="1083" w:author="Brian Olea" w:date="2024-06-04T11:27:00Z" w16du:dateUtc="2024-06-04T17:27:00Z">
            <w:rPr>
              <w:spacing w:val="-4"/>
            </w:rPr>
          </w:rPrChange>
        </w:rPr>
        <w:t xml:space="preserve"> </w:t>
      </w:r>
      <w:r w:rsidRPr="00DF3B93">
        <w:rPr>
          <w:sz w:val="22"/>
          <w:szCs w:val="22"/>
          <w:rPrChange w:id="1084" w:author="Brian Olea" w:date="2024-06-04T11:27:00Z" w16du:dateUtc="2024-06-04T17:27:00Z">
            <w:rPr/>
          </w:rPrChange>
        </w:rPr>
        <w:t>and</w:t>
      </w:r>
      <w:r w:rsidRPr="00DF3B93">
        <w:rPr>
          <w:spacing w:val="-4"/>
          <w:sz w:val="22"/>
          <w:szCs w:val="22"/>
          <w:rPrChange w:id="1085" w:author="Brian Olea" w:date="2024-06-04T11:27:00Z" w16du:dateUtc="2024-06-04T17:27:00Z">
            <w:rPr>
              <w:spacing w:val="-4"/>
            </w:rPr>
          </w:rPrChange>
        </w:rPr>
        <w:t xml:space="preserve"> </w:t>
      </w:r>
      <w:r w:rsidRPr="00DF3B93">
        <w:rPr>
          <w:sz w:val="22"/>
          <w:szCs w:val="22"/>
          <w:rPrChange w:id="1086" w:author="Brian Olea" w:date="2024-06-04T11:27:00Z" w16du:dateUtc="2024-06-04T17:27:00Z">
            <w:rPr/>
          </w:rPrChange>
        </w:rPr>
        <w:t>opportunities</w:t>
      </w:r>
      <w:r w:rsidRPr="00DF3B93">
        <w:rPr>
          <w:spacing w:val="-3"/>
          <w:sz w:val="22"/>
          <w:szCs w:val="22"/>
          <w:rPrChange w:id="1087" w:author="Brian Olea" w:date="2024-06-04T11:27:00Z" w16du:dateUtc="2024-06-04T17:27:00Z">
            <w:rPr>
              <w:spacing w:val="-3"/>
            </w:rPr>
          </w:rPrChange>
        </w:rPr>
        <w:t xml:space="preserve"> </w:t>
      </w:r>
      <w:r w:rsidRPr="00DF3B93">
        <w:rPr>
          <w:sz w:val="22"/>
          <w:szCs w:val="22"/>
          <w:rPrChange w:id="1088" w:author="Brian Olea" w:date="2024-06-04T11:27:00Z" w16du:dateUtc="2024-06-04T17:27:00Z">
            <w:rPr/>
          </w:rPrChange>
        </w:rPr>
        <w:t>for improvement are used to measure the effectiveness of the Quality System where applicable.</w:t>
      </w:r>
    </w:p>
    <w:p w14:paraId="53BDFF53" w14:textId="77777777" w:rsidR="00DF0971" w:rsidRPr="00DF3B93" w:rsidRDefault="00000000">
      <w:pPr>
        <w:pStyle w:val="BodyText"/>
        <w:spacing w:before="78"/>
        <w:rPr>
          <w:sz w:val="22"/>
          <w:szCs w:val="22"/>
          <w:rPrChange w:id="1089" w:author="Brian Olea" w:date="2024-06-04T11:27:00Z" w16du:dateUtc="2024-06-04T17:27:00Z">
            <w:rPr/>
          </w:rPrChange>
        </w:rPr>
      </w:pPr>
      <w:r w:rsidRPr="00DF3B93">
        <w:rPr>
          <w:sz w:val="22"/>
          <w:szCs w:val="22"/>
          <w:rPrChange w:id="1090" w:author="Brian Olea" w:date="2024-06-04T11:27:00Z" w16du:dateUtc="2024-06-04T17:27:00Z">
            <w:rPr/>
          </w:rPrChange>
        </w:rPr>
        <w:t>Top Management of The Organization has adopted a customer-first approach which ensures that customer needs</w:t>
      </w:r>
      <w:r w:rsidRPr="00DF3B93">
        <w:rPr>
          <w:spacing w:val="-3"/>
          <w:sz w:val="22"/>
          <w:szCs w:val="22"/>
          <w:rPrChange w:id="1091" w:author="Brian Olea" w:date="2024-06-04T11:27:00Z" w16du:dateUtc="2024-06-04T17:27:00Z">
            <w:rPr>
              <w:spacing w:val="-3"/>
            </w:rPr>
          </w:rPrChange>
        </w:rPr>
        <w:t xml:space="preserve"> </w:t>
      </w:r>
      <w:r w:rsidRPr="00DF3B93">
        <w:rPr>
          <w:sz w:val="22"/>
          <w:szCs w:val="22"/>
          <w:rPrChange w:id="1092" w:author="Brian Olea" w:date="2024-06-04T11:27:00Z" w16du:dateUtc="2024-06-04T17:27:00Z">
            <w:rPr/>
          </w:rPrChange>
        </w:rPr>
        <w:t>and</w:t>
      </w:r>
      <w:r w:rsidRPr="00DF3B93">
        <w:rPr>
          <w:spacing w:val="-4"/>
          <w:sz w:val="22"/>
          <w:szCs w:val="22"/>
          <w:rPrChange w:id="1093" w:author="Brian Olea" w:date="2024-06-04T11:27:00Z" w16du:dateUtc="2024-06-04T17:27:00Z">
            <w:rPr>
              <w:spacing w:val="-4"/>
            </w:rPr>
          </w:rPrChange>
        </w:rPr>
        <w:t xml:space="preserve"> </w:t>
      </w:r>
      <w:r w:rsidRPr="00DF3B93">
        <w:rPr>
          <w:sz w:val="22"/>
          <w:szCs w:val="22"/>
          <w:rPrChange w:id="1094" w:author="Brian Olea" w:date="2024-06-04T11:27:00Z" w16du:dateUtc="2024-06-04T17:27:00Z">
            <w:rPr/>
          </w:rPrChange>
        </w:rPr>
        <w:t>expectations</w:t>
      </w:r>
      <w:r w:rsidRPr="00DF3B93">
        <w:rPr>
          <w:spacing w:val="-3"/>
          <w:sz w:val="22"/>
          <w:szCs w:val="22"/>
          <w:rPrChange w:id="1095" w:author="Brian Olea" w:date="2024-06-04T11:27:00Z" w16du:dateUtc="2024-06-04T17:27:00Z">
            <w:rPr>
              <w:spacing w:val="-3"/>
            </w:rPr>
          </w:rPrChange>
        </w:rPr>
        <w:t xml:space="preserve"> </w:t>
      </w:r>
      <w:r w:rsidRPr="00DF3B93">
        <w:rPr>
          <w:sz w:val="22"/>
          <w:szCs w:val="22"/>
          <w:rPrChange w:id="1096" w:author="Brian Olea" w:date="2024-06-04T11:27:00Z" w16du:dateUtc="2024-06-04T17:27:00Z">
            <w:rPr/>
          </w:rPrChange>
        </w:rPr>
        <w:t>are</w:t>
      </w:r>
      <w:r w:rsidRPr="00DF3B93">
        <w:rPr>
          <w:spacing w:val="-4"/>
          <w:sz w:val="22"/>
          <w:szCs w:val="22"/>
          <w:rPrChange w:id="1097" w:author="Brian Olea" w:date="2024-06-04T11:27:00Z" w16du:dateUtc="2024-06-04T17:27:00Z">
            <w:rPr>
              <w:spacing w:val="-4"/>
            </w:rPr>
          </w:rPrChange>
        </w:rPr>
        <w:t xml:space="preserve"> </w:t>
      </w:r>
      <w:r w:rsidRPr="00DF3B93">
        <w:rPr>
          <w:sz w:val="22"/>
          <w:szCs w:val="22"/>
          <w:rPrChange w:id="1098" w:author="Brian Olea" w:date="2024-06-04T11:27:00Z" w16du:dateUtc="2024-06-04T17:27:00Z">
            <w:rPr/>
          </w:rPrChange>
        </w:rPr>
        <w:t>determined,</w:t>
      </w:r>
      <w:r w:rsidRPr="00DF3B93">
        <w:rPr>
          <w:spacing w:val="-4"/>
          <w:sz w:val="22"/>
          <w:szCs w:val="22"/>
          <w:rPrChange w:id="1099" w:author="Brian Olea" w:date="2024-06-04T11:27:00Z" w16du:dateUtc="2024-06-04T17:27:00Z">
            <w:rPr>
              <w:spacing w:val="-4"/>
            </w:rPr>
          </w:rPrChange>
        </w:rPr>
        <w:t xml:space="preserve"> </w:t>
      </w:r>
      <w:r w:rsidRPr="00DF3B93">
        <w:rPr>
          <w:sz w:val="22"/>
          <w:szCs w:val="22"/>
          <w:rPrChange w:id="1100" w:author="Brian Olea" w:date="2024-06-04T11:27:00Z" w16du:dateUtc="2024-06-04T17:27:00Z">
            <w:rPr/>
          </w:rPrChange>
        </w:rPr>
        <w:t>converted</w:t>
      </w:r>
      <w:r w:rsidRPr="00DF3B93">
        <w:rPr>
          <w:spacing w:val="-4"/>
          <w:sz w:val="22"/>
          <w:szCs w:val="22"/>
          <w:rPrChange w:id="1101" w:author="Brian Olea" w:date="2024-06-04T11:27:00Z" w16du:dateUtc="2024-06-04T17:27:00Z">
            <w:rPr>
              <w:spacing w:val="-4"/>
            </w:rPr>
          </w:rPrChange>
        </w:rPr>
        <w:t xml:space="preserve"> </w:t>
      </w:r>
      <w:r w:rsidRPr="00DF3B93">
        <w:rPr>
          <w:sz w:val="22"/>
          <w:szCs w:val="22"/>
          <w:rPrChange w:id="1102" w:author="Brian Olea" w:date="2024-06-04T11:27:00Z" w16du:dateUtc="2024-06-04T17:27:00Z">
            <w:rPr/>
          </w:rPrChange>
        </w:rPr>
        <w:t>into requirements,</w:t>
      </w:r>
      <w:r w:rsidRPr="00DF3B93">
        <w:rPr>
          <w:spacing w:val="-3"/>
          <w:sz w:val="22"/>
          <w:szCs w:val="22"/>
          <w:rPrChange w:id="1103" w:author="Brian Olea" w:date="2024-06-04T11:27:00Z" w16du:dateUtc="2024-06-04T17:27:00Z">
            <w:rPr>
              <w:spacing w:val="-3"/>
            </w:rPr>
          </w:rPrChange>
        </w:rPr>
        <w:t xml:space="preserve"> </w:t>
      </w:r>
      <w:r w:rsidRPr="00DF3B93">
        <w:rPr>
          <w:sz w:val="22"/>
          <w:szCs w:val="22"/>
          <w:rPrChange w:id="1104" w:author="Brian Olea" w:date="2024-06-04T11:27:00Z" w16du:dateUtc="2024-06-04T17:27:00Z">
            <w:rPr/>
          </w:rPrChange>
        </w:rPr>
        <w:t>and</w:t>
      </w:r>
      <w:r w:rsidRPr="00DF3B93">
        <w:rPr>
          <w:spacing w:val="-4"/>
          <w:sz w:val="22"/>
          <w:szCs w:val="22"/>
          <w:rPrChange w:id="1105" w:author="Brian Olea" w:date="2024-06-04T11:27:00Z" w16du:dateUtc="2024-06-04T17:27:00Z">
            <w:rPr>
              <w:spacing w:val="-4"/>
            </w:rPr>
          </w:rPrChange>
        </w:rPr>
        <w:t xml:space="preserve"> </w:t>
      </w:r>
      <w:r w:rsidRPr="00DF3B93">
        <w:rPr>
          <w:sz w:val="22"/>
          <w:szCs w:val="22"/>
          <w:rPrChange w:id="1106" w:author="Brian Olea" w:date="2024-06-04T11:27:00Z" w16du:dateUtc="2024-06-04T17:27:00Z">
            <w:rPr/>
          </w:rPrChange>
        </w:rPr>
        <w:t>are</w:t>
      </w:r>
      <w:r w:rsidRPr="00DF3B93">
        <w:rPr>
          <w:spacing w:val="-4"/>
          <w:sz w:val="22"/>
          <w:szCs w:val="22"/>
          <w:rPrChange w:id="1107" w:author="Brian Olea" w:date="2024-06-04T11:27:00Z" w16du:dateUtc="2024-06-04T17:27:00Z">
            <w:rPr>
              <w:spacing w:val="-4"/>
            </w:rPr>
          </w:rPrChange>
        </w:rPr>
        <w:t xml:space="preserve"> </w:t>
      </w:r>
      <w:r w:rsidRPr="00DF3B93">
        <w:rPr>
          <w:sz w:val="22"/>
          <w:szCs w:val="22"/>
          <w:rPrChange w:id="1108" w:author="Brian Olea" w:date="2024-06-04T11:27:00Z" w16du:dateUtc="2024-06-04T17:27:00Z">
            <w:rPr/>
          </w:rPrChange>
        </w:rPr>
        <w:t>met</w:t>
      </w:r>
      <w:r w:rsidRPr="00DF3B93">
        <w:rPr>
          <w:spacing w:val="-4"/>
          <w:sz w:val="22"/>
          <w:szCs w:val="22"/>
          <w:rPrChange w:id="1109" w:author="Brian Olea" w:date="2024-06-04T11:27:00Z" w16du:dateUtc="2024-06-04T17:27:00Z">
            <w:rPr>
              <w:spacing w:val="-4"/>
            </w:rPr>
          </w:rPrChange>
        </w:rPr>
        <w:t xml:space="preserve"> </w:t>
      </w:r>
      <w:r w:rsidRPr="00DF3B93">
        <w:rPr>
          <w:sz w:val="22"/>
          <w:szCs w:val="22"/>
          <w:rPrChange w:id="1110" w:author="Brian Olea" w:date="2024-06-04T11:27:00Z" w16du:dateUtc="2024-06-04T17:27:00Z">
            <w:rPr/>
          </w:rPrChange>
        </w:rPr>
        <w:t>with</w:t>
      </w:r>
      <w:r w:rsidRPr="00DF3B93">
        <w:rPr>
          <w:spacing w:val="-4"/>
          <w:sz w:val="22"/>
          <w:szCs w:val="22"/>
          <w:rPrChange w:id="1111" w:author="Brian Olea" w:date="2024-06-04T11:27:00Z" w16du:dateUtc="2024-06-04T17:27:00Z">
            <w:rPr>
              <w:spacing w:val="-4"/>
            </w:rPr>
          </w:rPrChange>
        </w:rPr>
        <w:t xml:space="preserve"> </w:t>
      </w:r>
      <w:r w:rsidRPr="00DF3B93">
        <w:rPr>
          <w:sz w:val="22"/>
          <w:szCs w:val="22"/>
          <w:rPrChange w:id="1112" w:author="Brian Olea" w:date="2024-06-04T11:27:00Z" w16du:dateUtc="2024-06-04T17:27:00Z">
            <w:rPr/>
          </w:rPrChange>
        </w:rPr>
        <w:t>the</w:t>
      </w:r>
      <w:r w:rsidRPr="00DF3B93">
        <w:rPr>
          <w:spacing w:val="-4"/>
          <w:sz w:val="22"/>
          <w:szCs w:val="22"/>
          <w:rPrChange w:id="1113" w:author="Brian Olea" w:date="2024-06-04T11:27:00Z" w16du:dateUtc="2024-06-04T17:27:00Z">
            <w:rPr>
              <w:spacing w:val="-4"/>
            </w:rPr>
          </w:rPrChange>
        </w:rPr>
        <w:t xml:space="preserve"> </w:t>
      </w:r>
      <w:r w:rsidRPr="00DF3B93">
        <w:rPr>
          <w:sz w:val="22"/>
          <w:szCs w:val="22"/>
          <w:rPrChange w:id="1114" w:author="Brian Olea" w:date="2024-06-04T11:27:00Z" w16du:dateUtc="2024-06-04T17:27:00Z">
            <w:rPr/>
          </w:rPrChange>
        </w:rPr>
        <w:t>aim</w:t>
      </w:r>
      <w:r w:rsidRPr="00DF3B93">
        <w:rPr>
          <w:spacing w:val="-4"/>
          <w:sz w:val="22"/>
          <w:szCs w:val="22"/>
          <w:rPrChange w:id="1115" w:author="Brian Olea" w:date="2024-06-04T11:27:00Z" w16du:dateUtc="2024-06-04T17:27:00Z">
            <w:rPr>
              <w:spacing w:val="-4"/>
            </w:rPr>
          </w:rPrChange>
        </w:rPr>
        <w:t xml:space="preserve"> </w:t>
      </w:r>
      <w:r w:rsidRPr="00DF3B93">
        <w:rPr>
          <w:sz w:val="22"/>
          <w:szCs w:val="22"/>
          <w:rPrChange w:id="1116" w:author="Brian Olea" w:date="2024-06-04T11:27:00Z" w16du:dateUtc="2024-06-04T17:27:00Z">
            <w:rPr/>
          </w:rPrChange>
        </w:rPr>
        <w:t>of</w:t>
      </w:r>
      <w:r w:rsidRPr="00DF3B93">
        <w:rPr>
          <w:spacing w:val="-3"/>
          <w:sz w:val="22"/>
          <w:szCs w:val="22"/>
          <w:rPrChange w:id="1117" w:author="Brian Olea" w:date="2024-06-04T11:27:00Z" w16du:dateUtc="2024-06-04T17:27:00Z">
            <w:rPr>
              <w:spacing w:val="-3"/>
            </w:rPr>
          </w:rPrChange>
        </w:rPr>
        <w:t xml:space="preserve"> </w:t>
      </w:r>
      <w:r w:rsidRPr="00DF3B93">
        <w:rPr>
          <w:sz w:val="22"/>
          <w:szCs w:val="22"/>
          <w:rPrChange w:id="1118" w:author="Brian Olea" w:date="2024-06-04T11:27:00Z" w16du:dateUtc="2024-06-04T17:27:00Z">
            <w:rPr/>
          </w:rPrChange>
        </w:rPr>
        <w:t>enhancing customer satisfaction.</w:t>
      </w:r>
    </w:p>
    <w:p w14:paraId="3AF8E6C6" w14:textId="77777777" w:rsidR="00DF0971" w:rsidRPr="00DF3B93" w:rsidRDefault="00000000">
      <w:pPr>
        <w:pStyle w:val="Heading2"/>
        <w:spacing w:before="182"/>
        <w:rPr>
          <w:sz w:val="22"/>
          <w:szCs w:val="22"/>
          <w:rPrChange w:id="1119" w:author="Brian Olea" w:date="2024-06-04T11:27:00Z" w16du:dateUtc="2024-06-04T17:27:00Z">
            <w:rPr/>
          </w:rPrChange>
        </w:rPr>
      </w:pPr>
      <w:r w:rsidRPr="00DF3B93">
        <w:rPr>
          <w:sz w:val="22"/>
          <w:szCs w:val="22"/>
          <w:rPrChange w:id="1120" w:author="Brian Olea" w:date="2024-06-04T11:27:00Z" w16du:dateUtc="2024-06-04T17:27:00Z">
            <w:rPr/>
          </w:rPrChange>
        </w:rPr>
        <w:t>The</w:t>
      </w:r>
      <w:r w:rsidRPr="00DF3B93">
        <w:rPr>
          <w:spacing w:val="-11"/>
          <w:sz w:val="22"/>
          <w:szCs w:val="22"/>
          <w:rPrChange w:id="1121" w:author="Brian Olea" w:date="2024-06-04T11:27:00Z" w16du:dateUtc="2024-06-04T17:27:00Z">
            <w:rPr>
              <w:spacing w:val="-11"/>
            </w:rPr>
          </w:rPrChange>
        </w:rPr>
        <w:t xml:space="preserve"> </w:t>
      </w:r>
      <w:r w:rsidRPr="00DF3B93">
        <w:rPr>
          <w:sz w:val="22"/>
          <w:szCs w:val="22"/>
          <w:rPrChange w:id="1122" w:author="Brian Olea" w:date="2024-06-04T11:27:00Z" w16du:dateUtc="2024-06-04T17:27:00Z">
            <w:rPr/>
          </w:rPrChange>
        </w:rPr>
        <w:t>Organization’s</w:t>
      </w:r>
      <w:r w:rsidRPr="00DF3B93">
        <w:rPr>
          <w:spacing w:val="-7"/>
          <w:sz w:val="22"/>
          <w:szCs w:val="22"/>
          <w:rPrChange w:id="1123" w:author="Brian Olea" w:date="2024-06-04T11:27:00Z" w16du:dateUtc="2024-06-04T17:27:00Z">
            <w:rPr>
              <w:spacing w:val="-7"/>
            </w:rPr>
          </w:rPrChange>
        </w:rPr>
        <w:t xml:space="preserve"> </w:t>
      </w:r>
      <w:r w:rsidRPr="00DF3B93">
        <w:rPr>
          <w:sz w:val="22"/>
          <w:szCs w:val="22"/>
          <w:rPrChange w:id="1124" w:author="Brian Olea" w:date="2024-06-04T11:27:00Z" w16du:dateUtc="2024-06-04T17:27:00Z">
            <w:rPr/>
          </w:rPrChange>
        </w:rPr>
        <w:t>Quality</w:t>
      </w:r>
      <w:r w:rsidRPr="00DF3B93">
        <w:rPr>
          <w:spacing w:val="-9"/>
          <w:sz w:val="22"/>
          <w:szCs w:val="22"/>
          <w:rPrChange w:id="1125" w:author="Brian Olea" w:date="2024-06-04T11:27:00Z" w16du:dateUtc="2024-06-04T17:27:00Z">
            <w:rPr>
              <w:spacing w:val="-9"/>
            </w:rPr>
          </w:rPrChange>
        </w:rPr>
        <w:t xml:space="preserve"> </w:t>
      </w:r>
      <w:r w:rsidRPr="00DF3B93">
        <w:rPr>
          <w:spacing w:val="-2"/>
          <w:sz w:val="22"/>
          <w:szCs w:val="22"/>
          <w:rPrChange w:id="1126" w:author="Brian Olea" w:date="2024-06-04T11:27:00Z" w16du:dateUtc="2024-06-04T17:27:00Z">
            <w:rPr>
              <w:spacing w:val="-2"/>
            </w:rPr>
          </w:rPrChange>
        </w:rPr>
        <w:t>Policy</w:t>
      </w:r>
    </w:p>
    <w:p w14:paraId="79BA08AD" w14:textId="77777777" w:rsidR="00DF0971" w:rsidRPr="00DF3B93" w:rsidRDefault="00000000">
      <w:pPr>
        <w:spacing w:before="29"/>
        <w:ind w:left="100" w:right="228"/>
        <w:rPr>
          <w:i/>
          <w:rPrChange w:id="1127" w:author="Brian Olea" w:date="2024-06-04T11:27:00Z" w16du:dateUtc="2024-06-04T17:27:00Z">
            <w:rPr>
              <w:i/>
              <w:sz w:val="25"/>
            </w:rPr>
          </w:rPrChange>
        </w:rPr>
      </w:pPr>
      <w:r w:rsidRPr="00DF3B93">
        <w:rPr>
          <w:i/>
          <w:rPrChange w:id="1128" w:author="Brian Olea" w:date="2024-06-04T11:27:00Z" w16du:dateUtc="2024-06-04T17:27:00Z">
            <w:rPr>
              <w:i/>
              <w:sz w:val="25"/>
            </w:rPr>
          </w:rPrChange>
        </w:rPr>
        <w:t>“The employees of Industrial Metal Supply are committed to continuous improvement, and meeting customer</w:t>
      </w:r>
      <w:r w:rsidRPr="00DF3B93">
        <w:rPr>
          <w:i/>
          <w:spacing w:val="-3"/>
          <w:rPrChange w:id="1129" w:author="Brian Olea" w:date="2024-06-04T11:27:00Z" w16du:dateUtc="2024-06-04T17:27:00Z">
            <w:rPr>
              <w:i/>
              <w:spacing w:val="-3"/>
              <w:sz w:val="25"/>
            </w:rPr>
          </w:rPrChange>
        </w:rPr>
        <w:t xml:space="preserve"> </w:t>
      </w:r>
      <w:r w:rsidRPr="00DF3B93">
        <w:rPr>
          <w:i/>
          <w:rPrChange w:id="1130" w:author="Brian Olea" w:date="2024-06-04T11:27:00Z" w16du:dateUtc="2024-06-04T17:27:00Z">
            <w:rPr>
              <w:i/>
              <w:sz w:val="25"/>
            </w:rPr>
          </w:rPrChange>
        </w:rPr>
        <w:t>and</w:t>
      </w:r>
      <w:r w:rsidRPr="00DF3B93">
        <w:rPr>
          <w:i/>
          <w:spacing w:val="-4"/>
          <w:rPrChange w:id="1131" w:author="Brian Olea" w:date="2024-06-04T11:27:00Z" w16du:dateUtc="2024-06-04T17:27:00Z">
            <w:rPr>
              <w:i/>
              <w:spacing w:val="-4"/>
              <w:sz w:val="25"/>
            </w:rPr>
          </w:rPrChange>
        </w:rPr>
        <w:t xml:space="preserve"> </w:t>
      </w:r>
      <w:r w:rsidRPr="00DF3B93">
        <w:rPr>
          <w:i/>
          <w:rPrChange w:id="1132" w:author="Brian Olea" w:date="2024-06-04T11:27:00Z" w16du:dateUtc="2024-06-04T17:27:00Z">
            <w:rPr>
              <w:i/>
              <w:sz w:val="25"/>
            </w:rPr>
          </w:rPrChange>
        </w:rPr>
        <w:t>stakeholder</w:t>
      </w:r>
      <w:r w:rsidRPr="00DF3B93">
        <w:rPr>
          <w:i/>
          <w:spacing w:val="-3"/>
          <w:rPrChange w:id="1133" w:author="Brian Olea" w:date="2024-06-04T11:27:00Z" w16du:dateUtc="2024-06-04T17:27:00Z">
            <w:rPr>
              <w:i/>
              <w:spacing w:val="-3"/>
              <w:sz w:val="25"/>
            </w:rPr>
          </w:rPrChange>
        </w:rPr>
        <w:t xml:space="preserve"> </w:t>
      </w:r>
      <w:r w:rsidRPr="00DF3B93">
        <w:rPr>
          <w:i/>
          <w:rPrChange w:id="1134" w:author="Brian Olea" w:date="2024-06-04T11:27:00Z" w16du:dateUtc="2024-06-04T17:27:00Z">
            <w:rPr>
              <w:i/>
              <w:sz w:val="25"/>
            </w:rPr>
          </w:rPrChange>
        </w:rPr>
        <w:t>requirements</w:t>
      </w:r>
      <w:r w:rsidRPr="00DF3B93">
        <w:rPr>
          <w:i/>
          <w:spacing w:val="-2"/>
          <w:rPrChange w:id="1135" w:author="Brian Olea" w:date="2024-06-04T11:27:00Z" w16du:dateUtc="2024-06-04T17:27:00Z">
            <w:rPr>
              <w:i/>
              <w:spacing w:val="-2"/>
              <w:sz w:val="25"/>
            </w:rPr>
          </w:rPrChange>
        </w:rPr>
        <w:t xml:space="preserve"> </w:t>
      </w:r>
      <w:r w:rsidRPr="00DF3B93">
        <w:rPr>
          <w:i/>
          <w:rPrChange w:id="1136" w:author="Brian Olea" w:date="2024-06-04T11:27:00Z" w16du:dateUtc="2024-06-04T17:27:00Z">
            <w:rPr>
              <w:i/>
              <w:sz w:val="25"/>
            </w:rPr>
          </w:rPrChange>
        </w:rPr>
        <w:t>with</w:t>
      </w:r>
      <w:r w:rsidRPr="00DF3B93">
        <w:rPr>
          <w:i/>
          <w:spacing w:val="-4"/>
          <w:rPrChange w:id="1137" w:author="Brian Olea" w:date="2024-06-04T11:27:00Z" w16du:dateUtc="2024-06-04T17:27:00Z">
            <w:rPr>
              <w:i/>
              <w:spacing w:val="-4"/>
              <w:sz w:val="25"/>
            </w:rPr>
          </w:rPrChange>
        </w:rPr>
        <w:t xml:space="preserve"> </w:t>
      </w:r>
      <w:r w:rsidRPr="00DF3B93">
        <w:rPr>
          <w:i/>
          <w:rPrChange w:id="1138" w:author="Brian Olea" w:date="2024-06-04T11:27:00Z" w16du:dateUtc="2024-06-04T17:27:00Z">
            <w:rPr>
              <w:i/>
              <w:sz w:val="25"/>
            </w:rPr>
          </w:rPrChange>
        </w:rPr>
        <w:t>the</w:t>
      </w:r>
      <w:r w:rsidRPr="00DF3B93">
        <w:rPr>
          <w:i/>
          <w:spacing w:val="-1"/>
          <w:rPrChange w:id="1139" w:author="Brian Olea" w:date="2024-06-04T11:27:00Z" w16du:dateUtc="2024-06-04T17:27:00Z">
            <w:rPr>
              <w:i/>
              <w:spacing w:val="-1"/>
              <w:sz w:val="25"/>
            </w:rPr>
          </w:rPrChange>
        </w:rPr>
        <w:t xml:space="preserve"> </w:t>
      </w:r>
      <w:r w:rsidRPr="00DF3B93">
        <w:rPr>
          <w:i/>
          <w:rPrChange w:id="1140" w:author="Brian Olea" w:date="2024-06-04T11:27:00Z" w16du:dateUtc="2024-06-04T17:27:00Z">
            <w:rPr>
              <w:i/>
              <w:sz w:val="25"/>
            </w:rPr>
          </w:rPrChange>
        </w:rPr>
        <w:t>most</w:t>
      </w:r>
      <w:r w:rsidRPr="00DF3B93">
        <w:rPr>
          <w:i/>
          <w:spacing w:val="-4"/>
          <w:rPrChange w:id="1141" w:author="Brian Olea" w:date="2024-06-04T11:27:00Z" w16du:dateUtc="2024-06-04T17:27:00Z">
            <w:rPr>
              <w:i/>
              <w:spacing w:val="-4"/>
              <w:sz w:val="25"/>
            </w:rPr>
          </w:rPrChange>
        </w:rPr>
        <w:t xml:space="preserve"> </w:t>
      </w:r>
      <w:r w:rsidRPr="00DF3B93">
        <w:rPr>
          <w:i/>
          <w:rPrChange w:id="1142" w:author="Brian Olea" w:date="2024-06-04T11:27:00Z" w16du:dateUtc="2024-06-04T17:27:00Z">
            <w:rPr>
              <w:i/>
              <w:sz w:val="25"/>
            </w:rPr>
          </w:rPrChange>
        </w:rPr>
        <w:t>accurate,</w:t>
      </w:r>
      <w:r w:rsidRPr="00DF3B93">
        <w:rPr>
          <w:i/>
          <w:spacing w:val="-4"/>
          <w:rPrChange w:id="1143" w:author="Brian Olea" w:date="2024-06-04T11:27:00Z" w16du:dateUtc="2024-06-04T17:27:00Z">
            <w:rPr>
              <w:i/>
              <w:spacing w:val="-4"/>
              <w:sz w:val="25"/>
            </w:rPr>
          </w:rPrChange>
        </w:rPr>
        <w:t xml:space="preserve"> </w:t>
      </w:r>
      <w:r w:rsidRPr="00DF3B93">
        <w:rPr>
          <w:i/>
          <w:rPrChange w:id="1144" w:author="Brian Olea" w:date="2024-06-04T11:27:00Z" w16du:dateUtc="2024-06-04T17:27:00Z">
            <w:rPr>
              <w:i/>
              <w:sz w:val="25"/>
            </w:rPr>
          </w:rPrChange>
        </w:rPr>
        <w:t>responsive,</w:t>
      </w:r>
      <w:r w:rsidRPr="00DF3B93">
        <w:rPr>
          <w:i/>
          <w:spacing w:val="-3"/>
          <w:rPrChange w:id="1145" w:author="Brian Olea" w:date="2024-06-04T11:27:00Z" w16du:dateUtc="2024-06-04T17:27:00Z">
            <w:rPr>
              <w:i/>
              <w:spacing w:val="-3"/>
              <w:sz w:val="25"/>
            </w:rPr>
          </w:rPrChange>
        </w:rPr>
        <w:t xml:space="preserve"> </w:t>
      </w:r>
      <w:r w:rsidRPr="00DF3B93">
        <w:rPr>
          <w:i/>
          <w:rPrChange w:id="1146" w:author="Brian Olea" w:date="2024-06-04T11:27:00Z" w16du:dateUtc="2024-06-04T17:27:00Z">
            <w:rPr>
              <w:i/>
              <w:sz w:val="25"/>
            </w:rPr>
          </w:rPrChange>
        </w:rPr>
        <w:t>reliable,</w:t>
      </w:r>
      <w:r w:rsidRPr="00DF3B93">
        <w:rPr>
          <w:i/>
          <w:spacing w:val="-4"/>
          <w:rPrChange w:id="1147" w:author="Brian Olea" w:date="2024-06-04T11:27:00Z" w16du:dateUtc="2024-06-04T17:27:00Z">
            <w:rPr>
              <w:i/>
              <w:spacing w:val="-4"/>
              <w:sz w:val="25"/>
            </w:rPr>
          </w:rPrChange>
        </w:rPr>
        <w:t xml:space="preserve"> </w:t>
      </w:r>
      <w:r w:rsidRPr="00DF3B93">
        <w:rPr>
          <w:i/>
          <w:rPrChange w:id="1148" w:author="Brian Olea" w:date="2024-06-04T11:27:00Z" w16du:dateUtc="2024-06-04T17:27:00Z">
            <w:rPr>
              <w:i/>
              <w:sz w:val="25"/>
            </w:rPr>
          </w:rPrChange>
        </w:rPr>
        <w:t>and</w:t>
      </w:r>
      <w:r w:rsidRPr="00DF3B93">
        <w:rPr>
          <w:i/>
          <w:spacing w:val="-4"/>
          <w:rPrChange w:id="1149" w:author="Brian Olea" w:date="2024-06-04T11:27:00Z" w16du:dateUtc="2024-06-04T17:27:00Z">
            <w:rPr>
              <w:i/>
              <w:spacing w:val="-4"/>
              <w:sz w:val="25"/>
            </w:rPr>
          </w:rPrChange>
        </w:rPr>
        <w:t xml:space="preserve"> </w:t>
      </w:r>
      <w:r w:rsidRPr="00DF3B93">
        <w:rPr>
          <w:i/>
          <w:rPrChange w:id="1150" w:author="Brian Olea" w:date="2024-06-04T11:27:00Z" w16du:dateUtc="2024-06-04T17:27:00Z">
            <w:rPr>
              <w:i/>
              <w:sz w:val="25"/>
            </w:rPr>
          </w:rPrChange>
        </w:rPr>
        <w:t>convenient service available.”</w:t>
      </w:r>
    </w:p>
    <w:p w14:paraId="70EBD160" w14:textId="77777777" w:rsidR="00DF0971" w:rsidRPr="00DF3B93" w:rsidRDefault="00000000">
      <w:pPr>
        <w:pStyle w:val="Heading2"/>
        <w:spacing w:before="182"/>
        <w:rPr>
          <w:sz w:val="22"/>
          <w:szCs w:val="22"/>
          <w:rPrChange w:id="1151" w:author="Brian Olea" w:date="2024-06-04T11:27:00Z" w16du:dateUtc="2024-06-04T17:27:00Z">
            <w:rPr/>
          </w:rPrChange>
        </w:rPr>
      </w:pPr>
      <w:r w:rsidRPr="00DF3B93">
        <w:rPr>
          <w:sz w:val="22"/>
          <w:szCs w:val="22"/>
          <w:rPrChange w:id="1152" w:author="Brian Olea" w:date="2024-06-04T11:27:00Z" w16du:dateUtc="2024-06-04T17:27:00Z">
            <w:rPr/>
          </w:rPrChange>
        </w:rPr>
        <w:t>Organizational</w:t>
      </w:r>
      <w:r w:rsidRPr="00DF3B93">
        <w:rPr>
          <w:spacing w:val="-11"/>
          <w:sz w:val="22"/>
          <w:szCs w:val="22"/>
          <w:rPrChange w:id="1153" w:author="Brian Olea" w:date="2024-06-04T11:27:00Z" w16du:dateUtc="2024-06-04T17:27:00Z">
            <w:rPr>
              <w:spacing w:val="-11"/>
            </w:rPr>
          </w:rPrChange>
        </w:rPr>
        <w:t xml:space="preserve"> </w:t>
      </w:r>
      <w:r w:rsidRPr="00DF3B93">
        <w:rPr>
          <w:sz w:val="22"/>
          <w:szCs w:val="22"/>
          <w:rPrChange w:id="1154" w:author="Brian Olea" w:date="2024-06-04T11:27:00Z" w16du:dateUtc="2024-06-04T17:27:00Z">
            <w:rPr/>
          </w:rPrChange>
        </w:rPr>
        <w:t>Roles</w:t>
      </w:r>
      <w:r w:rsidRPr="00DF3B93">
        <w:rPr>
          <w:spacing w:val="-10"/>
          <w:sz w:val="22"/>
          <w:szCs w:val="22"/>
          <w:rPrChange w:id="1155" w:author="Brian Olea" w:date="2024-06-04T11:27:00Z" w16du:dateUtc="2024-06-04T17:27:00Z">
            <w:rPr>
              <w:spacing w:val="-10"/>
            </w:rPr>
          </w:rPrChange>
        </w:rPr>
        <w:t xml:space="preserve"> </w:t>
      </w:r>
      <w:r w:rsidRPr="00DF3B93">
        <w:rPr>
          <w:sz w:val="22"/>
          <w:szCs w:val="22"/>
          <w:rPrChange w:id="1156" w:author="Brian Olea" w:date="2024-06-04T11:27:00Z" w16du:dateUtc="2024-06-04T17:27:00Z">
            <w:rPr/>
          </w:rPrChange>
        </w:rPr>
        <w:t>Responsibilities</w:t>
      </w:r>
      <w:r w:rsidRPr="00DF3B93">
        <w:rPr>
          <w:spacing w:val="-10"/>
          <w:sz w:val="22"/>
          <w:szCs w:val="22"/>
          <w:rPrChange w:id="1157" w:author="Brian Olea" w:date="2024-06-04T11:27:00Z" w16du:dateUtc="2024-06-04T17:27:00Z">
            <w:rPr>
              <w:spacing w:val="-10"/>
            </w:rPr>
          </w:rPrChange>
        </w:rPr>
        <w:t xml:space="preserve"> </w:t>
      </w:r>
      <w:r w:rsidRPr="00DF3B93">
        <w:rPr>
          <w:sz w:val="22"/>
          <w:szCs w:val="22"/>
          <w:rPrChange w:id="1158" w:author="Brian Olea" w:date="2024-06-04T11:27:00Z" w16du:dateUtc="2024-06-04T17:27:00Z">
            <w:rPr/>
          </w:rPrChange>
        </w:rPr>
        <w:t>and</w:t>
      </w:r>
      <w:r w:rsidRPr="00DF3B93">
        <w:rPr>
          <w:spacing w:val="-10"/>
          <w:sz w:val="22"/>
          <w:szCs w:val="22"/>
          <w:rPrChange w:id="1159" w:author="Brian Olea" w:date="2024-06-04T11:27:00Z" w16du:dateUtc="2024-06-04T17:27:00Z">
            <w:rPr>
              <w:spacing w:val="-10"/>
            </w:rPr>
          </w:rPrChange>
        </w:rPr>
        <w:t xml:space="preserve"> </w:t>
      </w:r>
      <w:r w:rsidRPr="00DF3B93">
        <w:rPr>
          <w:spacing w:val="-2"/>
          <w:sz w:val="22"/>
          <w:szCs w:val="22"/>
          <w:rPrChange w:id="1160" w:author="Brian Olea" w:date="2024-06-04T11:27:00Z" w16du:dateUtc="2024-06-04T17:27:00Z">
            <w:rPr>
              <w:spacing w:val="-2"/>
            </w:rPr>
          </w:rPrChange>
        </w:rPr>
        <w:t>Authorities</w:t>
      </w:r>
    </w:p>
    <w:p w14:paraId="21CC4BE2" w14:textId="77777777" w:rsidR="00DF0971" w:rsidRPr="00DF3B93" w:rsidRDefault="00000000">
      <w:pPr>
        <w:pStyle w:val="BodyText"/>
        <w:spacing w:before="29"/>
        <w:ind w:right="228"/>
        <w:rPr>
          <w:sz w:val="22"/>
          <w:szCs w:val="22"/>
          <w:rPrChange w:id="1161" w:author="Brian Olea" w:date="2024-06-04T11:27:00Z" w16du:dateUtc="2024-06-04T17:27:00Z">
            <w:rPr/>
          </w:rPrChange>
        </w:rPr>
      </w:pPr>
      <w:r w:rsidRPr="00DF3B93">
        <w:rPr>
          <w:sz w:val="22"/>
          <w:szCs w:val="22"/>
          <w:rPrChange w:id="1162" w:author="Brian Olea" w:date="2024-06-04T11:27:00Z" w16du:dateUtc="2024-06-04T17:27:00Z">
            <w:rPr/>
          </w:rPrChange>
        </w:rPr>
        <w:t>Top</w:t>
      </w:r>
      <w:r w:rsidRPr="00DF3B93">
        <w:rPr>
          <w:spacing w:val="-4"/>
          <w:sz w:val="22"/>
          <w:szCs w:val="22"/>
          <w:rPrChange w:id="1163" w:author="Brian Olea" w:date="2024-06-04T11:27:00Z" w16du:dateUtc="2024-06-04T17:27:00Z">
            <w:rPr>
              <w:spacing w:val="-4"/>
            </w:rPr>
          </w:rPrChange>
        </w:rPr>
        <w:t xml:space="preserve"> </w:t>
      </w:r>
      <w:r w:rsidRPr="00DF3B93">
        <w:rPr>
          <w:sz w:val="22"/>
          <w:szCs w:val="22"/>
          <w:rPrChange w:id="1164" w:author="Brian Olea" w:date="2024-06-04T11:27:00Z" w16du:dateUtc="2024-06-04T17:27:00Z">
            <w:rPr/>
          </w:rPrChange>
        </w:rPr>
        <w:t>Management</w:t>
      </w:r>
      <w:r w:rsidRPr="00DF3B93">
        <w:rPr>
          <w:spacing w:val="-4"/>
          <w:sz w:val="22"/>
          <w:szCs w:val="22"/>
          <w:rPrChange w:id="1165" w:author="Brian Olea" w:date="2024-06-04T11:27:00Z" w16du:dateUtc="2024-06-04T17:27:00Z">
            <w:rPr>
              <w:spacing w:val="-4"/>
            </w:rPr>
          </w:rPrChange>
        </w:rPr>
        <w:t xml:space="preserve"> </w:t>
      </w:r>
      <w:r w:rsidRPr="00DF3B93">
        <w:rPr>
          <w:sz w:val="22"/>
          <w:szCs w:val="22"/>
          <w:rPrChange w:id="1166" w:author="Brian Olea" w:date="2024-06-04T11:27:00Z" w16du:dateUtc="2024-06-04T17:27:00Z">
            <w:rPr/>
          </w:rPrChange>
        </w:rPr>
        <w:t>has</w:t>
      </w:r>
      <w:r w:rsidRPr="00DF3B93">
        <w:rPr>
          <w:spacing w:val="-3"/>
          <w:sz w:val="22"/>
          <w:szCs w:val="22"/>
          <w:rPrChange w:id="1167" w:author="Brian Olea" w:date="2024-06-04T11:27:00Z" w16du:dateUtc="2024-06-04T17:27:00Z">
            <w:rPr>
              <w:spacing w:val="-3"/>
            </w:rPr>
          </w:rPrChange>
        </w:rPr>
        <w:t xml:space="preserve"> </w:t>
      </w:r>
      <w:r w:rsidRPr="00DF3B93">
        <w:rPr>
          <w:sz w:val="22"/>
          <w:szCs w:val="22"/>
          <w:rPrChange w:id="1168" w:author="Brian Olea" w:date="2024-06-04T11:27:00Z" w16du:dateUtc="2024-06-04T17:27:00Z">
            <w:rPr/>
          </w:rPrChange>
        </w:rPr>
        <w:t>assigned</w:t>
      </w:r>
      <w:r w:rsidRPr="00DF3B93">
        <w:rPr>
          <w:spacing w:val="-4"/>
          <w:sz w:val="22"/>
          <w:szCs w:val="22"/>
          <w:rPrChange w:id="1169" w:author="Brian Olea" w:date="2024-06-04T11:27:00Z" w16du:dateUtc="2024-06-04T17:27:00Z">
            <w:rPr>
              <w:spacing w:val="-4"/>
            </w:rPr>
          </w:rPrChange>
        </w:rPr>
        <w:t xml:space="preserve"> </w:t>
      </w:r>
      <w:r w:rsidRPr="00DF3B93">
        <w:rPr>
          <w:sz w:val="22"/>
          <w:szCs w:val="22"/>
          <w:rPrChange w:id="1170" w:author="Brian Olea" w:date="2024-06-04T11:27:00Z" w16du:dateUtc="2024-06-04T17:27:00Z">
            <w:rPr/>
          </w:rPrChange>
        </w:rPr>
        <w:t>responsibilities</w:t>
      </w:r>
      <w:r w:rsidRPr="00DF3B93">
        <w:rPr>
          <w:spacing w:val="-3"/>
          <w:sz w:val="22"/>
          <w:szCs w:val="22"/>
          <w:rPrChange w:id="1171" w:author="Brian Olea" w:date="2024-06-04T11:27:00Z" w16du:dateUtc="2024-06-04T17:27:00Z">
            <w:rPr>
              <w:spacing w:val="-3"/>
            </w:rPr>
          </w:rPrChange>
        </w:rPr>
        <w:t xml:space="preserve"> </w:t>
      </w:r>
      <w:r w:rsidRPr="00DF3B93">
        <w:rPr>
          <w:sz w:val="22"/>
          <w:szCs w:val="22"/>
          <w:rPrChange w:id="1172" w:author="Brian Olea" w:date="2024-06-04T11:27:00Z" w16du:dateUtc="2024-06-04T17:27:00Z">
            <w:rPr/>
          </w:rPrChange>
        </w:rPr>
        <w:t>and</w:t>
      </w:r>
      <w:r w:rsidRPr="00DF3B93">
        <w:rPr>
          <w:spacing w:val="-4"/>
          <w:sz w:val="22"/>
          <w:szCs w:val="22"/>
          <w:rPrChange w:id="1173" w:author="Brian Olea" w:date="2024-06-04T11:27:00Z" w16du:dateUtc="2024-06-04T17:27:00Z">
            <w:rPr>
              <w:spacing w:val="-4"/>
            </w:rPr>
          </w:rPrChange>
        </w:rPr>
        <w:t xml:space="preserve"> </w:t>
      </w:r>
      <w:r w:rsidRPr="00DF3B93">
        <w:rPr>
          <w:sz w:val="22"/>
          <w:szCs w:val="22"/>
          <w:rPrChange w:id="1174" w:author="Brian Olea" w:date="2024-06-04T11:27:00Z" w16du:dateUtc="2024-06-04T17:27:00Z">
            <w:rPr/>
          </w:rPrChange>
        </w:rPr>
        <w:t>authorities</w:t>
      </w:r>
      <w:r w:rsidRPr="00DF3B93">
        <w:rPr>
          <w:spacing w:val="-3"/>
          <w:sz w:val="22"/>
          <w:szCs w:val="22"/>
          <w:rPrChange w:id="1175" w:author="Brian Olea" w:date="2024-06-04T11:27:00Z" w16du:dateUtc="2024-06-04T17:27:00Z">
            <w:rPr>
              <w:spacing w:val="-3"/>
            </w:rPr>
          </w:rPrChange>
        </w:rPr>
        <w:t xml:space="preserve"> </w:t>
      </w:r>
      <w:r w:rsidRPr="00DF3B93">
        <w:rPr>
          <w:sz w:val="22"/>
          <w:szCs w:val="22"/>
          <w:rPrChange w:id="1176" w:author="Brian Olea" w:date="2024-06-04T11:27:00Z" w16du:dateUtc="2024-06-04T17:27:00Z">
            <w:rPr/>
          </w:rPrChange>
        </w:rPr>
        <w:t>for</w:t>
      </w:r>
      <w:r w:rsidRPr="00DF3B93">
        <w:rPr>
          <w:spacing w:val="-3"/>
          <w:sz w:val="22"/>
          <w:szCs w:val="22"/>
          <w:rPrChange w:id="1177" w:author="Brian Olea" w:date="2024-06-04T11:27:00Z" w16du:dateUtc="2024-06-04T17:27:00Z">
            <w:rPr>
              <w:spacing w:val="-3"/>
            </w:rPr>
          </w:rPrChange>
        </w:rPr>
        <w:t xml:space="preserve"> </w:t>
      </w:r>
      <w:r w:rsidRPr="00DF3B93">
        <w:rPr>
          <w:sz w:val="22"/>
          <w:szCs w:val="22"/>
          <w:rPrChange w:id="1178" w:author="Brian Olea" w:date="2024-06-04T11:27:00Z" w16du:dateUtc="2024-06-04T17:27:00Z">
            <w:rPr/>
          </w:rPrChange>
        </w:rPr>
        <w:t>all</w:t>
      </w:r>
      <w:r w:rsidRPr="00DF3B93">
        <w:rPr>
          <w:spacing w:val="-4"/>
          <w:sz w:val="22"/>
          <w:szCs w:val="22"/>
          <w:rPrChange w:id="1179" w:author="Brian Olea" w:date="2024-06-04T11:27:00Z" w16du:dateUtc="2024-06-04T17:27:00Z">
            <w:rPr>
              <w:spacing w:val="-4"/>
            </w:rPr>
          </w:rPrChange>
        </w:rPr>
        <w:t xml:space="preserve"> </w:t>
      </w:r>
      <w:r w:rsidRPr="00DF3B93">
        <w:rPr>
          <w:sz w:val="22"/>
          <w:szCs w:val="22"/>
          <w:rPrChange w:id="1180" w:author="Brian Olea" w:date="2024-06-04T11:27:00Z" w16du:dateUtc="2024-06-04T17:27:00Z">
            <w:rPr/>
          </w:rPrChange>
        </w:rPr>
        <w:t>relevant</w:t>
      </w:r>
      <w:r w:rsidRPr="00DF3B93">
        <w:rPr>
          <w:spacing w:val="-4"/>
          <w:sz w:val="22"/>
          <w:szCs w:val="22"/>
          <w:rPrChange w:id="1181" w:author="Brian Olea" w:date="2024-06-04T11:27:00Z" w16du:dateUtc="2024-06-04T17:27:00Z">
            <w:rPr>
              <w:spacing w:val="-4"/>
            </w:rPr>
          </w:rPrChange>
        </w:rPr>
        <w:t xml:space="preserve"> </w:t>
      </w:r>
      <w:r w:rsidRPr="00DF3B93">
        <w:rPr>
          <w:sz w:val="22"/>
          <w:szCs w:val="22"/>
          <w:rPrChange w:id="1182" w:author="Brian Olea" w:date="2024-06-04T11:27:00Z" w16du:dateUtc="2024-06-04T17:27:00Z">
            <w:rPr/>
          </w:rPrChange>
        </w:rPr>
        <w:t>roles</w:t>
      </w:r>
      <w:r w:rsidRPr="00DF3B93">
        <w:rPr>
          <w:spacing w:val="-3"/>
          <w:sz w:val="22"/>
          <w:szCs w:val="22"/>
          <w:rPrChange w:id="1183" w:author="Brian Olea" w:date="2024-06-04T11:27:00Z" w16du:dateUtc="2024-06-04T17:27:00Z">
            <w:rPr>
              <w:spacing w:val="-3"/>
            </w:rPr>
          </w:rPrChange>
        </w:rPr>
        <w:t xml:space="preserve"> </w:t>
      </w:r>
      <w:r w:rsidRPr="00DF3B93">
        <w:rPr>
          <w:sz w:val="22"/>
          <w:szCs w:val="22"/>
          <w:rPrChange w:id="1184" w:author="Brian Olea" w:date="2024-06-04T11:27:00Z" w16du:dateUtc="2024-06-04T17:27:00Z">
            <w:rPr/>
          </w:rPrChange>
        </w:rPr>
        <w:t>in</w:t>
      </w:r>
      <w:r w:rsidRPr="00DF3B93">
        <w:rPr>
          <w:spacing w:val="-4"/>
          <w:sz w:val="22"/>
          <w:szCs w:val="22"/>
          <w:rPrChange w:id="1185" w:author="Brian Olea" w:date="2024-06-04T11:27:00Z" w16du:dateUtc="2024-06-04T17:27:00Z">
            <w:rPr>
              <w:spacing w:val="-4"/>
            </w:rPr>
          </w:rPrChange>
        </w:rPr>
        <w:t xml:space="preserve"> </w:t>
      </w:r>
      <w:r w:rsidRPr="00DF3B93">
        <w:rPr>
          <w:sz w:val="22"/>
          <w:szCs w:val="22"/>
          <w:rPrChange w:id="1186" w:author="Brian Olea" w:date="2024-06-04T11:27:00Z" w16du:dateUtc="2024-06-04T17:27:00Z">
            <w:rPr/>
          </w:rPrChange>
        </w:rPr>
        <w:t>the</w:t>
      </w:r>
      <w:r w:rsidRPr="00DF3B93">
        <w:rPr>
          <w:spacing w:val="-4"/>
          <w:sz w:val="22"/>
          <w:szCs w:val="22"/>
          <w:rPrChange w:id="1187" w:author="Brian Olea" w:date="2024-06-04T11:27:00Z" w16du:dateUtc="2024-06-04T17:27:00Z">
            <w:rPr>
              <w:spacing w:val="-4"/>
            </w:rPr>
          </w:rPrChange>
        </w:rPr>
        <w:t xml:space="preserve"> </w:t>
      </w:r>
      <w:r w:rsidRPr="00DF3B93">
        <w:rPr>
          <w:sz w:val="22"/>
          <w:szCs w:val="22"/>
          <w:rPrChange w:id="1188" w:author="Brian Olea" w:date="2024-06-04T11:27:00Z" w16du:dateUtc="2024-06-04T17:27:00Z">
            <w:rPr/>
          </w:rPrChange>
        </w:rPr>
        <w:t>company.</w:t>
      </w:r>
      <w:r w:rsidRPr="00DF3B93">
        <w:rPr>
          <w:spacing w:val="-4"/>
          <w:sz w:val="22"/>
          <w:szCs w:val="22"/>
          <w:rPrChange w:id="1189" w:author="Brian Olea" w:date="2024-06-04T11:27:00Z" w16du:dateUtc="2024-06-04T17:27:00Z">
            <w:rPr>
              <w:spacing w:val="-4"/>
            </w:rPr>
          </w:rPrChange>
        </w:rPr>
        <w:t xml:space="preserve"> </w:t>
      </w:r>
      <w:r w:rsidRPr="00DF3B93">
        <w:rPr>
          <w:sz w:val="22"/>
          <w:szCs w:val="22"/>
          <w:rPrChange w:id="1190" w:author="Brian Olea" w:date="2024-06-04T11:27:00Z" w16du:dateUtc="2024-06-04T17:27:00Z">
            <w:rPr/>
          </w:rPrChange>
        </w:rPr>
        <w:t xml:space="preserve">These are communicated through the combination of The Organization’s Chart (Figure 3) and Position </w:t>
      </w:r>
      <w:r w:rsidRPr="00DF3B93">
        <w:rPr>
          <w:spacing w:val="-2"/>
          <w:sz w:val="22"/>
          <w:szCs w:val="22"/>
          <w:rPrChange w:id="1191" w:author="Brian Olea" w:date="2024-06-04T11:27:00Z" w16du:dateUtc="2024-06-04T17:27:00Z">
            <w:rPr>
              <w:spacing w:val="-2"/>
            </w:rPr>
          </w:rPrChange>
        </w:rPr>
        <w:t>Descriptions.</w:t>
      </w:r>
    </w:p>
    <w:p w14:paraId="3587E841" w14:textId="77777777" w:rsidR="00DF0971" w:rsidRPr="00DF3B93" w:rsidRDefault="00DF0971">
      <w:pPr>
        <w:sectPr w:rsidR="00DF0971" w:rsidRPr="00DF3B93">
          <w:pgSz w:w="12240" w:h="15840"/>
          <w:pgMar w:top="720" w:right="600" w:bottom="660" w:left="620" w:header="446" w:footer="474" w:gutter="0"/>
          <w:cols w:space="720"/>
        </w:sectPr>
      </w:pPr>
    </w:p>
    <w:p w14:paraId="39E5E692" w14:textId="77777777" w:rsidR="00DF0971" w:rsidRPr="00DF3B93" w:rsidRDefault="00000000">
      <w:pPr>
        <w:pStyle w:val="BodyText"/>
        <w:spacing w:before="274"/>
        <w:ind w:right="228"/>
        <w:rPr>
          <w:sz w:val="22"/>
          <w:szCs w:val="22"/>
          <w:rPrChange w:id="1192" w:author="Brian Olea" w:date="2024-06-04T11:27:00Z" w16du:dateUtc="2024-06-04T17:27:00Z">
            <w:rPr/>
          </w:rPrChange>
        </w:rPr>
      </w:pPr>
      <w:r w:rsidRPr="00DF3B93">
        <w:rPr>
          <w:sz w:val="22"/>
          <w:szCs w:val="22"/>
          <w:rPrChange w:id="1193" w:author="Brian Olea" w:date="2024-06-04T11:27:00Z" w16du:dateUtc="2024-06-04T17:27:00Z">
            <w:rPr/>
          </w:rPrChange>
        </w:rPr>
        <w:lastRenderedPageBreak/>
        <w:t>The</w:t>
      </w:r>
      <w:r w:rsidRPr="00DF3B93">
        <w:rPr>
          <w:spacing w:val="-4"/>
          <w:sz w:val="22"/>
          <w:szCs w:val="22"/>
          <w:rPrChange w:id="1194" w:author="Brian Olea" w:date="2024-06-04T11:27:00Z" w16du:dateUtc="2024-06-04T17:27:00Z">
            <w:rPr>
              <w:spacing w:val="-4"/>
            </w:rPr>
          </w:rPrChange>
        </w:rPr>
        <w:t xml:space="preserve"> </w:t>
      </w:r>
      <w:r w:rsidRPr="00DF3B93">
        <w:rPr>
          <w:sz w:val="22"/>
          <w:szCs w:val="22"/>
          <w:rPrChange w:id="1195" w:author="Brian Olea" w:date="2024-06-04T11:27:00Z" w16du:dateUtc="2024-06-04T17:27:00Z">
            <w:rPr/>
          </w:rPrChange>
        </w:rPr>
        <w:t>Director</w:t>
      </w:r>
      <w:r w:rsidRPr="00DF3B93">
        <w:rPr>
          <w:spacing w:val="-3"/>
          <w:sz w:val="22"/>
          <w:szCs w:val="22"/>
          <w:rPrChange w:id="1196" w:author="Brian Olea" w:date="2024-06-04T11:27:00Z" w16du:dateUtc="2024-06-04T17:27:00Z">
            <w:rPr>
              <w:spacing w:val="-3"/>
            </w:rPr>
          </w:rPrChange>
        </w:rPr>
        <w:t xml:space="preserve"> </w:t>
      </w:r>
      <w:r w:rsidRPr="00DF3B93">
        <w:rPr>
          <w:sz w:val="22"/>
          <w:szCs w:val="22"/>
          <w:rPrChange w:id="1197" w:author="Brian Olea" w:date="2024-06-04T11:27:00Z" w16du:dateUtc="2024-06-04T17:27:00Z">
            <w:rPr/>
          </w:rPrChange>
        </w:rPr>
        <w:t>of</w:t>
      </w:r>
      <w:r w:rsidRPr="00DF3B93">
        <w:rPr>
          <w:spacing w:val="-3"/>
          <w:sz w:val="22"/>
          <w:szCs w:val="22"/>
          <w:rPrChange w:id="1198" w:author="Brian Olea" w:date="2024-06-04T11:27:00Z" w16du:dateUtc="2024-06-04T17:27:00Z">
            <w:rPr>
              <w:spacing w:val="-3"/>
            </w:rPr>
          </w:rPrChange>
        </w:rPr>
        <w:t xml:space="preserve"> </w:t>
      </w:r>
      <w:r w:rsidRPr="00DF3B93">
        <w:rPr>
          <w:sz w:val="22"/>
          <w:szCs w:val="22"/>
          <w:rPrChange w:id="1199" w:author="Brian Olea" w:date="2024-06-04T11:27:00Z" w16du:dateUtc="2024-06-04T17:27:00Z">
            <w:rPr/>
          </w:rPrChange>
        </w:rPr>
        <w:t>Quality</w:t>
      </w:r>
      <w:r w:rsidRPr="00DF3B93">
        <w:rPr>
          <w:spacing w:val="-2"/>
          <w:sz w:val="22"/>
          <w:szCs w:val="22"/>
          <w:rPrChange w:id="1200" w:author="Brian Olea" w:date="2024-06-04T11:27:00Z" w16du:dateUtc="2024-06-04T17:27:00Z">
            <w:rPr>
              <w:spacing w:val="-2"/>
            </w:rPr>
          </w:rPrChange>
        </w:rPr>
        <w:t xml:space="preserve"> </w:t>
      </w:r>
      <w:r w:rsidRPr="00DF3B93">
        <w:rPr>
          <w:sz w:val="22"/>
          <w:szCs w:val="22"/>
          <w:rPrChange w:id="1201" w:author="Brian Olea" w:date="2024-06-04T11:27:00Z" w16du:dateUtc="2024-06-04T17:27:00Z">
            <w:rPr/>
          </w:rPrChange>
        </w:rPr>
        <w:t>(DOQ)</w:t>
      </w:r>
      <w:r w:rsidRPr="00DF3B93">
        <w:rPr>
          <w:spacing w:val="-2"/>
          <w:sz w:val="22"/>
          <w:szCs w:val="22"/>
          <w:rPrChange w:id="1202" w:author="Brian Olea" w:date="2024-06-04T11:27:00Z" w16du:dateUtc="2024-06-04T17:27:00Z">
            <w:rPr>
              <w:spacing w:val="-2"/>
            </w:rPr>
          </w:rPrChange>
        </w:rPr>
        <w:t xml:space="preserve"> </w:t>
      </w:r>
      <w:r w:rsidRPr="00DF3B93">
        <w:rPr>
          <w:sz w:val="22"/>
          <w:szCs w:val="22"/>
          <w:rPrChange w:id="1203" w:author="Brian Olea" w:date="2024-06-04T11:27:00Z" w16du:dateUtc="2024-06-04T17:27:00Z">
            <w:rPr/>
          </w:rPrChange>
        </w:rPr>
        <w:t>or</w:t>
      </w:r>
      <w:r w:rsidRPr="00DF3B93">
        <w:rPr>
          <w:spacing w:val="-3"/>
          <w:sz w:val="22"/>
          <w:szCs w:val="22"/>
          <w:rPrChange w:id="1204" w:author="Brian Olea" w:date="2024-06-04T11:27:00Z" w16du:dateUtc="2024-06-04T17:27:00Z">
            <w:rPr>
              <w:spacing w:val="-3"/>
            </w:rPr>
          </w:rPrChange>
        </w:rPr>
        <w:t xml:space="preserve"> </w:t>
      </w:r>
      <w:r w:rsidRPr="00DF3B93">
        <w:rPr>
          <w:sz w:val="22"/>
          <w:szCs w:val="22"/>
          <w:rPrChange w:id="1205" w:author="Brian Olea" w:date="2024-06-04T11:27:00Z" w16du:dateUtc="2024-06-04T17:27:00Z">
            <w:rPr/>
          </w:rPrChange>
        </w:rPr>
        <w:t>Designee</w:t>
      </w:r>
      <w:r w:rsidRPr="00DF3B93">
        <w:rPr>
          <w:spacing w:val="-4"/>
          <w:sz w:val="22"/>
          <w:szCs w:val="22"/>
          <w:rPrChange w:id="1206" w:author="Brian Olea" w:date="2024-06-04T11:27:00Z" w16du:dateUtc="2024-06-04T17:27:00Z">
            <w:rPr>
              <w:spacing w:val="-4"/>
            </w:rPr>
          </w:rPrChange>
        </w:rPr>
        <w:t xml:space="preserve"> </w:t>
      </w:r>
      <w:r w:rsidRPr="00DF3B93">
        <w:rPr>
          <w:sz w:val="22"/>
          <w:szCs w:val="22"/>
          <w:rPrChange w:id="1207" w:author="Brian Olea" w:date="2024-06-04T11:27:00Z" w16du:dateUtc="2024-06-04T17:27:00Z">
            <w:rPr/>
          </w:rPrChange>
        </w:rPr>
        <w:t>has</w:t>
      </w:r>
      <w:r w:rsidRPr="00DF3B93">
        <w:rPr>
          <w:spacing w:val="-3"/>
          <w:sz w:val="22"/>
          <w:szCs w:val="22"/>
          <w:rPrChange w:id="1208" w:author="Brian Olea" w:date="2024-06-04T11:27:00Z" w16du:dateUtc="2024-06-04T17:27:00Z">
            <w:rPr>
              <w:spacing w:val="-3"/>
            </w:rPr>
          </w:rPrChange>
        </w:rPr>
        <w:t xml:space="preserve"> </w:t>
      </w:r>
      <w:r w:rsidRPr="00DF3B93">
        <w:rPr>
          <w:sz w:val="22"/>
          <w:szCs w:val="22"/>
          <w:rPrChange w:id="1209" w:author="Brian Olea" w:date="2024-06-04T11:27:00Z" w16du:dateUtc="2024-06-04T17:27:00Z">
            <w:rPr/>
          </w:rPrChange>
        </w:rPr>
        <w:t>been</w:t>
      </w:r>
      <w:r w:rsidRPr="00DF3B93">
        <w:rPr>
          <w:spacing w:val="-4"/>
          <w:sz w:val="22"/>
          <w:szCs w:val="22"/>
          <w:rPrChange w:id="1210" w:author="Brian Olea" w:date="2024-06-04T11:27:00Z" w16du:dateUtc="2024-06-04T17:27:00Z">
            <w:rPr>
              <w:spacing w:val="-4"/>
            </w:rPr>
          </w:rPrChange>
        </w:rPr>
        <w:t xml:space="preserve"> </w:t>
      </w:r>
      <w:r w:rsidRPr="00DF3B93">
        <w:rPr>
          <w:sz w:val="22"/>
          <w:szCs w:val="22"/>
          <w:rPrChange w:id="1211" w:author="Brian Olea" w:date="2024-06-04T11:27:00Z" w16du:dateUtc="2024-06-04T17:27:00Z">
            <w:rPr/>
          </w:rPrChange>
        </w:rPr>
        <w:t>assigned</w:t>
      </w:r>
      <w:r w:rsidRPr="00DF3B93">
        <w:rPr>
          <w:spacing w:val="-4"/>
          <w:sz w:val="22"/>
          <w:szCs w:val="22"/>
          <w:rPrChange w:id="1212" w:author="Brian Olea" w:date="2024-06-04T11:27:00Z" w16du:dateUtc="2024-06-04T17:27:00Z">
            <w:rPr>
              <w:spacing w:val="-4"/>
            </w:rPr>
          </w:rPrChange>
        </w:rPr>
        <w:t xml:space="preserve"> </w:t>
      </w:r>
      <w:r w:rsidRPr="00DF3B93">
        <w:rPr>
          <w:sz w:val="22"/>
          <w:szCs w:val="22"/>
          <w:rPrChange w:id="1213" w:author="Brian Olea" w:date="2024-06-04T11:27:00Z" w16du:dateUtc="2024-06-04T17:27:00Z">
            <w:rPr/>
          </w:rPrChange>
        </w:rPr>
        <w:t>the</w:t>
      </w:r>
      <w:r w:rsidRPr="00DF3B93">
        <w:rPr>
          <w:spacing w:val="-4"/>
          <w:sz w:val="22"/>
          <w:szCs w:val="22"/>
          <w:rPrChange w:id="1214" w:author="Brian Olea" w:date="2024-06-04T11:27:00Z" w16du:dateUtc="2024-06-04T17:27:00Z">
            <w:rPr>
              <w:spacing w:val="-4"/>
            </w:rPr>
          </w:rPrChange>
        </w:rPr>
        <w:t xml:space="preserve"> </w:t>
      </w:r>
      <w:r w:rsidRPr="00DF3B93">
        <w:rPr>
          <w:sz w:val="22"/>
          <w:szCs w:val="22"/>
          <w:rPrChange w:id="1215" w:author="Brian Olea" w:date="2024-06-04T11:27:00Z" w16du:dateUtc="2024-06-04T17:27:00Z">
            <w:rPr/>
          </w:rPrChange>
        </w:rPr>
        <w:t>role</w:t>
      </w:r>
      <w:r w:rsidRPr="00DF3B93">
        <w:rPr>
          <w:spacing w:val="-4"/>
          <w:sz w:val="22"/>
          <w:szCs w:val="22"/>
          <w:rPrChange w:id="1216" w:author="Brian Olea" w:date="2024-06-04T11:27:00Z" w16du:dateUtc="2024-06-04T17:27:00Z">
            <w:rPr>
              <w:spacing w:val="-4"/>
            </w:rPr>
          </w:rPrChange>
        </w:rPr>
        <w:t xml:space="preserve"> </w:t>
      </w:r>
      <w:r w:rsidRPr="00DF3B93">
        <w:rPr>
          <w:sz w:val="22"/>
          <w:szCs w:val="22"/>
          <w:rPrChange w:id="1217" w:author="Brian Olea" w:date="2024-06-04T11:27:00Z" w16du:dateUtc="2024-06-04T17:27:00Z">
            <w:rPr/>
          </w:rPrChange>
        </w:rPr>
        <w:t>of</w:t>
      </w:r>
      <w:r w:rsidRPr="00DF3B93">
        <w:rPr>
          <w:spacing w:val="-3"/>
          <w:sz w:val="22"/>
          <w:szCs w:val="22"/>
          <w:rPrChange w:id="1218" w:author="Brian Olea" w:date="2024-06-04T11:27:00Z" w16du:dateUtc="2024-06-04T17:27:00Z">
            <w:rPr>
              <w:spacing w:val="-3"/>
            </w:rPr>
          </w:rPrChange>
        </w:rPr>
        <w:t xml:space="preserve"> </w:t>
      </w:r>
      <w:r w:rsidRPr="00DF3B93">
        <w:rPr>
          <w:sz w:val="22"/>
          <w:szCs w:val="22"/>
          <w:rPrChange w:id="1219" w:author="Brian Olea" w:date="2024-06-04T11:27:00Z" w16du:dateUtc="2024-06-04T17:27:00Z">
            <w:rPr/>
          </w:rPrChange>
        </w:rPr>
        <w:t>Management</w:t>
      </w:r>
      <w:r w:rsidRPr="00DF3B93">
        <w:rPr>
          <w:spacing w:val="-4"/>
          <w:sz w:val="22"/>
          <w:szCs w:val="22"/>
          <w:rPrChange w:id="1220" w:author="Brian Olea" w:date="2024-06-04T11:27:00Z" w16du:dateUtc="2024-06-04T17:27:00Z">
            <w:rPr>
              <w:spacing w:val="-4"/>
            </w:rPr>
          </w:rPrChange>
        </w:rPr>
        <w:t xml:space="preserve"> </w:t>
      </w:r>
      <w:r w:rsidRPr="00DF3B93">
        <w:rPr>
          <w:sz w:val="22"/>
          <w:szCs w:val="22"/>
          <w:rPrChange w:id="1221" w:author="Brian Olea" w:date="2024-06-04T11:27:00Z" w16du:dateUtc="2024-06-04T17:27:00Z">
            <w:rPr/>
          </w:rPrChange>
        </w:rPr>
        <w:t>Representative</w:t>
      </w:r>
      <w:r w:rsidRPr="00DF3B93">
        <w:rPr>
          <w:spacing w:val="-1"/>
          <w:sz w:val="22"/>
          <w:szCs w:val="22"/>
          <w:rPrChange w:id="1222" w:author="Brian Olea" w:date="2024-06-04T11:27:00Z" w16du:dateUtc="2024-06-04T17:27:00Z">
            <w:rPr>
              <w:spacing w:val="-1"/>
            </w:rPr>
          </w:rPrChange>
        </w:rPr>
        <w:t xml:space="preserve"> </w:t>
      </w:r>
      <w:r w:rsidRPr="00DF3B93">
        <w:rPr>
          <w:sz w:val="22"/>
          <w:szCs w:val="22"/>
          <w:rPrChange w:id="1223" w:author="Brian Olea" w:date="2024-06-04T11:27:00Z" w16du:dateUtc="2024-06-04T17:27:00Z">
            <w:rPr/>
          </w:rPrChange>
        </w:rPr>
        <w:t>and may, at the discretion of Top Management, be assigned training requirements that would otherwise be completed by Top Management.</w:t>
      </w:r>
    </w:p>
    <w:p w14:paraId="43CB4A87" w14:textId="77777777" w:rsidR="00DF0971" w:rsidRPr="00DF3B93" w:rsidRDefault="00000000">
      <w:pPr>
        <w:pStyle w:val="BodyText"/>
        <w:spacing w:before="79"/>
        <w:ind w:right="228"/>
        <w:rPr>
          <w:sz w:val="22"/>
          <w:szCs w:val="22"/>
          <w:rPrChange w:id="1224" w:author="Brian Olea" w:date="2024-06-04T11:27:00Z" w16du:dateUtc="2024-06-04T17:27:00Z">
            <w:rPr/>
          </w:rPrChange>
        </w:rPr>
      </w:pPr>
      <w:r w:rsidRPr="00DF3B93">
        <w:rPr>
          <w:sz w:val="22"/>
          <w:szCs w:val="22"/>
          <w:rPrChange w:id="1225" w:author="Brian Olea" w:date="2024-06-04T11:27:00Z" w16du:dateUtc="2024-06-04T17:27:00Z">
            <w:rPr/>
          </w:rPrChange>
        </w:rPr>
        <w:t>The</w:t>
      </w:r>
      <w:r w:rsidRPr="00DF3B93">
        <w:rPr>
          <w:spacing w:val="-4"/>
          <w:sz w:val="22"/>
          <w:szCs w:val="22"/>
          <w:rPrChange w:id="1226" w:author="Brian Olea" w:date="2024-06-04T11:27:00Z" w16du:dateUtc="2024-06-04T17:27:00Z">
            <w:rPr>
              <w:spacing w:val="-4"/>
            </w:rPr>
          </w:rPrChange>
        </w:rPr>
        <w:t xml:space="preserve"> </w:t>
      </w:r>
      <w:r w:rsidRPr="00DF3B93">
        <w:rPr>
          <w:sz w:val="22"/>
          <w:szCs w:val="22"/>
          <w:rPrChange w:id="1227" w:author="Brian Olea" w:date="2024-06-04T11:27:00Z" w16du:dateUtc="2024-06-04T17:27:00Z">
            <w:rPr/>
          </w:rPrChange>
        </w:rPr>
        <w:t>Management</w:t>
      </w:r>
      <w:r w:rsidRPr="00DF3B93">
        <w:rPr>
          <w:spacing w:val="-4"/>
          <w:sz w:val="22"/>
          <w:szCs w:val="22"/>
          <w:rPrChange w:id="1228" w:author="Brian Olea" w:date="2024-06-04T11:27:00Z" w16du:dateUtc="2024-06-04T17:27:00Z">
            <w:rPr>
              <w:spacing w:val="-4"/>
            </w:rPr>
          </w:rPrChange>
        </w:rPr>
        <w:t xml:space="preserve"> </w:t>
      </w:r>
      <w:r w:rsidRPr="00DF3B93">
        <w:rPr>
          <w:sz w:val="22"/>
          <w:szCs w:val="22"/>
          <w:rPrChange w:id="1229" w:author="Brian Olea" w:date="2024-06-04T11:27:00Z" w16du:dateUtc="2024-06-04T17:27:00Z">
            <w:rPr/>
          </w:rPrChange>
        </w:rPr>
        <w:t>Representative</w:t>
      </w:r>
      <w:r w:rsidRPr="00DF3B93">
        <w:rPr>
          <w:spacing w:val="-4"/>
          <w:sz w:val="22"/>
          <w:szCs w:val="22"/>
          <w:rPrChange w:id="1230" w:author="Brian Olea" w:date="2024-06-04T11:27:00Z" w16du:dateUtc="2024-06-04T17:27:00Z">
            <w:rPr>
              <w:spacing w:val="-4"/>
            </w:rPr>
          </w:rPrChange>
        </w:rPr>
        <w:t xml:space="preserve"> </w:t>
      </w:r>
      <w:r w:rsidRPr="00DF3B93">
        <w:rPr>
          <w:sz w:val="22"/>
          <w:szCs w:val="22"/>
          <w:rPrChange w:id="1231" w:author="Brian Olea" w:date="2024-06-04T11:27:00Z" w16du:dateUtc="2024-06-04T17:27:00Z">
            <w:rPr/>
          </w:rPrChange>
        </w:rPr>
        <w:t>shall</w:t>
      </w:r>
      <w:r w:rsidRPr="00DF3B93">
        <w:rPr>
          <w:spacing w:val="-4"/>
          <w:sz w:val="22"/>
          <w:szCs w:val="22"/>
          <w:rPrChange w:id="1232" w:author="Brian Olea" w:date="2024-06-04T11:27:00Z" w16du:dateUtc="2024-06-04T17:27:00Z">
            <w:rPr>
              <w:spacing w:val="-4"/>
            </w:rPr>
          </w:rPrChange>
        </w:rPr>
        <w:t xml:space="preserve"> </w:t>
      </w:r>
      <w:r w:rsidRPr="00DF3B93">
        <w:rPr>
          <w:sz w:val="22"/>
          <w:szCs w:val="22"/>
          <w:rPrChange w:id="1233" w:author="Brian Olea" w:date="2024-06-04T11:27:00Z" w16du:dateUtc="2024-06-04T17:27:00Z">
            <w:rPr/>
          </w:rPrChange>
        </w:rPr>
        <w:t>also</w:t>
      </w:r>
      <w:r w:rsidRPr="00DF3B93">
        <w:rPr>
          <w:spacing w:val="-4"/>
          <w:sz w:val="22"/>
          <w:szCs w:val="22"/>
          <w:rPrChange w:id="1234" w:author="Brian Olea" w:date="2024-06-04T11:27:00Z" w16du:dateUtc="2024-06-04T17:27:00Z">
            <w:rPr>
              <w:spacing w:val="-4"/>
            </w:rPr>
          </w:rPrChange>
        </w:rPr>
        <w:t xml:space="preserve"> </w:t>
      </w:r>
      <w:r w:rsidRPr="00DF3B93">
        <w:rPr>
          <w:sz w:val="22"/>
          <w:szCs w:val="22"/>
          <w:rPrChange w:id="1235" w:author="Brian Olea" w:date="2024-06-04T11:27:00Z" w16du:dateUtc="2024-06-04T17:27:00Z">
            <w:rPr/>
          </w:rPrChange>
        </w:rPr>
        <w:t>be</w:t>
      </w:r>
      <w:r w:rsidRPr="00DF3B93">
        <w:rPr>
          <w:spacing w:val="-4"/>
          <w:sz w:val="22"/>
          <w:szCs w:val="22"/>
          <w:rPrChange w:id="1236" w:author="Brian Olea" w:date="2024-06-04T11:27:00Z" w16du:dateUtc="2024-06-04T17:27:00Z">
            <w:rPr>
              <w:spacing w:val="-4"/>
            </w:rPr>
          </w:rPrChange>
        </w:rPr>
        <w:t xml:space="preserve"> </w:t>
      </w:r>
      <w:r w:rsidRPr="00DF3B93">
        <w:rPr>
          <w:sz w:val="22"/>
          <w:szCs w:val="22"/>
          <w:rPrChange w:id="1237" w:author="Brian Olea" w:date="2024-06-04T11:27:00Z" w16du:dateUtc="2024-06-04T17:27:00Z">
            <w:rPr/>
          </w:rPrChange>
        </w:rPr>
        <w:t>responsible</w:t>
      </w:r>
      <w:r w:rsidRPr="00DF3B93">
        <w:rPr>
          <w:spacing w:val="-4"/>
          <w:sz w:val="22"/>
          <w:szCs w:val="22"/>
          <w:rPrChange w:id="1238" w:author="Brian Olea" w:date="2024-06-04T11:27:00Z" w16du:dateUtc="2024-06-04T17:27:00Z">
            <w:rPr>
              <w:spacing w:val="-4"/>
            </w:rPr>
          </w:rPrChange>
        </w:rPr>
        <w:t xml:space="preserve"> </w:t>
      </w:r>
      <w:r w:rsidRPr="00DF3B93">
        <w:rPr>
          <w:sz w:val="22"/>
          <w:szCs w:val="22"/>
          <w:rPrChange w:id="1239" w:author="Brian Olea" w:date="2024-06-04T11:27:00Z" w16du:dateUtc="2024-06-04T17:27:00Z">
            <w:rPr/>
          </w:rPrChange>
        </w:rPr>
        <w:t>for maintaining</w:t>
      </w:r>
      <w:r w:rsidRPr="00DF3B93">
        <w:rPr>
          <w:spacing w:val="-4"/>
          <w:sz w:val="22"/>
          <w:szCs w:val="22"/>
          <w:rPrChange w:id="1240" w:author="Brian Olea" w:date="2024-06-04T11:27:00Z" w16du:dateUtc="2024-06-04T17:27:00Z">
            <w:rPr>
              <w:spacing w:val="-4"/>
            </w:rPr>
          </w:rPrChange>
        </w:rPr>
        <w:t xml:space="preserve"> </w:t>
      </w:r>
      <w:r w:rsidRPr="00DF3B93">
        <w:rPr>
          <w:sz w:val="22"/>
          <w:szCs w:val="22"/>
          <w:rPrChange w:id="1241" w:author="Brian Olea" w:date="2024-06-04T11:27:00Z" w16du:dateUtc="2024-06-04T17:27:00Z">
            <w:rPr/>
          </w:rPrChange>
        </w:rPr>
        <w:t>and</w:t>
      </w:r>
      <w:r w:rsidRPr="00DF3B93">
        <w:rPr>
          <w:spacing w:val="-4"/>
          <w:sz w:val="22"/>
          <w:szCs w:val="22"/>
          <w:rPrChange w:id="1242" w:author="Brian Olea" w:date="2024-06-04T11:27:00Z" w16du:dateUtc="2024-06-04T17:27:00Z">
            <w:rPr>
              <w:spacing w:val="-4"/>
            </w:rPr>
          </w:rPrChange>
        </w:rPr>
        <w:t xml:space="preserve"> </w:t>
      </w:r>
      <w:r w:rsidRPr="00DF3B93">
        <w:rPr>
          <w:sz w:val="22"/>
          <w:szCs w:val="22"/>
          <w:rPrChange w:id="1243" w:author="Brian Olea" w:date="2024-06-04T11:27:00Z" w16du:dateUtc="2024-06-04T17:27:00Z">
            <w:rPr/>
          </w:rPrChange>
        </w:rPr>
        <w:t>updating</w:t>
      </w:r>
      <w:r w:rsidRPr="00DF3B93">
        <w:rPr>
          <w:spacing w:val="-4"/>
          <w:sz w:val="22"/>
          <w:szCs w:val="22"/>
          <w:rPrChange w:id="1244" w:author="Brian Olea" w:date="2024-06-04T11:27:00Z" w16du:dateUtc="2024-06-04T17:27:00Z">
            <w:rPr>
              <w:spacing w:val="-4"/>
            </w:rPr>
          </w:rPrChange>
        </w:rPr>
        <w:t xml:space="preserve"> </w:t>
      </w:r>
      <w:r w:rsidRPr="00DF3B93">
        <w:rPr>
          <w:sz w:val="22"/>
          <w:szCs w:val="22"/>
          <w:rPrChange w:id="1245" w:author="Brian Olea" w:date="2024-06-04T11:27:00Z" w16du:dateUtc="2024-06-04T17:27:00Z">
            <w:rPr/>
          </w:rPrChange>
        </w:rPr>
        <w:t>the</w:t>
      </w:r>
      <w:r w:rsidRPr="00DF3B93">
        <w:rPr>
          <w:spacing w:val="-2"/>
          <w:sz w:val="22"/>
          <w:szCs w:val="22"/>
          <w:rPrChange w:id="1246" w:author="Brian Olea" w:date="2024-06-04T11:27:00Z" w16du:dateUtc="2024-06-04T17:27:00Z">
            <w:rPr>
              <w:spacing w:val="-2"/>
            </w:rPr>
          </w:rPrChange>
        </w:rPr>
        <w:t xml:space="preserve"> </w:t>
      </w:r>
      <w:r w:rsidRPr="00DF3B93">
        <w:rPr>
          <w:sz w:val="22"/>
          <w:szCs w:val="22"/>
          <w:rPrChange w:id="1247" w:author="Brian Olea" w:date="2024-06-04T11:27:00Z" w16du:dateUtc="2024-06-04T17:27:00Z">
            <w:rPr/>
          </w:rPrChange>
        </w:rPr>
        <w:t>QMS</w:t>
      </w:r>
      <w:r w:rsidRPr="00DF3B93">
        <w:rPr>
          <w:spacing w:val="-4"/>
          <w:sz w:val="22"/>
          <w:szCs w:val="22"/>
          <w:rPrChange w:id="1248" w:author="Brian Olea" w:date="2024-06-04T11:27:00Z" w16du:dateUtc="2024-06-04T17:27:00Z">
            <w:rPr>
              <w:spacing w:val="-4"/>
            </w:rPr>
          </w:rPrChange>
        </w:rPr>
        <w:t xml:space="preserve"> </w:t>
      </w:r>
      <w:r w:rsidRPr="00DF3B93">
        <w:rPr>
          <w:sz w:val="22"/>
          <w:szCs w:val="22"/>
          <w:rPrChange w:id="1249" w:author="Brian Olea" w:date="2024-06-04T11:27:00Z" w16du:dateUtc="2024-06-04T17:27:00Z">
            <w:rPr/>
          </w:rPrChange>
        </w:rPr>
        <w:t>when required, taking into consideration those customer, Regulatory, and Standard requirements.</w:t>
      </w:r>
    </w:p>
    <w:p w14:paraId="68F6EE90" w14:textId="77777777" w:rsidR="00DF0971" w:rsidRPr="00DF3B93" w:rsidRDefault="00000000">
      <w:pPr>
        <w:pStyle w:val="BodyText"/>
        <w:spacing w:before="80"/>
        <w:ind w:right="228"/>
        <w:rPr>
          <w:sz w:val="22"/>
          <w:szCs w:val="22"/>
          <w:rPrChange w:id="1250" w:author="Brian Olea" w:date="2024-06-04T11:27:00Z" w16du:dateUtc="2024-06-04T17:27:00Z">
            <w:rPr/>
          </w:rPrChange>
        </w:rPr>
      </w:pPr>
      <w:r w:rsidRPr="00DF3B93">
        <w:rPr>
          <w:sz w:val="22"/>
          <w:szCs w:val="22"/>
          <w:rPrChange w:id="1251" w:author="Brian Olea" w:date="2024-06-04T11:27:00Z" w16du:dateUtc="2024-06-04T17:27:00Z">
            <w:rPr/>
          </w:rPrChange>
        </w:rPr>
        <w:t>Other</w:t>
      </w:r>
      <w:r w:rsidRPr="00DF3B93">
        <w:rPr>
          <w:spacing w:val="-4"/>
          <w:sz w:val="22"/>
          <w:szCs w:val="22"/>
          <w:rPrChange w:id="1252" w:author="Brian Olea" w:date="2024-06-04T11:27:00Z" w16du:dateUtc="2024-06-04T17:27:00Z">
            <w:rPr>
              <w:spacing w:val="-4"/>
            </w:rPr>
          </w:rPrChange>
        </w:rPr>
        <w:t xml:space="preserve"> </w:t>
      </w:r>
      <w:r w:rsidRPr="00DF3B93">
        <w:rPr>
          <w:sz w:val="22"/>
          <w:szCs w:val="22"/>
          <w:rPrChange w:id="1253" w:author="Brian Olea" w:date="2024-06-04T11:27:00Z" w16du:dateUtc="2024-06-04T17:27:00Z">
            <w:rPr/>
          </w:rPrChange>
        </w:rPr>
        <w:t>duties</w:t>
      </w:r>
      <w:r w:rsidRPr="00DF3B93">
        <w:rPr>
          <w:spacing w:val="-3"/>
          <w:sz w:val="22"/>
          <w:szCs w:val="22"/>
          <w:rPrChange w:id="1254" w:author="Brian Olea" w:date="2024-06-04T11:27:00Z" w16du:dateUtc="2024-06-04T17:27:00Z">
            <w:rPr>
              <w:spacing w:val="-3"/>
            </w:rPr>
          </w:rPrChange>
        </w:rPr>
        <w:t xml:space="preserve"> </w:t>
      </w:r>
      <w:r w:rsidRPr="00DF3B93">
        <w:rPr>
          <w:sz w:val="22"/>
          <w:szCs w:val="22"/>
          <w:rPrChange w:id="1255" w:author="Brian Olea" w:date="2024-06-04T11:27:00Z" w16du:dateUtc="2024-06-04T17:27:00Z">
            <w:rPr/>
          </w:rPrChange>
        </w:rPr>
        <w:t>of</w:t>
      </w:r>
      <w:r w:rsidRPr="00DF3B93">
        <w:rPr>
          <w:spacing w:val="-3"/>
          <w:sz w:val="22"/>
          <w:szCs w:val="22"/>
          <w:rPrChange w:id="1256" w:author="Brian Olea" w:date="2024-06-04T11:27:00Z" w16du:dateUtc="2024-06-04T17:27:00Z">
            <w:rPr>
              <w:spacing w:val="-3"/>
            </w:rPr>
          </w:rPrChange>
        </w:rPr>
        <w:t xml:space="preserve"> </w:t>
      </w:r>
      <w:r w:rsidRPr="00DF3B93">
        <w:rPr>
          <w:sz w:val="22"/>
          <w:szCs w:val="22"/>
          <w:rPrChange w:id="1257" w:author="Brian Olea" w:date="2024-06-04T11:27:00Z" w16du:dateUtc="2024-06-04T17:27:00Z">
            <w:rPr/>
          </w:rPrChange>
        </w:rPr>
        <w:t>the</w:t>
      </w:r>
      <w:r w:rsidRPr="00DF3B93">
        <w:rPr>
          <w:spacing w:val="-4"/>
          <w:sz w:val="22"/>
          <w:szCs w:val="22"/>
          <w:rPrChange w:id="1258" w:author="Brian Olea" w:date="2024-06-04T11:27:00Z" w16du:dateUtc="2024-06-04T17:27:00Z">
            <w:rPr>
              <w:spacing w:val="-4"/>
            </w:rPr>
          </w:rPrChange>
        </w:rPr>
        <w:t xml:space="preserve"> </w:t>
      </w:r>
      <w:r w:rsidRPr="00DF3B93">
        <w:rPr>
          <w:sz w:val="22"/>
          <w:szCs w:val="22"/>
          <w:rPrChange w:id="1259" w:author="Brian Olea" w:date="2024-06-04T11:27:00Z" w16du:dateUtc="2024-06-04T17:27:00Z">
            <w:rPr/>
          </w:rPrChange>
        </w:rPr>
        <w:t>Management</w:t>
      </w:r>
      <w:r w:rsidRPr="00DF3B93">
        <w:rPr>
          <w:spacing w:val="-4"/>
          <w:sz w:val="22"/>
          <w:szCs w:val="22"/>
          <w:rPrChange w:id="1260" w:author="Brian Olea" w:date="2024-06-04T11:27:00Z" w16du:dateUtc="2024-06-04T17:27:00Z">
            <w:rPr>
              <w:spacing w:val="-4"/>
            </w:rPr>
          </w:rPrChange>
        </w:rPr>
        <w:t xml:space="preserve"> </w:t>
      </w:r>
      <w:r w:rsidRPr="00DF3B93">
        <w:rPr>
          <w:sz w:val="22"/>
          <w:szCs w:val="22"/>
          <w:rPrChange w:id="1261" w:author="Brian Olea" w:date="2024-06-04T11:27:00Z" w16du:dateUtc="2024-06-04T17:27:00Z">
            <w:rPr/>
          </w:rPrChange>
        </w:rPr>
        <w:t>Representative</w:t>
      </w:r>
      <w:r w:rsidRPr="00DF3B93">
        <w:rPr>
          <w:spacing w:val="-2"/>
          <w:sz w:val="22"/>
          <w:szCs w:val="22"/>
          <w:rPrChange w:id="1262" w:author="Brian Olea" w:date="2024-06-04T11:27:00Z" w16du:dateUtc="2024-06-04T17:27:00Z">
            <w:rPr>
              <w:spacing w:val="-2"/>
            </w:rPr>
          </w:rPrChange>
        </w:rPr>
        <w:t xml:space="preserve"> </w:t>
      </w:r>
      <w:r w:rsidRPr="00DF3B93">
        <w:rPr>
          <w:sz w:val="22"/>
          <w:szCs w:val="22"/>
          <w:rPrChange w:id="1263" w:author="Brian Olea" w:date="2024-06-04T11:27:00Z" w16du:dateUtc="2024-06-04T17:27:00Z">
            <w:rPr/>
          </w:rPrChange>
        </w:rPr>
        <w:t>may</w:t>
      </w:r>
      <w:r w:rsidRPr="00DF3B93">
        <w:rPr>
          <w:spacing w:val="-4"/>
          <w:sz w:val="22"/>
          <w:szCs w:val="22"/>
          <w:rPrChange w:id="1264" w:author="Brian Olea" w:date="2024-06-04T11:27:00Z" w16du:dateUtc="2024-06-04T17:27:00Z">
            <w:rPr>
              <w:spacing w:val="-4"/>
            </w:rPr>
          </w:rPrChange>
        </w:rPr>
        <w:t xml:space="preserve"> </w:t>
      </w:r>
      <w:r w:rsidRPr="00DF3B93">
        <w:rPr>
          <w:sz w:val="22"/>
          <w:szCs w:val="22"/>
          <w:rPrChange w:id="1265" w:author="Brian Olea" w:date="2024-06-04T11:27:00Z" w16du:dateUtc="2024-06-04T17:27:00Z">
            <w:rPr/>
          </w:rPrChange>
        </w:rPr>
        <w:t>be</w:t>
      </w:r>
      <w:r w:rsidRPr="00DF3B93">
        <w:rPr>
          <w:spacing w:val="-4"/>
          <w:sz w:val="22"/>
          <w:szCs w:val="22"/>
          <w:rPrChange w:id="1266" w:author="Brian Olea" w:date="2024-06-04T11:27:00Z" w16du:dateUtc="2024-06-04T17:27:00Z">
            <w:rPr>
              <w:spacing w:val="-4"/>
            </w:rPr>
          </w:rPrChange>
        </w:rPr>
        <w:t xml:space="preserve"> </w:t>
      </w:r>
      <w:r w:rsidRPr="00DF3B93">
        <w:rPr>
          <w:sz w:val="22"/>
          <w:szCs w:val="22"/>
          <w:rPrChange w:id="1267" w:author="Brian Olea" w:date="2024-06-04T11:27:00Z" w16du:dateUtc="2024-06-04T17:27:00Z">
            <w:rPr/>
          </w:rPrChange>
        </w:rPr>
        <w:t>defined herein</w:t>
      </w:r>
      <w:r w:rsidRPr="00DF3B93">
        <w:rPr>
          <w:spacing w:val="-1"/>
          <w:sz w:val="22"/>
          <w:szCs w:val="22"/>
          <w:rPrChange w:id="1268" w:author="Brian Olea" w:date="2024-06-04T11:27:00Z" w16du:dateUtc="2024-06-04T17:27:00Z">
            <w:rPr>
              <w:spacing w:val="-1"/>
            </w:rPr>
          </w:rPrChange>
        </w:rPr>
        <w:t xml:space="preserve"> </w:t>
      </w:r>
      <w:r w:rsidRPr="00DF3B93">
        <w:rPr>
          <w:sz w:val="22"/>
          <w:szCs w:val="22"/>
          <w:rPrChange w:id="1269" w:author="Brian Olea" w:date="2024-06-04T11:27:00Z" w16du:dateUtc="2024-06-04T17:27:00Z">
            <w:rPr/>
          </w:rPrChange>
        </w:rPr>
        <w:t>or</w:t>
      </w:r>
      <w:r w:rsidRPr="00DF3B93">
        <w:rPr>
          <w:spacing w:val="-3"/>
          <w:sz w:val="22"/>
          <w:szCs w:val="22"/>
          <w:rPrChange w:id="1270" w:author="Brian Olea" w:date="2024-06-04T11:27:00Z" w16du:dateUtc="2024-06-04T17:27:00Z">
            <w:rPr>
              <w:spacing w:val="-3"/>
            </w:rPr>
          </w:rPrChange>
        </w:rPr>
        <w:t xml:space="preserve"> </w:t>
      </w:r>
      <w:r w:rsidRPr="00DF3B93">
        <w:rPr>
          <w:sz w:val="22"/>
          <w:szCs w:val="22"/>
          <w:rPrChange w:id="1271" w:author="Brian Olea" w:date="2024-06-04T11:27:00Z" w16du:dateUtc="2024-06-04T17:27:00Z">
            <w:rPr/>
          </w:rPrChange>
        </w:rPr>
        <w:t>within</w:t>
      </w:r>
      <w:r w:rsidRPr="00DF3B93">
        <w:rPr>
          <w:spacing w:val="-4"/>
          <w:sz w:val="22"/>
          <w:szCs w:val="22"/>
          <w:rPrChange w:id="1272" w:author="Brian Olea" w:date="2024-06-04T11:27:00Z" w16du:dateUtc="2024-06-04T17:27:00Z">
            <w:rPr>
              <w:spacing w:val="-4"/>
            </w:rPr>
          </w:rPrChange>
        </w:rPr>
        <w:t xml:space="preserve"> </w:t>
      </w:r>
      <w:r w:rsidRPr="00DF3B93">
        <w:rPr>
          <w:sz w:val="22"/>
          <w:szCs w:val="22"/>
          <w:rPrChange w:id="1273" w:author="Brian Olea" w:date="2024-06-04T11:27:00Z" w16du:dateUtc="2024-06-04T17:27:00Z">
            <w:rPr/>
          </w:rPrChange>
        </w:rPr>
        <w:t>other</w:t>
      </w:r>
      <w:r w:rsidRPr="00DF3B93">
        <w:rPr>
          <w:spacing w:val="-3"/>
          <w:sz w:val="22"/>
          <w:szCs w:val="22"/>
          <w:rPrChange w:id="1274" w:author="Brian Olea" w:date="2024-06-04T11:27:00Z" w16du:dateUtc="2024-06-04T17:27:00Z">
            <w:rPr>
              <w:spacing w:val="-3"/>
            </w:rPr>
          </w:rPrChange>
        </w:rPr>
        <w:t xml:space="preserve"> </w:t>
      </w:r>
      <w:r w:rsidRPr="00DF3B93">
        <w:rPr>
          <w:sz w:val="22"/>
          <w:szCs w:val="22"/>
          <w:rPrChange w:id="1275" w:author="Brian Olea" w:date="2024-06-04T11:27:00Z" w16du:dateUtc="2024-06-04T17:27:00Z">
            <w:rPr/>
          </w:rPrChange>
        </w:rPr>
        <w:t xml:space="preserve">documented </w:t>
      </w:r>
      <w:r w:rsidRPr="00DF3B93">
        <w:rPr>
          <w:spacing w:val="-2"/>
          <w:sz w:val="22"/>
          <w:szCs w:val="22"/>
          <w:rPrChange w:id="1276" w:author="Brian Olea" w:date="2024-06-04T11:27:00Z" w16du:dateUtc="2024-06-04T17:27:00Z">
            <w:rPr>
              <w:spacing w:val="-2"/>
            </w:rPr>
          </w:rPrChange>
        </w:rPr>
        <w:t>procedures.</w:t>
      </w:r>
    </w:p>
    <w:p w14:paraId="642AFC20" w14:textId="77777777" w:rsidR="00DF0971" w:rsidRPr="00DF3B93" w:rsidRDefault="00DF0971">
      <w:pPr>
        <w:pStyle w:val="BodyText"/>
        <w:spacing w:before="156"/>
        <w:ind w:left="0"/>
        <w:rPr>
          <w:sz w:val="22"/>
          <w:szCs w:val="22"/>
          <w:rPrChange w:id="1277" w:author="Brian Olea" w:date="2024-06-04T11:27:00Z" w16du:dateUtc="2024-06-04T17:27:00Z">
            <w:rPr/>
          </w:rPrChange>
        </w:rPr>
      </w:pPr>
    </w:p>
    <w:p w14:paraId="60175474" w14:textId="77777777" w:rsidR="00DF0971" w:rsidRPr="00DF3B93" w:rsidRDefault="00000000">
      <w:pPr>
        <w:pStyle w:val="Heading1"/>
        <w:numPr>
          <w:ilvl w:val="0"/>
          <w:numId w:val="7"/>
        </w:numPr>
        <w:tabs>
          <w:tab w:val="left" w:pos="819"/>
        </w:tabs>
        <w:ind w:left="819" w:hanging="359"/>
        <w:rPr>
          <w:sz w:val="22"/>
          <w:szCs w:val="22"/>
          <w:rPrChange w:id="1278" w:author="Brian Olea" w:date="2024-06-04T11:27:00Z" w16du:dateUtc="2024-06-04T17:27:00Z">
            <w:rPr/>
          </w:rPrChange>
        </w:rPr>
      </w:pPr>
      <w:bookmarkStart w:id="1279" w:name="_bookmark5"/>
      <w:bookmarkEnd w:id="1279"/>
      <w:r w:rsidRPr="00DF3B93">
        <w:rPr>
          <w:spacing w:val="-2"/>
          <w:sz w:val="22"/>
          <w:szCs w:val="22"/>
          <w:rPrChange w:id="1280" w:author="Brian Olea" w:date="2024-06-04T11:27:00Z" w16du:dateUtc="2024-06-04T17:27:00Z">
            <w:rPr>
              <w:spacing w:val="-2"/>
            </w:rPr>
          </w:rPrChange>
        </w:rPr>
        <w:t>PLANNING</w:t>
      </w:r>
    </w:p>
    <w:p w14:paraId="7A0FD781" w14:textId="77777777" w:rsidR="00DF0971" w:rsidRPr="00DF3B93" w:rsidRDefault="00000000">
      <w:pPr>
        <w:pStyle w:val="Heading2"/>
        <w:spacing w:before="77"/>
        <w:rPr>
          <w:sz w:val="22"/>
          <w:szCs w:val="22"/>
          <w:rPrChange w:id="1281" w:author="Brian Olea" w:date="2024-06-04T11:27:00Z" w16du:dateUtc="2024-06-04T17:27:00Z">
            <w:rPr/>
          </w:rPrChange>
        </w:rPr>
      </w:pPr>
      <w:r w:rsidRPr="00DF3B93">
        <w:rPr>
          <w:sz w:val="22"/>
          <w:szCs w:val="22"/>
          <w:rPrChange w:id="1282" w:author="Brian Olea" w:date="2024-06-04T11:27:00Z" w16du:dateUtc="2024-06-04T17:27:00Z">
            <w:rPr/>
          </w:rPrChange>
        </w:rPr>
        <w:t>Actions</w:t>
      </w:r>
      <w:r w:rsidRPr="00DF3B93">
        <w:rPr>
          <w:spacing w:val="-6"/>
          <w:sz w:val="22"/>
          <w:szCs w:val="22"/>
          <w:rPrChange w:id="1283" w:author="Brian Olea" w:date="2024-06-04T11:27:00Z" w16du:dateUtc="2024-06-04T17:27:00Z">
            <w:rPr>
              <w:spacing w:val="-6"/>
            </w:rPr>
          </w:rPrChange>
        </w:rPr>
        <w:t xml:space="preserve"> </w:t>
      </w:r>
      <w:r w:rsidRPr="00DF3B93">
        <w:rPr>
          <w:sz w:val="22"/>
          <w:szCs w:val="22"/>
          <w:rPrChange w:id="1284" w:author="Brian Olea" w:date="2024-06-04T11:27:00Z" w16du:dateUtc="2024-06-04T17:27:00Z">
            <w:rPr/>
          </w:rPrChange>
        </w:rPr>
        <w:t>to</w:t>
      </w:r>
      <w:r w:rsidRPr="00DF3B93">
        <w:rPr>
          <w:spacing w:val="-7"/>
          <w:sz w:val="22"/>
          <w:szCs w:val="22"/>
          <w:rPrChange w:id="1285" w:author="Brian Olea" w:date="2024-06-04T11:27:00Z" w16du:dateUtc="2024-06-04T17:27:00Z">
            <w:rPr>
              <w:spacing w:val="-7"/>
            </w:rPr>
          </w:rPrChange>
        </w:rPr>
        <w:t xml:space="preserve"> </w:t>
      </w:r>
      <w:r w:rsidRPr="00DF3B93">
        <w:rPr>
          <w:sz w:val="22"/>
          <w:szCs w:val="22"/>
          <w:rPrChange w:id="1286" w:author="Brian Olea" w:date="2024-06-04T11:27:00Z" w16du:dateUtc="2024-06-04T17:27:00Z">
            <w:rPr/>
          </w:rPrChange>
        </w:rPr>
        <w:t>Address</w:t>
      </w:r>
      <w:r w:rsidRPr="00DF3B93">
        <w:rPr>
          <w:spacing w:val="-6"/>
          <w:sz w:val="22"/>
          <w:szCs w:val="22"/>
          <w:rPrChange w:id="1287" w:author="Brian Olea" w:date="2024-06-04T11:27:00Z" w16du:dateUtc="2024-06-04T17:27:00Z">
            <w:rPr>
              <w:spacing w:val="-6"/>
            </w:rPr>
          </w:rPrChange>
        </w:rPr>
        <w:t xml:space="preserve"> </w:t>
      </w:r>
      <w:r w:rsidRPr="00DF3B93">
        <w:rPr>
          <w:sz w:val="22"/>
          <w:szCs w:val="22"/>
          <w:rPrChange w:id="1288" w:author="Brian Olea" w:date="2024-06-04T11:27:00Z" w16du:dateUtc="2024-06-04T17:27:00Z">
            <w:rPr/>
          </w:rPrChange>
        </w:rPr>
        <w:t>Risks</w:t>
      </w:r>
      <w:r w:rsidRPr="00DF3B93">
        <w:rPr>
          <w:spacing w:val="-5"/>
          <w:sz w:val="22"/>
          <w:szCs w:val="22"/>
          <w:rPrChange w:id="1289" w:author="Brian Olea" w:date="2024-06-04T11:27:00Z" w16du:dateUtc="2024-06-04T17:27:00Z">
            <w:rPr>
              <w:spacing w:val="-5"/>
            </w:rPr>
          </w:rPrChange>
        </w:rPr>
        <w:t xml:space="preserve"> </w:t>
      </w:r>
      <w:r w:rsidRPr="00DF3B93">
        <w:rPr>
          <w:sz w:val="22"/>
          <w:szCs w:val="22"/>
          <w:rPrChange w:id="1290" w:author="Brian Olea" w:date="2024-06-04T11:27:00Z" w16du:dateUtc="2024-06-04T17:27:00Z">
            <w:rPr/>
          </w:rPrChange>
        </w:rPr>
        <w:t>and</w:t>
      </w:r>
      <w:r w:rsidRPr="00DF3B93">
        <w:rPr>
          <w:spacing w:val="-6"/>
          <w:sz w:val="22"/>
          <w:szCs w:val="22"/>
          <w:rPrChange w:id="1291" w:author="Brian Olea" w:date="2024-06-04T11:27:00Z" w16du:dateUtc="2024-06-04T17:27:00Z">
            <w:rPr>
              <w:spacing w:val="-6"/>
            </w:rPr>
          </w:rPrChange>
        </w:rPr>
        <w:t xml:space="preserve"> </w:t>
      </w:r>
      <w:r w:rsidRPr="00DF3B93">
        <w:rPr>
          <w:spacing w:val="-2"/>
          <w:sz w:val="22"/>
          <w:szCs w:val="22"/>
          <w:rPrChange w:id="1292" w:author="Brian Olea" w:date="2024-06-04T11:27:00Z" w16du:dateUtc="2024-06-04T17:27:00Z">
            <w:rPr>
              <w:spacing w:val="-2"/>
            </w:rPr>
          </w:rPrChange>
        </w:rPr>
        <w:t>Opportunities</w:t>
      </w:r>
    </w:p>
    <w:p w14:paraId="4CCB693F" w14:textId="77777777" w:rsidR="00DF0971" w:rsidRPr="00DF3B93" w:rsidRDefault="00000000">
      <w:pPr>
        <w:pStyle w:val="BodyText"/>
        <w:spacing w:before="30"/>
        <w:rPr>
          <w:sz w:val="22"/>
          <w:szCs w:val="22"/>
          <w:rPrChange w:id="1293" w:author="Brian Olea" w:date="2024-06-04T11:27:00Z" w16du:dateUtc="2024-06-04T17:27:00Z">
            <w:rPr/>
          </w:rPrChange>
        </w:rPr>
      </w:pPr>
      <w:r w:rsidRPr="00DF3B93">
        <w:rPr>
          <w:sz w:val="22"/>
          <w:szCs w:val="22"/>
          <w:rPrChange w:id="1294" w:author="Brian Olea" w:date="2024-06-04T11:27:00Z" w16du:dateUtc="2024-06-04T17:27:00Z">
            <w:rPr/>
          </w:rPrChange>
        </w:rPr>
        <w:t>The Organization considers risks and opportunities when taking actions within the management system, as well</w:t>
      </w:r>
      <w:r w:rsidRPr="00DF3B93">
        <w:rPr>
          <w:spacing w:val="-3"/>
          <w:sz w:val="22"/>
          <w:szCs w:val="22"/>
          <w:rPrChange w:id="1295" w:author="Brian Olea" w:date="2024-06-04T11:27:00Z" w16du:dateUtc="2024-06-04T17:27:00Z">
            <w:rPr>
              <w:spacing w:val="-3"/>
            </w:rPr>
          </w:rPrChange>
        </w:rPr>
        <w:t xml:space="preserve"> </w:t>
      </w:r>
      <w:r w:rsidRPr="00DF3B93">
        <w:rPr>
          <w:sz w:val="22"/>
          <w:szCs w:val="22"/>
          <w:rPrChange w:id="1296" w:author="Brian Olea" w:date="2024-06-04T11:27:00Z" w16du:dateUtc="2024-06-04T17:27:00Z">
            <w:rPr/>
          </w:rPrChange>
        </w:rPr>
        <w:t>as</w:t>
      </w:r>
      <w:r w:rsidRPr="00DF3B93">
        <w:rPr>
          <w:spacing w:val="-3"/>
          <w:sz w:val="22"/>
          <w:szCs w:val="22"/>
          <w:rPrChange w:id="1297" w:author="Brian Olea" w:date="2024-06-04T11:27:00Z" w16du:dateUtc="2024-06-04T17:27:00Z">
            <w:rPr>
              <w:spacing w:val="-3"/>
            </w:rPr>
          </w:rPrChange>
        </w:rPr>
        <w:t xml:space="preserve"> </w:t>
      </w:r>
      <w:r w:rsidRPr="00DF3B93">
        <w:rPr>
          <w:sz w:val="22"/>
          <w:szCs w:val="22"/>
          <w:rPrChange w:id="1298" w:author="Brian Olea" w:date="2024-06-04T11:27:00Z" w16du:dateUtc="2024-06-04T17:27:00Z">
            <w:rPr/>
          </w:rPrChange>
        </w:rPr>
        <w:t>when</w:t>
      </w:r>
      <w:r w:rsidRPr="00DF3B93">
        <w:rPr>
          <w:spacing w:val="-3"/>
          <w:sz w:val="22"/>
          <w:szCs w:val="22"/>
          <w:rPrChange w:id="1299" w:author="Brian Olea" w:date="2024-06-04T11:27:00Z" w16du:dateUtc="2024-06-04T17:27:00Z">
            <w:rPr>
              <w:spacing w:val="-3"/>
            </w:rPr>
          </w:rPrChange>
        </w:rPr>
        <w:t xml:space="preserve"> </w:t>
      </w:r>
      <w:r w:rsidRPr="00DF3B93">
        <w:rPr>
          <w:sz w:val="22"/>
          <w:szCs w:val="22"/>
          <w:rPrChange w:id="1300" w:author="Brian Olea" w:date="2024-06-04T11:27:00Z" w16du:dateUtc="2024-06-04T17:27:00Z">
            <w:rPr/>
          </w:rPrChange>
        </w:rPr>
        <w:t>implementing</w:t>
      </w:r>
      <w:r w:rsidRPr="00DF3B93">
        <w:rPr>
          <w:spacing w:val="-3"/>
          <w:sz w:val="22"/>
          <w:szCs w:val="22"/>
          <w:rPrChange w:id="1301" w:author="Brian Olea" w:date="2024-06-04T11:27:00Z" w16du:dateUtc="2024-06-04T17:27:00Z">
            <w:rPr>
              <w:spacing w:val="-3"/>
            </w:rPr>
          </w:rPrChange>
        </w:rPr>
        <w:t xml:space="preserve"> </w:t>
      </w:r>
      <w:r w:rsidRPr="00DF3B93">
        <w:rPr>
          <w:sz w:val="22"/>
          <w:szCs w:val="22"/>
          <w:rPrChange w:id="1302" w:author="Brian Olea" w:date="2024-06-04T11:27:00Z" w16du:dateUtc="2024-06-04T17:27:00Z">
            <w:rPr/>
          </w:rPrChange>
        </w:rPr>
        <w:t>or</w:t>
      </w:r>
      <w:r w:rsidRPr="00DF3B93">
        <w:rPr>
          <w:spacing w:val="-2"/>
          <w:sz w:val="22"/>
          <w:szCs w:val="22"/>
          <w:rPrChange w:id="1303" w:author="Brian Olea" w:date="2024-06-04T11:27:00Z" w16du:dateUtc="2024-06-04T17:27:00Z">
            <w:rPr>
              <w:spacing w:val="-2"/>
            </w:rPr>
          </w:rPrChange>
        </w:rPr>
        <w:t xml:space="preserve"> </w:t>
      </w:r>
      <w:r w:rsidRPr="00DF3B93">
        <w:rPr>
          <w:sz w:val="22"/>
          <w:szCs w:val="22"/>
          <w:rPrChange w:id="1304" w:author="Brian Olea" w:date="2024-06-04T11:27:00Z" w16du:dateUtc="2024-06-04T17:27:00Z">
            <w:rPr/>
          </w:rPrChange>
        </w:rPr>
        <w:t>improving</w:t>
      </w:r>
      <w:r w:rsidRPr="00DF3B93">
        <w:rPr>
          <w:spacing w:val="-3"/>
          <w:sz w:val="22"/>
          <w:szCs w:val="22"/>
          <w:rPrChange w:id="1305" w:author="Brian Olea" w:date="2024-06-04T11:27:00Z" w16du:dateUtc="2024-06-04T17:27:00Z">
            <w:rPr>
              <w:spacing w:val="-3"/>
            </w:rPr>
          </w:rPrChange>
        </w:rPr>
        <w:t xml:space="preserve"> </w:t>
      </w:r>
      <w:r w:rsidRPr="00DF3B93">
        <w:rPr>
          <w:sz w:val="22"/>
          <w:szCs w:val="22"/>
          <w:rPrChange w:id="1306" w:author="Brian Olea" w:date="2024-06-04T11:27:00Z" w16du:dateUtc="2024-06-04T17:27:00Z">
            <w:rPr/>
          </w:rPrChange>
        </w:rPr>
        <w:t>the</w:t>
      </w:r>
      <w:r w:rsidRPr="00DF3B93">
        <w:rPr>
          <w:spacing w:val="-3"/>
          <w:sz w:val="22"/>
          <w:szCs w:val="22"/>
          <w:rPrChange w:id="1307" w:author="Brian Olea" w:date="2024-06-04T11:27:00Z" w16du:dateUtc="2024-06-04T17:27:00Z">
            <w:rPr>
              <w:spacing w:val="-3"/>
            </w:rPr>
          </w:rPrChange>
        </w:rPr>
        <w:t xml:space="preserve"> </w:t>
      </w:r>
      <w:r w:rsidRPr="00DF3B93">
        <w:rPr>
          <w:sz w:val="22"/>
          <w:szCs w:val="22"/>
          <w:rPrChange w:id="1308" w:author="Brian Olea" w:date="2024-06-04T11:27:00Z" w16du:dateUtc="2024-06-04T17:27:00Z">
            <w:rPr/>
          </w:rPrChange>
        </w:rPr>
        <w:t>management system;</w:t>
      </w:r>
      <w:r w:rsidRPr="00DF3B93">
        <w:rPr>
          <w:spacing w:val="-3"/>
          <w:sz w:val="22"/>
          <w:szCs w:val="22"/>
          <w:rPrChange w:id="1309" w:author="Brian Olea" w:date="2024-06-04T11:27:00Z" w16du:dateUtc="2024-06-04T17:27:00Z">
            <w:rPr>
              <w:spacing w:val="-3"/>
            </w:rPr>
          </w:rPrChange>
        </w:rPr>
        <w:t xml:space="preserve"> </w:t>
      </w:r>
      <w:r w:rsidRPr="00DF3B93">
        <w:rPr>
          <w:sz w:val="22"/>
          <w:szCs w:val="22"/>
          <w:rPrChange w:id="1310" w:author="Brian Olea" w:date="2024-06-04T11:27:00Z" w16du:dateUtc="2024-06-04T17:27:00Z">
            <w:rPr/>
          </w:rPrChange>
        </w:rPr>
        <w:t>likewise,</w:t>
      </w:r>
      <w:r w:rsidRPr="00DF3B93">
        <w:rPr>
          <w:spacing w:val="-3"/>
          <w:sz w:val="22"/>
          <w:szCs w:val="22"/>
          <w:rPrChange w:id="1311" w:author="Brian Olea" w:date="2024-06-04T11:27:00Z" w16du:dateUtc="2024-06-04T17:27:00Z">
            <w:rPr>
              <w:spacing w:val="-3"/>
            </w:rPr>
          </w:rPrChange>
        </w:rPr>
        <w:t xml:space="preserve"> </w:t>
      </w:r>
      <w:r w:rsidRPr="00DF3B93">
        <w:rPr>
          <w:sz w:val="22"/>
          <w:szCs w:val="22"/>
          <w:rPrChange w:id="1312" w:author="Brian Olea" w:date="2024-06-04T11:27:00Z" w16du:dateUtc="2024-06-04T17:27:00Z">
            <w:rPr/>
          </w:rPrChange>
        </w:rPr>
        <w:t>these</w:t>
      </w:r>
      <w:r w:rsidRPr="00DF3B93">
        <w:rPr>
          <w:spacing w:val="-3"/>
          <w:sz w:val="22"/>
          <w:szCs w:val="22"/>
          <w:rPrChange w:id="1313" w:author="Brian Olea" w:date="2024-06-04T11:27:00Z" w16du:dateUtc="2024-06-04T17:27:00Z">
            <w:rPr>
              <w:spacing w:val="-3"/>
            </w:rPr>
          </w:rPrChange>
        </w:rPr>
        <w:t xml:space="preserve"> </w:t>
      </w:r>
      <w:r w:rsidRPr="00DF3B93">
        <w:rPr>
          <w:sz w:val="22"/>
          <w:szCs w:val="22"/>
          <w:rPrChange w:id="1314" w:author="Brian Olea" w:date="2024-06-04T11:27:00Z" w16du:dateUtc="2024-06-04T17:27:00Z">
            <w:rPr/>
          </w:rPrChange>
        </w:rPr>
        <w:t>are</w:t>
      </w:r>
      <w:r w:rsidRPr="00DF3B93">
        <w:rPr>
          <w:spacing w:val="-3"/>
          <w:sz w:val="22"/>
          <w:szCs w:val="22"/>
          <w:rPrChange w:id="1315" w:author="Brian Olea" w:date="2024-06-04T11:27:00Z" w16du:dateUtc="2024-06-04T17:27:00Z">
            <w:rPr>
              <w:spacing w:val="-3"/>
            </w:rPr>
          </w:rPrChange>
        </w:rPr>
        <w:t xml:space="preserve"> </w:t>
      </w:r>
      <w:r w:rsidRPr="00DF3B93">
        <w:rPr>
          <w:sz w:val="22"/>
          <w:szCs w:val="22"/>
          <w:rPrChange w:id="1316" w:author="Brian Olea" w:date="2024-06-04T11:27:00Z" w16du:dateUtc="2024-06-04T17:27:00Z">
            <w:rPr/>
          </w:rPrChange>
        </w:rPr>
        <w:t>considered</w:t>
      </w:r>
      <w:r w:rsidRPr="00DF3B93">
        <w:rPr>
          <w:spacing w:val="-3"/>
          <w:sz w:val="22"/>
          <w:szCs w:val="22"/>
          <w:rPrChange w:id="1317" w:author="Brian Olea" w:date="2024-06-04T11:27:00Z" w16du:dateUtc="2024-06-04T17:27:00Z">
            <w:rPr>
              <w:spacing w:val="-3"/>
            </w:rPr>
          </w:rPrChange>
        </w:rPr>
        <w:t xml:space="preserve"> </w:t>
      </w:r>
      <w:r w:rsidRPr="00DF3B93">
        <w:rPr>
          <w:sz w:val="22"/>
          <w:szCs w:val="22"/>
          <w:rPrChange w:id="1318" w:author="Brian Olea" w:date="2024-06-04T11:27:00Z" w16du:dateUtc="2024-06-04T17:27:00Z">
            <w:rPr/>
          </w:rPrChange>
        </w:rPr>
        <w:t>relative</w:t>
      </w:r>
      <w:r w:rsidRPr="00DF3B93">
        <w:rPr>
          <w:spacing w:val="-3"/>
          <w:sz w:val="22"/>
          <w:szCs w:val="22"/>
          <w:rPrChange w:id="1319" w:author="Brian Olea" w:date="2024-06-04T11:27:00Z" w16du:dateUtc="2024-06-04T17:27:00Z">
            <w:rPr>
              <w:spacing w:val="-3"/>
            </w:rPr>
          </w:rPrChange>
        </w:rPr>
        <w:t xml:space="preserve"> </w:t>
      </w:r>
      <w:r w:rsidRPr="00DF3B93">
        <w:rPr>
          <w:sz w:val="22"/>
          <w:szCs w:val="22"/>
          <w:rPrChange w:id="1320" w:author="Brian Olea" w:date="2024-06-04T11:27:00Z" w16du:dateUtc="2024-06-04T17:27:00Z">
            <w:rPr/>
          </w:rPrChange>
        </w:rPr>
        <w:t>to products</w:t>
      </w:r>
      <w:r w:rsidRPr="00DF3B93">
        <w:rPr>
          <w:spacing w:val="-3"/>
          <w:sz w:val="22"/>
          <w:szCs w:val="22"/>
          <w:rPrChange w:id="1321" w:author="Brian Olea" w:date="2024-06-04T11:27:00Z" w16du:dateUtc="2024-06-04T17:27:00Z">
            <w:rPr>
              <w:spacing w:val="-3"/>
            </w:rPr>
          </w:rPrChange>
        </w:rPr>
        <w:t xml:space="preserve"> </w:t>
      </w:r>
      <w:r w:rsidRPr="00DF3B93">
        <w:rPr>
          <w:sz w:val="22"/>
          <w:szCs w:val="22"/>
          <w:rPrChange w:id="1322" w:author="Brian Olea" w:date="2024-06-04T11:27:00Z" w16du:dateUtc="2024-06-04T17:27:00Z">
            <w:rPr/>
          </w:rPrChange>
        </w:rPr>
        <w:t>and</w:t>
      </w:r>
      <w:r w:rsidRPr="00DF3B93">
        <w:rPr>
          <w:spacing w:val="-4"/>
          <w:sz w:val="22"/>
          <w:szCs w:val="22"/>
          <w:rPrChange w:id="1323" w:author="Brian Olea" w:date="2024-06-04T11:27:00Z" w16du:dateUtc="2024-06-04T17:27:00Z">
            <w:rPr>
              <w:spacing w:val="-4"/>
            </w:rPr>
          </w:rPrChange>
        </w:rPr>
        <w:t xml:space="preserve"> </w:t>
      </w:r>
      <w:r w:rsidRPr="00DF3B93">
        <w:rPr>
          <w:sz w:val="22"/>
          <w:szCs w:val="22"/>
          <w:rPrChange w:id="1324" w:author="Brian Olea" w:date="2024-06-04T11:27:00Z" w16du:dateUtc="2024-06-04T17:27:00Z">
            <w:rPr/>
          </w:rPrChange>
        </w:rPr>
        <w:t>services.</w:t>
      </w:r>
      <w:r w:rsidRPr="00DF3B93">
        <w:rPr>
          <w:spacing w:val="-4"/>
          <w:sz w:val="22"/>
          <w:szCs w:val="22"/>
          <w:rPrChange w:id="1325" w:author="Brian Olea" w:date="2024-06-04T11:27:00Z" w16du:dateUtc="2024-06-04T17:27:00Z">
            <w:rPr>
              <w:spacing w:val="-4"/>
            </w:rPr>
          </w:rPrChange>
        </w:rPr>
        <w:t xml:space="preserve"> </w:t>
      </w:r>
      <w:r w:rsidRPr="00DF3B93">
        <w:rPr>
          <w:sz w:val="22"/>
          <w:szCs w:val="22"/>
          <w:rPrChange w:id="1326" w:author="Brian Olea" w:date="2024-06-04T11:27:00Z" w16du:dateUtc="2024-06-04T17:27:00Z">
            <w:rPr/>
          </w:rPrChange>
        </w:rPr>
        <w:t>Risks</w:t>
      </w:r>
      <w:r w:rsidRPr="00DF3B93">
        <w:rPr>
          <w:spacing w:val="-3"/>
          <w:sz w:val="22"/>
          <w:szCs w:val="22"/>
          <w:rPrChange w:id="1327" w:author="Brian Olea" w:date="2024-06-04T11:27:00Z" w16du:dateUtc="2024-06-04T17:27:00Z">
            <w:rPr>
              <w:spacing w:val="-3"/>
            </w:rPr>
          </w:rPrChange>
        </w:rPr>
        <w:t xml:space="preserve"> </w:t>
      </w:r>
      <w:r w:rsidRPr="00DF3B93">
        <w:rPr>
          <w:sz w:val="22"/>
          <w:szCs w:val="22"/>
          <w:rPrChange w:id="1328" w:author="Brian Olea" w:date="2024-06-04T11:27:00Z" w16du:dateUtc="2024-06-04T17:27:00Z">
            <w:rPr/>
          </w:rPrChange>
        </w:rPr>
        <w:t>and</w:t>
      </w:r>
      <w:r w:rsidRPr="00DF3B93">
        <w:rPr>
          <w:spacing w:val="-4"/>
          <w:sz w:val="22"/>
          <w:szCs w:val="22"/>
          <w:rPrChange w:id="1329" w:author="Brian Olea" w:date="2024-06-04T11:27:00Z" w16du:dateUtc="2024-06-04T17:27:00Z">
            <w:rPr>
              <w:spacing w:val="-4"/>
            </w:rPr>
          </w:rPrChange>
        </w:rPr>
        <w:t xml:space="preserve"> </w:t>
      </w:r>
      <w:r w:rsidRPr="00DF3B93">
        <w:rPr>
          <w:sz w:val="22"/>
          <w:szCs w:val="22"/>
          <w:rPrChange w:id="1330" w:author="Brian Olea" w:date="2024-06-04T11:27:00Z" w16du:dateUtc="2024-06-04T17:27:00Z">
            <w:rPr/>
          </w:rPrChange>
        </w:rPr>
        <w:t>opportunities</w:t>
      </w:r>
      <w:r w:rsidRPr="00DF3B93">
        <w:rPr>
          <w:spacing w:val="-3"/>
          <w:sz w:val="22"/>
          <w:szCs w:val="22"/>
          <w:rPrChange w:id="1331" w:author="Brian Olea" w:date="2024-06-04T11:27:00Z" w16du:dateUtc="2024-06-04T17:27:00Z">
            <w:rPr>
              <w:spacing w:val="-3"/>
            </w:rPr>
          </w:rPrChange>
        </w:rPr>
        <w:t xml:space="preserve"> </w:t>
      </w:r>
      <w:r w:rsidRPr="00DF3B93">
        <w:rPr>
          <w:sz w:val="22"/>
          <w:szCs w:val="22"/>
          <w:rPrChange w:id="1332" w:author="Brian Olea" w:date="2024-06-04T11:27:00Z" w16du:dateUtc="2024-06-04T17:27:00Z">
            <w:rPr/>
          </w:rPrChange>
        </w:rPr>
        <w:t>are</w:t>
      </w:r>
      <w:r w:rsidRPr="00DF3B93">
        <w:rPr>
          <w:spacing w:val="-4"/>
          <w:sz w:val="22"/>
          <w:szCs w:val="22"/>
          <w:rPrChange w:id="1333" w:author="Brian Olea" w:date="2024-06-04T11:27:00Z" w16du:dateUtc="2024-06-04T17:27:00Z">
            <w:rPr>
              <w:spacing w:val="-4"/>
            </w:rPr>
          </w:rPrChange>
        </w:rPr>
        <w:t xml:space="preserve"> </w:t>
      </w:r>
      <w:r w:rsidRPr="00DF3B93">
        <w:rPr>
          <w:sz w:val="22"/>
          <w:szCs w:val="22"/>
          <w:rPrChange w:id="1334" w:author="Brian Olea" w:date="2024-06-04T11:27:00Z" w16du:dateUtc="2024-06-04T17:27:00Z">
            <w:rPr/>
          </w:rPrChange>
        </w:rPr>
        <w:t>identified and</w:t>
      </w:r>
      <w:r w:rsidRPr="00DF3B93">
        <w:rPr>
          <w:spacing w:val="-4"/>
          <w:sz w:val="22"/>
          <w:szCs w:val="22"/>
          <w:rPrChange w:id="1335" w:author="Brian Olea" w:date="2024-06-04T11:27:00Z" w16du:dateUtc="2024-06-04T17:27:00Z">
            <w:rPr>
              <w:spacing w:val="-4"/>
            </w:rPr>
          </w:rPrChange>
        </w:rPr>
        <w:t xml:space="preserve"> </w:t>
      </w:r>
      <w:r w:rsidRPr="00DF3B93">
        <w:rPr>
          <w:sz w:val="22"/>
          <w:szCs w:val="22"/>
          <w:rPrChange w:id="1336" w:author="Brian Olea" w:date="2024-06-04T11:27:00Z" w16du:dateUtc="2024-06-04T17:27:00Z">
            <w:rPr/>
          </w:rPrChange>
        </w:rPr>
        <w:t>managed</w:t>
      </w:r>
      <w:r w:rsidRPr="00DF3B93">
        <w:rPr>
          <w:spacing w:val="-3"/>
          <w:sz w:val="22"/>
          <w:szCs w:val="22"/>
          <w:rPrChange w:id="1337" w:author="Brian Olea" w:date="2024-06-04T11:27:00Z" w16du:dateUtc="2024-06-04T17:27:00Z">
            <w:rPr>
              <w:spacing w:val="-3"/>
            </w:rPr>
          </w:rPrChange>
        </w:rPr>
        <w:t xml:space="preserve"> </w:t>
      </w:r>
      <w:r w:rsidRPr="00DF3B93">
        <w:rPr>
          <w:sz w:val="22"/>
          <w:szCs w:val="22"/>
          <w:rPrChange w:id="1338" w:author="Brian Olea" w:date="2024-06-04T11:27:00Z" w16du:dateUtc="2024-06-04T17:27:00Z">
            <w:rPr/>
          </w:rPrChange>
        </w:rPr>
        <w:t>through</w:t>
      </w:r>
      <w:r w:rsidRPr="00DF3B93">
        <w:rPr>
          <w:spacing w:val="-4"/>
          <w:sz w:val="22"/>
          <w:szCs w:val="22"/>
          <w:rPrChange w:id="1339" w:author="Brian Olea" w:date="2024-06-04T11:27:00Z" w16du:dateUtc="2024-06-04T17:27:00Z">
            <w:rPr>
              <w:spacing w:val="-4"/>
            </w:rPr>
          </w:rPrChange>
        </w:rPr>
        <w:t xml:space="preserve"> </w:t>
      </w:r>
      <w:r w:rsidRPr="00DF3B93">
        <w:rPr>
          <w:sz w:val="22"/>
          <w:szCs w:val="22"/>
          <w:rPrChange w:id="1340" w:author="Brian Olea" w:date="2024-06-04T11:27:00Z" w16du:dateUtc="2024-06-04T17:27:00Z">
            <w:rPr/>
          </w:rPrChange>
        </w:rPr>
        <w:t>Management</w:t>
      </w:r>
      <w:r w:rsidRPr="00DF3B93">
        <w:rPr>
          <w:spacing w:val="-2"/>
          <w:sz w:val="22"/>
          <w:szCs w:val="22"/>
          <w:rPrChange w:id="1341" w:author="Brian Olea" w:date="2024-06-04T11:27:00Z" w16du:dateUtc="2024-06-04T17:27:00Z">
            <w:rPr>
              <w:spacing w:val="-2"/>
            </w:rPr>
          </w:rPrChange>
        </w:rPr>
        <w:t xml:space="preserve"> </w:t>
      </w:r>
      <w:r w:rsidRPr="00DF3B93">
        <w:rPr>
          <w:sz w:val="22"/>
          <w:szCs w:val="22"/>
          <w:rPrChange w:id="1342" w:author="Brian Olea" w:date="2024-06-04T11:27:00Z" w16du:dateUtc="2024-06-04T17:27:00Z">
            <w:rPr/>
          </w:rPrChange>
        </w:rPr>
        <w:t>review</w:t>
      </w:r>
      <w:r w:rsidRPr="00DF3B93">
        <w:rPr>
          <w:spacing w:val="-4"/>
          <w:sz w:val="22"/>
          <w:szCs w:val="22"/>
          <w:rPrChange w:id="1343" w:author="Brian Olea" w:date="2024-06-04T11:27:00Z" w16du:dateUtc="2024-06-04T17:27:00Z">
            <w:rPr>
              <w:spacing w:val="-4"/>
            </w:rPr>
          </w:rPrChange>
        </w:rPr>
        <w:t xml:space="preserve"> </w:t>
      </w:r>
      <w:r w:rsidRPr="00DF3B93">
        <w:rPr>
          <w:sz w:val="22"/>
          <w:szCs w:val="22"/>
          <w:rPrChange w:id="1344" w:author="Brian Olea" w:date="2024-06-04T11:27:00Z" w16du:dateUtc="2024-06-04T17:27:00Z">
            <w:rPr/>
          </w:rPrChange>
        </w:rPr>
        <w:t>and are recorded. Risks are managed to minimize their likelihood and impact; opportunities are managed to improve their likelihood and benefit.</w:t>
      </w:r>
    </w:p>
    <w:p w14:paraId="3291799E" w14:textId="77777777" w:rsidR="00DF0971" w:rsidRPr="00DF3B93" w:rsidRDefault="00000000">
      <w:pPr>
        <w:pStyle w:val="Heading2"/>
        <w:spacing w:before="180"/>
        <w:rPr>
          <w:sz w:val="22"/>
          <w:szCs w:val="22"/>
          <w:rPrChange w:id="1345" w:author="Brian Olea" w:date="2024-06-04T11:27:00Z" w16du:dateUtc="2024-06-04T17:27:00Z">
            <w:rPr/>
          </w:rPrChange>
        </w:rPr>
      </w:pPr>
      <w:r w:rsidRPr="00DF3B93">
        <w:rPr>
          <w:sz w:val="22"/>
          <w:szCs w:val="22"/>
          <w:rPrChange w:id="1346" w:author="Brian Olea" w:date="2024-06-04T11:27:00Z" w16du:dateUtc="2024-06-04T17:27:00Z">
            <w:rPr/>
          </w:rPrChange>
        </w:rPr>
        <w:t>Quality</w:t>
      </w:r>
      <w:r w:rsidRPr="00DF3B93">
        <w:rPr>
          <w:spacing w:val="-9"/>
          <w:sz w:val="22"/>
          <w:szCs w:val="22"/>
          <w:rPrChange w:id="1347" w:author="Brian Olea" w:date="2024-06-04T11:27:00Z" w16du:dateUtc="2024-06-04T17:27:00Z">
            <w:rPr>
              <w:spacing w:val="-9"/>
            </w:rPr>
          </w:rPrChange>
        </w:rPr>
        <w:t xml:space="preserve"> </w:t>
      </w:r>
      <w:r w:rsidRPr="00DF3B93">
        <w:rPr>
          <w:sz w:val="22"/>
          <w:szCs w:val="22"/>
          <w:rPrChange w:id="1348" w:author="Brian Olea" w:date="2024-06-04T11:27:00Z" w16du:dateUtc="2024-06-04T17:27:00Z">
            <w:rPr/>
          </w:rPrChange>
        </w:rPr>
        <w:t>Objectives</w:t>
      </w:r>
      <w:r w:rsidRPr="00DF3B93">
        <w:rPr>
          <w:spacing w:val="-7"/>
          <w:sz w:val="22"/>
          <w:szCs w:val="22"/>
          <w:rPrChange w:id="1349" w:author="Brian Olea" w:date="2024-06-04T11:27:00Z" w16du:dateUtc="2024-06-04T17:27:00Z">
            <w:rPr>
              <w:spacing w:val="-7"/>
            </w:rPr>
          </w:rPrChange>
        </w:rPr>
        <w:t xml:space="preserve"> </w:t>
      </w:r>
      <w:r w:rsidRPr="00DF3B93">
        <w:rPr>
          <w:sz w:val="22"/>
          <w:szCs w:val="22"/>
          <w:rPrChange w:id="1350" w:author="Brian Olea" w:date="2024-06-04T11:27:00Z" w16du:dateUtc="2024-06-04T17:27:00Z">
            <w:rPr/>
          </w:rPrChange>
        </w:rPr>
        <w:t>and</w:t>
      </w:r>
      <w:r w:rsidRPr="00DF3B93">
        <w:rPr>
          <w:spacing w:val="-8"/>
          <w:sz w:val="22"/>
          <w:szCs w:val="22"/>
          <w:rPrChange w:id="1351" w:author="Brian Olea" w:date="2024-06-04T11:27:00Z" w16du:dateUtc="2024-06-04T17:27:00Z">
            <w:rPr>
              <w:spacing w:val="-8"/>
            </w:rPr>
          </w:rPrChange>
        </w:rPr>
        <w:t xml:space="preserve"> </w:t>
      </w:r>
      <w:r w:rsidRPr="00DF3B93">
        <w:rPr>
          <w:sz w:val="22"/>
          <w:szCs w:val="22"/>
          <w:rPrChange w:id="1352" w:author="Brian Olea" w:date="2024-06-04T11:27:00Z" w16du:dateUtc="2024-06-04T17:27:00Z">
            <w:rPr/>
          </w:rPrChange>
        </w:rPr>
        <w:t>Planning</w:t>
      </w:r>
      <w:r w:rsidRPr="00DF3B93">
        <w:rPr>
          <w:spacing w:val="-9"/>
          <w:sz w:val="22"/>
          <w:szCs w:val="22"/>
          <w:rPrChange w:id="1353" w:author="Brian Olea" w:date="2024-06-04T11:27:00Z" w16du:dateUtc="2024-06-04T17:27:00Z">
            <w:rPr>
              <w:spacing w:val="-9"/>
            </w:rPr>
          </w:rPrChange>
        </w:rPr>
        <w:t xml:space="preserve"> </w:t>
      </w:r>
      <w:r w:rsidRPr="00DF3B93">
        <w:rPr>
          <w:sz w:val="22"/>
          <w:szCs w:val="22"/>
          <w:rPrChange w:id="1354" w:author="Brian Olea" w:date="2024-06-04T11:27:00Z" w16du:dateUtc="2024-06-04T17:27:00Z">
            <w:rPr/>
          </w:rPrChange>
        </w:rPr>
        <w:t>to</w:t>
      </w:r>
      <w:r w:rsidRPr="00DF3B93">
        <w:rPr>
          <w:spacing w:val="-8"/>
          <w:sz w:val="22"/>
          <w:szCs w:val="22"/>
          <w:rPrChange w:id="1355" w:author="Brian Olea" w:date="2024-06-04T11:27:00Z" w16du:dateUtc="2024-06-04T17:27:00Z">
            <w:rPr>
              <w:spacing w:val="-8"/>
            </w:rPr>
          </w:rPrChange>
        </w:rPr>
        <w:t xml:space="preserve"> </w:t>
      </w:r>
      <w:r w:rsidRPr="00DF3B93">
        <w:rPr>
          <w:sz w:val="22"/>
          <w:szCs w:val="22"/>
          <w:rPrChange w:id="1356" w:author="Brian Olea" w:date="2024-06-04T11:27:00Z" w16du:dateUtc="2024-06-04T17:27:00Z">
            <w:rPr/>
          </w:rPrChange>
        </w:rPr>
        <w:t>Achieve</w:t>
      </w:r>
      <w:r w:rsidRPr="00DF3B93">
        <w:rPr>
          <w:spacing w:val="-8"/>
          <w:sz w:val="22"/>
          <w:szCs w:val="22"/>
          <w:rPrChange w:id="1357" w:author="Brian Olea" w:date="2024-06-04T11:27:00Z" w16du:dateUtc="2024-06-04T17:27:00Z">
            <w:rPr>
              <w:spacing w:val="-8"/>
            </w:rPr>
          </w:rPrChange>
        </w:rPr>
        <w:t xml:space="preserve"> </w:t>
      </w:r>
      <w:r w:rsidRPr="00DF3B93">
        <w:rPr>
          <w:spacing w:val="-4"/>
          <w:sz w:val="22"/>
          <w:szCs w:val="22"/>
          <w:rPrChange w:id="1358" w:author="Brian Olea" w:date="2024-06-04T11:27:00Z" w16du:dateUtc="2024-06-04T17:27:00Z">
            <w:rPr>
              <w:spacing w:val="-4"/>
            </w:rPr>
          </w:rPrChange>
        </w:rPr>
        <w:t>Them</w:t>
      </w:r>
    </w:p>
    <w:p w14:paraId="11F3732D" w14:textId="77777777" w:rsidR="00DF0971" w:rsidRPr="00DF3B93" w:rsidRDefault="00000000">
      <w:pPr>
        <w:pStyle w:val="BodyText"/>
        <w:spacing w:before="30"/>
        <w:ind w:right="428"/>
        <w:rPr>
          <w:sz w:val="22"/>
          <w:szCs w:val="22"/>
          <w:rPrChange w:id="1359" w:author="Brian Olea" w:date="2024-06-04T11:27:00Z" w16du:dateUtc="2024-06-04T17:27:00Z">
            <w:rPr/>
          </w:rPrChange>
        </w:rPr>
      </w:pPr>
      <w:r w:rsidRPr="00DF3B93">
        <w:rPr>
          <w:sz w:val="22"/>
          <w:szCs w:val="22"/>
          <w:rPrChange w:id="1360" w:author="Brian Olea" w:date="2024-06-04T11:27:00Z" w16du:dateUtc="2024-06-04T17:27:00Z">
            <w:rPr/>
          </w:rPrChange>
        </w:rPr>
        <w:t>As part of the adoption of the process approach, The Organization utilizes its process objectives, as the main</w:t>
      </w:r>
      <w:r w:rsidRPr="00DF3B93">
        <w:rPr>
          <w:spacing w:val="-4"/>
          <w:sz w:val="22"/>
          <w:szCs w:val="22"/>
          <w:rPrChange w:id="1361" w:author="Brian Olea" w:date="2024-06-04T11:27:00Z" w16du:dateUtc="2024-06-04T17:27:00Z">
            <w:rPr>
              <w:spacing w:val="-4"/>
            </w:rPr>
          </w:rPrChange>
        </w:rPr>
        <w:t xml:space="preserve"> </w:t>
      </w:r>
      <w:r w:rsidRPr="00DF3B93">
        <w:rPr>
          <w:sz w:val="22"/>
          <w:szCs w:val="22"/>
          <w:rPrChange w:id="1362" w:author="Brian Olea" w:date="2024-06-04T11:27:00Z" w16du:dateUtc="2024-06-04T17:27:00Z">
            <w:rPr/>
          </w:rPrChange>
        </w:rPr>
        <w:t>quality</w:t>
      </w:r>
      <w:r w:rsidRPr="00DF3B93">
        <w:rPr>
          <w:spacing w:val="-4"/>
          <w:sz w:val="22"/>
          <w:szCs w:val="22"/>
          <w:rPrChange w:id="1363" w:author="Brian Olea" w:date="2024-06-04T11:27:00Z" w16du:dateUtc="2024-06-04T17:27:00Z">
            <w:rPr>
              <w:spacing w:val="-4"/>
            </w:rPr>
          </w:rPrChange>
        </w:rPr>
        <w:t xml:space="preserve"> </w:t>
      </w:r>
      <w:r w:rsidRPr="00DF3B93">
        <w:rPr>
          <w:sz w:val="22"/>
          <w:szCs w:val="22"/>
          <w:rPrChange w:id="1364" w:author="Brian Olea" w:date="2024-06-04T11:27:00Z" w16du:dateUtc="2024-06-04T17:27:00Z">
            <w:rPr/>
          </w:rPrChange>
        </w:rPr>
        <w:t>objectives</w:t>
      </w:r>
      <w:r w:rsidRPr="00DF3B93">
        <w:rPr>
          <w:spacing w:val="-3"/>
          <w:sz w:val="22"/>
          <w:szCs w:val="22"/>
          <w:rPrChange w:id="1365" w:author="Brian Olea" w:date="2024-06-04T11:27:00Z" w16du:dateUtc="2024-06-04T17:27:00Z">
            <w:rPr>
              <w:spacing w:val="-3"/>
            </w:rPr>
          </w:rPrChange>
        </w:rPr>
        <w:t xml:space="preserve"> </w:t>
      </w:r>
      <w:r w:rsidRPr="00DF3B93">
        <w:rPr>
          <w:sz w:val="22"/>
          <w:szCs w:val="22"/>
          <w:rPrChange w:id="1366" w:author="Brian Olea" w:date="2024-06-04T11:27:00Z" w16du:dateUtc="2024-06-04T17:27:00Z">
            <w:rPr/>
          </w:rPrChange>
        </w:rPr>
        <w:t>for</w:t>
      </w:r>
      <w:r w:rsidRPr="00DF3B93">
        <w:rPr>
          <w:spacing w:val="-3"/>
          <w:sz w:val="22"/>
          <w:szCs w:val="22"/>
          <w:rPrChange w:id="1367" w:author="Brian Olea" w:date="2024-06-04T11:27:00Z" w16du:dateUtc="2024-06-04T17:27:00Z">
            <w:rPr>
              <w:spacing w:val="-3"/>
            </w:rPr>
          </w:rPrChange>
        </w:rPr>
        <w:t xml:space="preserve"> </w:t>
      </w:r>
      <w:r w:rsidRPr="00DF3B93">
        <w:rPr>
          <w:sz w:val="22"/>
          <w:szCs w:val="22"/>
          <w:rPrChange w:id="1368" w:author="Brian Olea" w:date="2024-06-04T11:27:00Z" w16du:dateUtc="2024-06-04T17:27:00Z">
            <w:rPr/>
          </w:rPrChange>
        </w:rPr>
        <w:t>the</w:t>
      </w:r>
      <w:r w:rsidRPr="00DF3B93">
        <w:rPr>
          <w:spacing w:val="-4"/>
          <w:sz w:val="22"/>
          <w:szCs w:val="22"/>
          <w:rPrChange w:id="1369" w:author="Brian Olea" w:date="2024-06-04T11:27:00Z" w16du:dateUtc="2024-06-04T17:27:00Z">
            <w:rPr>
              <w:spacing w:val="-4"/>
            </w:rPr>
          </w:rPrChange>
        </w:rPr>
        <w:t xml:space="preserve"> </w:t>
      </w:r>
      <w:r w:rsidRPr="00DF3B93">
        <w:rPr>
          <w:sz w:val="22"/>
          <w:szCs w:val="22"/>
          <w:rPrChange w:id="1370" w:author="Brian Olea" w:date="2024-06-04T11:27:00Z" w16du:dateUtc="2024-06-04T17:27:00Z">
            <w:rPr/>
          </w:rPrChange>
        </w:rPr>
        <w:t>QMS.</w:t>
      </w:r>
      <w:r w:rsidRPr="00DF3B93">
        <w:rPr>
          <w:spacing w:val="-4"/>
          <w:sz w:val="22"/>
          <w:szCs w:val="22"/>
          <w:rPrChange w:id="1371" w:author="Brian Olea" w:date="2024-06-04T11:27:00Z" w16du:dateUtc="2024-06-04T17:27:00Z">
            <w:rPr>
              <w:spacing w:val="-4"/>
            </w:rPr>
          </w:rPrChange>
        </w:rPr>
        <w:t xml:space="preserve"> </w:t>
      </w:r>
      <w:r w:rsidRPr="00DF3B93">
        <w:rPr>
          <w:sz w:val="22"/>
          <w:szCs w:val="22"/>
          <w:rPrChange w:id="1372" w:author="Brian Olea" w:date="2024-06-04T11:27:00Z" w16du:dateUtc="2024-06-04T17:27:00Z">
            <w:rPr/>
          </w:rPrChange>
        </w:rPr>
        <w:t>These</w:t>
      </w:r>
      <w:r w:rsidRPr="00DF3B93">
        <w:rPr>
          <w:spacing w:val="-4"/>
          <w:sz w:val="22"/>
          <w:szCs w:val="22"/>
          <w:rPrChange w:id="1373" w:author="Brian Olea" w:date="2024-06-04T11:27:00Z" w16du:dateUtc="2024-06-04T17:27:00Z">
            <w:rPr>
              <w:spacing w:val="-4"/>
            </w:rPr>
          </w:rPrChange>
        </w:rPr>
        <w:t xml:space="preserve"> </w:t>
      </w:r>
      <w:r w:rsidRPr="00DF3B93">
        <w:rPr>
          <w:sz w:val="22"/>
          <w:szCs w:val="22"/>
          <w:rPrChange w:id="1374" w:author="Brian Olea" w:date="2024-06-04T11:27:00Z" w16du:dateUtc="2024-06-04T17:27:00Z">
            <w:rPr/>
          </w:rPrChange>
        </w:rPr>
        <w:t>include</w:t>
      </w:r>
      <w:r w:rsidRPr="00DF3B93">
        <w:rPr>
          <w:spacing w:val="-2"/>
          <w:sz w:val="22"/>
          <w:szCs w:val="22"/>
          <w:rPrChange w:id="1375" w:author="Brian Olea" w:date="2024-06-04T11:27:00Z" w16du:dateUtc="2024-06-04T17:27:00Z">
            <w:rPr>
              <w:spacing w:val="-2"/>
            </w:rPr>
          </w:rPrChange>
        </w:rPr>
        <w:t xml:space="preserve"> </w:t>
      </w:r>
      <w:r w:rsidRPr="00DF3B93">
        <w:rPr>
          <w:sz w:val="22"/>
          <w:szCs w:val="22"/>
          <w:rPrChange w:id="1376" w:author="Brian Olea" w:date="2024-06-04T11:27:00Z" w16du:dateUtc="2024-06-04T17:27:00Z">
            <w:rPr/>
          </w:rPrChange>
        </w:rPr>
        <w:t>overall</w:t>
      </w:r>
      <w:r w:rsidRPr="00DF3B93">
        <w:rPr>
          <w:spacing w:val="-4"/>
          <w:sz w:val="22"/>
          <w:szCs w:val="22"/>
          <w:rPrChange w:id="1377" w:author="Brian Olea" w:date="2024-06-04T11:27:00Z" w16du:dateUtc="2024-06-04T17:27:00Z">
            <w:rPr>
              <w:spacing w:val="-4"/>
            </w:rPr>
          </w:rPrChange>
        </w:rPr>
        <w:t xml:space="preserve"> </w:t>
      </w:r>
      <w:r w:rsidRPr="00DF3B93">
        <w:rPr>
          <w:sz w:val="22"/>
          <w:szCs w:val="22"/>
          <w:rPrChange w:id="1378" w:author="Brian Olea" w:date="2024-06-04T11:27:00Z" w16du:dateUtc="2024-06-04T17:27:00Z">
            <w:rPr/>
          </w:rPrChange>
        </w:rPr>
        <w:t>product-related</w:t>
      </w:r>
      <w:r w:rsidRPr="00DF3B93">
        <w:rPr>
          <w:spacing w:val="-4"/>
          <w:sz w:val="22"/>
          <w:szCs w:val="22"/>
          <w:rPrChange w:id="1379" w:author="Brian Olea" w:date="2024-06-04T11:27:00Z" w16du:dateUtc="2024-06-04T17:27:00Z">
            <w:rPr>
              <w:spacing w:val="-4"/>
            </w:rPr>
          </w:rPrChange>
        </w:rPr>
        <w:t xml:space="preserve"> </w:t>
      </w:r>
      <w:r w:rsidRPr="00DF3B93">
        <w:rPr>
          <w:sz w:val="22"/>
          <w:szCs w:val="22"/>
          <w:rPrChange w:id="1380" w:author="Brian Olea" w:date="2024-06-04T11:27:00Z" w16du:dateUtc="2024-06-04T17:27:00Z">
            <w:rPr/>
          </w:rPrChange>
        </w:rPr>
        <w:t>quality</w:t>
      </w:r>
      <w:r w:rsidRPr="00DF3B93">
        <w:rPr>
          <w:spacing w:val="-4"/>
          <w:sz w:val="22"/>
          <w:szCs w:val="22"/>
          <w:rPrChange w:id="1381" w:author="Brian Olea" w:date="2024-06-04T11:27:00Z" w16du:dateUtc="2024-06-04T17:27:00Z">
            <w:rPr>
              <w:spacing w:val="-4"/>
            </w:rPr>
          </w:rPrChange>
        </w:rPr>
        <w:t xml:space="preserve"> </w:t>
      </w:r>
      <w:r w:rsidRPr="00DF3B93">
        <w:rPr>
          <w:sz w:val="22"/>
          <w:szCs w:val="22"/>
          <w:rPrChange w:id="1382" w:author="Brian Olea" w:date="2024-06-04T11:27:00Z" w16du:dateUtc="2024-06-04T17:27:00Z">
            <w:rPr/>
          </w:rPrChange>
        </w:rPr>
        <w:t>objectives;</w:t>
      </w:r>
      <w:r w:rsidRPr="00DF3B93">
        <w:rPr>
          <w:spacing w:val="-3"/>
          <w:sz w:val="22"/>
          <w:szCs w:val="22"/>
          <w:rPrChange w:id="1383" w:author="Brian Olea" w:date="2024-06-04T11:27:00Z" w16du:dateUtc="2024-06-04T17:27:00Z">
            <w:rPr>
              <w:spacing w:val="-3"/>
            </w:rPr>
          </w:rPrChange>
        </w:rPr>
        <w:t xml:space="preserve"> </w:t>
      </w:r>
      <w:r w:rsidRPr="00DF3B93">
        <w:rPr>
          <w:sz w:val="22"/>
          <w:szCs w:val="22"/>
          <w:rPrChange w:id="1384" w:author="Brian Olea" w:date="2024-06-04T11:27:00Z" w16du:dateUtc="2024-06-04T17:27:00Z">
            <w:rPr/>
          </w:rPrChange>
        </w:rPr>
        <w:t>additional product-related quality objectives may be defined in work instructions or customer requirements.</w:t>
      </w:r>
    </w:p>
    <w:p w14:paraId="4396317B" w14:textId="77777777" w:rsidR="00DF0971" w:rsidRPr="00DF3B93" w:rsidRDefault="00000000">
      <w:pPr>
        <w:pStyle w:val="BodyText"/>
        <w:spacing w:before="80"/>
        <w:ind w:right="228"/>
        <w:rPr>
          <w:sz w:val="22"/>
          <w:szCs w:val="22"/>
          <w:rPrChange w:id="1385" w:author="Brian Olea" w:date="2024-06-04T11:27:00Z" w16du:dateUtc="2024-06-04T17:27:00Z">
            <w:rPr/>
          </w:rPrChange>
        </w:rPr>
      </w:pPr>
      <w:r w:rsidRPr="00DF3B93">
        <w:rPr>
          <w:sz w:val="22"/>
          <w:szCs w:val="22"/>
          <w:rPrChange w:id="1386" w:author="Brian Olea" w:date="2024-06-04T11:27:00Z" w16du:dateUtc="2024-06-04T17:27:00Z">
            <w:rPr/>
          </w:rPrChange>
        </w:rPr>
        <w:t>The</w:t>
      </w:r>
      <w:r w:rsidRPr="00DF3B93">
        <w:rPr>
          <w:spacing w:val="-4"/>
          <w:sz w:val="22"/>
          <w:szCs w:val="22"/>
          <w:rPrChange w:id="1387" w:author="Brian Olea" w:date="2024-06-04T11:27:00Z" w16du:dateUtc="2024-06-04T17:27:00Z">
            <w:rPr>
              <w:spacing w:val="-4"/>
            </w:rPr>
          </w:rPrChange>
        </w:rPr>
        <w:t xml:space="preserve"> </w:t>
      </w:r>
      <w:r w:rsidRPr="00DF3B93">
        <w:rPr>
          <w:sz w:val="22"/>
          <w:szCs w:val="22"/>
          <w:rPrChange w:id="1388" w:author="Brian Olea" w:date="2024-06-04T11:27:00Z" w16du:dateUtc="2024-06-04T17:27:00Z">
            <w:rPr/>
          </w:rPrChange>
        </w:rPr>
        <w:t>process</w:t>
      </w:r>
      <w:r w:rsidRPr="00DF3B93">
        <w:rPr>
          <w:spacing w:val="-3"/>
          <w:sz w:val="22"/>
          <w:szCs w:val="22"/>
          <w:rPrChange w:id="1389" w:author="Brian Olea" w:date="2024-06-04T11:27:00Z" w16du:dateUtc="2024-06-04T17:27:00Z">
            <w:rPr>
              <w:spacing w:val="-3"/>
            </w:rPr>
          </w:rPrChange>
        </w:rPr>
        <w:t xml:space="preserve"> </w:t>
      </w:r>
      <w:r w:rsidRPr="00DF3B93">
        <w:rPr>
          <w:sz w:val="22"/>
          <w:szCs w:val="22"/>
          <w:rPrChange w:id="1390" w:author="Brian Olea" w:date="2024-06-04T11:27:00Z" w16du:dateUtc="2024-06-04T17:27:00Z">
            <w:rPr/>
          </w:rPrChange>
        </w:rPr>
        <w:t>objectives</w:t>
      </w:r>
      <w:r w:rsidRPr="00DF3B93">
        <w:rPr>
          <w:spacing w:val="-4"/>
          <w:sz w:val="22"/>
          <w:szCs w:val="22"/>
          <w:rPrChange w:id="1391" w:author="Brian Olea" w:date="2024-06-04T11:27:00Z" w16du:dateUtc="2024-06-04T17:27:00Z">
            <w:rPr>
              <w:spacing w:val="-4"/>
            </w:rPr>
          </w:rPrChange>
        </w:rPr>
        <w:t xml:space="preserve"> </w:t>
      </w:r>
      <w:r w:rsidRPr="00DF3B93">
        <w:rPr>
          <w:sz w:val="22"/>
          <w:szCs w:val="22"/>
          <w:rPrChange w:id="1392" w:author="Brian Olea" w:date="2024-06-04T11:27:00Z" w16du:dateUtc="2024-06-04T17:27:00Z">
            <w:rPr/>
          </w:rPrChange>
        </w:rPr>
        <w:t>have</w:t>
      </w:r>
      <w:r w:rsidRPr="00DF3B93">
        <w:rPr>
          <w:spacing w:val="-4"/>
          <w:sz w:val="22"/>
          <w:szCs w:val="22"/>
          <w:rPrChange w:id="1393" w:author="Brian Olea" w:date="2024-06-04T11:27:00Z" w16du:dateUtc="2024-06-04T17:27:00Z">
            <w:rPr>
              <w:spacing w:val="-4"/>
            </w:rPr>
          </w:rPrChange>
        </w:rPr>
        <w:t xml:space="preserve"> </w:t>
      </w:r>
      <w:r w:rsidRPr="00DF3B93">
        <w:rPr>
          <w:sz w:val="22"/>
          <w:szCs w:val="22"/>
          <w:rPrChange w:id="1394" w:author="Brian Olea" w:date="2024-06-04T11:27:00Z" w16du:dateUtc="2024-06-04T17:27:00Z">
            <w:rPr/>
          </w:rPrChange>
        </w:rPr>
        <w:t>been</w:t>
      </w:r>
      <w:r w:rsidRPr="00DF3B93">
        <w:rPr>
          <w:spacing w:val="-4"/>
          <w:sz w:val="22"/>
          <w:szCs w:val="22"/>
          <w:rPrChange w:id="1395" w:author="Brian Olea" w:date="2024-06-04T11:27:00Z" w16du:dateUtc="2024-06-04T17:27:00Z">
            <w:rPr>
              <w:spacing w:val="-4"/>
            </w:rPr>
          </w:rPrChange>
        </w:rPr>
        <w:t xml:space="preserve"> </w:t>
      </w:r>
      <w:r w:rsidRPr="00DF3B93">
        <w:rPr>
          <w:sz w:val="22"/>
          <w:szCs w:val="22"/>
          <w:rPrChange w:id="1396" w:author="Brian Olea" w:date="2024-06-04T11:27:00Z" w16du:dateUtc="2024-06-04T17:27:00Z">
            <w:rPr/>
          </w:rPrChange>
        </w:rPr>
        <w:t>developed by</w:t>
      </w:r>
      <w:r w:rsidRPr="00DF3B93">
        <w:rPr>
          <w:spacing w:val="-1"/>
          <w:sz w:val="22"/>
          <w:szCs w:val="22"/>
          <w:rPrChange w:id="1397" w:author="Brian Olea" w:date="2024-06-04T11:27:00Z" w16du:dateUtc="2024-06-04T17:27:00Z">
            <w:rPr>
              <w:spacing w:val="-1"/>
            </w:rPr>
          </w:rPrChange>
        </w:rPr>
        <w:t xml:space="preserve"> </w:t>
      </w:r>
      <w:r w:rsidRPr="00DF3B93">
        <w:rPr>
          <w:sz w:val="22"/>
          <w:szCs w:val="22"/>
          <w:rPrChange w:id="1398" w:author="Brian Olea" w:date="2024-06-04T11:27:00Z" w16du:dateUtc="2024-06-04T17:27:00Z">
            <w:rPr/>
          </w:rPrChange>
        </w:rPr>
        <w:t>Top</w:t>
      </w:r>
      <w:r w:rsidRPr="00DF3B93">
        <w:rPr>
          <w:spacing w:val="-4"/>
          <w:sz w:val="22"/>
          <w:szCs w:val="22"/>
          <w:rPrChange w:id="1399" w:author="Brian Olea" w:date="2024-06-04T11:27:00Z" w16du:dateUtc="2024-06-04T17:27:00Z">
            <w:rPr>
              <w:spacing w:val="-4"/>
            </w:rPr>
          </w:rPrChange>
        </w:rPr>
        <w:t xml:space="preserve"> </w:t>
      </w:r>
      <w:r w:rsidRPr="00DF3B93">
        <w:rPr>
          <w:sz w:val="22"/>
          <w:szCs w:val="22"/>
          <w:rPrChange w:id="1400" w:author="Brian Olea" w:date="2024-06-04T11:27:00Z" w16du:dateUtc="2024-06-04T17:27:00Z">
            <w:rPr/>
          </w:rPrChange>
        </w:rPr>
        <w:t>Management</w:t>
      </w:r>
      <w:r w:rsidRPr="00DF3B93">
        <w:rPr>
          <w:spacing w:val="-4"/>
          <w:sz w:val="22"/>
          <w:szCs w:val="22"/>
          <w:rPrChange w:id="1401" w:author="Brian Olea" w:date="2024-06-04T11:27:00Z" w16du:dateUtc="2024-06-04T17:27:00Z">
            <w:rPr>
              <w:spacing w:val="-4"/>
            </w:rPr>
          </w:rPrChange>
        </w:rPr>
        <w:t xml:space="preserve"> </w:t>
      </w:r>
      <w:r w:rsidRPr="00DF3B93">
        <w:rPr>
          <w:sz w:val="22"/>
          <w:szCs w:val="22"/>
          <w:rPrChange w:id="1402" w:author="Brian Olea" w:date="2024-06-04T11:27:00Z" w16du:dateUtc="2024-06-04T17:27:00Z">
            <w:rPr/>
          </w:rPrChange>
        </w:rPr>
        <w:t>to</w:t>
      </w:r>
      <w:r w:rsidRPr="00DF3B93">
        <w:rPr>
          <w:spacing w:val="-4"/>
          <w:sz w:val="22"/>
          <w:szCs w:val="22"/>
          <w:rPrChange w:id="1403" w:author="Brian Olea" w:date="2024-06-04T11:27:00Z" w16du:dateUtc="2024-06-04T17:27:00Z">
            <w:rPr>
              <w:spacing w:val="-4"/>
            </w:rPr>
          </w:rPrChange>
        </w:rPr>
        <w:t xml:space="preserve"> </w:t>
      </w:r>
      <w:r w:rsidRPr="00DF3B93">
        <w:rPr>
          <w:sz w:val="22"/>
          <w:szCs w:val="22"/>
          <w:rPrChange w:id="1404" w:author="Brian Olea" w:date="2024-06-04T11:27:00Z" w16du:dateUtc="2024-06-04T17:27:00Z">
            <w:rPr/>
          </w:rPrChange>
        </w:rPr>
        <w:t>capture</w:t>
      </w:r>
      <w:r w:rsidRPr="00DF3B93">
        <w:rPr>
          <w:spacing w:val="-4"/>
          <w:sz w:val="22"/>
          <w:szCs w:val="22"/>
          <w:rPrChange w:id="1405" w:author="Brian Olea" w:date="2024-06-04T11:27:00Z" w16du:dateUtc="2024-06-04T17:27:00Z">
            <w:rPr>
              <w:spacing w:val="-4"/>
            </w:rPr>
          </w:rPrChange>
        </w:rPr>
        <w:t xml:space="preserve"> </w:t>
      </w:r>
      <w:r w:rsidRPr="00DF3B93">
        <w:rPr>
          <w:sz w:val="22"/>
          <w:szCs w:val="22"/>
          <w:rPrChange w:id="1406" w:author="Brian Olea" w:date="2024-06-04T11:27:00Z" w16du:dateUtc="2024-06-04T17:27:00Z">
            <w:rPr/>
          </w:rPrChange>
        </w:rPr>
        <w:t>the</w:t>
      </w:r>
      <w:r w:rsidRPr="00DF3B93">
        <w:rPr>
          <w:spacing w:val="-2"/>
          <w:sz w:val="22"/>
          <w:szCs w:val="22"/>
          <w:rPrChange w:id="1407" w:author="Brian Olea" w:date="2024-06-04T11:27:00Z" w16du:dateUtc="2024-06-04T17:27:00Z">
            <w:rPr>
              <w:spacing w:val="-2"/>
            </w:rPr>
          </w:rPrChange>
        </w:rPr>
        <w:t xml:space="preserve"> </w:t>
      </w:r>
      <w:r w:rsidRPr="00DF3B93">
        <w:rPr>
          <w:sz w:val="22"/>
          <w:szCs w:val="22"/>
          <w:rPrChange w:id="1408" w:author="Brian Olea" w:date="2024-06-04T11:27:00Z" w16du:dateUtc="2024-06-04T17:27:00Z">
            <w:rPr/>
          </w:rPrChange>
        </w:rPr>
        <w:t>success</w:t>
      </w:r>
      <w:r w:rsidRPr="00DF3B93">
        <w:rPr>
          <w:spacing w:val="-1"/>
          <w:sz w:val="22"/>
          <w:szCs w:val="22"/>
          <w:rPrChange w:id="1409" w:author="Brian Olea" w:date="2024-06-04T11:27:00Z" w16du:dateUtc="2024-06-04T17:27:00Z">
            <w:rPr>
              <w:spacing w:val="-1"/>
            </w:rPr>
          </w:rPrChange>
        </w:rPr>
        <w:t xml:space="preserve"> </w:t>
      </w:r>
      <w:r w:rsidRPr="00DF3B93">
        <w:rPr>
          <w:sz w:val="22"/>
          <w:szCs w:val="22"/>
          <w:rPrChange w:id="1410" w:author="Brian Olea" w:date="2024-06-04T11:27:00Z" w16du:dateUtc="2024-06-04T17:27:00Z">
            <w:rPr/>
          </w:rPrChange>
        </w:rPr>
        <w:t>of</w:t>
      </w:r>
      <w:r w:rsidRPr="00DF3B93">
        <w:rPr>
          <w:spacing w:val="-3"/>
          <w:sz w:val="22"/>
          <w:szCs w:val="22"/>
          <w:rPrChange w:id="1411" w:author="Brian Olea" w:date="2024-06-04T11:27:00Z" w16du:dateUtc="2024-06-04T17:27:00Z">
            <w:rPr>
              <w:spacing w:val="-3"/>
            </w:rPr>
          </w:rPrChange>
        </w:rPr>
        <w:t xml:space="preserve"> </w:t>
      </w:r>
      <w:r w:rsidRPr="00DF3B93">
        <w:rPr>
          <w:sz w:val="22"/>
          <w:szCs w:val="22"/>
          <w:rPrChange w:id="1412" w:author="Brian Olea" w:date="2024-06-04T11:27:00Z" w16du:dateUtc="2024-06-04T17:27:00Z">
            <w:rPr/>
          </w:rPrChange>
        </w:rPr>
        <w:t>the</w:t>
      </w:r>
      <w:r w:rsidRPr="00DF3B93">
        <w:rPr>
          <w:spacing w:val="-4"/>
          <w:sz w:val="22"/>
          <w:szCs w:val="22"/>
          <w:rPrChange w:id="1413" w:author="Brian Olea" w:date="2024-06-04T11:27:00Z" w16du:dateUtc="2024-06-04T17:27:00Z">
            <w:rPr>
              <w:spacing w:val="-4"/>
            </w:rPr>
          </w:rPrChange>
        </w:rPr>
        <w:t xml:space="preserve"> </w:t>
      </w:r>
      <w:r w:rsidRPr="00DF3B93">
        <w:rPr>
          <w:sz w:val="22"/>
          <w:szCs w:val="22"/>
          <w:rPrChange w:id="1414" w:author="Brian Olea" w:date="2024-06-04T11:27:00Z" w16du:dateUtc="2024-06-04T17:27:00Z">
            <w:rPr/>
          </w:rPrChange>
        </w:rPr>
        <w:t>QMS.</w:t>
      </w:r>
      <w:r w:rsidRPr="00DF3B93">
        <w:rPr>
          <w:spacing w:val="-4"/>
          <w:sz w:val="22"/>
          <w:szCs w:val="22"/>
          <w:rPrChange w:id="1415" w:author="Brian Olea" w:date="2024-06-04T11:27:00Z" w16du:dateUtc="2024-06-04T17:27:00Z">
            <w:rPr>
              <w:spacing w:val="-4"/>
            </w:rPr>
          </w:rPrChange>
        </w:rPr>
        <w:t xml:space="preserve"> </w:t>
      </w:r>
      <w:r w:rsidRPr="00DF3B93">
        <w:rPr>
          <w:sz w:val="22"/>
          <w:szCs w:val="22"/>
          <w:rPrChange w:id="1416" w:author="Brian Olea" w:date="2024-06-04T11:27:00Z" w16du:dateUtc="2024-06-04T17:27:00Z">
            <w:rPr/>
          </w:rPrChange>
        </w:rPr>
        <w:t>This is reviewed during Management Review at least annually.</w:t>
      </w:r>
    </w:p>
    <w:p w14:paraId="73F514FF" w14:textId="77777777" w:rsidR="00DF0971" w:rsidRPr="00DF3B93" w:rsidRDefault="00000000">
      <w:pPr>
        <w:pStyle w:val="BodyText"/>
        <w:spacing w:before="81"/>
        <w:ind w:right="228"/>
        <w:rPr>
          <w:sz w:val="22"/>
          <w:szCs w:val="22"/>
          <w:rPrChange w:id="1417" w:author="Brian Olea" w:date="2024-06-04T11:27:00Z" w16du:dateUtc="2024-06-04T17:27:00Z">
            <w:rPr/>
          </w:rPrChange>
        </w:rPr>
      </w:pPr>
      <w:r w:rsidRPr="00DF3B93">
        <w:rPr>
          <w:sz w:val="22"/>
          <w:szCs w:val="22"/>
          <w:rPrChange w:id="1418" w:author="Brian Olea" w:date="2024-06-04T11:27:00Z" w16du:dateUtc="2024-06-04T17:27:00Z">
            <w:rPr/>
          </w:rPrChange>
        </w:rPr>
        <w:t>Process</w:t>
      </w:r>
      <w:r w:rsidRPr="00DF3B93">
        <w:rPr>
          <w:spacing w:val="-3"/>
          <w:sz w:val="22"/>
          <w:szCs w:val="22"/>
          <w:rPrChange w:id="1419" w:author="Brian Olea" w:date="2024-06-04T11:27:00Z" w16du:dateUtc="2024-06-04T17:27:00Z">
            <w:rPr>
              <w:spacing w:val="-3"/>
            </w:rPr>
          </w:rPrChange>
        </w:rPr>
        <w:t xml:space="preserve"> </w:t>
      </w:r>
      <w:r w:rsidRPr="00DF3B93">
        <w:rPr>
          <w:sz w:val="22"/>
          <w:szCs w:val="22"/>
          <w:rPrChange w:id="1420" w:author="Brian Olea" w:date="2024-06-04T11:27:00Z" w16du:dateUtc="2024-06-04T17:27:00Z">
            <w:rPr/>
          </w:rPrChange>
        </w:rPr>
        <w:t>quality</w:t>
      </w:r>
      <w:r w:rsidRPr="00DF3B93">
        <w:rPr>
          <w:spacing w:val="-4"/>
          <w:sz w:val="22"/>
          <w:szCs w:val="22"/>
          <w:rPrChange w:id="1421" w:author="Brian Olea" w:date="2024-06-04T11:27:00Z" w16du:dateUtc="2024-06-04T17:27:00Z">
            <w:rPr>
              <w:spacing w:val="-4"/>
            </w:rPr>
          </w:rPrChange>
        </w:rPr>
        <w:t xml:space="preserve"> </w:t>
      </w:r>
      <w:r w:rsidRPr="00DF3B93">
        <w:rPr>
          <w:sz w:val="22"/>
          <w:szCs w:val="22"/>
          <w:rPrChange w:id="1422" w:author="Brian Olea" w:date="2024-06-04T11:27:00Z" w16du:dateUtc="2024-06-04T17:27:00Z">
            <w:rPr/>
          </w:rPrChange>
        </w:rPr>
        <w:t>objectives</w:t>
      </w:r>
      <w:r w:rsidRPr="00DF3B93">
        <w:rPr>
          <w:spacing w:val="-3"/>
          <w:sz w:val="22"/>
          <w:szCs w:val="22"/>
          <w:rPrChange w:id="1423" w:author="Brian Olea" w:date="2024-06-04T11:27:00Z" w16du:dateUtc="2024-06-04T17:27:00Z">
            <w:rPr>
              <w:spacing w:val="-3"/>
            </w:rPr>
          </w:rPrChange>
        </w:rPr>
        <w:t xml:space="preserve"> </w:t>
      </w:r>
      <w:r w:rsidRPr="00DF3B93">
        <w:rPr>
          <w:sz w:val="22"/>
          <w:szCs w:val="22"/>
          <w:rPrChange w:id="1424" w:author="Brian Olea" w:date="2024-06-04T11:27:00Z" w16du:dateUtc="2024-06-04T17:27:00Z">
            <w:rPr/>
          </w:rPrChange>
        </w:rPr>
        <w:t>are</w:t>
      </w:r>
      <w:r w:rsidRPr="00DF3B93">
        <w:rPr>
          <w:spacing w:val="-2"/>
          <w:sz w:val="22"/>
          <w:szCs w:val="22"/>
          <w:rPrChange w:id="1425" w:author="Brian Olea" w:date="2024-06-04T11:27:00Z" w16du:dateUtc="2024-06-04T17:27:00Z">
            <w:rPr>
              <w:spacing w:val="-2"/>
            </w:rPr>
          </w:rPrChange>
        </w:rPr>
        <w:t xml:space="preserve"> </w:t>
      </w:r>
      <w:r w:rsidRPr="00DF3B93">
        <w:rPr>
          <w:sz w:val="22"/>
          <w:szCs w:val="22"/>
          <w:rPrChange w:id="1426" w:author="Brian Olea" w:date="2024-06-04T11:27:00Z" w16du:dateUtc="2024-06-04T17:27:00Z">
            <w:rPr/>
          </w:rPrChange>
        </w:rPr>
        <w:t>planned,</w:t>
      </w:r>
      <w:r w:rsidRPr="00DF3B93">
        <w:rPr>
          <w:spacing w:val="-4"/>
          <w:sz w:val="22"/>
          <w:szCs w:val="22"/>
          <w:rPrChange w:id="1427" w:author="Brian Olea" w:date="2024-06-04T11:27:00Z" w16du:dateUtc="2024-06-04T17:27:00Z">
            <w:rPr>
              <w:spacing w:val="-4"/>
            </w:rPr>
          </w:rPrChange>
        </w:rPr>
        <w:t xml:space="preserve"> </w:t>
      </w:r>
      <w:r w:rsidRPr="00DF3B93">
        <w:rPr>
          <w:sz w:val="22"/>
          <w:szCs w:val="22"/>
          <w:rPrChange w:id="1428" w:author="Brian Olea" w:date="2024-06-04T11:27:00Z" w16du:dateUtc="2024-06-04T17:27:00Z">
            <w:rPr/>
          </w:rPrChange>
        </w:rPr>
        <w:t>reviewed,</w:t>
      </w:r>
      <w:r w:rsidRPr="00DF3B93">
        <w:rPr>
          <w:spacing w:val="-4"/>
          <w:sz w:val="22"/>
          <w:szCs w:val="22"/>
          <w:rPrChange w:id="1429" w:author="Brian Olea" w:date="2024-06-04T11:27:00Z" w16du:dateUtc="2024-06-04T17:27:00Z">
            <w:rPr>
              <w:spacing w:val="-4"/>
            </w:rPr>
          </w:rPrChange>
        </w:rPr>
        <w:t xml:space="preserve"> </w:t>
      </w:r>
      <w:r w:rsidRPr="00DF3B93">
        <w:rPr>
          <w:sz w:val="22"/>
          <w:szCs w:val="22"/>
          <w:rPrChange w:id="1430" w:author="Brian Olea" w:date="2024-06-04T11:27:00Z" w16du:dateUtc="2024-06-04T17:27:00Z">
            <w:rPr/>
          </w:rPrChange>
        </w:rPr>
        <w:t>and</w:t>
      </w:r>
      <w:r w:rsidRPr="00DF3B93">
        <w:rPr>
          <w:spacing w:val="-3"/>
          <w:sz w:val="22"/>
          <w:szCs w:val="22"/>
          <w:rPrChange w:id="1431" w:author="Brian Olea" w:date="2024-06-04T11:27:00Z" w16du:dateUtc="2024-06-04T17:27:00Z">
            <w:rPr>
              <w:spacing w:val="-3"/>
            </w:rPr>
          </w:rPrChange>
        </w:rPr>
        <w:t xml:space="preserve"> </w:t>
      </w:r>
      <w:r w:rsidRPr="00DF3B93">
        <w:rPr>
          <w:sz w:val="22"/>
          <w:szCs w:val="22"/>
          <w:rPrChange w:id="1432" w:author="Brian Olea" w:date="2024-06-04T11:27:00Z" w16du:dateUtc="2024-06-04T17:27:00Z">
            <w:rPr/>
          </w:rPrChange>
        </w:rPr>
        <w:t>recorded</w:t>
      </w:r>
      <w:r w:rsidRPr="00DF3B93">
        <w:rPr>
          <w:spacing w:val="-3"/>
          <w:sz w:val="22"/>
          <w:szCs w:val="22"/>
          <w:rPrChange w:id="1433" w:author="Brian Olea" w:date="2024-06-04T11:27:00Z" w16du:dateUtc="2024-06-04T17:27:00Z">
            <w:rPr>
              <w:spacing w:val="-3"/>
            </w:rPr>
          </w:rPrChange>
        </w:rPr>
        <w:t xml:space="preserve"> </w:t>
      </w:r>
      <w:r w:rsidRPr="00DF3B93">
        <w:rPr>
          <w:sz w:val="22"/>
          <w:szCs w:val="22"/>
          <w:rPrChange w:id="1434" w:author="Brian Olea" w:date="2024-06-04T11:27:00Z" w16du:dateUtc="2024-06-04T17:27:00Z">
            <w:rPr/>
          </w:rPrChange>
        </w:rPr>
        <w:t>in</w:t>
      </w:r>
      <w:r w:rsidRPr="00DF3B93">
        <w:rPr>
          <w:spacing w:val="-4"/>
          <w:sz w:val="22"/>
          <w:szCs w:val="22"/>
          <w:rPrChange w:id="1435" w:author="Brian Olea" w:date="2024-06-04T11:27:00Z" w16du:dateUtc="2024-06-04T17:27:00Z">
            <w:rPr>
              <w:spacing w:val="-4"/>
            </w:rPr>
          </w:rPrChange>
        </w:rPr>
        <w:t xml:space="preserve"> </w:t>
      </w:r>
      <w:r w:rsidRPr="00DF3B93">
        <w:rPr>
          <w:sz w:val="22"/>
          <w:szCs w:val="22"/>
          <w:rPrChange w:id="1436" w:author="Brian Olea" w:date="2024-06-04T11:27:00Z" w16du:dateUtc="2024-06-04T17:27:00Z">
            <w:rPr/>
          </w:rPrChange>
        </w:rPr>
        <w:t>the</w:t>
      </w:r>
      <w:r w:rsidRPr="00DF3B93">
        <w:rPr>
          <w:spacing w:val="-4"/>
          <w:sz w:val="22"/>
          <w:szCs w:val="22"/>
          <w:rPrChange w:id="1437" w:author="Brian Olea" w:date="2024-06-04T11:27:00Z" w16du:dateUtc="2024-06-04T17:27:00Z">
            <w:rPr>
              <w:spacing w:val="-4"/>
            </w:rPr>
          </w:rPrChange>
        </w:rPr>
        <w:t xml:space="preserve"> </w:t>
      </w:r>
      <w:r w:rsidRPr="00DF3B93">
        <w:rPr>
          <w:sz w:val="22"/>
          <w:szCs w:val="22"/>
          <w:rPrChange w:id="1438" w:author="Brian Olea" w:date="2024-06-04T11:27:00Z" w16du:dateUtc="2024-06-04T17:27:00Z">
            <w:rPr/>
          </w:rPrChange>
        </w:rPr>
        <w:t>minutes</w:t>
      </w:r>
      <w:r w:rsidRPr="00DF3B93">
        <w:rPr>
          <w:spacing w:val="-3"/>
          <w:sz w:val="22"/>
          <w:szCs w:val="22"/>
          <w:rPrChange w:id="1439" w:author="Brian Olea" w:date="2024-06-04T11:27:00Z" w16du:dateUtc="2024-06-04T17:27:00Z">
            <w:rPr>
              <w:spacing w:val="-3"/>
            </w:rPr>
          </w:rPrChange>
        </w:rPr>
        <w:t xml:space="preserve"> </w:t>
      </w:r>
      <w:r w:rsidRPr="00DF3B93">
        <w:rPr>
          <w:sz w:val="22"/>
          <w:szCs w:val="22"/>
          <w:rPrChange w:id="1440" w:author="Brian Olea" w:date="2024-06-04T11:27:00Z" w16du:dateUtc="2024-06-04T17:27:00Z">
            <w:rPr/>
          </w:rPrChange>
        </w:rPr>
        <w:t>of</w:t>
      </w:r>
      <w:r w:rsidRPr="00DF3B93">
        <w:rPr>
          <w:spacing w:val="-3"/>
          <w:sz w:val="22"/>
          <w:szCs w:val="22"/>
          <w:rPrChange w:id="1441" w:author="Brian Olea" w:date="2024-06-04T11:27:00Z" w16du:dateUtc="2024-06-04T17:27:00Z">
            <w:rPr>
              <w:spacing w:val="-3"/>
            </w:rPr>
          </w:rPrChange>
        </w:rPr>
        <w:t xml:space="preserve"> </w:t>
      </w:r>
      <w:r w:rsidRPr="00DF3B93">
        <w:rPr>
          <w:sz w:val="22"/>
          <w:szCs w:val="22"/>
          <w:rPrChange w:id="1442" w:author="Brian Olea" w:date="2024-06-04T11:27:00Z" w16du:dateUtc="2024-06-04T17:27:00Z">
            <w:rPr/>
          </w:rPrChange>
        </w:rPr>
        <w:t>management</w:t>
      </w:r>
      <w:r w:rsidRPr="00DF3B93">
        <w:rPr>
          <w:spacing w:val="-4"/>
          <w:sz w:val="22"/>
          <w:szCs w:val="22"/>
          <w:rPrChange w:id="1443" w:author="Brian Olea" w:date="2024-06-04T11:27:00Z" w16du:dateUtc="2024-06-04T17:27:00Z">
            <w:rPr>
              <w:spacing w:val="-4"/>
            </w:rPr>
          </w:rPrChange>
        </w:rPr>
        <w:t xml:space="preserve"> </w:t>
      </w:r>
      <w:r w:rsidRPr="00DF3B93">
        <w:rPr>
          <w:sz w:val="22"/>
          <w:szCs w:val="22"/>
          <w:rPrChange w:id="1444" w:author="Brian Olea" w:date="2024-06-04T11:27:00Z" w16du:dateUtc="2024-06-04T17:27:00Z">
            <w:rPr/>
          </w:rPrChange>
        </w:rPr>
        <w:t>review</w:t>
      </w:r>
      <w:r w:rsidRPr="00DF3B93">
        <w:rPr>
          <w:spacing w:val="-2"/>
          <w:sz w:val="22"/>
          <w:szCs w:val="22"/>
          <w:rPrChange w:id="1445" w:author="Brian Olea" w:date="2024-06-04T11:27:00Z" w16du:dateUtc="2024-06-04T17:27:00Z">
            <w:rPr>
              <w:spacing w:val="-2"/>
            </w:rPr>
          </w:rPrChange>
        </w:rPr>
        <w:t xml:space="preserve"> </w:t>
      </w:r>
      <w:r w:rsidRPr="00DF3B93">
        <w:rPr>
          <w:sz w:val="22"/>
          <w:szCs w:val="22"/>
          <w:rPrChange w:id="1446" w:author="Brian Olea" w:date="2024-06-04T11:27:00Z" w16du:dateUtc="2024-06-04T17:27:00Z">
            <w:rPr/>
          </w:rPrChange>
        </w:rPr>
        <w:t>by members of Top Management.</w:t>
      </w:r>
    </w:p>
    <w:p w14:paraId="1C336842" w14:textId="77777777" w:rsidR="00DF0971" w:rsidRPr="00DF3B93" w:rsidRDefault="00000000">
      <w:pPr>
        <w:pStyle w:val="Heading2"/>
        <w:jc w:val="both"/>
        <w:rPr>
          <w:sz w:val="22"/>
          <w:szCs w:val="22"/>
          <w:rPrChange w:id="1447" w:author="Brian Olea" w:date="2024-06-04T11:27:00Z" w16du:dateUtc="2024-06-04T17:27:00Z">
            <w:rPr/>
          </w:rPrChange>
        </w:rPr>
      </w:pPr>
      <w:r w:rsidRPr="00DF3B93">
        <w:rPr>
          <w:sz w:val="22"/>
          <w:szCs w:val="22"/>
          <w:rPrChange w:id="1448" w:author="Brian Olea" w:date="2024-06-04T11:27:00Z" w16du:dateUtc="2024-06-04T17:27:00Z">
            <w:rPr/>
          </w:rPrChange>
        </w:rPr>
        <w:t>Planning</w:t>
      </w:r>
      <w:r w:rsidRPr="00DF3B93">
        <w:rPr>
          <w:spacing w:val="-7"/>
          <w:sz w:val="22"/>
          <w:szCs w:val="22"/>
          <w:rPrChange w:id="1449" w:author="Brian Olea" w:date="2024-06-04T11:27:00Z" w16du:dateUtc="2024-06-04T17:27:00Z">
            <w:rPr>
              <w:spacing w:val="-7"/>
            </w:rPr>
          </w:rPrChange>
        </w:rPr>
        <w:t xml:space="preserve"> </w:t>
      </w:r>
      <w:r w:rsidRPr="00DF3B93">
        <w:rPr>
          <w:sz w:val="22"/>
          <w:szCs w:val="22"/>
          <w:rPrChange w:id="1450" w:author="Brian Olea" w:date="2024-06-04T11:27:00Z" w16du:dateUtc="2024-06-04T17:27:00Z">
            <w:rPr/>
          </w:rPrChange>
        </w:rPr>
        <w:t>of</w:t>
      </w:r>
      <w:r w:rsidRPr="00DF3B93">
        <w:rPr>
          <w:spacing w:val="-5"/>
          <w:sz w:val="22"/>
          <w:szCs w:val="22"/>
          <w:rPrChange w:id="1451" w:author="Brian Olea" w:date="2024-06-04T11:27:00Z" w16du:dateUtc="2024-06-04T17:27:00Z">
            <w:rPr>
              <w:spacing w:val="-5"/>
            </w:rPr>
          </w:rPrChange>
        </w:rPr>
        <w:t xml:space="preserve"> </w:t>
      </w:r>
      <w:r w:rsidRPr="00DF3B93">
        <w:rPr>
          <w:spacing w:val="-2"/>
          <w:sz w:val="22"/>
          <w:szCs w:val="22"/>
          <w:rPrChange w:id="1452" w:author="Brian Olea" w:date="2024-06-04T11:27:00Z" w16du:dateUtc="2024-06-04T17:27:00Z">
            <w:rPr>
              <w:spacing w:val="-2"/>
            </w:rPr>
          </w:rPrChange>
        </w:rPr>
        <w:t>Changes</w:t>
      </w:r>
    </w:p>
    <w:p w14:paraId="7B337BEC" w14:textId="77777777" w:rsidR="00DF0971" w:rsidRPr="00DF3B93" w:rsidRDefault="00000000">
      <w:pPr>
        <w:pStyle w:val="BodyText"/>
        <w:spacing w:before="30"/>
        <w:ind w:right="1092"/>
        <w:jc w:val="both"/>
        <w:rPr>
          <w:sz w:val="22"/>
          <w:szCs w:val="22"/>
          <w:rPrChange w:id="1453" w:author="Brian Olea" w:date="2024-06-04T11:27:00Z" w16du:dateUtc="2024-06-04T17:27:00Z">
            <w:rPr/>
          </w:rPrChange>
        </w:rPr>
      </w:pPr>
      <w:r w:rsidRPr="00DF3B93">
        <w:rPr>
          <w:sz w:val="22"/>
          <w:szCs w:val="22"/>
          <w:rPrChange w:id="1454" w:author="Brian Olea" w:date="2024-06-04T11:27:00Z" w16du:dateUtc="2024-06-04T17:27:00Z">
            <w:rPr/>
          </w:rPrChange>
        </w:rPr>
        <w:t>Changes</w:t>
      </w:r>
      <w:r w:rsidRPr="00DF3B93">
        <w:rPr>
          <w:spacing w:val="-1"/>
          <w:sz w:val="22"/>
          <w:szCs w:val="22"/>
          <w:rPrChange w:id="1455" w:author="Brian Olea" w:date="2024-06-04T11:27:00Z" w16du:dateUtc="2024-06-04T17:27:00Z">
            <w:rPr>
              <w:spacing w:val="-1"/>
            </w:rPr>
          </w:rPrChange>
        </w:rPr>
        <w:t xml:space="preserve"> </w:t>
      </w:r>
      <w:r w:rsidRPr="00DF3B93">
        <w:rPr>
          <w:sz w:val="22"/>
          <w:szCs w:val="22"/>
          <w:rPrChange w:id="1456" w:author="Brian Olea" w:date="2024-06-04T11:27:00Z" w16du:dateUtc="2024-06-04T17:27:00Z">
            <w:rPr/>
          </w:rPrChange>
        </w:rPr>
        <w:t>to</w:t>
      </w:r>
      <w:r w:rsidRPr="00DF3B93">
        <w:rPr>
          <w:spacing w:val="-2"/>
          <w:sz w:val="22"/>
          <w:szCs w:val="22"/>
          <w:rPrChange w:id="1457" w:author="Brian Olea" w:date="2024-06-04T11:27:00Z" w16du:dateUtc="2024-06-04T17:27:00Z">
            <w:rPr>
              <w:spacing w:val="-2"/>
            </w:rPr>
          </w:rPrChange>
        </w:rPr>
        <w:t xml:space="preserve"> </w:t>
      </w:r>
      <w:r w:rsidRPr="00DF3B93">
        <w:rPr>
          <w:sz w:val="22"/>
          <w:szCs w:val="22"/>
          <w:rPrChange w:id="1458" w:author="Brian Olea" w:date="2024-06-04T11:27:00Z" w16du:dateUtc="2024-06-04T17:27:00Z">
            <w:rPr/>
          </w:rPrChange>
        </w:rPr>
        <w:t>the</w:t>
      </w:r>
      <w:r w:rsidRPr="00DF3B93">
        <w:rPr>
          <w:spacing w:val="-2"/>
          <w:sz w:val="22"/>
          <w:szCs w:val="22"/>
          <w:rPrChange w:id="1459" w:author="Brian Olea" w:date="2024-06-04T11:27:00Z" w16du:dateUtc="2024-06-04T17:27:00Z">
            <w:rPr>
              <w:spacing w:val="-2"/>
            </w:rPr>
          </w:rPrChange>
        </w:rPr>
        <w:t xml:space="preserve"> </w:t>
      </w:r>
      <w:r w:rsidRPr="00DF3B93">
        <w:rPr>
          <w:sz w:val="22"/>
          <w:szCs w:val="22"/>
          <w:rPrChange w:id="1460" w:author="Brian Olea" w:date="2024-06-04T11:27:00Z" w16du:dateUtc="2024-06-04T17:27:00Z">
            <w:rPr/>
          </w:rPrChange>
        </w:rPr>
        <w:t>quality management</w:t>
      </w:r>
      <w:r w:rsidRPr="00DF3B93">
        <w:rPr>
          <w:spacing w:val="-2"/>
          <w:sz w:val="22"/>
          <w:szCs w:val="22"/>
          <w:rPrChange w:id="1461" w:author="Brian Olea" w:date="2024-06-04T11:27:00Z" w16du:dateUtc="2024-06-04T17:27:00Z">
            <w:rPr>
              <w:spacing w:val="-2"/>
            </w:rPr>
          </w:rPrChange>
        </w:rPr>
        <w:t xml:space="preserve"> </w:t>
      </w:r>
      <w:r w:rsidRPr="00DF3B93">
        <w:rPr>
          <w:sz w:val="22"/>
          <w:szCs w:val="22"/>
          <w:rPrChange w:id="1462" w:author="Brian Olea" w:date="2024-06-04T11:27:00Z" w16du:dateUtc="2024-06-04T17:27:00Z">
            <w:rPr/>
          </w:rPrChange>
        </w:rPr>
        <w:t>system</w:t>
      </w:r>
      <w:r w:rsidRPr="00DF3B93">
        <w:rPr>
          <w:spacing w:val="-2"/>
          <w:sz w:val="22"/>
          <w:szCs w:val="22"/>
          <w:rPrChange w:id="1463" w:author="Brian Olea" w:date="2024-06-04T11:27:00Z" w16du:dateUtc="2024-06-04T17:27:00Z">
            <w:rPr>
              <w:spacing w:val="-2"/>
            </w:rPr>
          </w:rPrChange>
        </w:rPr>
        <w:t xml:space="preserve"> </w:t>
      </w:r>
      <w:r w:rsidRPr="00DF3B93">
        <w:rPr>
          <w:sz w:val="22"/>
          <w:szCs w:val="22"/>
          <w:rPrChange w:id="1464" w:author="Brian Olea" w:date="2024-06-04T11:27:00Z" w16du:dateUtc="2024-06-04T17:27:00Z">
            <w:rPr/>
          </w:rPrChange>
        </w:rPr>
        <w:t>and</w:t>
      </w:r>
      <w:r w:rsidRPr="00DF3B93">
        <w:rPr>
          <w:spacing w:val="-2"/>
          <w:sz w:val="22"/>
          <w:szCs w:val="22"/>
          <w:rPrChange w:id="1465" w:author="Brian Olea" w:date="2024-06-04T11:27:00Z" w16du:dateUtc="2024-06-04T17:27:00Z">
            <w:rPr>
              <w:spacing w:val="-2"/>
            </w:rPr>
          </w:rPrChange>
        </w:rPr>
        <w:t xml:space="preserve"> </w:t>
      </w:r>
      <w:r w:rsidRPr="00DF3B93">
        <w:rPr>
          <w:sz w:val="22"/>
          <w:szCs w:val="22"/>
          <w:rPrChange w:id="1466" w:author="Brian Olea" w:date="2024-06-04T11:27:00Z" w16du:dateUtc="2024-06-04T17:27:00Z">
            <w:rPr/>
          </w:rPrChange>
        </w:rPr>
        <w:t>its processes,</w:t>
      </w:r>
      <w:r w:rsidRPr="00DF3B93">
        <w:rPr>
          <w:spacing w:val="-2"/>
          <w:sz w:val="22"/>
          <w:szCs w:val="22"/>
          <w:rPrChange w:id="1467" w:author="Brian Olea" w:date="2024-06-04T11:27:00Z" w16du:dateUtc="2024-06-04T17:27:00Z">
            <w:rPr>
              <w:spacing w:val="-2"/>
            </w:rPr>
          </w:rPrChange>
        </w:rPr>
        <w:t xml:space="preserve"> </w:t>
      </w:r>
      <w:r w:rsidRPr="00DF3B93">
        <w:rPr>
          <w:sz w:val="22"/>
          <w:szCs w:val="22"/>
          <w:rPrChange w:id="1468" w:author="Brian Olea" w:date="2024-06-04T11:27:00Z" w16du:dateUtc="2024-06-04T17:27:00Z">
            <w:rPr/>
          </w:rPrChange>
        </w:rPr>
        <w:t>including</w:t>
      </w:r>
      <w:r w:rsidRPr="00DF3B93">
        <w:rPr>
          <w:spacing w:val="-2"/>
          <w:sz w:val="22"/>
          <w:szCs w:val="22"/>
          <w:rPrChange w:id="1469" w:author="Brian Olea" w:date="2024-06-04T11:27:00Z" w16du:dateUtc="2024-06-04T17:27:00Z">
            <w:rPr>
              <w:spacing w:val="-2"/>
            </w:rPr>
          </w:rPrChange>
        </w:rPr>
        <w:t xml:space="preserve"> </w:t>
      </w:r>
      <w:r w:rsidRPr="00DF3B93">
        <w:rPr>
          <w:sz w:val="22"/>
          <w:szCs w:val="22"/>
          <w:rPrChange w:id="1470" w:author="Brian Olea" w:date="2024-06-04T11:27:00Z" w16du:dateUtc="2024-06-04T17:27:00Z">
            <w:rPr/>
          </w:rPrChange>
        </w:rPr>
        <w:t>the</w:t>
      </w:r>
      <w:r w:rsidRPr="00DF3B93">
        <w:rPr>
          <w:spacing w:val="-2"/>
          <w:sz w:val="22"/>
          <w:szCs w:val="22"/>
          <w:rPrChange w:id="1471" w:author="Brian Olea" w:date="2024-06-04T11:27:00Z" w16du:dateUtc="2024-06-04T17:27:00Z">
            <w:rPr>
              <w:spacing w:val="-2"/>
            </w:rPr>
          </w:rPrChange>
        </w:rPr>
        <w:t xml:space="preserve"> </w:t>
      </w:r>
      <w:r w:rsidRPr="00DF3B93">
        <w:rPr>
          <w:sz w:val="22"/>
          <w:szCs w:val="22"/>
          <w:rPrChange w:id="1472" w:author="Brian Olea" w:date="2024-06-04T11:27:00Z" w16du:dateUtc="2024-06-04T17:27:00Z">
            <w:rPr/>
          </w:rPrChange>
        </w:rPr>
        <w:t>structure,</w:t>
      </w:r>
      <w:r w:rsidRPr="00DF3B93">
        <w:rPr>
          <w:spacing w:val="-2"/>
          <w:sz w:val="22"/>
          <w:szCs w:val="22"/>
          <w:rPrChange w:id="1473" w:author="Brian Olea" w:date="2024-06-04T11:27:00Z" w16du:dateUtc="2024-06-04T17:27:00Z">
            <w:rPr>
              <w:spacing w:val="-2"/>
            </w:rPr>
          </w:rPrChange>
        </w:rPr>
        <w:t xml:space="preserve"> </w:t>
      </w:r>
      <w:r w:rsidRPr="00DF3B93">
        <w:rPr>
          <w:sz w:val="22"/>
          <w:szCs w:val="22"/>
          <w:rPrChange w:id="1474" w:author="Brian Olea" w:date="2024-06-04T11:27:00Z" w16du:dateUtc="2024-06-04T17:27:00Z">
            <w:rPr/>
          </w:rPrChange>
        </w:rPr>
        <w:t>documented information,</w:t>
      </w:r>
      <w:r w:rsidRPr="00DF3B93">
        <w:rPr>
          <w:spacing w:val="-4"/>
          <w:sz w:val="22"/>
          <w:szCs w:val="22"/>
          <w:rPrChange w:id="1475" w:author="Brian Olea" w:date="2024-06-04T11:27:00Z" w16du:dateUtc="2024-06-04T17:27:00Z">
            <w:rPr>
              <w:spacing w:val="-4"/>
            </w:rPr>
          </w:rPrChange>
        </w:rPr>
        <w:t xml:space="preserve"> </w:t>
      </w:r>
      <w:r w:rsidRPr="00DF3B93">
        <w:rPr>
          <w:sz w:val="22"/>
          <w:szCs w:val="22"/>
          <w:rPrChange w:id="1476" w:author="Brian Olea" w:date="2024-06-04T11:27:00Z" w16du:dateUtc="2024-06-04T17:27:00Z">
            <w:rPr/>
          </w:rPrChange>
        </w:rPr>
        <w:t>quality</w:t>
      </w:r>
      <w:r w:rsidRPr="00DF3B93">
        <w:rPr>
          <w:spacing w:val="-4"/>
          <w:sz w:val="22"/>
          <w:szCs w:val="22"/>
          <w:rPrChange w:id="1477" w:author="Brian Olea" w:date="2024-06-04T11:27:00Z" w16du:dateUtc="2024-06-04T17:27:00Z">
            <w:rPr>
              <w:spacing w:val="-4"/>
            </w:rPr>
          </w:rPrChange>
        </w:rPr>
        <w:t xml:space="preserve"> </w:t>
      </w:r>
      <w:r w:rsidRPr="00DF3B93">
        <w:rPr>
          <w:sz w:val="22"/>
          <w:szCs w:val="22"/>
          <w:rPrChange w:id="1478" w:author="Brian Olea" w:date="2024-06-04T11:27:00Z" w16du:dateUtc="2024-06-04T17:27:00Z">
            <w:rPr/>
          </w:rPrChange>
        </w:rPr>
        <w:t>culture,</w:t>
      </w:r>
      <w:r w:rsidRPr="00DF3B93">
        <w:rPr>
          <w:spacing w:val="-4"/>
          <w:sz w:val="22"/>
          <w:szCs w:val="22"/>
          <w:rPrChange w:id="1479" w:author="Brian Olea" w:date="2024-06-04T11:27:00Z" w16du:dateUtc="2024-06-04T17:27:00Z">
            <w:rPr>
              <w:spacing w:val="-4"/>
            </w:rPr>
          </w:rPrChange>
        </w:rPr>
        <w:t xml:space="preserve"> </w:t>
      </w:r>
      <w:r w:rsidRPr="00DF3B93">
        <w:rPr>
          <w:sz w:val="22"/>
          <w:szCs w:val="22"/>
          <w:rPrChange w:id="1480" w:author="Brian Olea" w:date="2024-06-04T11:27:00Z" w16du:dateUtc="2024-06-04T17:27:00Z">
            <w:rPr/>
          </w:rPrChange>
        </w:rPr>
        <w:t>and</w:t>
      </w:r>
      <w:r w:rsidRPr="00DF3B93">
        <w:rPr>
          <w:spacing w:val="-4"/>
          <w:sz w:val="22"/>
          <w:szCs w:val="22"/>
          <w:rPrChange w:id="1481" w:author="Brian Olea" w:date="2024-06-04T11:27:00Z" w16du:dateUtc="2024-06-04T17:27:00Z">
            <w:rPr>
              <w:spacing w:val="-4"/>
            </w:rPr>
          </w:rPrChange>
        </w:rPr>
        <w:t xml:space="preserve"> </w:t>
      </w:r>
      <w:r w:rsidRPr="00DF3B93">
        <w:rPr>
          <w:sz w:val="22"/>
          <w:szCs w:val="22"/>
          <w:rPrChange w:id="1482" w:author="Brian Olea" w:date="2024-06-04T11:27:00Z" w16du:dateUtc="2024-06-04T17:27:00Z">
            <w:rPr/>
          </w:rPrChange>
        </w:rPr>
        <w:t>continuous</w:t>
      </w:r>
      <w:r w:rsidRPr="00DF3B93">
        <w:rPr>
          <w:spacing w:val="-3"/>
          <w:sz w:val="22"/>
          <w:szCs w:val="22"/>
          <w:rPrChange w:id="1483" w:author="Brian Olea" w:date="2024-06-04T11:27:00Z" w16du:dateUtc="2024-06-04T17:27:00Z">
            <w:rPr>
              <w:spacing w:val="-3"/>
            </w:rPr>
          </w:rPrChange>
        </w:rPr>
        <w:t xml:space="preserve"> </w:t>
      </w:r>
      <w:r w:rsidRPr="00DF3B93">
        <w:rPr>
          <w:sz w:val="22"/>
          <w:szCs w:val="22"/>
          <w:rPrChange w:id="1484" w:author="Brian Olea" w:date="2024-06-04T11:27:00Z" w16du:dateUtc="2024-06-04T17:27:00Z">
            <w:rPr/>
          </w:rPrChange>
        </w:rPr>
        <w:t>improvement are</w:t>
      </w:r>
      <w:r w:rsidRPr="00DF3B93">
        <w:rPr>
          <w:spacing w:val="-4"/>
          <w:sz w:val="22"/>
          <w:szCs w:val="22"/>
          <w:rPrChange w:id="1485" w:author="Brian Olea" w:date="2024-06-04T11:27:00Z" w16du:dateUtc="2024-06-04T17:27:00Z">
            <w:rPr>
              <w:spacing w:val="-4"/>
            </w:rPr>
          </w:rPrChange>
        </w:rPr>
        <w:t xml:space="preserve"> </w:t>
      </w:r>
      <w:r w:rsidRPr="00DF3B93">
        <w:rPr>
          <w:sz w:val="22"/>
          <w:szCs w:val="22"/>
          <w:rPrChange w:id="1486" w:author="Brian Olea" w:date="2024-06-04T11:27:00Z" w16du:dateUtc="2024-06-04T17:27:00Z">
            <w:rPr/>
          </w:rPrChange>
        </w:rPr>
        <w:t>carried</w:t>
      </w:r>
      <w:r w:rsidRPr="00DF3B93">
        <w:rPr>
          <w:spacing w:val="-4"/>
          <w:sz w:val="22"/>
          <w:szCs w:val="22"/>
          <w:rPrChange w:id="1487" w:author="Brian Olea" w:date="2024-06-04T11:27:00Z" w16du:dateUtc="2024-06-04T17:27:00Z">
            <w:rPr>
              <w:spacing w:val="-4"/>
            </w:rPr>
          </w:rPrChange>
        </w:rPr>
        <w:t xml:space="preserve"> </w:t>
      </w:r>
      <w:r w:rsidRPr="00DF3B93">
        <w:rPr>
          <w:sz w:val="22"/>
          <w:szCs w:val="22"/>
          <w:rPrChange w:id="1488" w:author="Brian Olea" w:date="2024-06-04T11:27:00Z" w16du:dateUtc="2024-06-04T17:27:00Z">
            <w:rPr/>
          </w:rPrChange>
        </w:rPr>
        <w:t>out</w:t>
      </w:r>
      <w:r w:rsidRPr="00DF3B93">
        <w:rPr>
          <w:spacing w:val="-1"/>
          <w:sz w:val="22"/>
          <w:szCs w:val="22"/>
          <w:rPrChange w:id="1489" w:author="Brian Olea" w:date="2024-06-04T11:27:00Z" w16du:dateUtc="2024-06-04T17:27:00Z">
            <w:rPr>
              <w:spacing w:val="-1"/>
            </w:rPr>
          </w:rPrChange>
        </w:rPr>
        <w:t xml:space="preserve"> </w:t>
      </w:r>
      <w:r w:rsidRPr="00DF3B93">
        <w:rPr>
          <w:sz w:val="22"/>
          <w:szCs w:val="22"/>
          <w:rPrChange w:id="1490" w:author="Brian Olea" w:date="2024-06-04T11:27:00Z" w16du:dateUtc="2024-06-04T17:27:00Z">
            <w:rPr/>
          </w:rPrChange>
        </w:rPr>
        <w:t>in</w:t>
      </w:r>
      <w:r w:rsidRPr="00DF3B93">
        <w:rPr>
          <w:spacing w:val="-4"/>
          <w:sz w:val="22"/>
          <w:szCs w:val="22"/>
          <w:rPrChange w:id="1491" w:author="Brian Olea" w:date="2024-06-04T11:27:00Z" w16du:dateUtc="2024-06-04T17:27:00Z">
            <w:rPr>
              <w:spacing w:val="-4"/>
            </w:rPr>
          </w:rPrChange>
        </w:rPr>
        <w:t xml:space="preserve"> </w:t>
      </w:r>
      <w:r w:rsidRPr="00DF3B93">
        <w:rPr>
          <w:sz w:val="22"/>
          <w:szCs w:val="22"/>
          <w:rPrChange w:id="1492" w:author="Brian Olea" w:date="2024-06-04T11:27:00Z" w16du:dateUtc="2024-06-04T17:27:00Z">
            <w:rPr/>
          </w:rPrChange>
        </w:rPr>
        <w:t>a</w:t>
      </w:r>
      <w:r w:rsidRPr="00DF3B93">
        <w:rPr>
          <w:spacing w:val="-4"/>
          <w:sz w:val="22"/>
          <w:szCs w:val="22"/>
          <w:rPrChange w:id="1493" w:author="Brian Olea" w:date="2024-06-04T11:27:00Z" w16du:dateUtc="2024-06-04T17:27:00Z">
            <w:rPr>
              <w:spacing w:val="-4"/>
            </w:rPr>
          </w:rPrChange>
        </w:rPr>
        <w:t xml:space="preserve"> </w:t>
      </w:r>
      <w:r w:rsidRPr="00DF3B93">
        <w:rPr>
          <w:sz w:val="22"/>
          <w:szCs w:val="22"/>
          <w:rPrChange w:id="1494" w:author="Brian Olea" w:date="2024-06-04T11:27:00Z" w16du:dateUtc="2024-06-04T17:27:00Z">
            <w:rPr/>
          </w:rPrChange>
        </w:rPr>
        <w:t>planned</w:t>
      </w:r>
      <w:r w:rsidRPr="00DF3B93">
        <w:rPr>
          <w:spacing w:val="-4"/>
          <w:sz w:val="22"/>
          <w:szCs w:val="22"/>
          <w:rPrChange w:id="1495" w:author="Brian Olea" w:date="2024-06-04T11:27:00Z" w16du:dateUtc="2024-06-04T17:27:00Z">
            <w:rPr>
              <w:spacing w:val="-4"/>
            </w:rPr>
          </w:rPrChange>
        </w:rPr>
        <w:t xml:space="preserve"> </w:t>
      </w:r>
      <w:r w:rsidRPr="00DF3B93">
        <w:rPr>
          <w:sz w:val="22"/>
          <w:szCs w:val="22"/>
          <w:rPrChange w:id="1496" w:author="Brian Olea" w:date="2024-06-04T11:27:00Z" w16du:dateUtc="2024-06-04T17:27:00Z">
            <w:rPr/>
          </w:rPrChange>
        </w:rPr>
        <w:t>manner</w:t>
      </w:r>
      <w:r w:rsidRPr="00DF3B93">
        <w:rPr>
          <w:spacing w:val="-4"/>
          <w:sz w:val="22"/>
          <w:szCs w:val="22"/>
          <w:rPrChange w:id="1497" w:author="Brian Olea" w:date="2024-06-04T11:27:00Z" w16du:dateUtc="2024-06-04T17:27:00Z">
            <w:rPr>
              <w:spacing w:val="-4"/>
            </w:rPr>
          </w:rPrChange>
        </w:rPr>
        <w:t xml:space="preserve"> </w:t>
      </w:r>
      <w:r w:rsidRPr="00DF3B93">
        <w:rPr>
          <w:sz w:val="22"/>
          <w:szCs w:val="22"/>
          <w:rPrChange w:id="1498" w:author="Brian Olea" w:date="2024-06-04T11:27:00Z" w16du:dateUtc="2024-06-04T17:27:00Z">
            <w:rPr/>
          </w:rPrChange>
        </w:rPr>
        <w:t xml:space="preserve">and </w:t>
      </w:r>
      <w:r w:rsidRPr="00DF3B93">
        <w:rPr>
          <w:spacing w:val="-2"/>
          <w:sz w:val="22"/>
          <w:szCs w:val="22"/>
          <w:rPrChange w:id="1499" w:author="Brian Olea" w:date="2024-06-04T11:27:00Z" w16du:dateUtc="2024-06-04T17:27:00Z">
            <w:rPr>
              <w:spacing w:val="-2"/>
            </w:rPr>
          </w:rPrChange>
        </w:rPr>
        <w:t>documented.</w:t>
      </w:r>
    </w:p>
    <w:p w14:paraId="012605AC" w14:textId="77777777" w:rsidR="00DF0971" w:rsidRPr="00DF3B93" w:rsidRDefault="00000000">
      <w:pPr>
        <w:pStyle w:val="BodyText"/>
        <w:spacing w:before="78"/>
        <w:rPr>
          <w:sz w:val="22"/>
          <w:szCs w:val="22"/>
          <w:rPrChange w:id="1500" w:author="Brian Olea" w:date="2024-06-04T11:27:00Z" w16du:dateUtc="2024-06-04T17:27:00Z">
            <w:rPr/>
          </w:rPrChange>
        </w:rPr>
      </w:pPr>
      <w:r w:rsidRPr="00DF3B93">
        <w:rPr>
          <w:sz w:val="22"/>
          <w:szCs w:val="22"/>
          <w:rPrChange w:id="1501" w:author="Brian Olea" w:date="2024-06-04T11:27:00Z" w16du:dateUtc="2024-06-04T17:27:00Z">
            <w:rPr/>
          </w:rPrChange>
        </w:rPr>
        <w:t>When planning changes to the Quality Management System, Top Management considers any potential impact</w:t>
      </w:r>
      <w:r w:rsidRPr="00DF3B93">
        <w:rPr>
          <w:spacing w:val="-4"/>
          <w:sz w:val="22"/>
          <w:szCs w:val="22"/>
          <w:rPrChange w:id="1502" w:author="Brian Olea" w:date="2024-06-04T11:27:00Z" w16du:dateUtc="2024-06-04T17:27:00Z">
            <w:rPr>
              <w:spacing w:val="-4"/>
            </w:rPr>
          </w:rPrChange>
        </w:rPr>
        <w:t xml:space="preserve"> </w:t>
      </w:r>
      <w:r w:rsidRPr="00DF3B93">
        <w:rPr>
          <w:sz w:val="22"/>
          <w:szCs w:val="22"/>
          <w:rPrChange w:id="1503" w:author="Brian Olea" w:date="2024-06-04T11:27:00Z" w16du:dateUtc="2024-06-04T17:27:00Z">
            <w:rPr/>
          </w:rPrChange>
        </w:rPr>
        <w:t>from</w:t>
      </w:r>
      <w:r w:rsidRPr="00DF3B93">
        <w:rPr>
          <w:spacing w:val="-4"/>
          <w:sz w:val="22"/>
          <w:szCs w:val="22"/>
          <w:rPrChange w:id="1504" w:author="Brian Olea" w:date="2024-06-04T11:27:00Z" w16du:dateUtc="2024-06-04T17:27:00Z">
            <w:rPr>
              <w:spacing w:val="-4"/>
            </w:rPr>
          </w:rPrChange>
        </w:rPr>
        <w:t xml:space="preserve"> </w:t>
      </w:r>
      <w:r w:rsidRPr="00DF3B93">
        <w:rPr>
          <w:sz w:val="22"/>
          <w:szCs w:val="22"/>
          <w:rPrChange w:id="1505" w:author="Brian Olea" w:date="2024-06-04T11:27:00Z" w16du:dateUtc="2024-06-04T17:27:00Z">
            <w:rPr/>
          </w:rPrChange>
        </w:rPr>
        <w:t>Regulatory</w:t>
      </w:r>
      <w:r w:rsidRPr="00DF3B93">
        <w:rPr>
          <w:spacing w:val="-1"/>
          <w:sz w:val="22"/>
          <w:szCs w:val="22"/>
          <w:rPrChange w:id="1506" w:author="Brian Olea" w:date="2024-06-04T11:27:00Z" w16du:dateUtc="2024-06-04T17:27:00Z">
            <w:rPr>
              <w:spacing w:val="-1"/>
            </w:rPr>
          </w:rPrChange>
        </w:rPr>
        <w:t xml:space="preserve"> </w:t>
      </w:r>
      <w:r w:rsidRPr="00DF3B93">
        <w:rPr>
          <w:sz w:val="22"/>
          <w:szCs w:val="22"/>
          <w:rPrChange w:id="1507" w:author="Brian Olea" w:date="2024-06-04T11:27:00Z" w16du:dateUtc="2024-06-04T17:27:00Z">
            <w:rPr/>
          </w:rPrChange>
        </w:rPr>
        <w:t>or</w:t>
      </w:r>
      <w:r w:rsidRPr="00DF3B93">
        <w:rPr>
          <w:spacing w:val="-3"/>
          <w:sz w:val="22"/>
          <w:szCs w:val="22"/>
          <w:rPrChange w:id="1508" w:author="Brian Olea" w:date="2024-06-04T11:27:00Z" w16du:dateUtc="2024-06-04T17:27:00Z">
            <w:rPr>
              <w:spacing w:val="-3"/>
            </w:rPr>
          </w:rPrChange>
        </w:rPr>
        <w:t xml:space="preserve"> </w:t>
      </w:r>
      <w:r w:rsidRPr="00DF3B93">
        <w:rPr>
          <w:sz w:val="22"/>
          <w:szCs w:val="22"/>
          <w:rPrChange w:id="1509" w:author="Brian Olea" w:date="2024-06-04T11:27:00Z" w16du:dateUtc="2024-06-04T17:27:00Z">
            <w:rPr/>
          </w:rPrChange>
        </w:rPr>
        <w:t>customer</w:t>
      </w:r>
      <w:r w:rsidRPr="00DF3B93">
        <w:rPr>
          <w:spacing w:val="-3"/>
          <w:sz w:val="22"/>
          <w:szCs w:val="22"/>
          <w:rPrChange w:id="1510" w:author="Brian Olea" w:date="2024-06-04T11:27:00Z" w16du:dateUtc="2024-06-04T17:27:00Z">
            <w:rPr>
              <w:spacing w:val="-3"/>
            </w:rPr>
          </w:rPrChange>
        </w:rPr>
        <w:t xml:space="preserve"> </w:t>
      </w:r>
      <w:r w:rsidRPr="00DF3B93">
        <w:rPr>
          <w:sz w:val="22"/>
          <w:szCs w:val="22"/>
          <w:rPrChange w:id="1511" w:author="Brian Olea" w:date="2024-06-04T11:27:00Z" w16du:dateUtc="2024-06-04T17:27:00Z">
            <w:rPr/>
          </w:rPrChange>
        </w:rPr>
        <w:t>requirements,</w:t>
      </w:r>
      <w:r w:rsidRPr="00DF3B93">
        <w:rPr>
          <w:spacing w:val="-4"/>
          <w:sz w:val="22"/>
          <w:szCs w:val="22"/>
          <w:rPrChange w:id="1512" w:author="Brian Olea" w:date="2024-06-04T11:27:00Z" w16du:dateUtc="2024-06-04T17:27:00Z">
            <w:rPr>
              <w:spacing w:val="-4"/>
            </w:rPr>
          </w:rPrChange>
        </w:rPr>
        <w:t xml:space="preserve"> </w:t>
      </w:r>
      <w:r w:rsidRPr="00DF3B93">
        <w:rPr>
          <w:sz w:val="22"/>
          <w:szCs w:val="22"/>
          <w:rPrChange w:id="1513" w:author="Brian Olea" w:date="2024-06-04T11:27:00Z" w16du:dateUtc="2024-06-04T17:27:00Z">
            <w:rPr/>
          </w:rPrChange>
        </w:rPr>
        <w:t>how</w:t>
      </w:r>
      <w:r w:rsidRPr="00DF3B93">
        <w:rPr>
          <w:spacing w:val="-4"/>
          <w:sz w:val="22"/>
          <w:szCs w:val="22"/>
          <w:rPrChange w:id="1514" w:author="Brian Olea" w:date="2024-06-04T11:27:00Z" w16du:dateUtc="2024-06-04T17:27:00Z">
            <w:rPr>
              <w:spacing w:val="-4"/>
            </w:rPr>
          </w:rPrChange>
        </w:rPr>
        <w:t xml:space="preserve"> </w:t>
      </w:r>
      <w:r w:rsidRPr="00DF3B93">
        <w:rPr>
          <w:sz w:val="22"/>
          <w:szCs w:val="22"/>
          <w:rPrChange w:id="1515" w:author="Brian Olea" w:date="2024-06-04T11:27:00Z" w16du:dateUtc="2024-06-04T17:27:00Z">
            <w:rPr/>
          </w:rPrChange>
        </w:rPr>
        <w:t>that</w:t>
      </w:r>
      <w:r w:rsidRPr="00DF3B93">
        <w:rPr>
          <w:spacing w:val="-4"/>
          <w:sz w:val="22"/>
          <w:szCs w:val="22"/>
          <w:rPrChange w:id="1516" w:author="Brian Olea" w:date="2024-06-04T11:27:00Z" w16du:dateUtc="2024-06-04T17:27:00Z">
            <w:rPr>
              <w:spacing w:val="-4"/>
            </w:rPr>
          </w:rPrChange>
        </w:rPr>
        <w:t xml:space="preserve"> </w:t>
      </w:r>
      <w:r w:rsidRPr="00DF3B93">
        <w:rPr>
          <w:sz w:val="22"/>
          <w:szCs w:val="22"/>
          <w:rPrChange w:id="1517" w:author="Brian Olea" w:date="2024-06-04T11:27:00Z" w16du:dateUtc="2024-06-04T17:27:00Z">
            <w:rPr/>
          </w:rPrChange>
        </w:rPr>
        <w:t>change</w:t>
      </w:r>
      <w:r w:rsidRPr="00DF3B93">
        <w:rPr>
          <w:spacing w:val="-2"/>
          <w:sz w:val="22"/>
          <w:szCs w:val="22"/>
          <w:rPrChange w:id="1518" w:author="Brian Olea" w:date="2024-06-04T11:27:00Z" w16du:dateUtc="2024-06-04T17:27:00Z">
            <w:rPr>
              <w:spacing w:val="-2"/>
            </w:rPr>
          </w:rPrChange>
        </w:rPr>
        <w:t xml:space="preserve"> </w:t>
      </w:r>
      <w:r w:rsidRPr="00DF3B93">
        <w:rPr>
          <w:sz w:val="22"/>
          <w:szCs w:val="22"/>
          <w:rPrChange w:id="1519" w:author="Brian Olea" w:date="2024-06-04T11:27:00Z" w16du:dateUtc="2024-06-04T17:27:00Z">
            <w:rPr/>
          </w:rPrChange>
        </w:rPr>
        <w:t>will</w:t>
      </w:r>
      <w:r w:rsidRPr="00DF3B93">
        <w:rPr>
          <w:spacing w:val="-4"/>
          <w:sz w:val="22"/>
          <w:szCs w:val="22"/>
          <w:rPrChange w:id="1520" w:author="Brian Olea" w:date="2024-06-04T11:27:00Z" w16du:dateUtc="2024-06-04T17:27:00Z">
            <w:rPr>
              <w:spacing w:val="-4"/>
            </w:rPr>
          </w:rPrChange>
        </w:rPr>
        <w:t xml:space="preserve"> </w:t>
      </w:r>
      <w:r w:rsidRPr="00DF3B93">
        <w:rPr>
          <w:sz w:val="22"/>
          <w:szCs w:val="22"/>
          <w:rPrChange w:id="1521" w:author="Brian Olea" w:date="2024-06-04T11:27:00Z" w16du:dateUtc="2024-06-04T17:27:00Z">
            <w:rPr/>
          </w:rPrChange>
        </w:rPr>
        <w:t>affect</w:t>
      </w:r>
      <w:r w:rsidRPr="00DF3B93">
        <w:rPr>
          <w:spacing w:val="-4"/>
          <w:sz w:val="22"/>
          <w:szCs w:val="22"/>
          <w:rPrChange w:id="1522" w:author="Brian Olea" w:date="2024-06-04T11:27:00Z" w16du:dateUtc="2024-06-04T17:27:00Z">
            <w:rPr>
              <w:spacing w:val="-4"/>
            </w:rPr>
          </w:rPrChange>
        </w:rPr>
        <w:t xml:space="preserve"> </w:t>
      </w:r>
      <w:r w:rsidRPr="00DF3B93">
        <w:rPr>
          <w:sz w:val="22"/>
          <w:szCs w:val="22"/>
          <w:rPrChange w:id="1523" w:author="Brian Olea" w:date="2024-06-04T11:27:00Z" w16du:dateUtc="2024-06-04T17:27:00Z">
            <w:rPr/>
          </w:rPrChange>
        </w:rPr>
        <w:t>the</w:t>
      </w:r>
      <w:r w:rsidRPr="00DF3B93">
        <w:rPr>
          <w:spacing w:val="-4"/>
          <w:sz w:val="22"/>
          <w:szCs w:val="22"/>
          <w:rPrChange w:id="1524" w:author="Brian Olea" w:date="2024-06-04T11:27:00Z" w16du:dateUtc="2024-06-04T17:27:00Z">
            <w:rPr>
              <w:spacing w:val="-4"/>
            </w:rPr>
          </w:rPrChange>
        </w:rPr>
        <w:t xml:space="preserve"> </w:t>
      </w:r>
      <w:r w:rsidRPr="00DF3B93">
        <w:rPr>
          <w:sz w:val="22"/>
          <w:szCs w:val="22"/>
          <w:rPrChange w:id="1525" w:author="Brian Olea" w:date="2024-06-04T11:27:00Z" w16du:dateUtc="2024-06-04T17:27:00Z">
            <w:rPr/>
          </w:rPrChange>
        </w:rPr>
        <w:t>QMS,</w:t>
      </w:r>
      <w:r w:rsidRPr="00DF3B93">
        <w:rPr>
          <w:spacing w:val="-4"/>
          <w:sz w:val="22"/>
          <w:szCs w:val="22"/>
          <w:rPrChange w:id="1526" w:author="Brian Olea" w:date="2024-06-04T11:27:00Z" w16du:dateUtc="2024-06-04T17:27:00Z">
            <w:rPr>
              <w:spacing w:val="-4"/>
            </w:rPr>
          </w:rPrChange>
        </w:rPr>
        <w:t xml:space="preserve"> </w:t>
      </w:r>
      <w:r w:rsidRPr="00DF3B93">
        <w:rPr>
          <w:sz w:val="22"/>
          <w:szCs w:val="22"/>
          <w:rPrChange w:id="1527" w:author="Brian Olea" w:date="2024-06-04T11:27:00Z" w16du:dateUtc="2024-06-04T17:27:00Z">
            <w:rPr/>
          </w:rPrChange>
        </w:rPr>
        <w:t>the</w:t>
      </w:r>
      <w:r w:rsidRPr="00DF3B93">
        <w:rPr>
          <w:spacing w:val="-4"/>
          <w:sz w:val="22"/>
          <w:szCs w:val="22"/>
          <w:rPrChange w:id="1528" w:author="Brian Olea" w:date="2024-06-04T11:27:00Z" w16du:dateUtc="2024-06-04T17:27:00Z">
            <w:rPr>
              <w:spacing w:val="-4"/>
            </w:rPr>
          </w:rPrChange>
        </w:rPr>
        <w:t xml:space="preserve"> </w:t>
      </w:r>
      <w:r w:rsidRPr="00DF3B93">
        <w:rPr>
          <w:sz w:val="22"/>
          <w:szCs w:val="22"/>
          <w:rPrChange w:id="1529" w:author="Brian Olea" w:date="2024-06-04T11:27:00Z" w16du:dateUtc="2024-06-04T17:27:00Z">
            <w:rPr/>
          </w:rPrChange>
        </w:rPr>
        <w:t>availability</w:t>
      </w:r>
      <w:r w:rsidRPr="00DF3B93">
        <w:rPr>
          <w:spacing w:val="-4"/>
          <w:sz w:val="22"/>
          <w:szCs w:val="22"/>
          <w:rPrChange w:id="1530" w:author="Brian Olea" w:date="2024-06-04T11:27:00Z" w16du:dateUtc="2024-06-04T17:27:00Z">
            <w:rPr>
              <w:spacing w:val="-4"/>
            </w:rPr>
          </w:rPrChange>
        </w:rPr>
        <w:t xml:space="preserve"> </w:t>
      </w:r>
      <w:r w:rsidRPr="00DF3B93">
        <w:rPr>
          <w:sz w:val="22"/>
          <w:szCs w:val="22"/>
          <w:rPrChange w:id="1531" w:author="Brian Olea" w:date="2024-06-04T11:27:00Z" w16du:dateUtc="2024-06-04T17:27:00Z">
            <w:rPr/>
          </w:rPrChange>
        </w:rPr>
        <w:t>of Resources and any other additional Risks identified and recorded during Management Review.</w:t>
      </w:r>
    </w:p>
    <w:p w14:paraId="2AB4518E" w14:textId="77777777" w:rsidR="00DF0971" w:rsidRPr="00DF3B93" w:rsidRDefault="00000000">
      <w:pPr>
        <w:pStyle w:val="BodyText"/>
        <w:spacing w:before="81"/>
        <w:ind w:right="228"/>
        <w:rPr>
          <w:sz w:val="22"/>
          <w:szCs w:val="22"/>
          <w:rPrChange w:id="1532" w:author="Brian Olea" w:date="2024-06-04T11:27:00Z" w16du:dateUtc="2024-06-04T17:27:00Z">
            <w:rPr/>
          </w:rPrChange>
        </w:rPr>
      </w:pPr>
      <w:r w:rsidRPr="00DF3B93">
        <w:rPr>
          <w:sz w:val="22"/>
          <w:szCs w:val="22"/>
          <w:rPrChange w:id="1533" w:author="Brian Olea" w:date="2024-06-04T11:27:00Z" w16du:dateUtc="2024-06-04T17:27:00Z">
            <w:rPr/>
          </w:rPrChange>
        </w:rPr>
        <w:t>Whenever</w:t>
      </w:r>
      <w:r w:rsidRPr="00DF3B93">
        <w:rPr>
          <w:spacing w:val="-2"/>
          <w:sz w:val="22"/>
          <w:szCs w:val="22"/>
          <w:rPrChange w:id="1534" w:author="Brian Olea" w:date="2024-06-04T11:27:00Z" w16du:dateUtc="2024-06-04T17:27:00Z">
            <w:rPr>
              <w:spacing w:val="-2"/>
            </w:rPr>
          </w:rPrChange>
        </w:rPr>
        <w:t xml:space="preserve"> </w:t>
      </w:r>
      <w:r w:rsidRPr="00DF3B93">
        <w:rPr>
          <w:sz w:val="22"/>
          <w:szCs w:val="22"/>
          <w:rPrChange w:id="1535" w:author="Brian Olea" w:date="2024-06-04T11:27:00Z" w16du:dateUtc="2024-06-04T17:27:00Z">
            <w:rPr/>
          </w:rPrChange>
        </w:rPr>
        <w:t>a</w:t>
      </w:r>
      <w:r w:rsidRPr="00DF3B93">
        <w:rPr>
          <w:spacing w:val="-1"/>
          <w:sz w:val="22"/>
          <w:szCs w:val="22"/>
          <w:rPrChange w:id="1536" w:author="Brian Olea" w:date="2024-06-04T11:27:00Z" w16du:dateUtc="2024-06-04T17:27:00Z">
            <w:rPr>
              <w:spacing w:val="-1"/>
            </w:rPr>
          </w:rPrChange>
        </w:rPr>
        <w:t xml:space="preserve"> </w:t>
      </w:r>
      <w:r w:rsidRPr="00DF3B93">
        <w:rPr>
          <w:sz w:val="22"/>
          <w:szCs w:val="22"/>
          <w:rPrChange w:id="1537" w:author="Brian Olea" w:date="2024-06-04T11:27:00Z" w16du:dateUtc="2024-06-04T17:27:00Z">
            <w:rPr/>
          </w:rPrChange>
        </w:rPr>
        <w:t>change</w:t>
      </w:r>
      <w:r w:rsidRPr="00DF3B93">
        <w:rPr>
          <w:spacing w:val="-3"/>
          <w:sz w:val="22"/>
          <w:szCs w:val="22"/>
          <w:rPrChange w:id="1538" w:author="Brian Olea" w:date="2024-06-04T11:27:00Z" w16du:dateUtc="2024-06-04T17:27:00Z">
            <w:rPr>
              <w:spacing w:val="-3"/>
            </w:rPr>
          </w:rPrChange>
        </w:rPr>
        <w:t xml:space="preserve"> </w:t>
      </w:r>
      <w:r w:rsidRPr="00DF3B93">
        <w:rPr>
          <w:sz w:val="22"/>
          <w:szCs w:val="22"/>
          <w:rPrChange w:id="1539" w:author="Brian Olea" w:date="2024-06-04T11:27:00Z" w16du:dateUtc="2024-06-04T17:27:00Z">
            <w:rPr/>
          </w:rPrChange>
        </w:rPr>
        <w:t>to</w:t>
      </w:r>
      <w:r w:rsidRPr="00DF3B93">
        <w:rPr>
          <w:spacing w:val="-3"/>
          <w:sz w:val="22"/>
          <w:szCs w:val="22"/>
          <w:rPrChange w:id="1540" w:author="Brian Olea" w:date="2024-06-04T11:27:00Z" w16du:dateUtc="2024-06-04T17:27:00Z">
            <w:rPr>
              <w:spacing w:val="-3"/>
            </w:rPr>
          </w:rPrChange>
        </w:rPr>
        <w:t xml:space="preserve"> </w:t>
      </w:r>
      <w:r w:rsidRPr="00DF3B93">
        <w:rPr>
          <w:sz w:val="22"/>
          <w:szCs w:val="22"/>
          <w:rPrChange w:id="1541" w:author="Brian Olea" w:date="2024-06-04T11:27:00Z" w16du:dateUtc="2024-06-04T17:27:00Z">
            <w:rPr/>
          </w:rPrChange>
        </w:rPr>
        <w:t>the</w:t>
      </w:r>
      <w:r w:rsidRPr="00DF3B93">
        <w:rPr>
          <w:spacing w:val="-3"/>
          <w:sz w:val="22"/>
          <w:szCs w:val="22"/>
          <w:rPrChange w:id="1542" w:author="Brian Olea" w:date="2024-06-04T11:27:00Z" w16du:dateUtc="2024-06-04T17:27:00Z">
            <w:rPr>
              <w:spacing w:val="-3"/>
            </w:rPr>
          </w:rPrChange>
        </w:rPr>
        <w:t xml:space="preserve"> </w:t>
      </w:r>
      <w:r w:rsidRPr="00DF3B93">
        <w:rPr>
          <w:sz w:val="22"/>
          <w:szCs w:val="22"/>
          <w:rPrChange w:id="1543" w:author="Brian Olea" w:date="2024-06-04T11:27:00Z" w16du:dateUtc="2024-06-04T17:27:00Z">
            <w:rPr/>
          </w:rPrChange>
        </w:rPr>
        <w:t>QMS</w:t>
      </w:r>
      <w:r w:rsidRPr="00DF3B93">
        <w:rPr>
          <w:spacing w:val="-2"/>
          <w:sz w:val="22"/>
          <w:szCs w:val="22"/>
          <w:rPrChange w:id="1544" w:author="Brian Olea" w:date="2024-06-04T11:27:00Z" w16du:dateUtc="2024-06-04T17:27:00Z">
            <w:rPr>
              <w:spacing w:val="-2"/>
            </w:rPr>
          </w:rPrChange>
        </w:rPr>
        <w:t xml:space="preserve"> </w:t>
      </w:r>
      <w:r w:rsidRPr="00DF3B93">
        <w:rPr>
          <w:sz w:val="22"/>
          <w:szCs w:val="22"/>
          <w:rPrChange w:id="1545" w:author="Brian Olea" w:date="2024-06-04T11:27:00Z" w16du:dateUtc="2024-06-04T17:27:00Z">
            <w:rPr/>
          </w:rPrChange>
        </w:rPr>
        <w:t>impacts</w:t>
      </w:r>
      <w:r w:rsidRPr="00DF3B93">
        <w:rPr>
          <w:spacing w:val="-2"/>
          <w:sz w:val="22"/>
          <w:szCs w:val="22"/>
          <w:rPrChange w:id="1546" w:author="Brian Olea" w:date="2024-06-04T11:27:00Z" w16du:dateUtc="2024-06-04T17:27:00Z">
            <w:rPr>
              <w:spacing w:val="-2"/>
            </w:rPr>
          </w:rPrChange>
        </w:rPr>
        <w:t xml:space="preserve"> </w:t>
      </w:r>
      <w:r w:rsidRPr="00DF3B93">
        <w:rPr>
          <w:sz w:val="22"/>
          <w:szCs w:val="22"/>
          <w:rPrChange w:id="1547" w:author="Brian Olea" w:date="2024-06-04T11:27:00Z" w16du:dateUtc="2024-06-04T17:27:00Z">
            <w:rPr/>
          </w:rPrChange>
        </w:rPr>
        <w:t>a</w:t>
      </w:r>
      <w:r w:rsidRPr="00DF3B93">
        <w:rPr>
          <w:spacing w:val="-3"/>
          <w:sz w:val="22"/>
          <w:szCs w:val="22"/>
          <w:rPrChange w:id="1548" w:author="Brian Olea" w:date="2024-06-04T11:27:00Z" w16du:dateUtc="2024-06-04T17:27:00Z">
            <w:rPr>
              <w:spacing w:val="-3"/>
            </w:rPr>
          </w:rPrChange>
        </w:rPr>
        <w:t xml:space="preserve"> </w:t>
      </w:r>
      <w:r w:rsidRPr="00DF3B93">
        <w:rPr>
          <w:sz w:val="22"/>
          <w:szCs w:val="22"/>
          <w:rPrChange w:id="1549" w:author="Brian Olea" w:date="2024-06-04T11:27:00Z" w16du:dateUtc="2024-06-04T17:27:00Z">
            <w:rPr/>
          </w:rPrChange>
        </w:rPr>
        <w:t>process,</w:t>
      </w:r>
      <w:r w:rsidRPr="00DF3B93">
        <w:rPr>
          <w:spacing w:val="-3"/>
          <w:sz w:val="22"/>
          <w:szCs w:val="22"/>
          <w:rPrChange w:id="1550" w:author="Brian Olea" w:date="2024-06-04T11:27:00Z" w16du:dateUtc="2024-06-04T17:27:00Z">
            <w:rPr>
              <w:spacing w:val="-3"/>
            </w:rPr>
          </w:rPrChange>
        </w:rPr>
        <w:t xml:space="preserve"> </w:t>
      </w:r>
      <w:r w:rsidRPr="00DF3B93">
        <w:rPr>
          <w:sz w:val="22"/>
          <w:szCs w:val="22"/>
          <w:rPrChange w:id="1551" w:author="Brian Olea" w:date="2024-06-04T11:27:00Z" w16du:dateUtc="2024-06-04T17:27:00Z">
            <w:rPr/>
          </w:rPrChange>
        </w:rPr>
        <w:t>the</w:t>
      </w:r>
      <w:r w:rsidRPr="00DF3B93">
        <w:rPr>
          <w:spacing w:val="-3"/>
          <w:sz w:val="22"/>
          <w:szCs w:val="22"/>
          <w:rPrChange w:id="1552" w:author="Brian Olea" w:date="2024-06-04T11:27:00Z" w16du:dateUtc="2024-06-04T17:27:00Z">
            <w:rPr>
              <w:spacing w:val="-3"/>
            </w:rPr>
          </w:rPrChange>
        </w:rPr>
        <w:t xml:space="preserve"> </w:t>
      </w:r>
      <w:r w:rsidRPr="00DF3B93">
        <w:rPr>
          <w:sz w:val="22"/>
          <w:szCs w:val="22"/>
          <w:rPrChange w:id="1553" w:author="Brian Olea" w:date="2024-06-04T11:27:00Z" w16du:dateUtc="2024-06-04T17:27:00Z">
            <w:rPr/>
          </w:rPrChange>
        </w:rPr>
        <w:t>process</w:t>
      </w:r>
      <w:r w:rsidRPr="00DF3B93">
        <w:rPr>
          <w:spacing w:val="-2"/>
          <w:sz w:val="22"/>
          <w:szCs w:val="22"/>
          <w:rPrChange w:id="1554" w:author="Brian Olea" w:date="2024-06-04T11:27:00Z" w16du:dateUtc="2024-06-04T17:27:00Z">
            <w:rPr>
              <w:spacing w:val="-2"/>
            </w:rPr>
          </w:rPrChange>
        </w:rPr>
        <w:t xml:space="preserve"> </w:t>
      </w:r>
      <w:r w:rsidRPr="00DF3B93">
        <w:rPr>
          <w:sz w:val="22"/>
          <w:szCs w:val="22"/>
          <w:rPrChange w:id="1555" w:author="Brian Olea" w:date="2024-06-04T11:27:00Z" w16du:dateUtc="2024-06-04T17:27:00Z">
            <w:rPr/>
          </w:rPrChange>
        </w:rPr>
        <w:t>personnel</w:t>
      </w:r>
      <w:r w:rsidRPr="00DF3B93">
        <w:rPr>
          <w:spacing w:val="-3"/>
          <w:sz w:val="22"/>
          <w:szCs w:val="22"/>
          <w:rPrChange w:id="1556" w:author="Brian Olea" w:date="2024-06-04T11:27:00Z" w16du:dateUtc="2024-06-04T17:27:00Z">
            <w:rPr>
              <w:spacing w:val="-3"/>
            </w:rPr>
          </w:rPrChange>
        </w:rPr>
        <w:t xml:space="preserve"> </w:t>
      </w:r>
      <w:r w:rsidRPr="00DF3B93">
        <w:rPr>
          <w:sz w:val="22"/>
          <w:szCs w:val="22"/>
          <w:rPrChange w:id="1557" w:author="Brian Olea" w:date="2024-06-04T11:27:00Z" w16du:dateUtc="2024-06-04T17:27:00Z">
            <w:rPr/>
          </w:rPrChange>
        </w:rPr>
        <w:t>are</w:t>
      </w:r>
      <w:r w:rsidRPr="00DF3B93">
        <w:rPr>
          <w:spacing w:val="-3"/>
          <w:sz w:val="22"/>
          <w:szCs w:val="22"/>
          <w:rPrChange w:id="1558" w:author="Brian Olea" w:date="2024-06-04T11:27:00Z" w16du:dateUtc="2024-06-04T17:27:00Z">
            <w:rPr>
              <w:spacing w:val="-3"/>
            </w:rPr>
          </w:rPrChange>
        </w:rPr>
        <w:t xml:space="preserve"> </w:t>
      </w:r>
      <w:r w:rsidRPr="00DF3B93">
        <w:rPr>
          <w:sz w:val="22"/>
          <w:szCs w:val="22"/>
          <w:rPrChange w:id="1559" w:author="Brian Olea" w:date="2024-06-04T11:27:00Z" w16du:dateUtc="2024-06-04T17:27:00Z">
            <w:rPr/>
          </w:rPrChange>
        </w:rPr>
        <w:t>trained</w:t>
      </w:r>
      <w:r w:rsidRPr="00DF3B93">
        <w:rPr>
          <w:spacing w:val="-3"/>
          <w:sz w:val="22"/>
          <w:szCs w:val="22"/>
          <w:rPrChange w:id="1560" w:author="Brian Olea" w:date="2024-06-04T11:27:00Z" w16du:dateUtc="2024-06-04T17:27:00Z">
            <w:rPr>
              <w:spacing w:val="-3"/>
            </w:rPr>
          </w:rPrChange>
        </w:rPr>
        <w:t xml:space="preserve"> </w:t>
      </w:r>
      <w:r w:rsidRPr="00DF3B93">
        <w:rPr>
          <w:sz w:val="22"/>
          <w:szCs w:val="22"/>
          <w:rPrChange w:id="1561" w:author="Brian Olea" w:date="2024-06-04T11:27:00Z" w16du:dateUtc="2024-06-04T17:27:00Z">
            <w:rPr/>
          </w:rPrChange>
        </w:rPr>
        <w:t>in</w:t>
      </w:r>
      <w:r w:rsidRPr="00DF3B93">
        <w:rPr>
          <w:spacing w:val="-3"/>
          <w:sz w:val="22"/>
          <w:szCs w:val="22"/>
          <w:rPrChange w:id="1562" w:author="Brian Olea" w:date="2024-06-04T11:27:00Z" w16du:dateUtc="2024-06-04T17:27:00Z">
            <w:rPr>
              <w:spacing w:val="-3"/>
            </w:rPr>
          </w:rPrChange>
        </w:rPr>
        <w:t xml:space="preserve"> </w:t>
      </w:r>
      <w:r w:rsidRPr="00DF3B93">
        <w:rPr>
          <w:sz w:val="22"/>
          <w:szCs w:val="22"/>
          <w:rPrChange w:id="1563" w:author="Brian Olea" w:date="2024-06-04T11:27:00Z" w16du:dateUtc="2024-06-04T17:27:00Z">
            <w:rPr/>
          </w:rPrChange>
        </w:rPr>
        <w:t>its</w:t>
      </w:r>
      <w:r w:rsidRPr="00DF3B93">
        <w:rPr>
          <w:spacing w:val="-2"/>
          <w:sz w:val="22"/>
          <w:szCs w:val="22"/>
          <w:rPrChange w:id="1564" w:author="Brian Olea" w:date="2024-06-04T11:27:00Z" w16du:dateUtc="2024-06-04T17:27:00Z">
            <w:rPr>
              <w:spacing w:val="-2"/>
            </w:rPr>
          </w:rPrChange>
        </w:rPr>
        <w:t xml:space="preserve"> </w:t>
      </w:r>
      <w:r w:rsidRPr="00DF3B93">
        <w:rPr>
          <w:sz w:val="22"/>
          <w:szCs w:val="22"/>
          <w:rPrChange w:id="1565" w:author="Brian Olea" w:date="2024-06-04T11:27:00Z" w16du:dateUtc="2024-06-04T17:27:00Z">
            <w:rPr/>
          </w:rPrChange>
        </w:rPr>
        <w:t xml:space="preserve">effective </w:t>
      </w:r>
      <w:r w:rsidRPr="00DF3B93">
        <w:rPr>
          <w:spacing w:val="-2"/>
          <w:sz w:val="22"/>
          <w:szCs w:val="22"/>
          <w:rPrChange w:id="1566" w:author="Brian Olea" w:date="2024-06-04T11:27:00Z" w16du:dateUtc="2024-06-04T17:27:00Z">
            <w:rPr>
              <w:spacing w:val="-2"/>
            </w:rPr>
          </w:rPrChange>
        </w:rPr>
        <w:t>implementation.</w:t>
      </w:r>
    </w:p>
    <w:p w14:paraId="62A985A8" w14:textId="77777777" w:rsidR="00DF0971" w:rsidRPr="00DF3B93" w:rsidRDefault="00DF0971">
      <w:pPr>
        <w:pStyle w:val="BodyText"/>
        <w:spacing w:before="156"/>
        <w:ind w:left="0"/>
        <w:rPr>
          <w:sz w:val="22"/>
          <w:szCs w:val="22"/>
          <w:rPrChange w:id="1567" w:author="Brian Olea" w:date="2024-06-04T11:27:00Z" w16du:dateUtc="2024-06-04T17:27:00Z">
            <w:rPr/>
          </w:rPrChange>
        </w:rPr>
      </w:pPr>
    </w:p>
    <w:p w14:paraId="1C7977E8" w14:textId="77777777" w:rsidR="00DF0971" w:rsidRPr="00DF3B93" w:rsidRDefault="00000000">
      <w:pPr>
        <w:pStyle w:val="Heading1"/>
        <w:numPr>
          <w:ilvl w:val="0"/>
          <w:numId w:val="7"/>
        </w:numPr>
        <w:tabs>
          <w:tab w:val="left" w:pos="819"/>
        </w:tabs>
        <w:ind w:left="819" w:hanging="359"/>
        <w:rPr>
          <w:sz w:val="22"/>
          <w:szCs w:val="22"/>
          <w:rPrChange w:id="1568" w:author="Brian Olea" w:date="2024-06-04T11:27:00Z" w16du:dateUtc="2024-06-04T17:27:00Z">
            <w:rPr/>
          </w:rPrChange>
        </w:rPr>
      </w:pPr>
      <w:bookmarkStart w:id="1569" w:name="_bookmark6"/>
      <w:bookmarkEnd w:id="1569"/>
      <w:r w:rsidRPr="00DF3B93">
        <w:rPr>
          <w:spacing w:val="-2"/>
          <w:sz w:val="22"/>
          <w:szCs w:val="22"/>
          <w:rPrChange w:id="1570" w:author="Brian Olea" w:date="2024-06-04T11:27:00Z" w16du:dateUtc="2024-06-04T17:27:00Z">
            <w:rPr>
              <w:spacing w:val="-2"/>
            </w:rPr>
          </w:rPrChange>
        </w:rPr>
        <w:t>SUPPORT</w:t>
      </w:r>
    </w:p>
    <w:p w14:paraId="7AF9B06E" w14:textId="77777777" w:rsidR="00DF0971" w:rsidRPr="00DF3B93" w:rsidRDefault="00000000">
      <w:pPr>
        <w:pStyle w:val="Heading2"/>
        <w:spacing w:before="77"/>
        <w:rPr>
          <w:sz w:val="22"/>
          <w:szCs w:val="22"/>
          <w:rPrChange w:id="1571" w:author="Brian Olea" w:date="2024-06-04T11:27:00Z" w16du:dateUtc="2024-06-04T17:27:00Z">
            <w:rPr/>
          </w:rPrChange>
        </w:rPr>
      </w:pPr>
      <w:r w:rsidRPr="00DF3B93">
        <w:rPr>
          <w:spacing w:val="-2"/>
          <w:sz w:val="22"/>
          <w:szCs w:val="22"/>
          <w:rPrChange w:id="1572" w:author="Brian Olea" w:date="2024-06-04T11:27:00Z" w16du:dateUtc="2024-06-04T17:27:00Z">
            <w:rPr>
              <w:spacing w:val="-2"/>
            </w:rPr>
          </w:rPrChange>
        </w:rPr>
        <w:t>Resources</w:t>
      </w:r>
    </w:p>
    <w:p w14:paraId="57F27228" w14:textId="77777777" w:rsidR="00DF0971" w:rsidRPr="00DF3B93" w:rsidRDefault="00000000">
      <w:pPr>
        <w:pStyle w:val="BodyText"/>
        <w:spacing w:before="30"/>
        <w:ind w:right="228"/>
        <w:rPr>
          <w:sz w:val="22"/>
          <w:szCs w:val="22"/>
          <w:rPrChange w:id="1573" w:author="Brian Olea" w:date="2024-06-04T11:27:00Z" w16du:dateUtc="2024-06-04T17:27:00Z">
            <w:rPr/>
          </w:rPrChange>
        </w:rPr>
      </w:pPr>
      <w:r w:rsidRPr="00DF3B93">
        <w:rPr>
          <w:sz w:val="22"/>
          <w:szCs w:val="22"/>
          <w:rPrChange w:id="1574" w:author="Brian Olea" w:date="2024-06-04T11:27:00Z" w16du:dateUtc="2024-06-04T17:27:00Z">
            <w:rPr/>
          </w:rPrChange>
        </w:rPr>
        <w:t>The</w:t>
      </w:r>
      <w:r w:rsidRPr="00DF3B93">
        <w:rPr>
          <w:spacing w:val="-5"/>
          <w:sz w:val="22"/>
          <w:szCs w:val="22"/>
          <w:rPrChange w:id="1575" w:author="Brian Olea" w:date="2024-06-04T11:27:00Z" w16du:dateUtc="2024-06-04T17:27:00Z">
            <w:rPr>
              <w:spacing w:val="-5"/>
            </w:rPr>
          </w:rPrChange>
        </w:rPr>
        <w:t xml:space="preserve"> </w:t>
      </w:r>
      <w:r w:rsidRPr="00DF3B93">
        <w:rPr>
          <w:sz w:val="22"/>
          <w:szCs w:val="22"/>
          <w:rPrChange w:id="1576" w:author="Brian Olea" w:date="2024-06-04T11:27:00Z" w16du:dateUtc="2024-06-04T17:27:00Z">
            <w:rPr/>
          </w:rPrChange>
        </w:rPr>
        <w:t>Organization</w:t>
      </w:r>
      <w:r w:rsidRPr="00DF3B93">
        <w:rPr>
          <w:spacing w:val="-3"/>
          <w:sz w:val="22"/>
          <w:szCs w:val="22"/>
          <w:rPrChange w:id="1577" w:author="Brian Olea" w:date="2024-06-04T11:27:00Z" w16du:dateUtc="2024-06-04T17:27:00Z">
            <w:rPr>
              <w:spacing w:val="-3"/>
            </w:rPr>
          </w:rPrChange>
        </w:rPr>
        <w:t xml:space="preserve"> </w:t>
      </w:r>
      <w:r w:rsidRPr="00DF3B93">
        <w:rPr>
          <w:sz w:val="22"/>
          <w:szCs w:val="22"/>
          <w:rPrChange w:id="1578" w:author="Brian Olea" w:date="2024-06-04T11:27:00Z" w16du:dateUtc="2024-06-04T17:27:00Z">
            <w:rPr/>
          </w:rPrChange>
        </w:rPr>
        <w:t>determines</w:t>
      </w:r>
      <w:r w:rsidRPr="00DF3B93">
        <w:rPr>
          <w:spacing w:val="-4"/>
          <w:sz w:val="22"/>
          <w:szCs w:val="22"/>
          <w:rPrChange w:id="1579" w:author="Brian Olea" w:date="2024-06-04T11:27:00Z" w16du:dateUtc="2024-06-04T17:27:00Z">
            <w:rPr>
              <w:spacing w:val="-4"/>
            </w:rPr>
          </w:rPrChange>
        </w:rPr>
        <w:t xml:space="preserve"> </w:t>
      </w:r>
      <w:r w:rsidRPr="00DF3B93">
        <w:rPr>
          <w:sz w:val="22"/>
          <w:szCs w:val="22"/>
          <w:rPrChange w:id="1580" w:author="Brian Olea" w:date="2024-06-04T11:27:00Z" w16du:dateUtc="2024-06-04T17:27:00Z">
            <w:rPr/>
          </w:rPrChange>
        </w:rPr>
        <w:t>and</w:t>
      </w:r>
      <w:r w:rsidRPr="00DF3B93">
        <w:rPr>
          <w:spacing w:val="-5"/>
          <w:sz w:val="22"/>
          <w:szCs w:val="22"/>
          <w:rPrChange w:id="1581" w:author="Brian Olea" w:date="2024-06-04T11:27:00Z" w16du:dateUtc="2024-06-04T17:27:00Z">
            <w:rPr>
              <w:spacing w:val="-5"/>
            </w:rPr>
          </w:rPrChange>
        </w:rPr>
        <w:t xml:space="preserve"> </w:t>
      </w:r>
      <w:r w:rsidRPr="00DF3B93">
        <w:rPr>
          <w:sz w:val="22"/>
          <w:szCs w:val="22"/>
          <w:rPrChange w:id="1582" w:author="Brian Olea" w:date="2024-06-04T11:27:00Z" w16du:dateUtc="2024-06-04T17:27:00Z">
            <w:rPr/>
          </w:rPrChange>
        </w:rPr>
        <w:t>provides</w:t>
      </w:r>
      <w:r w:rsidRPr="00DF3B93">
        <w:rPr>
          <w:spacing w:val="-3"/>
          <w:sz w:val="22"/>
          <w:szCs w:val="22"/>
          <w:rPrChange w:id="1583" w:author="Brian Olea" w:date="2024-06-04T11:27:00Z" w16du:dateUtc="2024-06-04T17:27:00Z">
            <w:rPr>
              <w:spacing w:val="-3"/>
            </w:rPr>
          </w:rPrChange>
        </w:rPr>
        <w:t xml:space="preserve"> </w:t>
      </w:r>
      <w:r w:rsidRPr="00DF3B93">
        <w:rPr>
          <w:sz w:val="22"/>
          <w:szCs w:val="22"/>
          <w:rPrChange w:id="1584" w:author="Brian Olea" w:date="2024-06-04T11:27:00Z" w16du:dateUtc="2024-06-04T17:27:00Z">
            <w:rPr/>
          </w:rPrChange>
        </w:rPr>
        <w:t>the</w:t>
      </w:r>
      <w:r w:rsidRPr="00DF3B93">
        <w:rPr>
          <w:spacing w:val="-5"/>
          <w:sz w:val="22"/>
          <w:szCs w:val="22"/>
          <w:rPrChange w:id="1585" w:author="Brian Olea" w:date="2024-06-04T11:27:00Z" w16du:dateUtc="2024-06-04T17:27:00Z">
            <w:rPr>
              <w:spacing w:val="-5"/>
            </w:rPr>
          </w:rPrChange>
        </w:rPr>
        <w:t xml:space="preserve"> </w:t>
      </w:r>
      <w:r w:rsidRPr="00DF3B93">
        <w:rPr>
          <w:sz w:val="22"/>
          <w:szCs w:val="22"/>
          <w:rPrChange w:id="1586" w:author="Brian Olea" w:date="2024-06-04T11:27:00Z" w16du:dateUtc="2024-06-04T17:27:00Z">
            <w:rPr/>
          </w:rPrChange>
        </w:rPr>
        <w:t>resources</w:t>
      </w:r>
      <w:r w:rsidRPr="00DF3B93">
        <w:rPr>
          <w:spacing w:val="-1"/>
          <w:sz w:val="22"/>
          <w:szCs w:val="22"/>
          <w:rPrChange w:id="1587" w:author="Brian Olea" w:date="2024-06-04T11:27:00Z" w16du:dateUtc="2024-06-04T17:27:00Z">
            <w:rPr>
              <w:spacing w:val="-1"/>
            </w:rPr>
          </w:rPrChange>
        </w:rPr>
        <w:t xml:space="preserve"> </w:t>
      </w:r>
      <w:r w:rsidRPr="00DF3B93">
        <w:rPr>
          <w:sz w:val="22"/>
          <w:szCs w:val="22"/>
          <w:rPrChange w:id="1588" w:author="Brian Olea" w:date="2024-06-04T11:27:00Z" w16du:dateUtc="2024-06-04T17:27:00Z">
            <w:rPr/>
          </w:rPrChange>
        </w:rPr>
        <w:t>(People,</w:t>
      </w:r>
      <w:r w:rsidRPr="00DF3B93">
        <w:rPr>
          <w:spacing w:val="-5"/>
          <w:sz w:val="22"/>
          <w:szCs w:val="22"/>
          <w:rPrChange w:id="1589" w:author="Brian Olea" w:date="2024-06-04T11:27:00Z" w16du:dateUtc="2024-06-04T17:27:00Z">
            <w:rPr>
              <w:spacing w:val="-5"/>
            </w:rPr>
          </w:rPrChange>
        </w:rPr>
        <w:t xml:space="preserve"> </w:t>
      </w:r>
      <w:r w:rsidRPr="00DF3B93">
        <w:rPr>
          <w:sz w:val="22"/>
          <w:szCs w:val="22"/>
          <w:rPrChange w:id="1590" w:author="Brian Olea" w:date="2024-06-04T11:27:00Z" w16du:dateUtc="2024-06-04T17:27:00Z">
            <w:rPr/>
          </w:rPrChange>
        </w:rPr>
        <w:t>Tools,</w:t>
      </w:r>
      <w:r w:rsidRPr="00DF3B93">
        <w:rPr>
          <w:spacing w:val="-5"/>
          <w:sz w:val="22"/>
          <w:szCs w:val="22"/>
          <w:rPrChange w:id="1591" w:author="Brian Olea" w:date="2024-06-04T11:27:00Z" w16du:dateUtc="2024-06-04T17:27:00Z">
            <w:rPr>
              <w:spacing w:val="-5"/>
            </w:rPr>
          </w:rPrChange>
        </w:rPr>
        <w:t xml:space="preserve"> </w:t>
      </w:r>
      <w:r w:rsidRPr="00DF3B93">
        <w:rPr>
          <w:sz w:val="22"/>
          <w:szCs w:val="22"/>
          <w:rPrChange w:id="1592" w:author="Brian Olea" w:date="2024-06-04T11:27:00Z" w16du:dateUtc="2024-06-04T17:27:00Z">
            <w:rPr/>
          </w:rPrChange>
        </w:rPr>
        <w:t>Equipment,</w:t>
      </w:r>
      <w:r w:rsidRPr="00DF3B93">
        <w:rPr>
          <w:spacing w:val="-2"/>
          <w:sz w:val="22"/>
          <w:szCs w:val="22"/>
          <w:rPrChange w:id="1593" w:author="Brian Olea" w:date="2024-06-04T11:27:00Z" w16du:dateUtc="2024-06-04T17:27:00Z">
            <w:rPr>
              <w:spacing w:val="-2"/>
            </w:rPr>
          </w:rPrChange>
        </w:rPr>
        <w:t xml:space="preserve"> </w:t>
      </w:r>
      <w:r w:rsidRPr="00DF3B93">
        <w:rPr>
          <w:sz w:val="22"/>
          <w:szCs w:val="22"/>
          <w:rPrChange w:id="1594" w:author="Brian Olea" w:date="2024-06-04T11:27:00Z" w16du:dateUtc="2024-06-04T17:27:00Z">
            <w:rPr/>
          </w:rPrChange>
        </w:rPr>
        <w:t>Processes,</w:t>
      </w:r>
      <w:r w:rsidRPr="00DF3B93">
        <w:rPr>
          <w:spacing w:val="-4"/>
          <w:sz w:val="22"/>
          <w:szCs w:val="22"/>
          <w:rPrChange w:id="1595" w:author="Brian Olea" w:date="2024-06-04T11:27:00Z" w16du:dateUtc="2024-06-04T17:27:00Z">
            <w:rPr>
              <w:spacing w:val="-4"/>
            </w:rPr>
          </w:rPrChange>
        </w:rPr>
        <w:t xml:space="preserve"> </w:t>
      </w:r>
      <w:r w:rsidRPr="00DF3B93">
        <w:rPr>
          <w:sz w:val="22"/>
          <w:szCs w:val="22"/>
          <w:rPrChange w:id="1596" w:author="Brian Olea" w:date="2024-06-04T11:27:00Z" w16du:dateUtc="2024-06-04T17:27:00Z">
            <w:rPr/>
          </w:rPrChange>
        </w:rPr>
        <w:t>and</w:t>
      </w:r>
      <w:r w:rsidRPr="00DF3B93">
        <w:rPr>
          <w:spacing w:val="-5"/>
          <w:sz w:val="22"/>
          <w:szCs w:val="22"/>
          <w:rPrChange w:id="1597" w:author="Brian Olea" w:date="2024-06-04T11:27:00Z" w16du:dateUtc="2024-06-04T17:27:00Z">
            <w:rPr>
              <w:spacing w:val="-5"/>
            </w:rPr>
          </w:rPrChange>
        </w:rPr>
        <w:t xml:space="preserve"> </w:t>
      </w:r>
      <w:r w:rsidRPr="00DF3B93">
        <w:rPr>
          <w:sz w:val="22"/>
          <w:szCs w:val="22"/>
          <w:rPrChange w:id="1598" w:author="Brian Olea" w:date="2024-06-04T11:27:00Z" w16du:dateUtc="2024-06-04T17:27:00Z">
            <w:rPr/>
          </w:rPrChange>
        </w:rPr>
        <w:t>other identified inputs) needed to implement, improve, and maintain the management system.</w:t>
      </w:r>
    </w:p>
    <w:p w14:paraId="0B124EA9" w14:textId="77777777" w:rsidR="00DF0971" w:rsidRPr="00DF3B93" w:rsidRDefault="00000000">
      <w:pPr>
        <w:pStyle w:val="BodyText"/>
        <w:spacing w:before="80"/>
        <w:rPr>
          <w:sz w:val="22"/>
          <w:szCs w:val="22"/>
          <w:rPrChange w:id="1599" w:author="Brian Olea" w:date="2024-06-04T11:27:00Z" w16du:dateUtc="2024-06-04T17:27:00Z">
            <w:rPr/>
          </w:rPrChange>
        </w:rPr>
      </w:pPr>
      <w:r w:rsidRPr="00DF3B93">
        <w:rPr>
          <w:sz w:val="22"/>
          <w:szCs w:val="22"/>
          <w:rPrChange w:id="1600" w:author="Brian Olea" w:date="2024-06-04T11:27:00Z" w16du:dateUtc="2024-06-04T17:27:00Z">
            <w:rPr/>
          </w:rPrChange>
        </w:rPr>
        <w:t>Resources</w:t>
      </w:r>
      <w:r w:rsidRPr="00DF3B93">
        <w:rPr>
          <w:spacing w:val="-9"/>
          <w:sz w:val="22"/>
          <w:szCs w:val="22"/>
          <w:rPrChange w:id="1601" w:author="Brian Olea" w:date="2024-06-04T11:27:00Z" w16du:dateUtc="2024-06-04T17:27:00Z">
            <w:rPr>
              <w:spacing w:val="-9"/>
            </w:rPr>
          </w:rPrChange>
        </w:rPr>
        <w:t xml:space="preserve"> </w:t>
      </w:r>
      <w:r w:rsidRPr="00DF3B93">
        <w:rPr>
          <w:sz w:val="22"/>
          <w:szCs w:val="22"/>
          <w:rPrChange w:id="1602" w:author="Brian Olea" w:date="2024-06-04T11:27:00Z" w16du:dateUtc="2024-06-04T17:27:00Z">
            <w:rPr/>
          </w:rPrChange>
        </w:rPr>
        <w:t>and</w:t>
      </w:r>
      <w:r w:rsidRPr="00DF3B93">
        <w:rPr>
          <w:spacing w:val="-9"/>
          <w:sz w:val="22"/>
          <w:szCs w:val="22"/>
          <w:rPrChange w:id="1603" w:author="Brian Olea" w:date="2024-06-04T11:27:00Z" w16du:dateUtc="2024-06-04T17:27:00Z">
            <w:rPr>
              <w:spacing w:val="-9"/>
            </w:rPr>
          </w:rPrChange>
        </w:rPr>
        <w:t xml:space="preserve"> </w:t>
      </w:r>
      <w:r w:rsidRPr="00DF3B93">
        <w:rPr>
          <w:sz w:val="22"/>
          <w:szCs w:val="22"/>
          <w:rPrChange w:id="1604" w:author="Brian Olea" w:date="2024-06-04T11:27:00Z" w16du:dateUtc="2024-06-04T17:27:00Z">
            <w:rPr/>
          </w:rPrChange>
        </w:rPr>
        <w:t>resource</w:t>
      </w:r>
      <w:r w:rsidRPr="00DF3B93">
        <w:rPr>
          <w:spacing w:val="-9"/>
          <w:sz w:val="22"/>
          <w:szCs w:val="22"/>
          <w:rPrChange w:id="1605" w:author="Brian Olea" w:date="2024-06-04T11:27:00Z" w16du:dateUtc="2024-06-04T17:27:00Z">
            <w:rPr>
              <w:spacing w:val="-9"/>
            </w:rPr>
          </w:rPrChange>
        </w:rPr>
        <w:t xml:space="preserve"> </w:t>
      </w:r>
      <w:r w:rsidRPr="00DF3B93">
        <w:rPr>
          <w:sz w:val="22"/>
          <w:szCs w:val="22"/>
          <w:rPrChange w:id="1606" w:author="Brian Olea" w:date="2024-06-04T11:27:00Z" w16du:dateUtc="2024-06-04T17:27:00Z">
            <w:rPr/>
          </w:rPrChange>
        </w:rPr>
        <w:t>allocation</w:t>
      </w:r>
      <w:r w:rsidRPr="00DF3B93">
        <w:rPr>
          <w:spacing w:val="-9"/>
          <w:sz w:val="22"/>
          <w:szCs w:val="22"/>
          <w:rPrChange w:id="1607" w:author="Brian Olea" w:date="2024-06-04T11:27:00Z" w16du:dateUtc="2024-06-04T17:27:00Z">
            <w:rPr>
              <w:spacing w:val="-9"/>
            </w:rPr>
          </w:rPrChange>
        </w:rPr>
        <w:t xml:space="preserve"> </w:t>
      </w:r>
      <w:r w:rsidRPr="00DF3B93">
        <w:rPr>
          <w:sz w:val="22"/>
          <w:szCs w:val="22"/>
          <w:rPrChange w:id="1608" w:author="Brian Olea" w:date="2024-06-04T11:27:00Z" w16du:dateUtc="2024-06-04T17:27:00Z">
            <w:rPr/>
          </w:rPrChange>
        </w:rPr>
        <w:t>are</w:t>
      </w:r>
      <w:r w:rsidRPr="00DF3B93">
        <w:rPr>
          <w:spacing w:val="-9"/>
          <w:sz w:val="22"/>
          <w:szCs w:val="22"/>
          <w:rPrChange w:id="1609" w:author="Brian Olea" w:date="2024-06-04T11:27:00Z" w16du:dateUtc="2024-06-04T17:27:00Z">
            <w:rPr>
              <w:spacing w:val="-9"/>
            </w:rPr>
          </w:rPrChange>
        </w:rPr>
        <w:t xml:space="preserve"> </w:t>
      </w:r>
      <w:r w:rsidRPr="00DF3B93">
        <w:rPr>
          <w:sz w:val="22"/>
          <w:szCs w:val="22"/>
          <w:rPrChange w:id="1610" w:author="Brian Olea" w:date="2024-06-04T11:27:00Z" w16du:dateUtc="2024-06-04T17:27:00Z">
            <w:rPr/>
          </w:rPrChange>
        </w:rPr>
        <w:t>assessed</w:t>
      </w:r>
      <w:r w:rsidRPr="00DF3B93">
        <w:rPr>
          <w:spacing w:val="-9"/>
          <w:sz w:val="22"/>
          <w:szCs w:val="22"/>
          <w:rPrChange w:id="1611" w:author="Brian Olea" w:date="2024-06-04T11:27:00Z" w16du:dateUtc="2024-06-04T17:27:00Z">
            <w:rPr>
              <w:spacing w:val="-9"/>
            </w:rPr>
          </w:rPrChange>
        </w:rPr>
        <w:t xml:space="preserve"> </w:t>
      </w:r>
      <w:r w:rsidRPr="00DF3B93">
        <w:rPr>
          <w:sz w:val="22"/>
          <w:szCs w:val="22"/>
          <w:rPrChange w:id="1612" w:author="Brian Olea" w:date="2024-06-04T11:27:00Z" w16du:dateUtc="2024-06-04T17:27:00Z">
            <w:rPr/>
          </w:rPrChange>
        </w:rPr>
        <w:t>during</w:t>
      </w:r>
      <w:r w:rsidRPr="00DF3B93">
        <w:rPr>
          <w:spacing w:val="-9"/>
          <w:sz w:val="22"/>
          <w:szCs w:val="22"/>
          <w:rPrChange w:id="1613" w:author="Brian Olea" w:date="2024-06-04T11:27:00Z" w16du:dateUtc="2024-06-04T17:27:00Z">
            <w:rPr>
              <w:spacing w:val="-9"/>
            </w:rPr>
          </w:rPrChange>
        </w:rPr>
        <w:t xml:space="preserve"> </w:t>
      </w:r>
      <w:r w:rsidRPr="00DF3B93">
        <w:rPr>
          <w:sz w:val="22"/>
          <w:szCs w:val="22"/>
          <w:rPrChange w:id="1614" w:author="Brian Olea" w:date="2024-06-04T11:27:00Z" w16du:dateUtc="2024-06-04T17:27:00Z">
            <w:rPr/>
          </w:rPrChange>
        </w:rPr>
        <w:t>management</w:t>
      </w:r>
      <w:r w:rsidRPr="00DF3B93">
        <w:rPr>
          <w:spacing w:val="-9"/>
          <w:sz w:val="22"/>
          <w:szCs w:val="22"/>
          <w:rPrChange w:id="1615" w:author="Brian Olea" w:date="2024-06-04T11:27:00Z" w16du:dateUtc="2024-06-04T17:27:00Z">
            <w:rPr>
              <w:spacing w:val="-9"/>
            </w:rPr>
          </w:rPrChange>
        </w:rPr>
        <w:t xml:space="preserve"> </w:t>
      </w:r>
      <w:r w:rsidRPr="00DF3B93">
        <w:rPr>
          <w:spacing w:val="-2"/>
          <w:sz w:val="22"/>
          <w:szCs w:val="22"/>
          <w:rPrChange w:id="1616" w:author="Brian Olea" w:date="2024-06-04T11:27:00Z" w16du:dateUtc="2024-06-04T17:27:00Z">
            <w:rPr>
              <w:spacing w:val="-2"/>
            </w:rPr>
          </w:rPrChange>
        </w:rPr>
        <w:t>reviews.</w:t>
      </w:r>
    </w:p>
    <w:p w14:paraId="586072F9" w14:textId="77777777" w:rsidR="00DF0971" w:rsidRPr="00DF3B93" w:rsidRDefault="00000000">
      <w:pPr>
        <w:pStyle w:val="Heading2"/>
        <w:spacing w:before="180"/>
        <w:rPr>
          <w:sz w:val="22"/>
          <w:szCs w:val="22"/>
          <w:rPrChange w:id="1617" w:author="Brian Olea" w:date="2024-06-04T11:27:00Z" w16du:dateUtc="2024-06-04T17:27:00Z">
            <w:rPr/>
          </w:rPrChange>
        </w:rPr>
      </w:pPr>
      <w:r w:rsidRPr="00DF3B93">
        <w:rPr>
          <w:spacing w:val="-2"/>
          <w:sz w:val="22"/>
          <w:szCs w:val="22"/>
          <w:rPrChange w:id="1618" w:author="Brian Olea" w:date="2024-06-04T11:27:00Z" w16du:dateUtc="2024-06-04T17:27:00Z">
            <w:rPr>
              <w:spacing w:val="-2"/>
            </w:rPr>
          </w:rPrChange>
        </w:rPr>
        <w:t>People</w:t>
      </w:r>
    </w:p>
    <w:p w14:paraId="0727A289" w14:textId="77777777" w:rsidR="00DF0971" w:rsidRPr="00DF3B93" w:rsidRDefault="00000000">
      <w:pPr>
        <w:pStyle w:val="BodyText"/>
        <w:spacing w:before="30"/>
        <w:ind w:right="228"/>
        <w:rPr>
          <w:sz w:val="22"/>
          <w:szCs w:val="22"/>
          <w:rPrChange w:id="1619" w:author="Brian Olea" w:date="2024-06-04T11:27:00Z" w16du:dateUtc="2024-06-04T17:27:00Z">
            <w:rPr/>
          </w:rPrChange>
        </w:rPr>
      </w:pPr>
      <w:r w:rsidRPr="00DF3B93">
        <w:rPr>
          <w:sz w:val="22"/>
          <w:szCs w:val="22"/>
          <w:rPrChange w:id="1620" w:author="Brian Olea" w:date="2024-06-04T11:27:00Z" w16du:dateUtc="2024-06-04T17:27:00Z">
            <w:rPr/>
          </w:rPrChange>
        </w:rPr>
        <w:t>Top</w:t>
      </w:r>
      <w:r w:rsidRPr="00DF3B93">
        <w:rPr>
          <w:spacing w:val="-4"/>
          <w:sz w:val="22"/>
          <w:szCs w:val="22"/>
          <w:rPrChange w:id="1621" w:author="Brian Olea" w:date="2024-06-04T11:27:00Z" w16du:dateUtc="2024-06-04T17:27:00Z">
            <w:rPr>
              <w:spacing w:val="-4"/>
            </w:rPr>
          </w:rPrChange>
        </w:rPr>
        <w:t xml:space="preserve"> </w:t>
      </w:r>
      <w:r w:rsidRPr="00DF3B93">
        <w:rPr>
          <w:sz w:val="22"/>
          <w:szCs w:val="22"/>
          <w:rPrChange w:id="1622" w:author="Brian Olea" w:date="2024-06-04T11:27:00Z" w16du:dateUtc="2024-06-04T17:27:00Z">
            <w:rPr/>
          </w:rPrChange>
        </w:rPr>
        <w:t>Management</w:t>
      </w:r>
      <w:r w:rsidRPr="00DF3B93">
        <w:rPr>
          <w:spacing w:val="-3"/>
          <w:sz w:val="22"/>
          <w:szCs w:val="22"/>
          <w:rPrChange w:id="1623" w:author="Brian Olea" w:date="2024-06-04T11:27:00Z" w16du:dateUtc="2024-06-04T17:27:00Z">
            <w:rPr>
              <w:spacing w:val="-3"/>
            </w:rPr>
          </w:rPrChange>
        </w:rPr>
        <w:t xml:space="preserve"> </w:t>
      </w:r>
      <w:r w:rsidRPr="00DF3B93">
        <w:rPr>
          <w:sz w:val="22"/>
          <w:szCs w:val="22"/>
          <w:rPrChange w:id="1624" w:author="Brian Olea" w:date="2024-06-04T11:27:00Z" w16du:dateUtc="2024-06-04T17:27:00Z">
            <w:rPr/>
          </w:rPrChange>
        </w:rPr>
        <w:t>ensures</w:t>
      </w:r>
      <w:r w:rsidRPr="00DF3B93">
        <w:rPr>
          <w:spacing w:val="-3"/>
          <w:sz w:val="22"/>
          <w:szCs w:val="22"/>
          <w:rPrChange w:id="1625" w:author="Brian Olea" w:date="2024-06-04T11:27:00Z" w16du:dateUtc="2024-06-04T17:27:00Z">
            <w:rPr>
              <w:spacing w:val="-3"/>
            </w:rPr>
          </w:rPrChange>
        </w:rPr>
        <w:t xml:space="preserve"> </w:t>
      </w:r>
      <w:r w:rsidRPr="00DF3B93">
        <w:rPr>
          <w:sz w:val="22"/>
          <w:szCs w:val="22"/>
          <w:rPrChange w:id="1626" w:author="Brian Olea" w:date="2024-06-04T11:27:00Z" w16du:dateUtc="2024-06-04T17:27:00Z">
            <w:rPr/>
          </w:rPrChange>
        </w:rPr>
        <w:t>sufficient</w:t>
      </w:r>
      <w:r w:rsidRPr="00DF3B93">
        <w:rPr>
          <w:spacing w:val="-4"/>
          <w:sz w:val="22"/>
          <w:szCs w:val="22"/>
          <w:rPrChange w:id="1627" w:author="Brian Olea" w:date="2024-06-04T11:27:00Z" w16du:dateUtc="2024-06-04T17:27:00Z">
            <w:rPr>
              <w:spacing w:val="-4"/>
            </w:rPr>
          </w:rPrChange>
        </w:rPr>
        <w:t xml:space="preserve"> </w:t>
      </w:r>
      <w:r w:rsidRPr="00DF3B93">
        <w:rPr>
          <w:sz w:val="22"/>
          <w:szCs w:val="22"/>
          <w:rPrChange w:id="1628" w:author="Brian Olea" w:date="2024-06-04T11:27:00Z" w16du:dateUtc="2024-06-04T17:27:00Z">
            <w:rPr/>
          </w:rPrChange>
        </w:rPr>
        <w:t>staffing</w:t>
      </w:r>
      <w:r w:rsidRPr="00DF3B93">
        <w:rPr>
          <w:spacing w:val="-4"/>
          <w:sz w:val="22"/>
          <w:szCs w:val="22"/>
          <w:rPrChange w:id="1629" w:author="Brian Olea" w:date="2024-06-04T11:27:00Z" w16du:dateUtc="2024-06-04T17:27:00Z">
            <w:rPr>
              <w:spacing w:val="-4"/>
            </w:rPr>
          </w:rPrChange>
        </w:rPr>
        <w:t xml:space="preserve"> </w:t>
      </w:r>
      <w:r w:rsidRPr="00DF3B93">
        <w:rPr>
          <w:sz w:val="22"/>
          <w:szCs w:val="22"/>
          <w:rPrChange w:id="1630" w:author="Brian Olea" w:date="2024-06-04T11:27:00Z" w16du:dateUtc="2024-06-04T17:27:00Z">
            <w:rPr/>
          </w:rPrChange>
        </w:rPr>
        <w:t>for</w:t>
      </w:r>
      <w:r w:rsidRPr="00DF3B93">
        <w:rPr>
          <w:spacing w:val="-5"/>
          <w:sz w:val="22"/>
          <w:szCs w:val="22"/>
          <w:rPrChange w:id="1631" w:author="Brian Olea" w:date="2024-06-04T11:27:00Z" w16du:dateUtc="2024-06-04T17:27:00Z">
            <w:rPr>
              <w:spacing w:val="-5"/>
            </w:rPr>
          </w:rPrChange>
        </w:rPr>
        <w:t xml:space="preserve"> </w:t>
      </w:r>
      <w:r w:rsidRPr="00DF3B93">
        <w:rPr>
          <w:sz w:val="22"/>
          <w:szCs w:val="22"/>
          <w:rPrChange w:id="1632" w:author="Brian Olea" w:date="2024-06-04T11:27:00Z" w16du:dateUtc="2024-06-04T17:27:00Z">
            <w:rPr/>
          </w:rPrChange>
        </w:rPr>
        <w:t>the</w:t>
      </w:r>
      <w:r w:rsidRPr="00DF3B93">
        <w:rPr>
          <w:spacing w:val="-4"/>
          <w:sz w:val="22"/>
          <w:szCs w:val="22"/>
          <w:rPrChange w:id="1633" w:author="Brian Olea" w:date="2024-06-04T11:27:00Z" w16du:dateUtc="2024-06-04T17:27:00Z">
            <w:rPr>
              <w:spacing w:val="-4"/>
            </w:rPr>
          </w:rPrChange>
        </w:rPr>
        <w:t xml:space="preserve"> </w:t>
      </w:r>
      <w:r w:rsidRPr="00DF3B93">
        <w:rPr>
          <w:sz w:val="22"/>
          <w:szCs w:val="22"/>
          <w:rPrChange w:id="1634" w:author="Brian Olea" w:date="2024-06-04T11:27:00Z" w16du:dateUtc="2024-06-04T17:27:00Z">
            <w:rPr/>
          </w:rPrChange>
        </w:rPr>
        <w:t>effective</w:t>
      </w:r>
      <w:r w:rsidRPr="00DF3B93">
        <w:rPr>
          <w:spacing w:val="-4"/>
          <w:sz w:val="22"/>
          <w:szCs w:val="22"/>
          <w:rPrChange w:id="1635" w:author="Brian Olea" w:date="2024-06-04T11:27:00Z" w16du:dateUtc="2024-06-04T17:27:00Z">
            <w:rPr>
              <w:spacing w:val="-4"/>
            </w:rPr>
          </w:rPrChange>
        </w:rPr>
        <w:t xml:space="preserve"> </w:t>
      </w:r>
      <w:r w:rsidRPr="00DF3B93">
        <w:rPr>
          <w:sz w:val="22"/>
          <w:szCs w:val="22"/>
          <w:rPrChange w:id="1636" w:author="Brian Olea" w:date="2024-06-04T11:27:00Z" w16du:dateUtc="2024-06-04T17:27:00Z">
            <w:rPr/>
          </w:rPrChange>
        </w:rPr>
        <w:t>operation</w:t>
      </w:r>
      <w:r w:rsidRPr="00DF3B93">
        <w:rPr>
          <w:spacing w:val="-1"/>
          <w:sz w:val="22"/>
          <w:szCs w:val="22"/>
          <w:rPrChange w:id="1637" w:author="Brian Olea" w:date="2024-06-04T11:27:00Z" w16du:dateUtc="2024-06-04T17:27:00Z">
            <w:rPr>
              <w:spacing w:val="-1"/>
            </w:rPr>
          </w:rPrChange>
        </w:rPr>
        <w:t xml:space="preserve"> </w:t>
      </w:r>
      <w:r w:rsidRPr="00DF3B93">
        <w:rPr>
          <w:sz w:val="22"/>
          <w:szCs w:val="22"/>
          <w:rPrChange w:id="1638" w:author="Brian Olea" w:date="2024-06-04T11:27:00Z" w16du:dateUtc="2024-06-04T17:27:00Z">
            <w:rPr/>
          </w:rPrChange>
        </w:rPr>
        <w:t>of</w:t>
      </w:r>
      <w:r w:rsidRPr="00DF3B93">
        <w:rPr>
          <w:spacing w:val="-3"/>
          <w:sz w:val="22"/>
          <w:szCs w:val="22"/>
          <w:rPrChange w:id="1639" w:author="Brian Olea" w:date="2024-06-04T11:27:00Z" w16du:dateUtc="2024-06-04T17:27:00Z">
            <w:rPr>
              <w:spacing w:val="-3"/>
            </w:rPr>
          </w:rPrChange>
        </w:rPr>
        <w:t xml:space="preserve"> </w:t>
      </w:r>
      <w:r w:rsidRPr="00DF3B93">
        <w:rPr>
          <w:sz w:val="22"/>
          <w:szCs w:val="22"/>
          <w:rPrChange w:id="1640" w:author="Brian Olea" w:date="2024-06-04T11:27:00Z" w16du:dateUtc="2024-06-04T17:27:00Z">
            <w:rPr/>
          </w:rPrChange>
        </w:rPr>
        <w:t>the</w:t>
      </w:r>
      <w:r w:rsidRPr="00DF3B93">
        <w:rPr>
          <w:spacing w:val="-4"/>
          <w:sz w:val="22"/>
          <w:szCs w:val="22"/>
          <w:rPrChange w:id="1641" w:author="Brian Olea" w:date="2024-06-04T11:27:00Z" w16du:dateUtc="2024-06-04T17:27:00Z">
            <w:rPr>
              <w:spacing w:val="-4"/>
            </w:rPr>
          </w:rPrChange>
        </w:rPr>
        <w:t xml:space="preserve"> </w:t>
      </w:r>
      <w:r w:rsidRPr="00DF3B93">
        <w:rPr>
          <w:sz w:val="22"/>
          <w:szCs w:val="22"/>
          <w:rPrChange w:id="1642" w:author="Brian Olea" w:date="2024-06-04T11:27:00Z" w16du:dateUtc="2024-06-04T17:27:00Z">
            <w:rPr/>
          </w:rPrChange>
        </w:rPr>
        <w:t>management</w:t>
      </w:r>
      <w:r w:rsidRPr="00DF3B93">
        <w:rPr>
          <w:spacing w:val="-4"/>
          <w:sz w:val="22"/>
          <w:szCs w:val="22"/>
          <w:rPrChange w:id="1643" w:author="Brian Olea" w:date="2024-06-04T11:27:00Z" w16du:dateUtc="2024-06-04T17:27:00Z">
            <w:rPr>
              <w:spacing w:val="-4"/>
            </w:rPr>
          </w:rPrChange>
        </w:rPr>
        <w:t xml:space="preserve"> </w:t>
      </w:r>
      <w:r w:rsidRPr="00DF3B93">
        <w:rPr>
          <w:sz w:val="22"/>
          <w:szCs w:val="22"/>
          <w:rPrChange w:id="1644" w:author="Brian Olea" w:date="2024-06-04T11:27:00Z" w16du:dateUtc="2024-06-04T17:27:00Z">
            <w:rPr/>
          </w:rPrChange>
        </w:rPr>
        <w:t>system,</w:t>
      </w:r>
      <w:r w:rsidRPr="00DF3B93">
        <w:rPr>
          <w:spacing w:val="-4"/>
          <w:sz w:val="22"/>
          <w:szCs w:val="22"/>
          <w:rPrChange w:id="1645" w:author="Brian Olea" w:date="2024-06-04T11:27:00Z" w16du:dateUtc="2024-06-04T17:27:00Z">
            <w:rPr>
              <w:spacing w:val="-4"/>
            </w:rPr>
          </w:rPrChange>
        </w:rPr>
        <w:t xml:space="preserve"> </w:t>
      </w:r>
      <w:r w:rsidRPr="00DF3B93">
        <w:rPr>
          <w:sz w:val="22"/>
          <w:szCs w:val="22"/>
          <w:rPrChange w:id="1646" w:author="Brian Olea" w:date="2024-06-04T11:27:00Z" w16du:dateUtc="2024-06-04T17:27:00Z">
            <w:rPr/>
          </w:rPrChange>
        </w:rPr>
        <w:t>as</w:t>
      </w:r>
      <w:r w:rsidRPr="00DF3B93">
        <w:rPr>
          <w:spacing w:val="-4"/>
          <w:sz w:val="22"/>
          <w:szCs w:val="22"/>
          <w:rPrChange w:id="1647" w:author="Brian Olea" w:date="2024-06-04T11:27:00Z" w16du:dateUtc="2024-06-04T17:27:00Z">
            <w:rPr>
              <w:spacing w:val="-4"/>
            </w:rPr>
          </w:rPrChange>
        </w:rPr>
        <w:t xml:space="preserve"> </w:t>
      </w:r>
      <w:proofErr w:type="gramStart"/>
      <w:r w:rsidRPr="00DF3B93">
        <w:rPr>
          <w:sz w:val="22"/>
          <w:szCs w:val="22"/>
          <w:rPrChange w:id="1648" w:author="Brian Olea" w:date="2024-06-04T11:27:00Z" w16du:dateUtc="2024-06-04T17:27:00Z">
            <w:rPr/>
          </w:rPrChange>
        </w:rPr>
        <w:t>well</w:t>
      </w:r>
      <w:proofErr w:type="gramEnd"/>
      <w:r w:rsidRPr="00DF3B93">
        <w:rPr>
          <w:sz w:val="22"/>
          <w:szCs w:val="22"/>
          <w:rPrChange w:id="1649" w:author="Brian Olea" w:date="2024-06-04T11:27:00Z" w16du:dateUtc="2024-06-04T17:27:00Z">
            <w:rPr/>
          </w:rPrChange>
        </w:rPr>
        <w:t xml:space="preserve"> its identified processes, and reviews this information during the scheduled management review meetings documenting any required changes.</w:t>
      </w:r>
    </w:p>
    <w:p w14:paraId="169320B6" w14:textId="77777777" w:rsidR="00DF0971" w:rsidRPr="00DF3B93" w:rsidRDefault="00DF0971">
      <w:pPr>
        <w:sectPr w:rsidR="00DF0971" w:rsidRPr="00DF3B93">
          <w:pgSz w:w="12240" w:h="15840"/>
          <w:pgMar w:top="720" w:right="600" w:bottom="660" w:left="620" w:header="446" w:footer="474" w:gutter="0"/>
          <w:cols w:space="720"/>
        </w:sectPr>
      </w:pPr>
    </w:p>
    <w:p w14:paraId="255AAFC6" w14:textId="77777777" w:rsidR="00DF0971" w:rsidRPr="00DF3B93" w:rsidRDefault="00000000">
      <w:pPr>
        <w:pStyle w:val="BodyText"/>
        <w:spacing w:before="274"/>
        <w:ind w:right="228"/>
        <w:rPr>
          <w:sz w:val="22"/>
          <w:szCs w:val="22"/>
          <w:rPrChange w:id="1650" w:author="Brian Olea" w:date="2024-06-04T11:27:00Z" w16du:dateUtc="2024-06-04T17:27:00Z">
            <w:rPr/>
          </w:rPrChange>
        </w:rPr>
      </w:pPr>
      <w:r w:rsidRPr="00DF3B93">
        <w:rPr>
          <w:sz w:val="22"/>
          <w:szCs w:val="22"/>
          <w:rPrChange w:id="1651" w:author="Brian Olea" w:date="2024-06-04T11:27:00Z" w16du:dateUtc="2024-06-04T17:27:00Z">
            <w:rPr/>
          </w:rPrChange>
        </w:rPr>
        <w:lastRenderedPageBreak/>
        <w:t>People</w:t>
      </w:r>
      <w:r w:rsidRPr="00DF3B93">
        <w:rPr>
          <w:spacing w:val="-4"/>
          <w:sz w:val="22"/>
          <w:szCs w:val="22"/>
          <w:rPrChange w:id="1652" w:author="Brian Olea" w:date="2024-06-04T11:27:00Z" w16du:dateUtc="2024-06-04T17:27:00Z">
            <w:rPr>
              <w:spacing w:val="-4"/>
            </w:rPr>
          </w:rPrChange>
        </w:rPr>
        <w:t xml:space="preserve"> </w:t>
      </w:r>
      <w:r w:rsidRPr="00DF3B93">
        <w:rPr>
          <w:sz w:val="22"/>
          <w:szCs w:val="22"/>
          <w:rPrChange w:id="1653" w:author="Brian Olea" w:date="2024-06-04T11:27:00Z" w16du:dateUtc="2024-06-04T17:27:00Z">
            <w:rPr/>
          </w:rPrChange>
        </w:rPr>
        <w:t>are</w:t>
      </w:r>
      <w:r w:rsidRPr="00DF3B93">
        <w:rPr>
          <w:spacing w:val="-4"/>
          <w:sz w:val="22"/>
          <w:szCs w:val="22"/>
          <w:rPrChange w:id="1654" w:author="Brian Olea" w:date="2024-06-04T11:27:00Z" w16du:dateUtc="2024-06-04T17:27:00Z">
            <w:rPr>
              <w:spacing w:val="-4"/>
            </w:rPr>
          </w:rPrChange>
        </w:rPr>
        <w:t xml:space="preserve"> </w:t>
      </w:r>
      <w:r w:rsidRPr="00DF3B93">
        <w:rPr>
          <w:sz w:val="22"/>
          <w:szCs w:val="22"/>
          <w:rPrChange w:id="1655" w:author="Brian Olea" w:date="2024-06-04T11:27:00Z" w16du:dateUtc="2024-06-04T17:27:00Z">
            <w:rPr/>
          </w:rPrChange>
        </w:rPr>
        <w:t>considered</w:t>
      </w:r>
      <w:r w:rsidRPr="00DF3B93">
        <w:rPr>
          <w:spacing w:val="-4"/>
          <w:sz w:val="22"/>
          <w:szCs w:val="22"/>
          <w:rPrChange w:id="1656" w:author="Brian Olea" w:date="2024-06-04T11:27:00Z" w16du:dateUtc="2024-06-04T17:27:00Z">
            <w:rPr>
              <w:spacing w:val="-4"/>
            </w:rPr>
          </w:rPrChange>
        </w:rPr>
        <w:t xml:space="preserve"> </w:t>
      </w:r>
      <w:r w:rsidRPr="00DF3B93">
        <w:rPr>
          <w:sz w:val="22"/>
          <w:szCs w:val="22"/>
          <w:rPrChange w:id="1657" w:author="Brian Olea" w:date="2024-06-04T11:27:00Z" w16du:dateUtc="2024-06-04T17:27:00Z">
            <w:rPr/>
          </w:rPrChange>
        </w:rPr>
        <w:t>a</w:t>
      </w:r>
      <w:r w:rsidRPr="00DF3B93">
        <w:rPr>
          <w:spacing w:val="-2"/>
          <w:sz w:val="22"/>
          <w:szCs w:val="22"/>
          <w:rPrChange w:id="1658" w:author="Brian Olea" w:date="2024-06-04T11:27:00Z" w16du:dateUtc="2024-06-04T17:27:00Z">
            <w:rPr>
              <w:spacing w:val="-2"/>
            </w:rPr>
          </w:rPrChange>
        </w:rPr>
        <w:t xml:space="preserve"> </w:t>
      </w:r>
      <w:r w:rsidRPr="00DF3B93">
        <w:rPr>
          <w:sz w:val="22"/>
          <w:szCs w:val="22"/>
          <w:rPrChange w:id="1659" w:author="Brian Olea" w:date="2024-06-04T11:27:00Z" w16du:dateUtc="2024-06-04T17:27:00Z">
            <w:rPr/>
          </w:rPrChange>
        </w:rPr>
        <w:t>key</w:t>
      </w:r>
      <w:r w:rsidRPr="00DF3B93">
        <w:rPr>
          <w:spacing w:val="-4"/>
          <w:sz w:val="22"/>
          <w:szCs w:val="22"/>
          <w:rPrChange w:id="1660" w:author="Brian Olea" w:date="2024-06-04T11:27:00Z" w16du:dateUtc="2024-06-04T17:27:00Z">
            <w:rPr>
              <w:spacing w:val="-4"/>
            </w:rPr>
          </w:rPrChange>
        </w:rPr>
        <w:t xml:space="preserve"> </w:t>
      </w:r>
      <w:r w:rsidRPr="00DF3B93">
        <w:rPr>
          <w:sz w:val="22"/>
          <w:szCs w:val="22"/>
          <w:rPrChange w:id="1661" w:author="Brian Olea" w:date="2024-06-04T11:27:00Z" w16du:dateUtc="2024-06-04T17:27:00Z">
            <w:rPr/>
          </w:rPrChange>
        </w:rPr>
        <w:t>resource</w:t>
      </w:r>
      <w:r w:rsidRPr="00DF3B93">
        <w:rPr>
          <w:spacing w:val="-4"/>
          <w:sz w:val="22"/>
          <w:szCs w:val="22"/>
          <w:rPrChange w:id="1662" w:author="Brian Olea" w:date="2024-06-04T11:27:00Z" w16du:dateUtc="2024-06-04T17:27:00Z">
            <w:rPr>
              <w:spacing w:val="-4"/>
            </w:rPr>
          </w:rPrChange>
        </w:rPr>
        <w:t xml:space="preserve"> </w:t>
      </w:r>
      <w:r w:rsidRPr="00DF3B93">
        <w:rPr>
          <w:sz w:val="22"/>
          <w:szCs w:val="22"/>
          <w:rPrChange w:id="1663" w:author="Brian Olea" w:date="2024-06-04T11:27:00Z" w16du:dateUtc="2024-06-04T17:27:00Z">
            <w:rPr/>
          </w:rPrChange>
        </w:rPr>
        <w:t>and</w:t>
      </w:r>
      <w:r w:rsidRPr="00DF3B93">
        <w:rPr>
          <w:spacing w:val="-4"/>
          <w:sz w:val="22"/>
          <w:szCs w:val="22"/>
          <w:rPrChange w:id="1664" w:author="Brian Olea" w:date="2024-06-04T11:27:00Z" w16du:dateUtc="2024-06-04T17:27:00Z">
            <w:rPr>
              <w:spacing w:val="-4"/>
            </w:rPr>
          </w:rPrChange>
        </w:rPr>
        <w:t xml:space="preserve"> </w:t>
      </w:r>
      <w:r w:rsidRPr="00DF3B93">
        <w:rPr>
          <w:sz w:val="22"/>
          <w:szCs w:val="22"/>
          <w:rPrChange w:id="1665" w:author="Brian Olea" w:date="2024-06-04T11:27:00Z" w16du:dateUtc="2024-06-04T17:27:00Z">
            <w:rPr/>
          </w:rPrChange>
        </w:rPr>
        <w:t>are</w:t>
      </w:r>
      <w:r w:rsidRPr="00DF3B93">
        <w:rPr>
          <w:spacing w:val="-4"/>
          <w:sz w:val="22"/>
          <w:szCs w:val="22"/>
          <w:rPrChange w:id="1666" w:author="Brian Olea" w:date="2024-06-04T11:27:00Z" w16du:dateUtc="2024-06-04T17:27:00Z">
            <w:rPr>
              <w:spacing w:val="-4"/>
            </w:rPr>
          </w:rPrChange>
        </w:rPr>
        <w:t xml:space="preserve"> </w:t>
      </w:r>
      <w:r w:rsidRPr="00DF3B93">
        <w:rPr>
          <w:sz w:val="22"/>
          <w:szCs w:val="22"/>
          <w:rPrChange w:id="1667" w:author="Brian Olea" w:date="2024-06-04T11:27:00Z" w16du:dateUtc="2024-06-04T17:27:00Z">
            <w:rPr/>
          </w:rPrChange>
        </w:rPr>
        <w:t>selected</w:t>
      </w:r>
      <w:r w:rsidRPr="00DF3B93">
        <w:rPr>
          <w:spacing w:val="-4"/>
          <w:sz w:val="22"/>
          <w:szCs w:val="22"/>
          <w:rPrChange w:id="1668" w:author="Brian Olea" w:date="2024-06-04T11:27:00Z" w16du:dateUtc="2024-06-04T17:27:00Z">
            <w:rPr>
              <w:spacing w:val="-4"/>
            </w:rPr>
          </w:rPrChange>
        </w:rPr>
        <w:t xml:space="preserve"> </w:t>
      </w:r>
      <w:r w:rsidRPr="00DF3B93">
        <w:rPr>
          <w:sz w:val="22"/>
          <w:szCs w:val="22"/>
          <w:rPrChange w:id="1669" w:author="Brian Olea" w:date="2024-06-04T11:27:00Z" w16du:dateUtc="2024-06-04T17:27:00Z">
            <w:rPr/>
          </w:rPrChange>
        </w:rPr>
        <w:t>based</w:t>
      </w:r>
      <w:r w:rsidRPr="00DF3B93">
        <w:rPr>
          <w:spacing w:val="-4"/>
          <w:sz w:val="22"/>
          <w:szCs w:val="22"/>
          <w:rPrChange w:id="1670" w:author="Brian Olea" w:date="2024-06-04T11:27:00Z" w16du:dateUtc="2024-06-04T17:27:00Z">
            <w:rPr>
              <w:spacing w:val="-4"/>
            </w:rPr>
          </w:rPrChange>
        </w:rPr>
        <w:t xml:space="preserve"> </w:t>
      </w:r>
      <w:r w:rsidRPr="00DF3B93">
        <w:rPr>
          <w:sz w:val="22"/>
          <w:szCs w:val="22"/>
          <w:rPrChange w:id="1671" w:author="Brian Olea" w:date="2024-06-04T11:27:00Z" w16du:dateUtc="2024-06-04T17:27:00Z">
            <w:rPr/>
          </w:rPrChange>
        </w:rPr>
        <w:t>on</w:t>
      </w:r>
      <w:r w:rsidRPr="00DF3B93">
        <w:rPr>
          <w:spacing w:val="-4"/>
          <w:sz w:val="22"/>
          <w:szCs w:val="22"/>
          <w:rPrChange w:id="1672" w:author="Brian Olea" w:date="2024-06-04T11:27:00Z" w16du:dateUtc="2024-06-04T17:27:00Z">
            <w:rPr>
              <w:spacing w:val="-4"/>
            </w:rPr>
          </w:rPrChange>
        </w:rPr>
        <w:t xml:space="preserve"> </w:t>
      </w:r>
      <w:r w:rsidRPr="00DF3B93">
        <w:rPr>
          <w:sz w:val="22"/>
          <w:szCs w:val="22"/>
          <w:rPrChange w:id="1673" w:author="Brian Olea" w:date="2024-06-04T11:27:00Z" w16du:dateUtc="2024-06-04T17:27:00Z">
            <w:rPr/>
          </w:rPrChange>
        </w:rPr>
        <w:t>skillset.</w:t>
      </w:r>
      <w:r w:rsidRPr="00DF3B93">
        <w:rPr>
          <w:spacing w:val="-2"/>
          <w:sz w:val="22"/>
          <w:szCs w:val="22"/>
          <w:rPrChange w:id="1674" w:author="Brian Olea" w:date="2024-06-04T11:27:00Z" w16du:dateUtc="2024-06-04T17:27:00Z">
            <w:rPr>
              <w:spacing w:val="-2"/>
            </w:rPr>
          </w:rPrChange>
        </w:rPr>
        <w:t xml:space="preserve"> </w:t>
      </w:r>
      <w:r w:rsidRPr="00DF3B93">
        <w:rPr>
          <w:sz w:val="22"/>
          <w:szCs w:val="22"/>
          <w:rPrChange w:id="1675" w:author="Brian Olea" w:date="2024-06-04T11:27:00Z" w16du:dateUtc="2024-06-04T17:27:00Z">
            <w:rPr/>
          </w:rPrChange>
        </w:rPr>
        <w:t>Whenever</w:t>
      </w:r>
      <w:r w:rsidRPr="00DF3B93">
        <w:rPr>
          <w:spacing w:val="-3"/>
          <w:sz w:val="22"/>
          <w:szCs w:val="22"/>
          <w:rPrChange w:id="1676" w:author="Brian Olea" w:date="2024-06-04T11:27:00Z" w16du:dateUtc="2024-06-04T17:27:00Z">
            <w:rPr>
              <w:spacing w:val="-3"/>
            </w:rPr>
          </w:rPrChange>
        </w:rPr>
        <w:t xml:space="preserve"> </w:t>
      </w:r>
      <w:r w:rsidRPr="00DF3B93">
        <w:rPr>
          <w:sz w:val="22"/>
          <w:szCs w:val="22"/>
          <w:rPrChange w:id="1677" w:author="Brian Olea" w:date="2024-06-04T11:27:00Z" w16du:dateUtc="2024-06-04T17:27:00Z">
            <w:rPr/>
          </w:rPrChange>
        </w:rPr>
        <w:t>identified</w:t>
      </w:r>
      <w:r w:rsidRPr="00DF3B93">
        <w:rPr>
          <w:spacing w:val="-2"/>
          <w:sz w:val="22"/>
          <w:szCs w:val="22"/>
          <w:rPrChange w:id="1678" w:author="Brian Olea" w:date="2024-06-04T11:27:00Z" w16du:dateUtc="2024-06-04T17:27:00Z">
            <w:rPr>
              <w:spacing w:val="-2"/>
            </w:rPr>
          </w:rPrChange>
        </w:rPr>
        <w:t xml:space="preserve"> </w:t>
      </w:r>
      <w:r w:rsidRPr="00DF3B93">
        <w:rPr>
          <w:sz w:val="22"/>
          <w:szCs w:val="22"/>
          <w:rPrChange w:id="1679" w:author="Brian Olea" w:date="2024-06-04T11:27:00Z" w16du:dateUtc="2024-06-04T17:27:00Z">
            <w:rPr/>
          </w:rPrChange>
        </w:rPr>
        <w:t>as</w:t>
      </w:r>
      <w:r w:rsidRPr="00DF3B93">
        <w:rPr>
          <w:spacing w:val="-3"/>
          <w:sz w:val="22"/>
          <w:szCs w:val="22"/>
          <w:rPrChange w:id="1680" w:author="Brian Olea" w:date="2024-06-04T11:27:00Z" w16du:dateUtc="2024-06-04T17:27:00Z">
            <w:rPr>
              <w:spacing w:val="-3"/>
            </w:rPr>
          </w:rPrChange>
        </w:rPr>
        <w:t xml:space="preserve"> </w:t>
      </w:r>
      <w:r w:rsidRPr="00DF3B93">
        <w:rPr>
          <w:sz w:val="22"/>
          <w:szCs w:val="22"/>
          <w:rPrChange w:id="1681" w:author="Brian Olea" w:date="2024-06-04T11:27:00Z" w16du:dateUtc="2024-06-04T17:27:00Z">
            <w:rPr/>
          </w:rPrChange>
        </w:rPr>
        <w:t>a</w:t>
      </w:r>
      <w:r w:rsidRPr="00DF3B93">
        <w:rPr>
          <w:spacing w:val="-4"/>
          <w:sz w:val="22"/>
          <w:szCs w:val="22"/>
          <w:rPrChange w:id="1682" w:author="Brian Olea" w:date="2024-06-04T11:27:00Z" w16du:dateUtc="2024-06-04T17:27:00Z">
            <w:rPr>
              <w:spacing w:val="-4"/>
            </w:rPr>
          </w:rPrChange>
        </w:rPr>
        <w:t xml:space="preserve"> </w:t>
      </w:r>
      <w:r w:rsidRPr="00DF3B93">
        <w:rPr>
          <w:sz w:val="22"/>
          <w:szCs w:val="22"/>
          <w:rPrChange w:id="1683" w:author="Brian Olea" w:date="2024-06-04T11:27:00Z" w16du:dateUtc="2024-06-04T17:27:00Z">
            <w:rPr/>
          </w:rPrChange>
        </w:rPr>
        <w:t>need, those people are trained as appropriate.</w:t>
      </w:r>
    </w:p>
    <w:p w14:paraId="2316079D" w14:textId="77777777" w:rsidR="00DF0971" w:rsidRPr="00DF3B93" w:rsidRDefault="00000000">
      <w:pPr>
        <w:pStyle w:val="Heading2"/>
        <w:spacing w:before="182"/>
        <w:rPr>
          <w:sz w:val="22"/>
          <w:szCs w:val="22"/>
          <w:rPrChange w:id="1684" w:author="Brian Olea" w:date="2024-06-04T11:27:00Z" w16du:dateUtc="2024-06-04T17:27:00Z">
            <w:rPr/>
          </w:rPrChange>
        </w:rPr>
      </w:pPr>
      <w:r w:rsidRPr="00DF3B93">
        <w:rPr>
          <w:spacing w:val="-2"/>
          <w:sz w:val="22"/>
          <w:szCs w:val="22"/>
          <w:rPrChange w:id="1685" w:author="Brian Olea" w:date="2024-06-04T11:27:00Z" w16du:dateUtc="2024-06-04T17:27:00Z">
            <w:rPr>
              <w:spacing w:val="-2"/>
            </w:rPr>
          </w:rPrChange>
        </w:rPr>
        <w:t>Infrastructure</w:t>
      </w:r>
    </w:p>
    <w:p w14:paraId="1F2ECCDB" w14:textId="77777777" w:rsidR="00DF0971" w:rsidRPr="00DF3B93" w:rsidRDefault="00000000">
      <w:pPr>
        <w:pStyle w:val="BodyText"/>
        <w:spacing w:before="29"/>
        <w:ind w:right="228"/>
        <w:rPr>
          <w:sz w:val="22"/>
          <w:szCs w:val="22"/>
          <w:rPrChange w:id="1686" w:author="Brian Olea" w:date="2024-06-04T11:27:00Z" w16du:dateUtc="2024-06-04T17:27:00Z">
            <w:rPr/>
          </w:rPrChange>
        </w:rPr>
      </w:pPr>
      <w:r w:rsidRPr="00DF3B93">
        <w:rPr>
          <w:sz w:val="22"/>
          <w:szCs w:val="22"/>
          <w:rPrChange w:id="1687" w:author="Brian Olea" w:date="2024-06-04T11:27:00Z" w16du:dateUtc="2024-06-04T17:27:00Z">
            <w:rPr/>
          </w:rPrChange>
        </w:rPr>
        <w:t>The</w:t>
      </w:r>
      <w:r w:rsidRPr="00DF3B93">
        <w:rPr>
          <w:spacing w:val="-4"/>
          <w:sz w:val="22"/>
          <w:szCs w:val="22"/>
          <w:rPrChange w:id="1688" w:author="Brian Olea" w:date="2024-06-04T11:27:00Z" w16du:dateUtc="2024-06-04T17:27:00Z">
            <w:rPr>
              <w:spacing w:val="-4"/>
            </w:rPr>
          </w:rPrChange>
        </w:rPr>
        <w:t xml:space="preserve"> </w:t>
      </w:r>
      <w:r w:rsidRPr="00DF3B93">
        <w:rPr>
          <w:sz w:val="22"/>
          <w:szCs w:val="22"/>
          <w:rPrChange w:id="1689" w:author="Brian Olea" w:date="2024-06-04T11:27:00Z" w16du:dateUtc="2024-06-04T17:27:00Z">
            <w:rPr/>
          </w:rPrChange>
        </w:rPr>
        <w:t>Organization</w:t>
      </w:r>
      <w:r w:rsidRPr="00DF3B93">
        <w:rPr>
          <w:spacing w:val="-2"/>
          <w:sz w:val="22"/>
          <w:szCs w:val="22"/>
          <w:rPrChange w:id="1690" w:author="Brian Olea" w:date="2024-06-04T11:27:00Z" w16du:dateUtc="2024-06-04T17:27:00Z">
            <w:rPr>
              <w:spacing w:val="-2"/>
            </w:rPr>
          </w:rPrChange>
        </w:rPr>
        <w:t xml:space="preserve"> </w:t>
      </w:r>
      <w:r w:rsidRPr="00DF3B93">
        <w:rPr>
          <w:sz w:val="22"/>
          <w:szCs w:val="22"/>
          <w:rPrChange w:id="1691" w:author="Brian Olea" w:date="2024-06-04T11:27:00Z" w16du:dateUtc="2024-06-04T17:27:00Z">
            <w:rPr/>
          </w:rPrChange>
        </w:rPr>
        <w:t>determines,</w:t>
      </w:r>
      <w:r w:rsidRPr="00DF3B93">
        <w:rPr>
          <w:spacing w:val="-3"/>
          <w:sz w:val="22"/>
          <w:szCs w:val="22"/>
          <w:rPrChange w:id="1692" w:author="Brian Olea" w:date="2024-06-04T11:27:00Z" w16du:dateUtc="2024-06-04T17:27:00Z">
            <w:rPr>
              <w:spacing w:val="-3"/>
            </w:rPr>
          </w:rPrChange>
        </w:rPr>
        <w:t xml:space="preserve"> </w:t>
      </w:r>
      <w:r w:rsidRPr="00DF3B93">
        <w:rPr>
          <w:sz w:val="22"/>
          <w:szCs w:val="22"/>
          <w:rPrChange w:id="1693" w:author="Brian Olea" w:date="2024-06-04T11:27:00Z" w16du:dateUtc="2024-06-04T17:27:00Z">
            <w:rPr/>
          </w:rPrChange>
        </w:rPr>
        <w:t>provides,</w:t>
      </w:r>
      <w:r w:rsidRPr="00DF3B93">
        <w:rPr>
          <w:spacing w:val="-2"/>
          <w:sz w:val="22"/>
          <w:szCs w:val="22"/>
          <w:rPrChange w:id="1694" w:author="Brian Olea" w:date="2024-06-04T11:27:00Z" w16du:dateUtc="2024-06-04T17:27:00Z">
            <w:rPr>
              <w:spacing w:val="-2"/>
            </w:rPr>
          </w:rPrChange>
        </w:rPr>
        <w:t xml:space="preserve"> </w:t>
      </w:r>
      <w:r w:rsidRPr="00DF3B93">
        <w:rPr>
          <w:sz w:val="22"/>
          <w:szCs w:val="22"/>
          <w:rPrChange w:id="1695" w:author="Brian Olea" w:date="2024-06-04T11:27:00Z" w16du:dateUtc="2024-06-04T17:27:00Z">
            <w:rPr/>
          </w:rPrChange>
        </w:rPr>
        <w:t>and</w:t>
      </w:r>
      <w:r w:rsidRPr="00DF3B93">
        <w:rPr>
          <w:spacing w:val="-4"/>
          <w:sz w:val="22"/>
          <w:szCs w:val="22"/>
          <w:rPrChange w:id="1696" w:author="Brian Olea" w:date="2024-06-04T11:27:00Z" w16du:dateUtc="2024-06-04T17:27:00Z">
            <w:rPr>
              <w:spacing w:val="-4"/>
            </w:rPr>
          </w:rPrChange>
        </w:rPr>
        <w:t xml:space="preserve"> </w:t>
      </w:r>
      <w:r w:rsidRPr="00DF3B93">
        <w:rPr>
          <w:sz w:val="22"/>
          <w:szCs w:val="22"/>
          <w:rPrChange w:id="1697" w:author="Brian Olea" w:date="2024-06-04T11:27:00Z" w16du:dateUtc="2024-06-04T17:27:00Z">
            <w:rPr/>
          </w:rPrChange>
        </w:rPr>
        <w:t>maintains</w:t>
      </w:r>
      <w:r w:rsidRPr="00DF3B93">
        <w:rPr>
          <w:spacing w:val="-2"/>
          <w:sz w:val="22"/>
          <w:szCs w:val="22"/>
          <w:rPrChange w:id="1698" w:author="Brian Olea" w:date="2024-06-04T11:27:00Z" w16du:dateUtc="2024-06-04T17:27:00Z">
            <w:rPr>
              <w:spacing w:val="-2"/>
            </w:rPr>
          </w:rPrChange>
        </w:rPr>
        <w:t xml:space="preserve"> </w:t>
      </w:r>
      <w:r w:rsidRPr="00DF3B93">
        <w:rPr>
          <w:sz w:val="22"/>
          <w:szCs w:val="22"/>
          <w:rPrChange w:id="1699" w:author="Brian Olea" w:date="2024-06-04T11:27:00Z" w16du:dateUtc="2024-06-04T17:27:00Z">
            <w:rPr/>
          </w:rPrChange>
        </w:rPr>
        <w:t>the</w:t>
      </w:r>
      <w:r w:rsidRPr="00DF3B93">
        <w:rPr>
          <w:spacing w:val="-4"/>
          <w:sz w:val="22"/>
          <w:szCs w:val="22"/>
          <w:rPrChange w:id="1700" w:author="Brian Olea" w:date="2024-06-04T11:27:00Z" w16du:dateUtc="2024-06-04T17:27:00Z">
            <w:rPr>
              <w:spacing w:val="-4"/>
            </w:rPr>
          </w:rPrChange>
        </w:rPr>
        <w:t xml:space="preserve"> </w:t>
      </w:r>
      <w:r w:rsidRPr="00DF3B93">
        <w:rPr>
          <w:sz w:val="22"/>
          <w:szCs w:val="22"/>
          <w:rPrChange w:id="1701" w:author="Brian Olea" w:date="2024-06-04T11:27:00Z" w16du:dateUtc="2024-06-04T17:27:00Z">
            <w:rPr/>
          </w:rPrChange>
        </w:rPr>
        <w:t>infrastructure</w:t>
      </w:r>
      <w:r w:rsidRPr="00DF3B93">
        <w:rPr>
          <w:spacing w:val="-6"/>
          <w:sz w:val="22"/>
          <w:szCs w:val="22"/>
          <w:rPrChange w:id="1702" w:author="Brian Olea" w:date="2024-06-04T11:27:00Z" w16du:dateUtc="2024-06-04T17:27:00Z">
            <w:rPr>
              <w:spacing w:val="-6"/>
            </w:rPr>
          </w:rPrChange>
        </w:rPr>
        <w:t xml:space="preserve"> </w:t>
      </w:r>
      <w:r w:rsidRPr="00DF3B93">
        <w:rPr>
          <w:sz w:val="22"/>
          <w:szCs w:val="22"/>
          <w:rPrChange w:id="1703" w:author="Brian Olea" w:date="2024-06-04T11:27:00Z" w16du:dateUtc="2024-06-04T17:27:00Z">
            <w:rPr/>
          </w:rPrChange>
        </w:rPr>
        <w:t>needed</w:t>
      </w:r>
      <w:r w:rsidRPr="00DF3B93">
        <w:rPr>
          <w:spacing w:val="-4"/>
          <w:sz w:val="22"/>
          <w:szCs w:val="22"/>
          <w:rPrChange w:id="1704" w:author="Brian Olea" w:date="2024-06-04T11:27:00Z" w16du:dateUtc="2024-06-04T17:27:00Z">
            <w:rPr>
              <w:spacing w:val="-4"/>
            </w:rPr>
          </w:rPrChange>
        </w:rPr>
        <w:t xml:space="preserve"> </w:t>
      </w:r>
      <w:r w:rsidRPr="00DF3B93">
        <w:rPr>
          <w:sz w:val="22"/>
          <w:szCs w:val="22"/>
          <w:rPrChange w:id="1705" w:author="Brian Olea" w:date="2024-06-04T11:27:00Z" w16du:dateUtc="2024-06-04T17:27:00Z">
            <w:rPr/>
          </w:rPrChange>
        </w:rPr>
        <w:t>to</w:t>
      </w:r>
      <w:r w:rsidRPr="00DF3B93">
        <w:rPr>
          <w:spacing w:val="-4"/>
          <w:sz w:val="22"/>
          <w:szCs w:val="22"/>
          <w:rPrChange w:id="1706" w:author="Brian Olea" w:date="2024-06-04T11:27:00Z" w16du:dateUtc="2024-06-04T17:27:00Z">
            <w:rPr>
              <w:spacing w:val="-4"/>
            </w:rPr>
          </w:rPrChange>
        </w:rPr>
        <w:t xml:space="preserve"> </w:t>
      </w:r>
      <w:r w:rsidRPr="00DF3B93">
        <w:rPr>
          <w:sz w:val="22"/>
          <w:szCs w:val="22"/>
          <w:rPrChange w:id="1707" w:author="Brian Olea" w:date="2024-06-04T11:27:00Z" w16du:dateUtc="2024-06-04T17:27:00Z">
            <w:rPr/>
          </w:rPrChange>
        </w:rPr>
        <w:t>achieve</w:t>
      </w:r>
      <w:r w:rsidRPr="00DF3B93">
        <w:rPr>
          <w:spacing w:val="-5"/>
          <w:sz w:val="22"/>
          <w:szCs w:val="22"/>
          <w:rPrChange w:id="1708" w:author="Brian Olea" w:date="2024-06-04T11:27:00Z" w16du:dateUtc="2024-06-04T17:27:00Z">
            <w:rPr>
              <w:spacing w:val="-5"/>
            </w:rPr>
          </w:rPrChange>
        </w:rPr>
        <w:t xml:space="preserve"> </w:t>
      </w:r>
      <w:r w:rsidRPr="00DF3B93">
        <w:rPr>
          <w:sz w:val="22"/>
          <w:szCs w:val="22"/>
          <w:rPrChange w:id="1709" w:author="Brian Olea" w:date="2024-06-04T11:27:00Z" w16du:dateUtc="2024-06-04T17:27:00Z">
            <w:rPr/>
          </w:rPrChange>
        </w:rPr>
        <w:t>conformity</w:t>
      </w:r>
      <w:r w:rsidRPr="00DF3B93">
        <w:rPr>
          <w:spacing w:val="-4"/>
          <w:sz w:val="22"/>
          <w:szCs w:val="22"/>
          <w:rPrChange w:id="1710" w:author="Brian Olea" w:date="2024-06-04T11:27:00Z" w16du:dateUtc="2024-06-04T17:27:00Z">
            <w:rPr>
              <w:spacing w:val="-4"/>
            </w:rPr>
          </w:rPrChange>
        </w:rPr>
        <w:t xml:space="preserve"> </w:t>
      </w:r>
      <w:r w:rsidRPr="00DF3B93">
        <w:rPr>
          <w:sz w:val="22"/>
          <w:szCs w:val="22"/>
          <w:rPrChange w:id="1711" w:author="Brian Olea" w:date="2024-06-04T11:27:00Z" w16du:dateUtc="2024-06-04T17:27:00Z">
            <w:rPr/>
          </w:rPrChange>
        </w:rPr>
        <w:t xml:space="preserve">to product requirements. Infrastructure </w:t>
      </w:r>
      <w:proofErr w:type="gramStart"/>
      <w:r w:rsidRPr="00DF3B93">
        <w:rPr>
          <w:sz w:val="22"/>
          <w:szCs w:val="22"/>
          <w:rPrChange w:id="1712" w:author="Brian Olea" w:date="2024-06-04T11:27:00Z" w16du:dateUtc="2024-06-04T17:27:00Z">
            <w:rPr/>
          </w:rPrChange>
        </w:rPr>
        <w:t>includes,</w:t>
      </w:r>
      <w:proofErr w:type="gramEnd"/>
      <w:r w:rsidRPr="00DF3B93">
        <w:rPr>
          <w:sz w:val="22"/>
          <w:szCs w:val="22"/>
          <w:rPrChange w:id="1713" w:author="Brian Olea" w:date="2024-06-04T11:27:00Z" w16du:dateUtc="2024-06-04T17:27:00Z">
            <w:rPr/>
          </w:rPrChange>
        </w:rPr>
        <w:t xml:space="preserve"> buildings, workspace, associated facilities, process equipment,</w:t>
      </w:r>
      <w:r w:rsidRPr="00DF3B93">
        <w:rPr>
          <w:spacing w:val="-3"/>
          <w:sz w:val="22"/>
          <w:szCs w:val="22"/>
          <w:rPrChange w:id="1714" w:author="Brian Olea" w:date="2024-06-04T11:27:00Z" w16du:dateUtc="2024-06-04T17:27:00Z">
            <w:rPr>
              <w:spacing w:val="-3"/>
            </w:rPr>
          </w:rPrChange>
        </w:rPr>
        <w:t xml:space="preserve"> </w:t>
      </w:r>
      <w:r w:rsidRPr="00DF3B93">
        <w:rPr>
          <w:sz w:val="22"/>
          <w:szCs w:val="22"/>
          <w:rPrChange w:id="1715" w:author="Brian Olea" w:date="2024-06-04T11:27:00Z" w16du:dateUtc="2024-06-04T17:27:00Z">
            <w:rPr/>
          </w:rPrChange>
        </w:rPr>
        <w:t>supporting</w:t>
      </w:r>
      <w:r w:rsidRPr="00DF3B93">
        <w:rPr>
          <w:spacing w:val="-4"/>
          <w:sz w:val="22"/>
          <w:szCs w:val="22"/>
          <w:rPrChange w:id="1716" w:author="Brian Olea" w:date="2024-06-04T11:27:00Z" w16du:dateUtc="2024-06-04T17:27:00Z">
            <w:rPr>
              <w:spacing w:val="-4"/>
            </w:rPr>
          </w:rPrChange>
        </w:rPr>
        <w:t xml:space="preserve"> </w:t>
      </w:r>
      <w:r w:rsidRPr="00DF3B93">
        <w:rPr>
          <w:sz w:val="22"/>
          <w:szCs w:val="22"/>
          <w:rPrChange w:id="1717" w:author="Brian Olea" w:date="2024-06-04T11:27:00Z" w16du:dateUtc="2024-06-04T17:27:00Z">
            <w:rPr/>
          </w:rPrChange>
        </w:rPr>
        <w:t>services</w:t>
      </w:r>
      <w:r w:rsidRPr="00DF3B93">
        <w:rPr>
          <w:spacing w:val="-3"/>
          <w:sz w:val="22"/>
          <w:szCs w:val="22"/>
          <w:rPrChange w:id="1718" w:author="Brian Olea" w:date="2024-06-04T11:27:00Z" w16du:dateUtc="2024-06-04T17:27:00Z">
            <w:rPr>
              <w:spacing w:val="-3"/>
            </w:rPr>
          </w:rPrChange>
        </w:rPr>
        <w:t xml:space="preserve"> </w:t>
      </w:r>
      <w:r w:rsidRPr="00DF3B93">
        <w:rPr>
          <w:sz w:val="22"/>
          <w:szCs w:val="22"/>
          <w:rPrChange w:id="1719" w:author="Brian Olea" w:date="2024-06-04T11:27:00Z" w16du:dateUtc="2024-06-04T17:27:00Z">
            <w:rPr/>
          </w:rPrChange>
        </w:rPr>
        <w:t>such</w:t>
      </w:r>
      <w:r w:rsidRPr="00DF3B93">
        <w:rPr>
          <w:spacing w:val="-4"/>
          <w:sz w:val="22"/>
          <w:szCs w:val="22"/>
          <w:rPrChange w:id="1720" w:author="Brian Olea" w:date="2024-06-04T11:27:00Z" w16du:dateUtc="2024-06-04T17:27:00Z">
            <w:rPr>
              <w:spacing w:val="-4"/>
            </w:rPr>
          </w:rPrChange>
        </w:rPr>
        <w:t xml:space="preserve"> </w:t>
      </w:r>
      <w:r w:rsidRPr="00DF3B93">
        <w:rPr>
          <w:sz w:val="22"/>
          <w:szCs w:val="22"/>
          <w:rPrChange w:id="1721" w:author="Brian Olea" w:date="2024-06-04T11:27:00Z" w16du:dateUtc="2024-06-04T17:27:00Z">
            <w:rPr/>
          </w:rPrChange>
        </w:rPr>
        <w:t>as</w:t>
      </w:r>
      <w:r w:rsidRPr="00DF3B93">
        <w:rPr>
          <w:spacing w:val="-2"/>
          <w:sz w:val="22"/>
          <w:szCs w:val="22"/>
          <w:rPrChange w:id="1722" w:author="Brian Olea" w:date="2024-06-04T11:27:00Z" w16du:dateUtc="2024-06-04T17:27:00Z">
            <w:rPr>
              <w:spacing w:val="-2"/>
            </w:rPr>
          </w:rPrChange>
        </w:rPr>
        <w:t xml:space="preserve"> </w:t>
      </w:r>
      <w:r w:rsidRPr="00DF3B93">
        <w:rPr>
          <w:sz w:val="22"/>
          <w:szCs w:val="22"/>
          <w:rPrChange w:id="1723" w:author="Brian Olea" w:date="2024-06-04T11:27:00Z" w16du:dateUtc="2024-06-04T17:27:00Z">
            <w:rPr/>
          </w:rPrChange>
        </w:rPr>
        <w:t>transport,</w:t>
      </w:r>
      <w:r w:rsidRPr="00DF3B93">
        <w:rPr>
          <w:spacing w:val="-4"/>
          <w:sz w:val="22"/>
          <w:szCs w:val="22"/>
          <w:rPrChange w:id="1724" w:author="Brian Olea" w:date="2024-06-04T11:27:00Z" w16du:dateUtc="2024-06-04T17:27:00Z">
            <w:rPr>
              <w:spacing w:val="-4"/>
            </w:rPr>
          </w:rPrChange>
        </w:rPr>
        <w:t xml:space="preserve"> </w:t>
      </w:r>
      <w:r w:rsidRPr="00DF3B93">
        <w:rPr>
          <w:sz w:val="22"/>
          <w:szCs w:val="22"/>
          <w:rPrChange w:id="1725" w:author="Brian Olea" w:date="2024-06-04T11:27:00Z" w16du:dateUtc="2024-06-04T17:27:00Z">
            <w:rPr/>
          </w:rPrChange>
        </w:rPr>
        <w:t>as</w:t>
      </w:r>
      <w:r w:rsidRPr="00DF3B93">
        <w:rPr>
          <w:spacing w:val="-3"/>
          <w:sz w:val="22"/>
          <w:szCs w:val="22"/>
          <w:rPrChange w:id="1726" w:author="Brian Olea" w:date="2024-06-04T11:27:00Z" w16du:dateUtc="2024-06-04T17:27:00Z">
            <w:rPr>
              <w:spacing w:val="-3"/>
            </w:rPr>
          </w:rPrChange>
        </w:rPr>
        <w:t xml:space="preserve"> </w:t>
      </w:r>
      <w:r w:rsidRPr="00DF3B93">
        <w:rPr>
          <w:sz w:val="22"/>
          <w:szCs w:val="22"/>
          <w:rPrChange w:id="1727" w:author="Brian Olea" w:date="2024-06-04T11:27:00Z" w16du:dateUtc="2024-06-04T17:27:00Z">
            <w:rPr/>
          </w:rPrChange>
        </w:rPr>
        <w:t>well</w:t>
      </w:r>
      <w:r w:rsidRPr="00DF3B93">
        <w:rPr>
          <w:spacing w:val="-4"/>
          <w:sz w:val="22"/>
          <w:szCs w:val="22"/>
          <w:rPrChange w:id="1728" w:author="Brian Olea" w:date="2024-06-04T11:27:00Z" w16du:dateUtc="2024-06-04T17:27:00Z">
            <w:rPr>
              <w:spacing w:val="-4"/>
            </w:rPr>
          </w:rPrChange>
        </w:rPr>
        <w:t xml:space="preserve"> </w:t>
      </w:r>
      <w:r w:rsidRPr="00DF3B93">
        <w:rPr>
          <w:sz w:val="22"/>
          <w:szCs w:val="22"/>
          <w:rPrChange w:id="1729" w:author="Brian Olea" w:date="2024-06-04T11:27:00Z" w16du:dateUtc="2024-06-04T17:27:00Z">
            <w:rPr/>
          </w:rPrChange>
        </w:rPr>
        <w:t>as</w:t>
      </w:r>
      <w:r w:rsidRPr="00DF3B93">
        <w:rPr>
          <w:spacing w:val="-2"/>
          <w:sz w:val="22"/>
          <w:szCs w:val="22"/>
          <w:rPrChange w:id="1730" w:author="Brian Olea" w:date="2024-06-04T11:27:00Z" w16du:dateUtc="2024-06-04T17:27:00Z">
            <w:rPr>
              <w:spacing w:val="-2"/>
            </w:rPr>
          </w:rPrChange>
        </w:rPr>
        <w:t xml:space="preserve"> </w:t>
      </w:r>
      <w:r w:rsidRPr="00DF3B93">
        <w:rPr>
          <w:sz w:val="22"/>
          <w:szCs w:val="22"/>
          <w:rPrChange w:id="1731" w:author="Brian Olea" w:date="2024-06-04T11:27:00Z" w16du:dateUtc="2024-06-04T17:27:00Z">
            <w:rPr/>
          </w:rPrChange>
        </w:rPr>
        <w:t>information</w:t>
      </w:r>
      <w:r w:rsidRPr="00DF3B93">
        <w:rPr>
          <w:spacing w:val="-4"/>
          <w:sz w:val="22"/>
          <w:szCs w:val="22"/>
          <w:rPrChange w:id="1732" w:author="Brian Olea" w:date="2024-06-04T11:27:00Z" w16du:dateUtc="2024-06-04T17:27:00Z">
            <w:rPr>
              <w:spacing w:val="-4"/>
            </w:rPr>
          </w:rPrChange>
        </w:rPr>
        <w:t xml:space="preserve"> </w:t>
      </w:r>
      <w:r w:rsidRPr="00DF3B93">
        <w:rPr>
          <w:sz w:val="22"/>
          <w:szCs w:val="22"/>
          <w:rPrChange w:id="1733" w:author="Brian Olea" w:date="2024-06-04T11:27:00Z" w16du:dateUtc="2024-06-04T17:27:00Z">
            <w:rPr/>
          </w:rPrChange>
        </w:rPr>
        <w:t>and</w:t>
      </w:r>
      <w:r w:rsidRPr="00DF3B93">
        <w:rPr>
          <w:spacing w:val="-4"/>
          <w:sz w:val="22"/>
          <w:szCs w:val="22"/>
          <w:rPrChange w:id="1734" w:author="Brian Olea" w:date="2024-06-04T11:27:00Z" w16du:dateUtc="2024-06-04T17:27:00Z">
            <w:rPr>
              <w:spacing w:val="-4"/>
            </w:rPr>
          </w:rPrChange>
        </w:rPr>
        <w:t xml:space="preserve"> </w:t>
      </w:r>
      <w:r w:rsidRPr="00DF3B93">
        <w:rPr>
          <w:sz w:val="22"/>
          <w:szCs w:val="22"/>
          <w:rPrChange w:id="1735" w:author="Brian Olea" w:date="2024-06-04T11:27:00Z" w16du:dateUtc="2024-06-04T17:27:00Z">
            <w:rPr/>
          </w:rPrChange>
        </w:rPr>
        <w:t>communication</w:t>
      </w:r>
      <w:r w:rsidRPr="00DF3B93">
        <w:rPr>
          <w:spacing w:val="-1"/>
          <w:sz w:val="22"/>
          <w:szCs w:val="22"/>
          <w:rPrChange w:id="1736" w:author="Brian Olea" w:date="2024-06-04T11:27:00Z" w16du:dateUtc="2024-06-04T17:27:00Z">
            <w:rPr>
              <w:spacing w:val="-1"/>
            </w:rPr>
          </w:rPrChange>
        </w:rPr>
        <w:t xml:space="preserve"> </w:t>
      </w:r>
      <w:r w:rsidRPr="00DF3B93">
        <w:rPr>
          <w:sz w:val="22"/>
          <w:szCs w:val="22"/>
          <w:rPrChange w:id="1737" w:author="Brian Olea" w:date="2024-06-04T11:27:00Z" w16du:dateUtc="2024-06-04T17:27:00Z">
            <w:rPr/>
          </w:rPrChange>
        </w:rPr>
        <w:t>technology.</w:t>
      </w:r>
    </w:p>
    <w:p w14:paraId="6175B796" w14:textId="77777777" w:rsidR="00DF0971" w:rsidRPr="00DF3B93" w:rsidRDefault="00000000">
      <w:pPr>
        <w:pStyle w:val="Heading2"/>
        <w:spacing w:before="179"/>
        <w:rPr>
          <w:sz w:val="22"/>
          <w:szCs w:val="22"/>
          <w:rPrChange w:id="1738" w:author="Brian Olea" w:date="2024-06-04T11:27:00Z" w16du:dateUtc="2024-06-04T17:27:00Z">
            <w:rPr/>
          </w:rPrChange>
        </w:rPr>
      </w:pPr>
      <w:r w:rsidRPr="00DF3B93">
        <w:rPr>
          <w:sz w:val="22"/>
          <w:szCs w:val="22"/>
          <w:rPrChange w:id="1739" w:author="Brian Olea" w:date="2024-06-04T11:27:00Z" w16du:dateUtc="2024-06-04T17:27:00Z">
            <w:rPr/>
          </w:rPrChange>
        </w:rPr>
        <w:t>Environment</w:t>
      </w:r>
      <w:r w:rsidRPr="00DF3B93">
        <w:rPr>
          <w:spacing w:val="-7"/>
          <w:sz w:val="22"/>
          <w:szCs w:val="22"/>
          <w:rPrChange w:id="1740" w:author="Brian Olea" w:date="2024-06-04T11:27:00Z" w16du:dateUtc="2024-06-04T17:27:00Z">
            <w:rPr>
              <w:spacing w:val="-7"/>
            </w:rPr>
          </w:rPrChange>
        </w:rPr>
        <w:t xml:space="preserve"> </w:t>
      </w:r>
      <w:r w:rsidRPr="00DF3B93">
        <w:rPr>
          <w:sz w:val="22"/>
          <w:szCs w:val="22"/>
          <w:rPrChange w:id="1741" w:author="Brian Olea" w:date="2024-06-04T11:27:00Z" w16du:dateUtc="2024-06-04T17:27:00Z">
            <w:rPr/>
          </w:rPrChange>
        </w:rPr>
        <w:t>for</w:t>
      </w:r>
      <w:r w:rsidRPr="00DF3B93">
        <w:rPr>
          <w:spacing w:val="-8"/>
          <w:sz w:val="22"/>
          <w:szCs w:val="22"/>
          <w:rPrChange w:id="1742" w:author="Brian Olea" w:date="2024-06-04T11:27:00Z" w16du:dateUtc="2024-06-04T17:27:00Z">
            <w:rPr>
              <w:spacing w:val="-8"/>
            </w:rPr>
          </w:rPrChange>
        </w:rPr>
        <w:t xml:space="preserve"> </w:t>
      </w:r>
      <w:r w:rsidRPr="00DF3B93">
        <w:rPr>
          <w:sz w:val="22"/>
          <w:szCs w:val="22"/>
          <w:rPrChange w:id="1743" w:author="Brian Olea" w:date="2024-06-04T11:27:00Z" w16du:dateUtc="2024-06-04T17:27:00Z">
            <w:rPr/>
          </w:rPrChange>
        </w:rPr>
        <w:t>the</w:t>
      </w:r>
      <w:r w:rsidRPr="00DF3B93">
        <w:rPr>
          <w:spacing w:val="-8"/>
          <w:sz w:val="22"/>
          <w:szCs w:val="22"/>
          <w:rPrChange w:id="1744" w:author="Brian Olea" w:date="2024-06-04T11:27:00Z" w16du:dateUtc="2024-06-04T17:27:00Z">
            <w:rPr>
              <w:spacing w:val="-8"/>
            </w:rPr>
          </w:rPrChange>
        </w:rPr>
        <w:t xml:space="preserve"> </w:t>
      </w:r>
      <w:r w:rsidRPr="00DF3B93">
        <w:rPr>
          <w:sz w:val="22"/>
          <w:szCs w:val="22"/>
          <w:rPrChange w:id="1745" w:author="Brian Olea" w:date="2024-06-04T11:27:00Z" w16du:dateUtc="2024-06-04T17:27:00Z">
            <w:rPr/>
          </w:rPrChange>
        </w:rPr>
        <w:t>Operation</w:t>
      </w:r>
      <w:r w:rsidRPr="00DF3B93">
        <w:rPr>
          <w:spacing w:val="-6"/>
          <w:sz w:val="22"/>
          <w:szCs w:val="22"/>
          <w:rPrChange w:id="1746" w:author="Brian Olea" w:date="2024-06-04T11:27:00Z" w16du:dateUtc="2024-06-04T17:27:00Z">
            <w:rPr>
              <w:spacing w:val="-6"/>
            </w:rPr>
          </w:rPrChange>
        </w:rPr>
        <w:t xml:space="preserve"> </w:t>
      </w:r>
      <w:r w:rsidRPr="00DF3B93">
        <w:rPr>
          <w:sz w:val="22"/>
          <w:szCs w:val="22"/>
          <w:rPrChange w:id="1747" w:author="Brian Olea" w:date="2024-06-04T11:27:00Z" w16du:dateUtc="2024-06-04T17:27:00Z">
            <w:rPr/>
          </w:rPrChange>
        </w:rPr>
        <w:t>of</w:t>
      </w:r>
      <w:r w:rsidRPr="00DF3B93">
        <w:rPr>
          <w:spacing w:val="-7"/>
          <w:sz w:val="22"/>
          <w:szCs w:val="22"/>
          <w:rPrChange w:id="1748" w:author="Brian Olea" w:date="2024-06-04T11:27:00Z" w16du:dateUtc="2024-06-04T17:27:00Z">
            <w:rPr>
              <w:spacing w:val="-7"/>
            </w:rPr>
          </w:rPrChange>
        </w:rPr>
        <w:t xml:space="preserve"> </w:t>
      </w:r>
      <w:r w:rsidRPr="00DF3B93">
        <w:rPr>
          <w:spacing w:val="-2"/>
          <w:sz w:val="22"/>
          <w:szCs w:val="22"/>
          <w:rPrChange w:id="1749" w:author="Brian Olea" w:date="2024-06-04T11:27:00Z" w16du:dateUtc="2024-06-04T17:27:00Z">
            <w:rPr>
              <w:spacing w:val="-2"/>
            </w:rPr>
          </w:rPrChange>
        </w:rPr>
        <w:t>Processes</w:t>
      </w:r>
    </w:p>
    <w:p w14:paraId="7C10E103" w14:textId="77777777" w:rsidR="00DF0971" w:rsidRPr="00DF3B93" w:rsidRDefault="00000000">
      <w:pPr>
        <w:pStyle w:val="BodyText"/>
        <w:spacing w:before="30"/>
        <w:rPr>
          <w:sz w:val="22"/>
          <w:szCs w:val="22"/>
          <w:rPrChange w:id="1750" w:author="Brian Olea" w:date="2024-06-04T11:27:00Z" w16du:dateUtc="2024-06-04T17:27:00Z">
            <w:rPr/>
          </w:rPrChange>
        </w:rPr>
      </w:pPr>
      <w:r w:rsidRPr="00DF3B93">
        <w:rPr>
          <w:sz w:val="22"/>
          <w:szCs w:val="22"/>
          <w:rPrChange w:id="1751" w:author="Brian Olea" w:date="2024-06-04T11:27:00Z" w16du:dateUtc="2024-06-04T17:27:00Z">
            <w:rPr/>
          </w:rPrChange>
        </w:rPr>
        <w:t>The</w:t>
      </w:r>
      <w:r w:rsidRPr="00DF3B93">
        <w:rPr>
          <w:spacing w:val="-4"/>
          <w:sz w:val="22"/>
          <w:szCs w:val="22"/>
          <w:rPrChange w:id="1752" w:author="Brian Olea" w:date="2024-06-04T11:27:00Z" w16du:dateUtc="2024-06-04T17:27:00Z">
            <w:rPr>
              <w:spacing w:val="-4"/>
            </w:rPr>
          </w:rPrChange>
        </w:rPr>
        <w:t xml:space="preserve"> </w:t>
      </w:r>
      <w:r w:rsidRPr="00DF3B93">
        <w:rPr>
          <w:sz w:val="22"/>
          <w:szCs w:val="22"/>
          <w:rPrChange w:id="1753" w:author="Brian Olea" w:date="2024-06-04T11:27:00Z" w16du:dateUtc="2024-06-04T17:27:00Z">
            <w:rPr/>
          </w:rPrChange>
        </w:rPr>
        <w:t>Organization</w:t>
      </w:r>
      <w:r w:rsidRPr="00DF3B93">
        <w:rPr>
          <w:spacing w:val="-2"/>
          <w:sz w:val="22"/>
          <w:szCs w:val="22"/>
          <w:rPrChange w:id="1754" w:author="Brian Olea" w:date="2024-06-04T11:27:00Z" w16du:dateUtc="2024-06-04T17:27:00Z">
            <w:rPr>
              <w:spacing w:val="-2"/>
            </w:rPr>
          </w:rPrChange>
        </w:rPr>
        <w:t xml:space="preserve"> </w:t>
      </w:r>
      <w:r w:rsidRPr="00DF3B93">
        <w:rPr>
          <w:sz w:val="22"/>
          <w:szCs w:val="22"/>
          <w:rPrChange w:id="1755" w:author="Brian Olea" w:date="2024-06-04T11:27:00Z" w16du:dateUtc="2024-06-04T17:27:00Z">
            <w:rPr/>
          </w:rPrChange>
        </w:rPr>
        <w:t>provides</w:t>
      </w:r>
      <w:r w:rsidRPr="00DF3B93">
        <w:rPr>
          <w:spacing w:val="-2"/>
          <w:sz w:val="22"/>
          <w:szCs w:val="22"/>
          <w:rPrChange w:id="1756" w:author="Brian Olea" w:date="2024-06-04T11:27:00Z" w16du:dateUtc="2024-06-04T17:27:00Z">
            <w:rPr>
              <w:spacing w:val="-2"/>
            </w:rPr>
          </w:rPrChange>
        </w:rPr>
        <w:t xml:space="preserve"> </w:t>
      </w:r>
      <w:r w:rsidRPr="00DF3B93">
        <w:rPr>
          <w:sz w:val="22"/>
          <w:szCs w:val="22"/>
          <w:rPrChange w:id="1757" w:author="Brian Olea" w:date="2024-06-04T11:27:00Z" w16du:dateUtc="2024-06-04T17:27:00Z">
            <w:rPr/>
          </w:rPrChange>
        </w:rPr>
        <w:t>a</w:t>
      </w:r>
      <w:r w:rsidRPr="00DF3B93">
        <w:rPr>
          <w:spacing w:val="-4"/>
          <w:sz w:val="22"/>
          <w:szCs w:val="22"/>
          <w:rPrChange w:id="1758" w:author="Brian Olea" w:date="2024-06-04T11:27:00Z" w16du:dateUtc="2024-06-04T17:27:00Z">
            <w:rPr>
              <w:spacing w:val="-4"/>
            </w:rPr>
          </w:rPrChange>
        </w:rPr>
        <w:t xml:space="preserve"> </w:t>
      </w:r>
      <w:r w:rsidRPr="00DF3B93">
        <w:rPr>
          <w:sz w:val="22"/>
          <w:szCs w:val="22"/>
          <w:rPrChange w:id="1759" w:author="Brian Olea" w:date="2024-06-04T11:27:00Z" w16du:dateUtc="2024-06-04T17:27:00Z">
            <w:rPr/>
          </w:rPrChange>
        </w:rPr>
        <w:t>suitable</w:t>
      </w:r>
      <w:r w:rsidRPr="00DF3B93">
        <w:rPr>
          <w:spacing w:val="-4"/>
          <w:sz w:val="22"/>
          <w:szCs w:val="22"/>
          <w:rPrChange w:id="1760" w:author="Brian Olea" w:date="2024-06-04T11:27:00Z" w16du:dateUtc="2024-06-04T17:27:00Z">
            <w:rPr>
              <w:spacing w:val="-4"/>
            </w:rPr>
          </w:rPrChange>
        </w:rPr>
        <w:t xml:space="preserve"> </w:t>
      </w:r>
      <w:r w:rsidRPr="00DF3B93">
        <w:rPr>
          <w:sz w:val="22"/>
          <w:szCs w:val="22"/>
          <w:rPrChange w:id="1761" w:author="Brian Olea" w:date="2024-06-04T11:27:00Z" w16du:dateUtc="2024-06-04T17:27:00Z">
            <w:rPr/>
          </w:rPrChange>
        </w:rPr>
        <w:t>work</w:t>
      </w:r>
      <w:r w:rsidRPr="00DF3B93">
        <w:rPr>
          <w:spacing w:val="-4"/>
          <w:sz w:val="22"/>
          <w:szCs w:val="22"/>
          <w:rPrChange w:id="1762" w:author="Brian Olea" w:date="2024-06-04T11:27:00Z" w16du:dateUtc="2024-06-04T17:27:00Z">
            <w:rPr>
              <w:spacing w:val="-4"/>
            </w:rPr>
          </w:rPrChange>
        </w:rPr>
        <w:t xml:space="preserve"> </w:t>
      </w:r>
      <w:r w:rsidRPr="00DF3B93">
        <w:rPr>
          <w:sz w:val="22"/>
          <w:szCs w:val="22"/>
          <w:rPrChange w:id="1763" w:author="Brian Olea" w:date="2024-06-04T11:27:00Z" w16du:dateUtc="2024-06-04T17:27:00Z">
            <w:rPr/>
          </w:rPrChange>
        </w:rPr>
        <w:t>environment</w:t>
      </w:r>
      <w:r w:rsidRPr="00DF3B93">
        <w:rPr>
          <w:spacing w:val="-2"/>
          <w:sz w:val="22"/>
          <w:szCs w:val="22"/>
          <w:rPrChange w:id="1764" w:author="Brian Olea" w:date="2024-06-04T11:27:00Z" w16du:dateUtc="2024-06-04T17:27:00Z">
            <w:rPr>
              <w:spacing w:val="-2"/>
            </w:rPr>
          </w:rPrChange>
        </w:rPr>
        <w:t xml:space="preserve"> </w:t>
      </w:r>
      <w:r w:rsidRPr="00DF3B93">
        <w:rPr>
          <w:sz w:val="22"/>
          <w:szCs w:val="22"/>
          <w:rPrChange w:id="1765" w:author="Brian Olea" w:date="2024-06-04T11:27:00Z" w16du:dateUtc="2024-06-04T17:27:00Z">
            <w:rPr/>
          </w:rPrChange>
        </w:rPr>
        <w:t>to</w:t>
      </w:r>
      <w:r w:rsidRPr="00DF3B93">
        <w:rPr>
          <w:spacing w:val="-4"/>
          <w:sz w:val="22"/>
          <w:szCs w:val="22"/>
          <w:rPrChange w:id="1766" w:author="Brian Olea" w:date="2024-06-04T11:27:00Z" w16du:dateUtc="2024-06-04T17:27:00Z">
            <w:rPr>
              <w:spacing w:val="-4"/>
            </w:rPr>
          </w:rPrChange>
        </w:rPr>
        <w:t xml:space="preserve"> </w:t>
      </w:r>
      <w:r w:rsidRPr="00DF3B93">
        <w:rPr>
          <w:sz w:val="22"/>
          <w:szCs w:val="22"/>
          <w:rPrChange w:id="1767" w:author="Brian Olea" w:date="2024-06-04T11:27:00Z" w16du:dateUtc="2024-06-04T17:27:00Z">
            <w:rPr/>
          </w:rPrChange>
        </w:rPr>
        <w:t>achieve</w:t>
      </w:r>
      <w:r w:rsidRPr="00DF3B93">
        <w:rPr>
          <w:spacing w:val="-1"/>
          <w:sz w:val="22"/>
          <w:szCs w:val="22"/>
          <w:rPrChange w:id="1768" w:author="Brian Olea" w:date="2024-06-04T11:27:00Z" w16du:dateUtc="2024-06-04T17:27:00Z">
            <w:rPr>
              <w:spacing w:val="-1"/>
            </w:rPr>
          </w:rPrChange>
        </w:rPr>
        <w:t xml:space="preserve"> </w:t>
      </w:r>
      <w:r w:rsidRPr="00DF3B93">
        <w:rPr>
          <w:sz w:val="22"/>
          <w:szCs w:val="22"/>
          <w:rPrChange w:id="1769" w:author="Brian Olea" w:date="2024-06-04T11:27:00Z" w16du:dateUtc="2024-06-04T17:27:00Z">
            <w:rPr/>
          </w:rPrChange>
        </w:rPr>
        <w:t>conformity</w:t>
      </w:r>
      <w:r w:rsidRPr="00DF3B93">
        <w:rPr>
          <w:spacing w:val="-4"/>
          <w:sz w:val="22"/>
          <w:szCs w:val="22"/>
          <w:rPrChange w:id="1770" w:author="Brian Olea" w:date="2024-06-04T11:27:00Z" w16du:dateUtc="2024-06-04T17:27:00Z">
            <w:rPr>
              <w:spacing w:val="-4"/>
            </w:rPr>
          </w:rPrChange>
        </w:rPr>
        <w:t xml:space="preserve"> </w:t>
      </w:r>
      <w:r w:rsidRPr="00DF3B93">
        <w:rPr>
          <w:sz w:val="22"/>
          <w:szCs w:val="22"/>
          <w:rPrChange w:id="1771" w:author="Brian Olea" w:date="2024-06-04T11:27:00Z" w16du:dateUtc="2024-06-04T17:27:00Z">
            <w:rPr/>
          </w:rPrChange>
        </w:rPr>
        <w:t>to</w:t>
      </w:r>
      <w:r w:rsidRPr="00DF3B93">
        <w:rPr>
          <w:spacing w:val="-4"/>
          <w:sz w:val="22"/>
          <w:szCs w:val="22"/>
          <w:rPrChange w:id="1772" w:author="Brian Olea" w:date="2024-06-04T11:27:00Z" w16du:dateUtc="2024-06-04T17:27:00Z">
            <w:rPr>
              <w:spacing w:val="-4"/>
            </w:rPr>
          </w:rPrChange>
        </w:rPr>
        <w:t xml:space="preserve"> </w:t>
      </w:r>
      <w:r w:rsidRPr="00DF3B93">
        <w:rPr>
          <w:sz w:val="22"/>
          <w:szCs w:val="22"/>
          <w:rPrChange w:id="1773" w:author="Brian Olea" w:date="2024-06-04T11:27:00Z" w16du:dateUtc="2024-06-04T17:27:00Z">
            <w:rPr/>
          </w:rPrChange>
        </w:rPr>
        <w:t>product</w:t>
      </w:r>
      <w:r w:rsidRPr="00DF3B93">
        <w:rPr>
          <w:spacing w:val="-4"/>
          <w:sz w:val="22"/>
          <w:szCs w:val="22"/>
          <w:rPrChange w:id="1774" w:author="Brian Olea" w:date="2024-06-04T11:27:00Z" w16du:dateUtc="2024-06-04T17:27:00Z">
            <w:rPr>
              <w:spacing w:val="-4"/>
            </w:rPr>
          </w:rPrChange>
        </w:rPr>
        <w:t xml:space="preserve"> </w:t>
      </w:r>
      <w:r w:rsidRPr="00DF3B93">
        <w:rPr>
          <w:sz w:val="22"/>
          <w:szCs w:val="22"/>
          <w:rPrChange w:id="1775" w:author="Brian Olea" w:date="2024-06-04T11:27:00Z" w16du:dateUtc="2024-06-04T17:27:00Z">
            <w:rPr/>
          </w:rPrChange>
        </w:rPr>
        <w:t>requirements</w:t>
      </w:r>
      <w:r w:rsidRPr="00DF3B93">
        <w:rPr>
          <w:spacing w:val="-3"/>
          <w:sz w:val="22"/>
          <w:szCs w:val="22"/>
          <w:rPrChange w:id="1776" w:author="Brian Olea" w:date="2024-06-04T11:27:00Z" w16du:dateUtc="2024-06-04T17:27:00Z">
            <w:rPr>
              <w:spacing w:val="-3"/>
            </w:rPr>
          </w:rPrChange>
        </w:rPr>
        <w:t xml:space="preserve"> </w:t>
      </w:r>
      <w:r w:rsidRPr="00DF3B93">
        <w:rPr>
          <w:sz w:val="22"/>
          <w:szCs w:val="22"/>
          <w:rPrChange w:id="1777" w:author="Brian Olea" w:date="2024-06-04T11:27:00Z" w16du:dateUtc="2024-06-04T17:27:00Z">
            <w:rPr/>
          </w:rPrChange>
        </w:rPr>
        <w:t>and manages that work environment on an on-going basis to ensure the necessary conditions are maintained.</w:t>
      </w:r>
    </w:p>
    <w:p w14:paraId="2E952308" w14:textId="77777777" w:rsidR="00DF0971" w:rsidRPr="00DF3B93" w:rsidRDefault="00000000">
      <w:pPr>
        <w:pStyle w:val="Heading2"/>
        <w:rPr>
          <w:sz w:val="22"/>
          <w:szCs w:val="22"/>
          <w:rPrChange w:id="1778" w:author="Brian Olea" w:date="2024-06-04T11:27:00Z" w16du:dateUtc="2024-06-04T17:27:00Z">
            <w:rPr/>
          </w:rPrChange>
        </w:rPr>
      </w:pPr>
      <w:r w:rsidRPr="00DF3B93">
        <w:rPr>
          <w:sz w:val="22"/>
          <w:szCs w:val="22"/>
          <w:rPrChange w:id="1779" w:author="Brian Olea" w:date="2024-06-04T11:27:00Z" w16du:dateUtc="2024-06-04T17:27:00Z">
            <w:rPr/>
          </w:rPrChange>
        </w:rPr>
        <w:t>Monitoring</w:t>
      </w:r>
      <w:r w:rsidRPr="00DF3B93">
        <w:rPr>
          <w:spacing w:val="-10"/>
          <w:sz w:val="22"/>
          <w:szCs w:val="22"/>
          <w:rPrChange w:id="1780" w:author="Brian Olea" w:date="2024-06-04T11:27:00Z" w16du:dateUtc="2024-06-04T17:27:00Z">
            <w:rPr>
              <w:spacing w:val="-10"/>
            </w:rPr>
          </w:rPrChange>
        </w:rPr>
        <w:t xml:space="preserve"> </w:t>
      </w:r>
      <w:r w:rsidRPr="00DF3B93">
        <w:rPr>
          <w:sz w:val="22"/>
          <w:szCs w:val="22"/>
          <w:rPrChange w:id="1781" w:author="Brian Olea" w:date="2024-06-04T11:27:00Z" w16du:dateUtc="2024-06-04T17:27:00Z">
            <w:rPr/>
          </w:rPrChange>
        </w:rPr>
        <w:t>and</w:t>
      </w:r>
      <w:r w:rsidRPr="00DF3B93">
        <w:rPr>
          <w:spacing w:val="-9"/>
          <w:sz w:val="22"/>
          <w:szCs w:val="22"/>
          <w:rPrChange w:id="1782" w:author="Brian Olea" w:date="2024-06-04T11:27:00Z" w16du:dateUtc="2024-06-04T17:27:00Z">
            <w:rPr>
              <w:spacing w:val="-9"/>
            </w:rPr>
          </w:rPrChange>
        </w:rPr>
        <w:t xml:space="preserve"> </w:t>
      </w:r>
      <w:r w:rsidRPr="00DF3B93">
        <w:rPr>
          <w:sz w:val="22"/>
          <w:szCs w:val="22"/>
          <w:rPrChange w:id="1783" w:author="Brian Olea" w:date="2024-06-04T11:27:00Z" w16du:dateUtc="2024-06-04T17:27:00Z">
            <w:rPr/>
          </w:rPrChange>
        </w:rPr>
        <w:t>Measuring</w:t>
      </w:r>
      <w:r w:rsidRPr="00DF3B93">
        <w:rPr>
          <w:spacing w:val="-9"/>
          <w:sz w:val="22"/>
          <w:szCs w:val="22"/>
          <w:rPrChange w:id="1784" w:author="Brian Olea" w:date="2024-06-04T11:27:00Z" w16du:dateUtc="2024-06-04T17:27:00Z">
            <w:rPr>
              <w:spacing w:val="-9"/>
            </w:rPr>
          </w:rPrChange>
        </w:rPr>
        <w:t xml:space="preserve"> </w:t>
      </w:r>
      <w:r w:rsidRPr="00DF3B93">
        <w:rPr>
          <w:spacing w:val="-2"/>
          <w:sz w:val="22"/>
          <w:szCs w:val="22"/>
          <w:rPrChange w:id="1785" w:author="Brian Olea" w:date="2024-06-04T11:27:00Z" w16du:dateUtc="2024-06-04T17:27:00Z">
            <w:rPr>
              <w:spacing w:val="-2"/>
            </w:rPr>
          </w:rPrChange>
        </w:rPr>
        <w:t>Resources</w:t>
      </w:r>
    </w:p>
    <w:p w14:paraId="2A6DB5F6" w14:textId="77777777" w:rsidR="00DF0971" w:rsidRPr="00DF3B93" w:rsidRDefault="00000000">
      <w:pPr>
        <w:pStyle w:val="BodyText"/>
        <w:spacing w:before="29"/>
        <w:ind w:right="228"/>
        <w:rPr>
          <w:sz w:val="22"/>
          <w:szCs w:val="22"/>
          <w:rPrChange w:id="1786" w:author="Brian Olea" w:date="2024-06-04T11:27:00Z" w16du:dateUtc="2024-06-04T17:27:00Z">
            <w:rPr/>
          </w:rPrChange>
        </w:rPr>
      </w:pPr>
      <w:r w:rsidRPr="00DF3B93">
        <w:rPr>
          <w:sz w:val="22"/>
          <w:szCs w:val="22"/>
          <w:rPrChange w:id="1787" w:author="Brian Olea" w:date="2024-06-04T11:27:00Z" w16du:dateUtc="2024-06-04T17:27:00Z">
            <w:rPr/>
          </w:rPrChange>
        </w:rPr>
        <w:t>Where</w:t>
      </w:r>
      <w:r w:rsidRPr="00DF3B93">
        <w:rPr>
          <w:spacing w:val="-4"/>
          <w:sz w:val="22"/>
          <w:szCs w:val="22"/>
          <w:rPrChange w:id="1788" w:author="Brian Olea" w:date="2024-06-04T11:27:00Z" w16du:dateUtc="2024-06-04T17:27:00Z">
            <w:rPr>
              <w:spacing w:val="-4"/>
            </w:rPr>
          </w:rPrChange>
        </w:rPr>
        <w:t xml:space="preserve"> </w:t>
      </w:r>
      <w:r w:rsidRPr="00DF3B93">
        <w:rPr>
          <w:sz w:val="22"/>
          <w:szCs w:val="22"/>
          <w:rPrChange w:id="1789" w:author="Brian Olea" w:date="2024-06-04T11:27:00Z" w16du:dateUtc="2024-06-04T17:27:00Z">
            <w:rPr/>
          </w:rPrChange>
        </w:rPr>
        <w:t>equipment</w:t>
      </w:r>
      <w:r w:rsidRPr="00DF3B93">
        <w:rPr>
          <w:spacing w:val="-4"/>
          <w:sz w:val="22"/>
          <w:szCs w:val="22"/>
          <w:rPrChange w:id="1790" w:author="Brian Olea" w:date="2024-06-04T11:27:00Z" w16du:dateUtc="2024-06-04T17:27:00Z">
            <w:rPr>
              <w:spacing w:val="-4"/>
            </w:rPr>
          </w:rPrChange>
        </w:rPr>
        <w:t xml:space="preserve"> </w:t>
      </w:r>
      <w:r w:rsidRPr="00DF3B93">
        <w:rPr>
          <w:sz w:val="22"/>
          <w:szCs w:val="22"/>
          <w:rPrChange w:id="1791" w:author="Brian Olea" w:date="2024-06-04T11:27:00Z" w16du:dateUtc="2024-06-04T17:27:00Z">
            <w:rPr/>
          </w:rPrChange>
        </w:rPr>
        <w:t>is</w:t>
      </w:r>
      <w:r w:rsidRPr="00DF3B93">
        <w:rPr>
          <w:spacing w:val="-2"/>
          <w:sz w:val="22"/>
          <w:szCs w:val="22"/>
          <w:rPrChange w:id="1792" w:author="Brian Olea" w:date="2024-06-04T11:27:00Z" w16du:dateUtc="2024-06-04T17:27:00Z">
            <w:rPr>
              <w:spacing w:val="-2"/>
            </w:rPr>
          </w:rPrChange>
        </w:rPr>
        <w:t xml:space="preserve"> </w:t>
      </w:r>
      <w:r w:rsidRPr="00DF3B93">
        <w:rPr>
          <w:sz w:val="22"/>
          <w:szCs w:val="22"/>
          <w:rPrChange w:id="1793" w:author="Brian Olea" w:date="2024-06-04T11:27:00Z" w16du:dateUtc="2024-06-04T17:27:00Z">
            <w:rPr/>
          </w:rPrChange>
        </w:rPr>
        <w:t>used</w:t>
      </w:r>
      <w:r w:rsidRPr="00DF3B93">
        <w:rPr>
          <w:spacing w:val="-4"/>
          <w:sz w:val="22"/>
          <w:szCs w:val="22"/>
          <w:rPrChange w:id="1794" w:author="Brian Olea" w:date="2024-06-04T11:27:00Z" w16du:dateUtc="2024-06-04T17:27:00Z">
            <w:rPr>
              <w:spacing w:val="-4"/>
            </w:rPr>
          </w:rPrChange>
        </w:rPr>
        <w:t xml:space="preserve"> </w:t>
      </w:r>
      <w:r w:rsidRPr="00DF3B93">
        <w:rPr>
          <w:sz w:val="22"/>
          <w:szCs w:val="22"/>
          <w:rPrChange w:id="1795" w:author="Brian Olea" w:date="2024-06-04T11:27:00Z" w16du:dateUtc="2024-06-04T17:27:00Z">
            <w:rPr/>
          </w:rPrChange>
        </w:rPr>
        <w:t>for</w:t>
      </w:r>
      <w:r w:rsidRPr="00DF3B93">
        <w:rPr>
          <w:spacing w:val="-3"/>
          <w:sz w:val="22"/>
          <w:szCs w:val="22"/>
          <w:rPrChange w:id="1796" w:author="Brian Olea" w:date="2024-06-04T11:27:00Z" w16du:dateUtc="2024-06-04T17:27:00Z">
            <w:rPr>
              <w:spacing w:val="-3"/>
            </w:rPr>
          </w:rPrChange>
        </w:rPr>
        <w:t xml:space="preserve"> </w:t>
      </w:r>
      <w:r w:rsidRPr="00DF3B93">
        <w:rPr>
          <w:sz w:val="22"/>
          <w:szCs w:val="22"/>
          <w:rPrChange w:id="1797" w:author="Brian Olea" w:date="2024-06-04T11:27:00Z" w16du:dateUtc="2024-06-04T17:27:00Z">
            <w:rPr/>
          </w:rPrChange>
        </w:rPr>
        <w:t>critical</w:t>
      </w:r>
      <w:r w:rsidRPr="00DF3B93">
        <w:rPr>
          <w:spacing w:val="-4"/>
          <w:sz w:val="22"/>
          <w:szCs w:val="22"/>
          <w:rPrChange w:id="1798" w:author="Brian Olea" w:date="2024-06-04T11:27:00Z" w16du:dateUtc="2024-06-04T17:27:00Z">
            <w:rPr>
              <w:spacing w:val="-4"/>
            </w:rPr>
          </w:rPrChange>
        </w:rPr>
        <w:t xml:space="preserve"> </w:t>
      </w:r>
      <w:r w:rsidRPr="00DF3B93">
        <w:rPr>
          <w:sz w:val="22"/>
          <w:szCs w:val="22"/>
          <w:rPrChange w:id="1799" w:author="Brian Olea" w:date="2024-06-04T11:27:00Z" w16du:dateUtc="2024-06-04T17:27:00Z">
            <w:rPr/>
          </w:rPrChange>
        </w:rPr>
        <w:t>measurement</w:t>
      </w:r>
      <w:r w:rsidRPr="00DF3B93">
        <w:rPr>
          <w:spacing w:val="-4"/>
          <w:sz w:val="22"/>
          <w:szCs w:val="22"/>
          <w:rPrChange w:id="1800" w:author="Brian Olea" w:date="2024-06-04T11:27:00Z" w16du:dateUtc="2024-06-04T17:27:00Z">
            <w:rPr>
              <w:spacing w:val="-4"/>
            </w:rPr>
          </w:rPrChange>
        </w:rPr>
        <w:t xml:space="preserve"> </w:t>
      </w:r>
      <w:r w:rsidRPr="00DF3B93">
        <w:rPr>
          <w:sz w:val="22"/>
          <w:szCs w:val="22"/>
          <w:rPrChange w:id="1801" w:author="Brian Olea" w:date="2024-06-04T11:27:00Z" w16du:dateUtc="2024-06-04T17:27:00Z">
            <w:rPr/>
          </w:rPrChange>
        </w:rPr>
        <w:t>activities,</w:t>
      </w:r>
      <w:r w:rsidRPr="00DF3B93">
        <w:rPr>
          <w:spacing w:val="-4"/>
          <w:sz w:val="22"/>
          <w:szCs w:val="22"/>
          <w:rPrChange w:id="1802" w:author="Brian Olea" w:date="2024-06-04T11:27:00Z" w16du:dateUtc="2024-06-04T17:27:00Z">
            <w:rPr>
              <w:spacing w:val="-4"/>
            </w:rPr>
          </w:rPrChange>
        </w:rPr>
        <w:t xml:space="preserve"> </w:t>
      </w:r>
      <w:r w:rsidRPr="00DF3B93">
        <w:rPr>
          <w:sz w:val="22"/>
          <w:szCs w:val="22"/>
          <w:rPrChange w:id="1803" w:author="Brian Olea" w:date="2024-06-04T11:27:00Z" w16du:dateUtc="2024-06-04T17:27:00Z">
            <w:rPr/>
          </w:rPrChange>
        </w:rPr>
        <w:t>such</w:t>
      </w:r>
      <w:r w:rsidRPr="00DF3B93">
        <w:rPr>
          <w:spacing w:val="-4"/>
          <w:sz w:val="22"/>
          <w:szCs w:val="22"/>
          <w:rPrChange w:id="1804" w:author="Brian Olea" w:date="2024-06-04T11:27:00Z" w16du:dateUtc="2024-06-04T17:27:00Z">
            <w:rPr>
              <w:spacing w:val="-4"/>
            </w:rPr>
          </w:rPrChange>
        </w:rPr>
        <w:t xml:space="preserve"> </w:t>
      </w:r>
      <w:r w:rsidRPr="00DF3B93">
        <w:rPr>
          <w:sz w:val="22"/>
          <w:szCs w:val="22"/>
          <w:rPrChange w:id="1805" w:author="Brian Olea" w:date="2024-06-04T11:27:00Z" w16du:dateUtc="2024-06-04T17:27:00Z">
            <w:rPr/>
          </w:rPrChange>
        </w:rPr>
        <w:t>as</w:t>
      </w:r>
      <w:r w:rsidRPr="00DF3B93">
        <w:rPr>
          <w:spacing w:val="-3"/>
          <w:sz w:val="22"/>
          <w:szCs w:val="22"/>
          <w:rPrChange w:id="1806" w:author="Brian Olea" w:date="2024-06-04T11:27:00Z" w16du:dateUtc="2024-06-04T17:27:00Z">
            <w:rPr>
              <w:spacing w:val="-3"/>
            </w:rPr>
          </w:rPrChange>
        </w:rPr>
        <w:t xml:space="preserve"> </w:t>
      </w:r>
      <w:r w:rsidRPr="00DF3B93">
        <w:rPr>
          <w:sz w:val="22"/>
          <w:szCs w:val="22"/>
          <w:rPrChange w:id="1807" w:author="Brian Olea" w:date="2024-06-04T11:27:00Z" w16du:dateUtc="2024-06-04T17:27:00Z">
            <w:rPr/>
          </w:rPrChange>
        </w:rPr>
        <w:t>inspection</w:t>
      </w:r>
      <w:r w:rsidRPr="00DF3B93">
        <w:rPr>
          <w:spacing w:val="-4"/>
          <w:sz w:val="22"/>
          <w:szCs w:val="22"/>
          <w:rPrChange w:id="1808" w:author="Brian Olea" w:date="2024-06-04T11:27:00Z" w16du:dateUtc="2024-06-04T17:27:00Z">
            <w:rPr>
              <w:spacing w:val="-4"/>
            </w:rPr>
          </w:rPrChange>
        </w:rPr>
        <w:t xml:space="preserve"> </w:t>
      </w:r>
      <w:r w:rsidRPr="00DF3B93">
        <w:rPr>
          <w:sz w:val="22"/>
          <w:szCs w:val="22"/>
          <w:rPrChange w:id="1809" w:author="Brian Olea" w:date="2024-06-04T11:27:00Z" w16du:dateUtc="2024-06-04T17:27:00Z">
            <w:rPr/>
          </w:rPrChange>
        </w:rPr>
        <w:t>and</w:t>
      </w:r>
      <w:r w:rsidRPr="00DF3B93">
        <w:rPr>
          <w:spacing w:val="-4"/>
          <w:sz w:val="22"/>
          <w:szCs w:val="22"/>
          <w:rPrChange w:id="1810" w:author="Brian Olea" w:date="2024-06-04T11:27:00Z" w16du:dateUtc="2024-06-04T17:27:00Z">
            <w:rPr>
              <w:spacing w:val="-4"/>
            </w:rPr>
          </w:rPrChange>
        </w:rPr>
        <w:t xml:space="preserve"> </w:t>
      </w:r>
      <w:r w:rsidRPr="00DF3B93">
        <w:rPr>
          <w:sz w:val="22"/>
          <w:szCs w:val="22"/>
          <w:rPrChange w:id="1811" w:author="Brian Olea" w:date="2024-06-04T11:27:00Z" w16du:dateUtc="2024-06-04T17:27:00Z">
            <w:rPr/>
          </w:rPrChange>
        </w:rPr>
        <w:t>testing,</w:t>
      </w:r>
      <w:r w:rsidRPr="00DF3B93">
        <w:rPr>
          <w:spacing w:val="-4"/>
          <w:sz w:val="22"/>
          <w:szCs w:val="22"/>
          <w:rPrChange w:id="1812" w:author="Brian Olea" w:date="2024-06-04T11:27:00Z" w16du:dateUtc="2024-06-04T17:27:00Z">
            <w:rPr>
              <w:spacing w:val="-4"/>
            </w:rPr>
          </w:rPrChange>
        </w:rPr>
        <w:t xml:space="preserve"> </w:t>
      </w:r>
      <w:r w:rsidRPr="00DF3B93">
        <w:rPr>
          <w:sz w:val="22"/>
          <w:szCs w:val="22"/>
          <w:rPrChange w:id="1813" w:author="Brian Olea" w:date="2024-06-04T11:27:00Z" w16du:dateUtc="2024-06-04T17:27:00Z">
            <w:rPr/>
          </w:rPrChange>
        </w:rPr>
        <w:t xml:space="preserve">these are subject to control and either calibration or verification and personnel are trained to understand these </w:t>
      </w:r>
      <w:r w:rsidRPr="00DF3B93">
        <w:rPr>
          <w:spacing w:val="-2"/>
          <w:sz w:val="22"/>
          <w:szCs w:val="22"/>
          <w:rPrChange w:id="1814" w:author="Brian Olea" w:date="2024-06-04T11:27:00Z" w16du:dateUtc="2024-06-04T17:27:00Z">
            <w:rPr>
              <w:spacing w:val="-2"/>
            </w:rPr>
          </w:rPrChange>
        </w:rPr>
        <w:t>requirements.</w:t>
      </w:r>
    </w:p>
    <w:p w14:paraId="4DEA5FDB" w14:textId="77777777" w:rsidR="00DF0971" w:rsidRPr="00DF3B93" w:rsidRDefault="00000000">
      <w:pPr>
        <w:pStyle w:val="Heading2"/>
        <w:spacing w:before="182"/>
        <w:jc w:val="both"/>
        <w:rPr>
          <w:sz w:val="22"/>
          <w:szCs w:val="22"/>
          <w:rPrChange w:id="1815" w:author="Brian Olea" w:date="2024-06-04T11:27:00Z" w16du:dateUtc="2024-06-04T17:27:00Z">
            <w:rPr/>
          </w:rPrChange>
        </w:rPr>
      </w:pPr>
      <w:r w:rsidRPr="00DF3B93">
        <w:rPr>
          <w:spacing w:val="-2"/>
          <w:sz w:val="22"/>
          <w:szCs w:val="22"/>
          <w:rPrChange w:id="1816" w:author="Brian Olea" w:date="2024-06-04T11:27:00Z" w16du:dateUtc="2024-06-04T17:27:00Z">
            <w:rPr>
              <w:spacing w:val="-2"/>
            </w:rPr>
          </w:rPrChange>
        </w:rPr>
        <w:t>Organizational</w:t>
      </w:r>
      <w:r w:rsidRPr="00DF3B93">
        <w:rPr>
          <w:spacing w:val="11"/>
          <w:sz w:val="22"/>
          <w:szCs w:val="22"/>
          <w:rPrChange w:id="1817" w:author="Brian Olea" w:date="2024-06-04T11:27:00Z" w16du:dateUtc="2024-06-04T17:27:00Z">
            <w:rPr>
              <w:spacing w:val="11"/>
            </w:rPr>
          </w:rPrChange>
        </w:rPr>
        <w:t xml:space="preserve"> </w:t>
      </w:r>
      <w:r w:rsidRPr="00DF3B93">
        <w:rPr>
          <w:spacing w:val="-2"/>
          <w:sz w:val="22"/>
          <w:szCs w:val="22"/>
          <w:rPrChange w:id="1818" w:author="Brian Olea" w:date="2024-06-04T11:27:00Z" w16du:dateUtc="2024-06-04T17:27:00Z">
            <w:rPr>
              <w:spacing w:val="-2"/>
            </w:rPr>
          </w:rPrChange>
        </w:rPr>
        <w:t>Knowledge</w:t>
      </w:r>
    </w:p>
    <w:p w14:paraId="336C24F5" w14:textId="77777777" w:rsidR="00DF0971" w:rsidRPr="00DF3B93" w:rsidRDefault="00000000">
      <w:pPr>
        <w:pStyle w:val="BodyText"/>
        <w:spacing w:before="29"/>
        <w:ind w:right="391"/>
        <w:jc w:val="both"/>
        <w:rPr>
          <w:sz w:val="22"/>
          <w:szCs w:val="22"/>
          <w:rPrChange w:id="1819" w:author="Brian Olea" w:date="2024-06-04T11:27:00Z" w16du:dateUtc="2024-06-04T17:27:00Z">
            <w:rPr/>
          </w:rPrChange>
        </w:rPr>
      </w:pPr>
      <w:r w:rsidRPr="00DF3B93">
        <w:rPr>
          <w:sz w:val="22"/>
          <w:szCs w:val="22"/>
          <w:rPrChange w:id="1820" w:author="Brian Olea" w:date="2024-06-04T11:27:00Z" w16du:dateUtc="2024-06-04T17:27:00Z">
            <w:rPr/>
          </w:rPrChange>
        </w:rPr>
        <w:t>The</w:t>
      </w:r>
      <w:r w:rsidRPr="00DF3B93">
        <w:rPr>
          <w:spacing w:val="-4"/>
          <w:sz w:val="22"/>
          <w:szCs w:val="22"/>
          <w:rPrChange w:id="1821" w:author="Brian Olea" w:date="2024-06-04T11:27:00Z" w16du:dateUtc="2024-06-04T17:27:00Z">
            <w:rPr>
              <w:spacing w:val="-4"/>
            </w:rPr>
          </w:rPrChange>
        </w:rPr>
        <w:t xml:space="preserve"> </w:t>
      </w:r>
      <w:r w:rsidRPr="00DF3B93">
        <w:rPr>
          <w:sz w:val="22"/>
          <w:szCs w:val="22"/>
          <w:rPrChange w:id="1822" w:author="Brian Olea" w:date="2024-06-04T11:27:00Z" w16du:dateUtc="2024-06-04T17:27:00Z">
            <w:rPr/>
          </w:rPrChange>
        </w:rPr>
        <w:t>Organization</w:t>
      </w:r>
      <w:r w:rsidRPr="00DF3B93">
        <w:rPr>
          <w:spacing w:val="-2"/>
          <w:sz w:val="22"/>
          <w:szCs w:val="22"/>
          <w:rPrChange w:id="1823" w:author="Brian Olea" w:date="2024-06-04T11:27:00Z" w16du:dateUtc="2024-06-04T17:27:00Z">
            <w:rPr>
              <w:spacing w:val="-2"/>
            </w:rPr>
          </w:rPrChange>
        </w:rPr>
        <w:t xml:space="preserve"> </w:t>
      </w:r>
      <w:r w:rsidRPr="00DF3B93">
        <w:rPr>
          <w:sz w:val="22"/>
          <w:szCs w:val="22"/>
          <w:rPrChange w:id="1824" w:author="Brian Olea" w:date="2024-06-04T11:27:00Z" w16du:dateUtc="2024-06-04T17:27:00Z">
            <w:rPr/>
          </w:rPrChange>
        </w:rPr>
        <w:t>determines</w:t>
      </w:r>
      <w:r w:rsidRPr="00DF3B93">
        <w:rPr>
          <w:spacing w:val="-3"/>
          <w:sz w:val="22"/>
          <w:szCs w:val="22"/>
          <w:rPrChange w:id="1825" w:author="Brian Olea" w:date="2024-06-04T11:27:00Z" w16du:dateUtc="2024-06-04T17:27:00Z">
            <w:rPr>
              <w:spacing w:val="-3"/>
            </w:rPr>
          </w:rPrChange>
        </w:rPr>
        <w:t xml:space="preserve"> </w:t>
      </w:r>
      <w:r w:rsidRPr="00DF3B93">
        <w:rPr>
          <w:sz w:val="22"/>
          <w:szCs w:val="22"/>
          <w:rPrChange w:id="1826" w:author="Brian Olea" w:date="2024-06-04T11:27:00Z" w16du:dateUtc="2024-06-04T17:27:00Z">
            <w:rPr/>
          </w:rPrChange>
        </w:rPr>
        <w:t>the</w:t>
      </w:r>
      <w:r w:rsidRPr="00DF3B93">
        <w:rPr>
          <w:spacing w:val="-4"/>
          <w:sz w:val="22"/>
          <w:szCs w:val="22"/>
          <w:rPrChange w:id="1827" w:author="Brian Olea" w:date="2024-06-04T11:27:00Z" w16du:dateUtc="2024-06-04T17:27:00Z">
            <w:rPr>
              <w:spacing w:val="-4"/>
            </w:rPr>
          </w:rPrChange>
        </w:rPr>
        <w:t xml:space="preserve"> </w:t>
      </w:r>
      <w:r w:rsidRPr="00DF3B93">
        <w:rPr>
          <w:sz w:val="22"/>
          <w:szCs w:val="22"/>
          <w:rPrChange w:id="1828" w:author="Brian Olea" w:date="2024-06-04T11:27:00Z" w16du:dateUtc="2024-06-04T17:27:00Z">
            <w:rPr/>
          </w:rPrChange>
        </w:rPr>
        <w:t>knowledge</w:t>
      </w:r>
      <w:r w:rsidRPr="00DF3B93">
        <w:rPr>
          <w:spacing w:val="-5"/>
          <w:sz w:val="22"/>
          <w:szCs w:val="22"/>
          <w:rPrChange w:id="1829" w:author="Brian Olea" w:date="2024-06-04T11:27:00Z" w16du:dateUtc="2024-06-04T17:27:00Z">
            <w:rPr>
              <w:spacing w:val="-5"/>
            </w:rPr>
          </w:rPrChange>
        </w:rPr>
        <w:t xml:space="preserve"> </w:t>
      </w:r>
      <w:r w:rsidRPr="00DF3B93">
        <w:rPr>
          <w:sz w:val="22"/>
          <w:szCs w:val="22"/>
          <w:rPrChange w:id="1830" w:author="Brian Olea" w:date="2024-06-04T11:27:00Z" w16du:dateUtc="2024-06-04T17:27:00Z">
            <w:rPr/>
          </w:rPrChange>
        </w:rPr>
        <w:t>necessary</w:t>
      </w:r>
      <w:r w:rsidRPr="00DF3B93">
        <w:rPr>
          <w:spacing w:val="-4"/>
          <w:sz w:val="22"/>
          <w:szCs w:val="22"/>
          <w:rPrChange w:id="1831" w:author="Brian Olea" w:date="2024-06-04T11:27:00Z" w16du:dateUtc="2024-06-04T17:27:00Z">
            <w:rPr>
              <w:spacing w:val="-4"/>
            </w:rPr>
          </w:rPrChange>
        </w:rPr>
        <w:t xml:space="preserve"> </w:t>
      </w:r>
      <w:r w:rsidRPr="00DF3B93">
        <w:rPr>
          <w:sz w:val="22"/>
          <w:szCs w:val="22"/>
          <w:rPrChange w:id="1832" w:author="Brian Olea" w:date="2024-06-04T11:27:00Z" w16du:dateUtc="2024-06-04T17:27:00Z">
            <w:rPr/>
          </w:rPrChange>
        </w:rPr>
        <w:t>for</w:t>
      </w:r>
      <w:r w:rsidRPr="00DF3B93">
        <w:rPr>
          <w:spacing w:val="-3"/>
          <w:sz w:val="22"/>
          <w:szCs w:val="22"/>
          <w:rPrChange w:id="1833" w:author="Brian Olea" w:date="2024-06-04T11:27:00Z" w16du:dateUtc="2024-06-04T17:27:00Z">
            <w:rPr>
              <w:spacing w:val="-3"/>
            </w:rPr>
          </w:rPrChange>
        </w:rPr>
        <w:t xml:space="preserve"> </w:t>
      </w:r>
      <w:r w:rsidRPr="00DF3B93">
        <w:rPr>
          <w:sz w:val="22"/>
          <w:szCs w:val="22"/>
          <w:rPrChange w:id="1834" w:author="Brian Olea" w:date="2024-06-04T11:27:00Z" w16du:dateUtc="2024-06-04T17:27:00Z">
            <w:rPr/>
          </w:rPrChange>
        </w:rPr>
        <w:t>the</w:t>
      </w:r>
      <w:r w:rsidRPr="00DF3B93">
        <w:rPr>
          <w:spacing w:val="-1"/>
          <w:sz w:val="22"/>
          <w:szCs w:val="22"/>
          <w:rPrChange w:id="1835" w:author="Brian Olea" w:date="2024-06-04T11:27:00Z" w16du:dateUtc="2024-06-04T17:27:00Z">
            <w:rPr>
              <w:spacing w:val="-1"/>
            </w:rPr>
          </w:rPrChange>
        </w:rPr>
        <w:t xml:space="preserve"> </w:t>
      </w:r>
      <w:r w:rsidRPr="00DF3B93">
        <w:rPr>
          <w:sz w:val="22"/>
          <w:szCs w:val="22"/>
          <w:rPrChange w:id="1836" w:author="Brian Olea" w:date="2024-06-04T11:27:00Z" w16du:dateUtc="2024-06-04T17:27:00Z">
            <w:rPr/>
          </w:rPrChange>
        </w:rPr>
        <w:t>continued</w:t>
      </w:r>
      <w:r w:rsidRPr="00DF3B93">
        <w:rPr>
          <w:spacing w:val="-4"/>
          <w:sz w:val="22"/>
          <w:szCs w:val="22"/>
          <w:rPrChange w:id="1837" w:author="Brian Olea" w:date="2024-06-04T11:27:00Z" w16du:dateUtc="2024-06-04T17:27:00Z">
            <w:rPr>
              <w:spacing w:val="-4"/>
            </w:rPr>
          </w:rPrChange>
        </w:rPr>
        <w:t xml:space="preserve"> </w:t>
      </w:r>
      <w:r w:rsidRPr="00DF3B93">
        <w:rPr>
          <w:sz w:val="22"/>
          <w:szCs w:val="22"/>
          <w:rPrChange w:id="1838" w:author="Brian Olea" w:date="2024-06-04T11:27:00Z" w16du:dateUtc="2024-06-04T17:27:00Z">
            <w:rPr/>
          </w:rPrChange>
        </w:rPr>
        <w:t>operation</w:t>
      </w:r>
      <w:r w:rsidRPr="00DF3B93">
        <w:rPr>
          <w:spacing w:val="-4"/>
          <w:sz w:val="22"/>
          <w:szCs w:val="22"/>
          <w:rPrChange w:id="1839" w:author="Brian Olea" w:date="2024-06-04T11:27:00Z" w16du:dateUtc="2024-06-04T17:27:00Z">
            <w:rPr>
              <w:spacing w:val="-4"/>
            </w:rPr>
          </w:rPrChange>
        </w:rPr>
        <w:t xml:space="preserve"> </w:t>
      </w:r>
      <w:r w:rsidRPr="00DF3B93">
        <w:rPr>
          <w:sz w:val="22"/>
          <w:szCs w:val="22"/>
          <w:rPrChange w:id="1840" w:author="Brian Olea" w:date="2024-06-04T11:27:00Z" w16du:dateUtc="2024-06-04T17:27:00Z">
            <w:rPr/>
          </w:rPrChange>
        </w:rPr>
        <w:t>of</w:t>
      </w:r>
      <w:r w:rsidRPr="00DF3B93">
        <w:rPr>
          <w:spacing w:val="-3"/>
          <w:sz w:val="22"/>
          <w:szCs w:val="22"/>
          <w:rPrChange w:id="1841" w:author="Brian Olea" w:date="2024-06-04T11:27:00Z" w16du:dateUtc="2024-06-04T17:27:00Z">
            <w:rPr>
              <w:spacing w:val="-3"/>
            </w:rPr>
          </w:rPrChange>
        </w:rPr>
        <w:t xml:space="preserve"> </w:t>
      </w:r>
      <w:r w:rsidRPr="00DF3B93">
        <w:rPr>
          <w:sz w:val="22"/>
          <w:szCs w:val="22"/>
          <w:rPrChange w:id="1842" w:author="Brian Olea" w:date="2024-06-04T11:27:00Z" w16du:dateUtc="2024-06-04T17:27:00Z">
            <w:rPr/>
          </w:rPrChange>
        </w:rPr>
        <w:t>its</w:t>
      </w:r>
      <w:r w:rsidRPr="00DF3B93">
        <w:rPr>
          <w:spacing w:val="-2"/>
          <w:sz w:val="22"/>
          <w:szCs w:val="22"/>
          <w:rPrChange w:id="1843" w:author="Brian Olea" w:date="2024-06-04T11:27:00Z" w16du:dateUtc="2024-06-04T17:27:00Z">
            <w:rPr>
              <w:spacing w:val="-2"/>
            </w:rPr>
          </w:rPrChange>
        </w:rPr>
        <w:t xml:space="preserve"> </w:t>
      </w:r>
      <w:r w:rsidRPr="00DF3B93">
        <w:rPr>
          <w:sz w:val="22"/>
          <w:szCs w:val="22"/>
          <w:rPrChange w:id="1844" w:author="Brian Olea" w:date="2024-06-04T11:27:00Z" w16du:dateUtc="2024-06-04T17:27:00Z">
            <w:rPr/>
          </w:rPrChange>
        </w:rPr>
        <w:t>processes</w:t>
      </w:r>
      <w:r w:rsidRPr="00DF3B93">
        <w:rPr>
          <w:spacing w:val="-3"/>
          <w:sz w:val="22"/>
          <w:szCs w:val="22"/>
          <w:rPrChange w:id="1845" w:author="Brian Olea" w:date="2024-06-04T11:27:00Z" w16du:dateUtc="2024-06-04T17:27:00Z">
            <w:rPr>
              <w:spacing w:val="-3"/>
            </w:rPr>
          </w:rPrChange>
        </w:rPr>
        <w:t xml:space="preserve"> </w:t>
      </w:r>
      <w:r w:rsidRPr="00DF3B93">
        <w:rPr>
          <w:sz w:val="22"/>
          <w:szCs w:val="22"/>
          <w:rPrChange w:id="1846" w:author="Brian Olea" w:date="2024-06-04T11:27:00Z" w16du:dateUtc="2024-06-04T17:27:00Z">
            <w:rPr/>
          </w:rPrChange>
        </w:rPr>
        <w:t>and</w:t>
      </w:r>
      <w:r w:rsidRPr="00DF3B93">
        <w:rPr>
          <w:spacing w:val="-4"/>
          <w:sz w:val="22"/>
          <w:szCs w:val="22"/>
          <w:rPrChange w:id="1847" w:author="Brian Olea" w:date="2024-06-04T11:27:00Z" w16du:dateUtc="2024-06-04T17:27:00Z">
            <w:rPr>
              <w:spacing w:val="-4"/>
            </w:rPr>
          </w:rPrChange>
        </w:rPr>
        <w:t xml:space="preserve"> </w:t>
      </w:r>
      <w:r w:rsidRPr="00DF3B93">
        <w:rPr>
          <w:sz w:val="22"/>
          <w:szCs w:val="22"/>
          <w:rPrChange w:id="1848" w:author="Brian Olea" w:date="2024-06-04T11:27:00Z" w16du:dateUtc="2024-06-04T17:27:00Z">
            <w:rPr/>
          </w:rPrChange>
        </w:rPr>
        <w:t>to achieve</w:t>
      </w:r>
      <w:r w:rsidRPr="00DF3B93">
        <w:rPr>
          <w:spacing w:val="-4"/>
          <w:sz w:val="22"/>
          <w:szCs w:val="22"/>
          <w:rPrChange w:id="1849" w:author="Brian Olea" w:date="2024-06-04T11:27:00Z" w16du:dateUtc="2024-06-04T17:27:00Z">
            <w:rPr>
              <w:spacing w:val="-4"/>
            </w:rPr>
          </w:rPrChange>
        </w:rPr>
        <w:t xml:space="preserve"> </w:t>
      </w:r>
      <w:r w:rsidRPr="00DF3B93">
        <w:rPr>
          <w:sz w:val="22"/>
          <w:szCs w:val="22"/>
          <w:rPrChange w:id="1850" w:author="Brian Olea" w:date="2024-06-04T11:27:00Z" w16du:dateUtc="2024-06-04T17:27:00Z">
            <w:rPr/>
          </w:rPrChange>
        </w:rPr>
        <w:t>conformity</w:t>
      </w:r>
      <w:r w:rsidRPr="00DF3B93">
        <w:rPr>
          <w:spacing w:val="-4"/>
          <w:sz w:val="22"/>
          <w:szCs w:val="22"/>
          <w:rPrChange w:id="1851" w:author="Brian Olea" w:date="2024-06-04T11:27:00Z" w16du:dateUtc="2024-06-04T17:27:00Z">
            <w:rPr>
              <w:spacing w:val="-4"/>
            </w:rPr>
          </w:rPrChange>
        </w:rPr>
        <w:t xml:space="preserve"> </w:t>
      </w:r>
      <w:r w:rsidRPr="00DF3B93">
        <w:rPr>
          <w:sz w:val="22"/>
          <w:szCs w:val="22"/>
          <w:rPrChange w:id="1852" w:author="Brian Olea" w:date="2024-06-04T11:27:00Z" w16du:dateUtc="2024-06-04T17:27:00Z">
            <w:rPr/>
          </w:rPrChange>
        </w:rPr>
        <w:t>of</w:t>
      </w:r>
      <w:r w:rsidRPr="00DF3B93">
        <w:rPr>
          <w:spacing w:val="-2"/>
          <w:sz w:val="22"/>
          <w:szCs w:val="22"/>
          <w:rPrChange w:id="1853" w:author="Brian Olea" w:date="2024-06-04T11:27:00Z" w16du:dateUtc="2024-06-04T17:27:00Z">
            <w:rPr>
              <w:spacing w:val="-2"/>
            </w:rPr>
          </w:rPrChange>
        </w:rPr>
        <w:t xml:space="preserve"> </w:t>
      </w:r>
      <w:r w:rsidRPr="00DF3B93">
        <w:rPr>
          <w:sz w:val="22"/>
          <w:szCs w:val="22"/>
          <w:rPrChange w:id="1854" w:author="Brian Olea" w:date="2024-06-04T11:27:00Z" w16du:dateUtc="2024-06-04T17:27:00Z">
            <w:rPr/>
          </w:rPrChange>
        </w:rPr>
        <w:t>products</w:t>
      </w:r>
      <w:r w:rsidRPr="00DF3B93">
        <w:rPr>
          <w:spacing w:val="-3"/>
          <w:sz w:val="22"/>
          <w:szCs w:val="22"/>
          <w:rPrChange w:id="1855" w:author="Brian Olea" w:date="2024-06-04T11:27:00Z" w16du:dateUtc="2024-06-04T17:27:00Z">
            <w:rPr>
              <w:spacing w:val="-3"/>
            </w:rPr>
          </w:rPrChange>
        </w:rPr>
        <w:t xml:space="preserve"> </w:t>
      </w:r>
      <w:r w:rsidRPr="00DF3B93">
        <w:rPr>
          <w:sz w:val="22"/>
          <w:szCs w:val="22"/>
          <w:rPrChange w:id="1856" w:author="Brian Olea" w:date="2024-06-04T11:27:00Z" w16du:dateUtc="2024-06-04T17:27:00Z">
            <w:rPr/>
          </w:rPrChange>
        </w:rPr>
        <w:t>and</w:t>
      </w:r>
      <w:r w:rsidRPr="00DF3B93">
        <w:rPr>
          <w:spacing w:val="-4"/>
          <w:sz w:val="22"/>
          <w:szCs w:val="22"/>
          <w:rPrChange w:id="1857" w:author="Brian Olea" w:date="2024-06-04T11:27:00Z" w16du:dateUtc="2024-06-04T17:27:00Z">
            <w:rPr>
              <w:spacing w:val="-4"/>
            </w:rPr>
          </w:rPrChange>
        </w:rPr>
        <w:t xml:space="preserve"> </w:t>
      </w:r>
      <w:r w:rsidRPr="00DF3B93">
        <w:rPr>
          <w:sz w:val="22"/>
          <w:szCs w:val="22"/>
          <w:rPrChange w:id="1858" w:author="Brian Olea" w:date="2024-06-04T11:27:00Z" w16du:dateUtc="2024-06-04T17:27:00Z">
            <w:rPr/>
          </w:rPrChange>
        </w:rPr>
        <w:t>services.</w:t>
      </w:r>
      <w:r w:rsidRPr="00DF3B93">
        <w:rPr>
          <w:spacing w:val="-1"/>
          <w:sz w:val="22"/>
          <w:szCs w:val="22"/>
          <w:rPrChange w:id="1859" w:author="Brian Olea" w:date="2024-06-04T11:27:00Z" w16du:dateUtc="2024-06-04T17:27:00Z">
            <w:rPr>
              <w:spacing w:val="-1"/>
            </w:rPr>
          </w:rPrChange>
        </w:rPr>
        <w:t xml:space="preserve"> </w:t>
      </w:r>
      <w:r w:rsidRPr="00DF3B93">
        <w:rPr>
          <w:sz w:val="22"/>
          <w:szCs w:val="22"/>
          <w:rPrChange w:id="1860" w:author="Brian Olea" w:date="2024-06-04T11:27:00Z" w16du:dateUtc="2024-06-04T17:27:00Z">
            <w:rPr/>
          </w:rPrChange>
        </w:rPr>
        <w:t>Whenever</w:t>
      </w:r>
      <w:r w:rsidRPr="00DF3B93">
        <w:rPr>
          <w:spacing w:val="-3"/>
          <w:sz w:val="22"/>
          <w:szCs w:val="22"/>
          <w:rPrChange w:id="1861" w:author="Brian Olea" w:date="2024-06-04T11:27:00Z" w16du:dateUtc="2024-06-04T17:27:00Z">
            <w:rPr>
              <w:spacing w:val="-3"/>
            </w:rPr>
          </w:rPrChange>
        </w:rPr>
        <w:t xml:space="preserve"> </w:t>
      </w:r>
      <w:r w:rsidRPr="00DF3B93">
        <w:rPr>
          <w:sz w:val="22"/>
          <w:szCs w:val="22"/>
          <w:rPrChange w:id="1862" w:author="Brian Olea" w:date="2024-06-04T11:27:00Z" w16du:dateUtc="2024-06-04T17:27:00Z">
            <w:rPr/>
          </w:rPrChange>
        </w:rPr>
        <w:t>identified,</w:t>
      </w:r>
      <w:r w:rsidRPr="00DF3B93">
        <w:rPr>
          <w:spacing w:val="-4"/>
          <w:sz w:val="22"/>
          <w:szCs w:val="22"/>
          <w:rPrChange w:id="1863" w:author="Brian Olea" w:date="2024-06-04T11:27:00Z" w16du:dateUtc="2024-06-04T17:27:00Z">
            <w:rPr>
              <w:spacing w:val="-4"/>
            </w:rPr>
          </w:rPrChange>
        </w:rPr>
        <w:t xml:space="preserve"> </w:t>
      </w:r>
      <w:r w:rsidRPr="00DF3B93">
        <w:rPr>
          <w:sz w:val="22"/>
          <w:szCs w:val="22"/>
          <w:rPrChange w:id="1864" w:author="Brian Olea" w:date="2024-06-04T11:27:00Z" w16du:dateUtc="2024-06-04T17:27:00Z">
            <w:rPr/>
          </w:rPrChange>
        </w:rPr>
        <w:t>this knowledge</w:t>
      </w:r>
      <w:r w:rsidRPr="00DF3B93">
        <w:rPr>
          <w:spacing w:val="-4"/>
          <w:sz w:val="22"/>
          <w:szCs w:val="22"/>
          <w:rPrChange w:id="1865" w:author="Brian Olea" w:date="2024-06-04T11:27:00Z" w16du:dateUtc="2024-06-04T17:27:00Z">
            <w:rPr>
              <w:spacing w:val="-4"/>
            </w:rPr>
          </w:rPrChange>
        </w:rPr>
        <w:t xml:space="preserve"> </w:t>
      </w:r>
      <w:r w:rsidRPr="00DF3B93">
        <w:rPr>
          <w:sz w:val="22"/>
          <w:szCs w:val="22"/>
          <w:rPrChange w:id="1866" w:author="Brian Olea" w:date="2024-06-04T11:27:00Z" w16du:dateUtc="2024-06-04T17:27:00Z">
            <w:rPr/>
          </w:rPrChange>
        </w:rPr>
        <w:t>is</w:t>
      </w:r>
      <w:r w:rsidRPr="00DF3B93">
        <w:rPr>
          <w:spacing w:val="-2"/>
          <w:sz w:val="22"/>
          <w:szCs w:val="22"/>
          <w:rPrChange w:id="1867" w:author="Brian Olea" w:date="2024-06-04T11:27:00Z" w16du:dateUtc="2024-06-04T17:27:00Z">
            <w:rPr>
              <w:spacing w:val="-2"/>
            </w:rPr>
          </w:rPrChange>
        </w:rPr>
        <w:t xml:space="preserve"> </w:t>
      </w:r>
      <w:r w:rsidRPr="00DF3B93">
        <w:rPr>
          <w:sz w:val="22"/>
          <w:szCs w:val="22"/>
          <w:rPrChange w:id="1868" w:author="Brian Olea" w:date="2024-06-04T11:27:00Z" w16du:dateUtc="2024-06-04T17:27:00Z">
            <w:rPr/>
          </w:rPrChange>
        </w:rPr>
        <w:t>captured</w:t>
      </w:r>
      <w:r w:rsidRPr="00DF3B93">
        <w:rPr>
          <w:spacing w:val="-4"/>
          <w:sz w:val="22"/>
          <w:szCs w:val="22"/>
          <w:rPrChange w:id="1869" w:author="Brian Olea" w:date="2024-06-04T11:27:00Z" w16du:dateUtc="2024-06-04T17:27:00Z">
            <w:rPr>
              <w:spacing w:val="-4"/>
            </w:rPr>
          </w:rPrChange>
        </w:rPr>
        <w:t xml:space="preserve"> </w:t>
      </w:r>
      <w:r w:rsidRPr="00DF3B93">
        <w:rPr>
          <w:sz w:val="22"/>
          <w:szCs w:val="22"/>
          <w:rPrChange w:id="1870" w:author="Brian Olea" w:date="2024-06-04T11:27:00Z" w16du:dateUtc="2024-06-04T17:27:00Z">
            <w:rPr/>
          </w:rPrChange>
        </w:rPr>
        <w:t>in</w:t>
      </w:r>
      <w:r w:rsidRPr="00DF3B93">
        <w:rPr>
          <w:spacing w:val="-4"/>
          <w:sz w:val="22"/>
          <w:szCs w:val="22"/>
          <w:rPrChange w:id="1871" w:author="Brian Olea" w:date="2024-06-04T11:27:00Z" w16du:dateUtc="2024-06-04T17:27:00Z">
            <w:rPr>
              <w:spacing w:val="-4"/>
            </w:rPr>
          </w:rPrChange>
        </w:rPr>
        <w:t xml:space="preserve"> </w:t>
      </w:r>
      <w:r w:rsidRPr="00DF3B93">
        <w:rPr>
          <w:sz w:val="22"/>
          <w:szCs w:val="22"/>
          <w:rPrChange w:id="1872" w:author="Brian Olea" w:date="2024-06-04T11:27:00Z" w16du:dateUtc="2024-06-04T17:27:00Z">
            <w:rPr/>
          </w:rPrChange>
        </w:rPr>
        <w:t>a</w:t>
      </w:r>
      <w:r w:rsidRPr="00DF3B93">
        <w:rPr>
          <w:spacing w:val="-4"/>
          <w:sz w:val="22"/>
          <w:szCs w:val="22"/>
          <w:rPrChange w:id="1873" w:author="Brian Olea" w:date="2024-06-04T11:27:00Z" w16du:dateUtc="2024-06-04T17:27:00Z">
            <w:rPr>
              <w:spacing w:val="-4"/>
            </w:rPr>
          </w:rPrChange>
        </w:rPr>
        <w:t xml:space="preserve"> </w:t>
      </w:r>
      <w:proofErr w:type="gramStart"/>
      <w:r w:rsidRPr="00DF3B93">
        <w:rPr>
          <w:sz w:val="22"/>
          <w:szCs w:val="22"/>
          <w:rPrChange w:id="1874" w:author="Brian Olea" w:date="2024-06-04T11:27:00Z" w16du:dateUtc="2024-06-04T17:27:00Z">
            <w:rPr/>
          </w:rPrChange>
        </w:rPr>
        <w:t>manor</w:t>
      </w:r>
      <w:proofErr w:type="gramEnd"/>
      <w:r w:rsidRPr="00DF3B93">
        <w:rPr>
          <w:sz w:val="22"/>
          <w:szCs w:val="22"/>
          <w:rPrChange w:id="1875" w:author="Brian Olea" w:date="2024-06-04T11:27:00Z" w16du:dateUtc="2024-06-04T17:27:00Z">
            <w:rPr/>
          </w:rPrChange>
        </w:rPr>
        <w:t xml:space="preserve"> suitable</w:t>
      </w:r>
      <w:r w:rsidRPr="00DF3B93">
        <w:rPr>
          <w:spacing w:val="-2"/>
          <w:sz w:val="22"/>
          <w:szCs w:val="22"/>
          <w:rPrChange w:id="1876" w:author="Brian Olea" w:date="2024-06-04T11:27:00Z" w16du:dateUtc="2024-06-04T17:27:00Z">
            <w:rPr>
              <w:spacing w:val="-2"/>
            </w:rPr>
          </w:rPrChange>
        </w:rPr>
        <w:t xml:space="preserve"> </w:t>
      </w:r>
      <w:r w:rsidRPr="00DF3B93">
        <w:rPr>
          <w:sz w:val="22"/>
          <w:szCs w:val="22"/>
          <w:rPrChange w:id="1877" w:author="Brian Olea" w:date="2024-06-04T11:27:00Z" w16du:dateUtc="2024-06-04T17:27:00Z">
            <w:rPr/>
          </w:rPrChange>
        </w:rPr>
        <w:t>to</w:t>
      </w:r>
      <w:r w:rsidRPr="00DF3B93">
        <w:rPr>
          <w:spacing w:val="-2"/>
          <w:sz w:val="22"/>
          <w:szCs w:val="22"/>
          <w:rPrChange w:id="1878" w:author="Brian Olea" w:date="2024-06-04T11:27:00Z" w16du:dateUtc="2024-06-04T17:27:00Z">
            <w:rPr>
              <w:spacing w:val="-2"/>
            </w:rPr>
          </w:rPrChange>
        </w:rPr>
        <w:t xml:space="preserve"> </w:t>
      </w:r>
      <w:r w:rsidRPr="00DF3B93">
        <w:rPr>
          <w:sz w:val="22"/>
          <w:szCs w:val="22"/>
          <w:rPrChange w:id="1879" w:author="Brian Olea" w:date="2024-06-04T11:27:00Z" w16du:dateUtc="2024-06-04T17:27:00Z">
            <w:rPr/>
          </w:rPrChange>
        </w:rPr>
        <w:t>be</w:t>
      </w:r>
      <w:r w:rsidRPr="00DF3B93">
        <w:rPr>
          <w:spacing w:val="-2"/>
          <w:sz w:val="22"/>
          <w:szCs w:val="22"/>
          <w:rPrChange w:id="1880" w:author="Brian Olea" w:date="2024-06-04T11:27:00Z" w16du:dateUtc="2024-06-04T17:27:00Z">
            <w:rPr>
              <w:spacing w:val="-2"/>
            </w:rPr>
          </w:rPrChange>
        </w:rPr>
        <w:t xml:space="preserve"> </w:t>
      </w:r>
      <w:r w:rsidRPr="00DF3B93">
        <w:rPr>
          <w:sz w:val="22"/>
          <w:szCs w:val="22"/>
          <w:rPrChange w:id="1881" w:author="Brian Olea" w:date="2024-06-04T11:27:00Z" w16du:dateUtc="2024-06-04T17:27:00Z">
            <w:rPr/>
          </w:rPrChange>
        </w:rPr>
        <w:t>shared</w:t>
      </w:r>
      <w:r w:rsidRPr="00DF3B93">
        <w:rPr>
          <w:spacing w:val="-2"/>
          <w:sz w:val="22"/>
          <w:szCs w:val="22"/>
          <w:rPrChange w:id="1882" w:author="Brian Olea" w:date="2024-06-04T11:27:00Z" w16du:dateUtc="2024-06-04T17:27:00Z">
            <w:rPr>
              <w:spacing w:val="-2"/>
            </w:rPr>
          </w:rPrChange>
        </w:rPr>
        <w:t xml:space="preserve"> </w:t>
      </w:r>
      <w:r w:rsidRPr="00DF3B93">
        <w:rPr>
          <w:sz w:val="22"/>
          <w:szCs w:val="22"/>
          <w:rPrChange w:id="1883" w:author="Brian Olea" w:date="2024-06-04T11:27:00Z" w16du:dateUtc="2024-06-04T17:27:00Z">
            <w:rPr/>
          </w:rPrChange>
        </w:rPr>
        <w:t>with</w:t>
      </w:r>
      <w:r w:rsidRPr="00DF3B93">
        <w:rPr>
          <w:spacing w:val="-2"/>
          <w:sz w:val="22"/>
          <w:szCs w:val="22"/>
          <w:rPrChange w:id="1884" w:author="Brian Olea" w:date="2024-06-04T11:27:00Z" w16du:dateUtc="2024-06-04T17:27:00Z">
            <w:rPr>
              <w:spacing w:val="-2"/>
            </w:rPr>
          </w:rPrChange>
        </w:rPr>
        <w:t xml:space="preserve"> </w:t>
      </w:r>
      <w:r w:rsidRPr="00DF3B93">
        <w:rPr>
          <w:sz w:val="22"/>
          <w:szCs w:val="22"/>
          <w:rPrChange w:id="1885" w:author="Brian Olea" w:date="2024-06-04T11:27:00Z" w16du:dateUtc="2024-06-04T17:27:00Z">
            <w:rPr/>
          </w:rPrChange>
        </w:rPr>
        <w:t>the</w:t>
      </w:r>
      <w:r w:rsidRPr="00DF3B93">
        <w:rPr>
          <w:spacing w:val="-2"/>
          <w:sz w:val="22"/>
          <w:szCs w:val="22"/>
          <w:rPrChange w:id="1886" w:author="Brian Olea" w:date="2024-06-04T11:27:00Z" w16du:dateUtc="2024-06-04T17:27:00Z">
            <w:rPr>
              <w:spacing w:val="-2"/>
            </w:rPr>
          </w:rPrChange>
        </w:rPr>
        <w:t xml:space="preserve"> </w:t>
      </w:r>
      <w:r w:rsidRPr="00DF3B93">
        <w:rPr>
          <w:sz w:val="22"/>
          <w:szCs w:val="22"/>
          <w:rPrChange w:id="1887" w:author="Brian Olea" w:date="2024-06-04T11:27:00Z" w16du:dateUtc="2024-06-04T17:27:00Z">
            <w:rPr/>
          </w:rPrChange>
        </w:rPr>
        <w:t>appropriate</w:t>
      </w:r>
      <w:r w:rsidRPr="00DF3B93">
        <w:rPr>
          <w:spacing w:val="-2"/>
          <w:sz w:val="22"/>
          <w:szCs w:val="22"/>
          <w:rPrChange w:id="1888" w:author="Brian Olea" w:date="2024-06-04T11:27:00Z" w16du:dateUtc="2024-06-04T17:27:00Z">
            <w:rPr>
              <w:spacing w:val="-2"/>
            </w:rPr>
          </w:rPrChange>
        </w:rPr>
        <w:t xml:space="preserve"> </w:t>
      </w:r>
      <w:r w:rsidRPr="00DF3B93">
        <w:rPr>
          <w:sz w:val="22"/>
          <w:szCs w:val="22"/>
          <w:rPrChange w:id="1889" w:author="Brian Olea" w:date="2024-06-04T11:27:00Z" w16du:dateUtc="2024-06-04T17:27:00Z">
            <w:rPr/>
          </w:rPrChange>
        </w:rPr>
        <w:t>interested</w:t>
      </w:r>
      <w:r w:rsidRPr="00DF3B93">
        <w:rPr>
          <w:spacing w:val="-2"/>
          <w:sz w:val="22"/>
          <w:szCs w:val="22"/>
          <w:rPrChange w:id="1890" w:author="Brian Olea" w:date="2024-06-04T11:27:00Z" w16du:dateUtc="2024-06-04T17:27:00Z">
            <w:rPr>
              <w:spacing w:val="-2"/>
            </w:rPr>
          </w:rPrChange>
        </w:rPr>
        <w:t xml:space="preserve"> </w:t>
      </w:r>
      <w:r w:rsidRPr="00DF3B93">
        <w:rPr>
          <w:sz w:val="22"/>
          <w:szCs w:val="22"/>
          <w:rPrChange w:id="1891" w:author="Brian Olea" w:date="2024-06-04T11:27:00Z" w16du:dateUtc="2024-06-04T17:27:00Z">
            <w:rPr/>
          </w:rPrChange>
        </w:rPr>
        <w:t>party. This knowledge</w:t>
      </w:r>
      <w:r w:rsidRPr="00DF3B93">
        <w:rPr>
          <w:spacing w:val="-2"/>
          <w:sz w:val="22"/>
          <w:szCs w:val="22"/>
          <w:rPrChange w:id="1892" w:author="Brian Olea" w:date="2024-06-04T11:27:00Z" w16du:dateUtc="2024-06-04T17:27:00Z">
            <w:rPr>
              <w:spacing w:val="-2"/>
            </w:rPr>
          </w:rPrChange>
        </w:rPr>
        <w:t xml:space="preserve"> </w:t>
      </w:r>
      <w:r w:rsidRPr="00DF3B93">
        <w:rPr>
          <w:sz w:val="22"/>
          <w:szCs w:val="22"/>
          <w:rPrChange w:id="1893" w:author="Brian Olea" w:date="2024-06-04T11:27:00Z" w16du:dateUtc="2024-06-04T17:27:00Z">
            <w:rPr/>
          </w:rPrChange>
        </w:rPr>
        <w:t>shall</w:t>
      </w:r>
      <w:r w:rsidRPr="00DF3B93">
        <w:rPr>
          <w:spacing w:val="-2"/>
          <w:sz w:val="22"/>
          <w:szCs w:val="22"/>
          <w:rPrChange w:id="1894" w:author="Brian Olea" w:date="2024-06-04T11:27:00Z" w16du:dateUtc="2024-06-04T17:27:00Z">
            <w:rPr>
              <w:spacing w:val="-2"/>
            </w:rPr>
          </w:rPrChange>
        </w:rPr>
        <w:t xml:space="preserve"> </w:t>
      </w:r>
      <w:r w:rsidRPr="00DF3B93">
        <w:rPr>
          <w:sz w:val="22"/>
          <w:szCs w:val="22"/>
          <w:rPrChange w:id="1895" w:author="Brian Olea" w:date="2024-06-04T11:27:00Z" w16du:dateUtc="2024-06-04T17:27:00Z">
            <w:rPr/>
          </w:rPrChange>
        </w:rPr>
        <w:t>be maintained and</w:t>
      </w:r>
      <w:r w:rsidRPr="00DF3B93">
        <w:rPr>
          <w:spacing w:val="-1"/>
          <w:sz w:val="22"/>
          <w:szCs w:val="22"/>
          <w:rPrChange w:id="1896" w:author="Brian Olea" w:date="2024-06-04T11:27:00Z" w16du:dateUtc="2024-06-04T17:27:00Z">
            <w:rPr>
              <w:spacing w:val="-1"/>
            </w:rPr>
          </w:rPrChange>
        </w:rPr>
        <w:t xml:space="preserve"> </w:t>
      </w:r>
      <w:r w:rsidRPr="00DF3B93">
        <w:rPr>
          <w:sz w:val="22"/>
          <w:szCs w:val="22"/>
          <w:rPrChange w:id="1897" w:author="Brian Olea" w:date="2024-06-04T11:27:00Z" w16du:dateUtc="2024-06-04T17:27:00Z">
            <w:rPr/>
          </w:rPrChange>
        </w:rPr>
        <w:t>made available to the extent necessary.</w:t>
      </w:r>
    </w:p>
    <w:p w14:paraId="56D2A105" w14:textId="77777777" w:rsidR="00DF0971" w:rsidRPr="00DF3B93" w:rsidRDefault="00000000">
      <w:pPr>
        <w:pStyle w:val="Heading2"/>
        <w:spacing w:before="180"/>
        <w:rPr>
          <w:sz w:val="22"/>
          <w:szCs w:val="22"/>
          <w:rPrChange w:id="1898" w:author="Brian Olea" w:date="2024-06-04T11:27:00Z" w16du:dateUtc="2024-06-04T17:27:00Z">
            <w:rPr/>
          </w:rPrChange>
        </w:rPr>
      </w:pPr>
      <w:r w:rsidRPr="00DF3B93">
        <w:rPr>
          <w:spacing w:val="-2"/>
          <w:sz w:val="22"/>
          <w:szCs w:val="22"/>
          <w:rPrChange w:id="1899" w:author="Brian Olea" w:date="2024-06-04T11:27:00Z" w16du:dateUtc="2024-06-04T17:27:00Z">
            <w:rPr>
              <w:spacing w:val="-2"/>
            </w:rPr>
          </w:rPrChange>
        </w:rPr>
        <w:t>Competence/Awareness/Communication</w:t>
      </w:r>
    </w:p>
    <w:p w14:paraId="69782ABC" w14:textId="77777777" w:rsidR="00DF0971" w:rsidRPr="00DF3B93" w:rsidRDefault="00000000">
      <w:pPr>
        <w:pStyle w:val="BodyText"/>
        <w:spacing w:before="29"/>
        <w:ind w:right="228"/>
        <w:rPr>
          <w:sz w:val="22"/>
          <w:szCs w:val="22"/>
          <w:rPrChange w:id="1900" w:author="Brian Olea" w:date="2024-06-04T11:27:00Z" w16du:dateUtc="2024-06-04T17:27:00Z">
            <w:rPr/>
          </w:rPrChange>
        </w:rPr>
      </w:pPr>
      <w:r w:rsidRPr="00DF3B93">
        <w:rPr>
          <w:sz w:val="22"/>
          <w:szCs w:val="22"/>
          <w:rPrChange w:id="1901" w:author="Brian Olea" w:date="2024-06-04T11:27:00Z" w16du:dateUtc="2024-06-04T17:27:00Z">
            <w:rPr/>
          </w:rPrChange>
        </w:rPr>
        <w:t>Staff</w:t>
      </w:r>
      <w:r w:rsidRPr="00DF3B93">
        <w:rPr>
          <w:spacing w:val="-3"/>
          <w:sz w:val="22"/>
          <w:szCs w:val="22"/>
          <w:rPrChange w:id="1902" w:author="Brian Olea" w:date="2024-06-04T11:27:00Z" w16du:dateUtc="2024-06-04T17:27:00Z">
            <w:rPr>
              <w:spacing w:val="-3"/>
            </w:rPr>
          </w:rPrChange>
        </w:rPr>
        <w:t xml:space="preserve"> </w:t>
      </w:r>
      <w:r w:rsidRPr="00DF3B93">
        <w:rPr>
          <w:sz w:val="22"/>
          <w:szCs w:val="22"/>
          <w:rPrChange w:id="1903" w:author="Brian Olea" w:date="2024-06-04T11:27:00Z" w16du:dateUtc="2024-06-04T17:27:00Z">
            <w:rPr/>
          </w:rPrChange>
        </w:rPr>
        <w:t>members</w:t>
      </w:r>
      <w:r w:rsidRPr="00DF3B93">
        <w:rPr>
          <w:spacing w:val="-2"/>
          <w:sz w:val="22"/>
          <w:szCs w:val="22"/>
          <w:rPrChange w:id="1904" w:author="Brian Olea" w:date="2024-06-04T11:27:00Z" w16du:dateUtc="2024-06-04T17:27:00Z">
            <w:rPr>
              <w:spacing w:val="-2"/>
            </w:rPr>
          </w:rPrChange>
        </w:rPr>
        <w:t xml:space="preserve"> </w:t>
      </w:r>
      <w:r w:rsidRPr="00DF3B93">
        <w:rPr>
          <w:sz w:val="22"/>
          <w:szCs w:val="22"/>
          <w:rPrChange w:id="1905" w:author="Brian Olea" w:date="2024-06-04T11:27:00Z" w16du:dateUtc="2024-06-04T17:27:00Z">
            <w:rPr/>
          </w:rPrChange>
        </w:rPr>
        <w:t>performing</w:t>
      </w:r>
      <w:r w:rsidRPr="00DF3B93">
        <w:rPr>
          <w:spacing w:val="-4"/>
          <w:sz w:val="22"/>
          <w:szCs w:val="22"/>
          <w:rPrChange w:id="1906" w:author="Brian Olea" w:date="2024-06-04T11:27:00Z" w16du:dateUtc="2024-06-04T17:27:00Z">
            <w:rPr>
              <w:spacing w:val="-4"/>
            </w:rPr>
          </w:rPrChange>
        </w:rPr>
        <w:t xml:space="preserve"> </w:t>
      </w:r>
      <w:r w:rsidRPr="00DF3B93">
        <w:rPr>
          <w:sz w:val="22"/>
          <w:szCs w:val="22"/>
          <w:rPrChange w:id="1907" w:author="Brian Olea" w:date="2024-06-04T11:27:00Z" w16du:dateUtc="2024-06-04T17:27:00Z">
            <w:rPr/>
          </w:rPrChange>
        </w:rPr>
        <w:t>work</w:t>
      </w:r>
      <w:r w:rsidRPr="00DF3B93">
        <w:rPr>
          <w:spacing w:val="-4"/>
          <w:sz w:val="22"/>
          <w:szCs w:val="22"/>
          <w:rPrChange w:id="1908" w:author="Brian Olea" w:date="2024-06-04T11:27:00Z" w16du:dateUtc="2024-06-04T17:27:00Z">
            <w:rPr>
              <w:spacing w:val="-4"/>
            </w:rPr>
          </w:rPrChange>
        </w:rPr>
        <w:t xml:space="preserve"> </w:t>
      </w:r>
      <w:r w:rsidRPr="00DF3B93">
        <w:rPr>
          <w:sz w:val="22"/>
          <w:szCs w:val="22"/>
          <w:rPrChange w:id="1909" w:author="Brian Olea" w:date="2024-06-04T11:27:00Z" w16du:dateUtc="2024-06-04T17:27:00Z">
            <w:rPr/>
          </w:rPrChange>
        </w:rPr>
        <w:t>affecting</w:t>
      </w:r>
      <w:r w:rsidRPr="00DF3B93">
        <w:rPr>
          <w:spacing w:val="-4"/>
          <w:sz w:val="22"/>
          <w:szCs w:val="22"/>
          <w:rPrChange w:id="1910" w:author="Brian Olea" w:date="2024-06-04T11:27:00Z" w16du:dateUtc="2024-06-04T17:27:00Z">
            <w:rPr>
              <w:spacing w:val="-4"/>
            </w:rPr>
          </w:rPrChange>
        </w:rPr>
        <w:t xml:space="preserve"> </w:t>
      </w:r>
      <w:r w:rsidRPr="00DF3B93">
        <w:rPr>
          <w:sz w:val="22"/>
          <w:szCs w:val="22"/>
          <w:rPrChange w:id="1911" w:author="Brian Olea" w:date="2024-06-04T11:27:00Z" w16du:dateUtc="2024-06-04T17:27:00Z">
            <w:rPr/>
          </w:rPrChange>
        </w:rPr>
        <w:t>product</w:t>
      </w:r>
      <w:r w:rsidRPr="00DF3B93">
        <w:rPr>
          <w:spacing w:val="-4"/>
          <w:sz w:val="22"/>
          <w:szCs w:val="22"/>
          <w:rPrChange w:id="1912" w:author="Brian Olea" w:date="2024-06-04T11:27:00Z" w16du:dateUtc="2024-06-04T17:27:00Z">
            <w:rPr>
              <w:spacing w:val="-4"/>
            </w:rPr>
          </w:rPrChange>
        </w:rPr>
        <w:t xml:space="preserve"> </w:t>
      </w:r>
      <w:r w:rsidRPr="00DF3B93">
        <w:rPr>
          <w:sz w:val="22"/>
          <w:szCs w:val="22"/>
          <w:rPrChange w:id="1913" w:author="Brian Olea" w:date="2024-06-04T11:27:00Z" w16du:dateUtc="2024-06-04T17:27:00Z">
            <w:rPr/>
          </w:rPrChange>
        </w:rPr>
        <w:t>quality</w:t>
      </w:r>
      <w:r w:rsidRPr="00DF3B93">
        <w:rPr>
          <w:spacing w:val="-4"/>
          <w:sz w:val="22"/>
          <w:szCs w:val="22"/>
          <w:rPrChange w:id="1914" w:author="Brian Olea" w:date="2024-06-04T11:27:00Z" w16du:dateUtc="2024-06-04T17:27:00Z">
            <w:rPr>
              <w:spacing w:val="-4"/>
            </w:rPr>
          </w:rPrChange>
        </w:rPr>
        <w:t xml:space="preserve"> </w:t>
      </w:r>
      <w:r w:rsidRPr="00DF3B93">
        <w:rPr>
          <w:sz w:val="22"/>
          <w:szCs w:val="22"/>
          <w:rPrChange w:id="1915" w:author="Brian Olea" w:date="2024-06-04T11:27:00Z" w16du:dateUtc="2024-06-04T17:27:00Z">
            <w:rPr/>
          </w:rPrChange>
        </w:rPr>
        <w:t>are</w:t>
      </w:r>
      <w:r w:rsidRPr="00DF3B93">
        <w:rPr>
          <w:spacing w:val="-4"/>
          <w:sz w:val="22"/>
          <w:szCs w:val="22"/>
          <w:rPrChange w:id="1916" w:author="Brian Olea" w:date="2024-06-04T11:27:00Z" w16du:dateUtc="2024-06-04T17:27:00Z">
            <w:rPr>
              <w:spacing w:val="-4"/>
            </w:rPr>
          </w:rPrChange>
        </w:rPr>
        <w:t xml:space="preserve"> </w:t>
      </w:r>
      <w:r w:rsidRPr="00DF3B93">
        <w:rPr>
          <w:sz w:val="22"/>
          <w:szCs w:val="22"/>
          <w:rPrChange w:id="1917" w:author="Brian Olea" w:date="2024-06-04T11:27:00Z" w16du:dateUtc="2024-06-04T17:27:00Z">
            <w:rPr/>
          </w:rPrChange>
        </w:rPr>
        <w:t>competent based</w:t>
      </w:r>
      <w:r w:rsidRPr="00DF3B93">
        <w:rPr>
          <w:spacing w:val="-4"/>
          <w:sz w:val="22"/>
          <w:szCs w:val="22"/>
          <w:rPrChange w:id="1918" w:author="Brian Olea" w:date="2024-06-04T11:27:00Z" w16du:dateUtc="2024-06-04T17:27:00Z">
            <w:rPr>
              <w:spacing w:val="-4"/>
            </w:rPr>
          </w:rPrChange>
        </w:rPr>
        <w:t xml:space="preserve"> </w:t>
      </w:r>
      <w:r w:rsidRPr="00DF3B93">
        <w:rPr>
          <w:sz w:val="22"/>
          <w:szCs w:val="22"/>
          <w:rPrChange w:id="1919" w:author="Brian Olea" w:date="2024-06-04T11:27:00Z" w16du:dateUtc="2024-06-04T17:27:00Z">
            <w:rPr/>
          </w:rPrChange>
        </w:rPr>
        <w:t>on</w:t>
      </w:r>
      <w:r w:rsidRPr="00DF3B93">
        <w:rPr>
          <w:spacing w:val="-4"/>
          <w:sz w:val="22"/>
          <w:szCs w:val="22"/>
          <w:rPrChange w:id="1920" w:author="Brian Olea" w:date="2024-06-04T11:27:00Z" w16du:dateUtc="2024-06-04T17:27:00Z">
            <w:rPr>
              <w:spacing w:val="-4"/>
            </w:rPr>
          </w:rPrChange>
        </w:rPr>
        <w:t xml:space="preserve"> </w:t>
      </w:r>
      <w:r w:rsidRPr="00DF3B93">
        <w:rPr>
          <w:sz w:val="22"/>
          <w:szCs w:val="22"/>
          <w:rPrChange w:id="1921" w:author="Brian Olea" w:date="2024-06-04T11:27:00Z" w16du:dateUtc="2024-06-04T17:27:00Z">
            <w:rPr/>
          </w:rPrChange>
        </w:rPr>
        <w:t>appropriate</w:t>
      </w:r>
      <w:r w:rsidRPr="00DF3B93">
        <w:rPr>
          <w:spacing w:val="-4"/>
          <w:sz w:val="22"/>
          <w:szCs w:val="22"/>
          <w:rPrChange w:id="1922" w:author="Brian Olea" w:date="2024-06-04T11:27:00Z" w16du:dateUtc="2024-06-04T17:27:00Z">
            <w:rPr>
              <w:spacing w:val="-4"/>
            </w:rPr>
          </w:rPrChange>
        </w:rPr>
        <w:t xml:space="preserve"> </w:t>
      </w:r>
      <w:r w:rsidRPr="00DF3B93">
        <w:rPr>
          <w:sz w:val="22"/>
          <w:szCs w:val="22"/>
          <w:rPrChange w:id="1923" w:author="Brian Olea" w:date="2024-06-04T11:27:00Z" w16du:dateUtc="2024-06-04T17:27:00Z">
            <w:rPr/>
          </w:rPrChange>
        </w:rPr>
        <w:t>education, training, skills, and experience.</w:t>
      </w:r>
    </w:p>
    <w:p w14:paraId="420C5A0B" w14:textId="77777777" w:rsidR="00DF0971" w:rsidRPr="00DF3B93" w:rsidRDefault="00000000">
      <w:pPr>
        <w:pStyle w:val="BodyText"/>
        <w:spacing w:before="81"/>
        <w:ind w:right="228"/>
        <w:rPr>
          <w:sz w:val="22"/>
          <w:szCs w:val="22"/>
          <w:rPrChange w:id="1924" w:author="Brian Olea" w:date="2024-06-04T11:27:00Z" w16du:dateUtc="2024-06-04T17:27:00Z">
            <w:rPr/>
          </w:rPrChange>
        </w:rPr>
      </w:pPr>
      <w:r w:rsidRPr="00DF3B93">
        <w:rPr>
          <w:sz w:val="22"/>
          <w:szCs w:val="22"/>
          <w:rPrChange w:id="1925" w:author="Brian Olea" w:date="2024-06-04T11:27:00Z" w16du:dateUtc="2024-06-04T17:27:00Z">
            <w:rPr/>
          </w:rPrChange>
        </w:rPr>
        <w:t>Employees</w:t>
      </w:r>
      <w:r w:rsidRPr="00DF3B93">
        <w:rPr>
          <w:spacing w:val="-3"/>
          <w:sz w:val="22"/>
          <w:szCs w:val="22"/>
          <w:rPrChange w:id="1926" w:author="Brian Olea" w:date="2024-06-04T11:27:00Z" w16du:dateUtc="2024-06-04T17:27:00Z">
            <w:rPr>
              <w:spacing w:val="-3"/>
            </w:rPr>
          </w:rPrChange>
        </w:rPr>
        <w:t xml:space="preserve"> </w:t>
      </w:r>
      <w:r w:rsidRPr="00DF3B93">
        <w:rPr>
          <w:sz w:val="22"/>
          <w:szCs w:val="22"/>
          <w:rPrChange w:id="1927" w:author="Brian Olea" w:date="2024-06-04T11:27:00Z" w16du:dateUtc="2024-06-04T17:27:00Z">
            <w:rPr/>
          </w:rPrChange>
        </w:rPr>
        <w:t>are</w:t>
      </w:r>
      <w:r w:rsidRPr="00DF3B93">
        <w:rPr>
          <w:spacing w:val="-4"/>
          <w:sz w:val="22"/>
          <w:szCs w:val="22"/>
          <w:rPrChange w:id="1928" w:author="Brian Olea" w:date="2024-06-04T11:27:00Z" w16du:dateUtc="2024-06-04T17:27:00Z">
            <w:rPr>
              <w:spacing w:val="-4"/>
            </w:rPr>
          </w:rPrChange>
        </w:rPr>
        <w:t xml:space="preserve"> </w:t>
      </w:r>
      <w:r w:rsidRPr="00DF3B93">
        <w:rPr>
          <w:sz w:val="22"/>
          <w:szCs w:val="22"/>
          <w:rPrChange w:id="1929" w:author="Brian Olea" w:date="2024-06-04T11:27:00Z" w16du:dateUtc="2024-06-04T17:27:00Z">
            <w:rPr/>
          </w:rPrChange>
        </w:rPr>
        <w:t>made</w:t>
      </w:r>
      <w:r w:rsidRPr="00DF3B93">
        <w:rPr>
          <w:spacing w:val="-4"/>
          <w:sz w:val="22"/>
          <w:szCs w:val="22"/>
          <w:rPrChange w:id="1930" w:author="Brian Olea" w:date="2024-06-04T11:27:00Z" w16du:dateUtc="2024-06-04T17:27:00Z">
            <w:rPr>
              <w:spacing w:val="-4"/>
            </w:rPr>
          </w:rPrChange>
        </w:rPr>
        <w:t xml:space="preserve"> </w:t>
      </w:r>
      <w:r w:rsidRPr="00DF3B93">
        <w:rPr>
          <w:sz w:val="22"/>
          <w:szCs w:val="22"/>
          <w:rPrChange w:id="1931" w:author="Brian Olea" w:date="2024-06-04T11:27:00Z" w16du:dateUtc="2024-06-04T17:27:00Z">
            <w:rPr/>
          </w:rPrChange>
        </w:rPr>
        <w:t>aware</w:t>
      </w:r>
      <w:r w:rsidRPr="00DF3B93">
        <w:rPr>
          <w:spacing w:val="-4"/>
          <w:sz w:val="22"/>
          <w:szCs w:val="22"/>
          <w:rPrChange w:id="1932" w:author="Brian Olea" w:date="2024-06-04T11:27:00Z" w16du:dateUtc="2024-06-04T17:27:00Z">
            <w:rPr>
              <w:spacing w:val="-4"/>
            </w:rPr>
          </w:rPrChange>
        </w:rPr>
        <w:t xml:space="preserve"> </w:t>
      </w:r>
      <w:r w:rsidRPr="00DF3B93">
        <w:rPr>
          <w:sz w:val="22"/>
          <w:szCs w:val="22"/>
          <w:rPrChange w:id="1933" w:author="Brian Olea" w:date="2024-06-04T11:27:00Z" w16du:dateUtc="2024-06-04T17:27:00Z">
            <w:rPr/>
          </w:rPrChange>
        </w:rPr>
        <w:t>of</w:t>
      </w:r>
      <w:r w:rsidRPr="00DF3B93">
        <w:rPr>
          <w:spacing w:val="-3"/>
          <w:sz w:val="22"/>
          <w:szCs w:val="22"/>
          <w:rPrChange w:id="1934" w:author="Brian Olea" w:date="2024-06-04T11:27:00Z" w16du:dateUtc="2024-06-04T17:27:00Z">
            <w:rPr>
              <w:spacing w:val="-3"/>
            </w:rPr>
          </w:rPrChange>
        </w:rPr>
        <w:t xml:space="preserve"> </w:t>
      </w:r>
      <w:r w:rsidRPr="00DF3B93">
        <w:rPr>
          <w:sz w:val="22"/>
          <w:szCs w:val="22"/>
          <w:rPrChange w:id="1935" w:author="Brian Olea" w:date="2024-06-04T11:27:00Z" w16du:dateUtc="2024-06-04T17:27:00Z">
            <w:rPr/>
          </w:rPrChange>
        </w:rPr>
        <w:t>their</w:t>
      </w:r>
      <w:r w:rsidRPr="00DF3B93">
        <w:rPr>
          <w:spacing w:val="-3"/>
          <w:sz w:val="22"/>
          <w:szCs w:val="22"/>
          <w:rPrChange w:id="1936" w:author="Brian Olea" w:date="2024-06-04T11:27:00Z" w16du:dateUtc="2024-06-04T17:27:00Z">
            <w:rPr>
              <w:spacing w:val="-3"/>
            </w:rPr>
          </w:rPrChange>
        </w:rPr>
        <w:t xml:space="preserve"> </w:t>
      </w:r>
      <w:r w:rsidRPr="00DF3B93">
        <w:rPr>
          <w:sz w:val="22"/>
          <w:szCs w:val="22"/>
          <w:rPrChange w:id="1937" w:author="Brian Olea" w:date="2024-06-04T11:27:00Z" w16du:dateUtc="2024-06-04T17:27:00Z">
            <w:rPr/>
          </w:rPrChange>
        </w:rPr>
        <w:t>impact</w:t>
      </w:r>
      <w:r w:rsidRPr="00DF3B93">
        <w:rPr>
          <w:spacing w:val="-4"/>
          <w:sz w:val="22"/>
          <w:szCs w:val="22"/>
          <w:rPrChange w:id="1938" w:author="Brian Olea" w:date="2024-06-04T11:27:00Z" w16du:dateUtc="2024-06-04T17:27:00Z">
            <w:rPr>
              <w:spacing w:val="-4"/>
            </w:rPr>
          </w:rPrChange>
        </w:rPr>
        <w:t xml:space="preserve"> </w:t>
      </w:r>
      <w:r w:rsidRPr="00DF3B93">
        <w:rPr>
          <w:sz w:val="22"/>
          <w:szCs w:val="22"/>
          <w:rPrChange w:id="1939" w:author="Brian Olea" w:date="2024-06-04T11:27:00Z" w16du:dateUtc="2024-06-04T17:27:00Z">
            <w:rPr/>
          </w:rPrChange>
        </w:rPr>
        <w:t>on</w:t>
      </w:r>
      <w:r w:rsidRPr="00DF3B93">
        <w:rPr>
          <w:spacing w:val="-4"/>
          <w:sz w:val="22"/>
          <w:szCs w:val="22"/>
          <w:rPrChange w:id="1940" w:author="Brian Olea" w:date="2024-06-04T11:27:00Z" w16du:dateUtc="2024-06-04T17:27:00Z">
            <w:rPr>
              <w:spacing w:val="-4"/>
            </w:rPr>
          </w:rPrChange>
        </w:rPr>
        <w:t xml:space="preserve"> </w:t>
      </w:r>
      <w:r w:rsidRPr="00DF3B93">
        <w:rPr>
          <w:sz w:val="22"/>
          <w:szCs w:val="22"/>
          <w:rPrChange w:id="1941" w:author="Brian Olea" w:date="2024-06-04T11:27:00Z" w16du:dateUtc="2024-06-04T17:27:00Z">
            <w:rPr/>
          </w:rPrChange>
        </w:rPr>
        <w:t>the</w:t>
      </w:r>
      <w:r w:rsidRPr="00DF3B93">
        <w:rPr>
          <w:spacing w:val="-1"/>
          <w:sz w:val="22"/>
          <w:szCs w:val="22"/>
          <w:rPrChange w:id="1942" w:author="Brian Olea" w:date="2024-06-04T11:27:00Z" w16du:dateUtc="2024-06-04T17:27:00Z">
            <w:rPr>
              <w:spacing w:val="-1"/>
            </w:rPr>
          </w:rPrChange>
        </w:rPr>
        <w:t xml:space="preserve"> </w:t>
      </w:r>
      <w:r w:rsidRPr="00DF3B93">
        <w:rPr>
          <w:sz w:val="22"/>
          <w:szCs w:val="22"/>
          <w:rPrChange w:id="1943" w:author="Brian Olea" w:date="2024-06-04T11:27:00Z" w16du:dateUtc="2024-06-04T17:27:00Z">
            <w:rPr/>
          </w:rPrChange>
        </w:rPr>
        <w:t>QMS,</w:t>
      </w:r>
      <w:r w:rsidRPr="00DF3B93">
        <w:rPr>
          <w:spacing w:val="-3"/>
          <w:sz w:val="22"/>
          <w:szCs w:val="22"/>
          <w:rPrChange w:id="1944" w:author="Brian Olea" w:date="2024-06-04T11:27:00Z" w16du:dateUtc="2024-06-04T17:27:00Z">
            <w:rPr>
              <w:spacing w:val="-3"/>
            </w:rPr>
          </w:rPrChange>
        </w:rPr>
        <w:t xml:space="preserve"> </w:t>
      </w:r>
      <w:r w:rsidRPr="00DF3B93">
        <w:rPr>
          <w:sz w:val="22"/>
          <w:szCs w:val="22"/>
          <w:rPrChange w:id="1945" w:author="Brian Olea" w:date="2024-06-04T11:27:00Z" w16du:dateUtc="2024-06-04T17:27:00Z">
            <w:rPr/>
          </w:rPrChange>
        </w:rPr>
        <w:t>and</w:t>
      </w:r>
      <w:r w:rsidRPr="00DF3B93">
        <w:rPr>
          <w:spacing w:val="-4"/>
          <w:sz w:val="22"/>
          <w:szCs w:val="22"/>
          <w:rPrChange w:id="1946" w:author="Brian Olea" w:date="2024-06-04T11:27:00Z" w16du:dateUtc="2024-06-04T17:27:00Z">
            <w:rPr>
              <w:spacing w:val="-4"/>
            </w:rPr>
          </w:rPrChange>
        </w:rPr>
        <w:t xml:space="preserve"> </w:t>
      </w:r>
      <w:r w:rsidRPr="00DF3B93">
        <w:rPr>
          <w:sz w:val="22"/>
          <w:szCs w:val="22"/>
          <w:rPrChange w:id="1947" w:author="Brian Olea" w:date="2024-06-04T11:27:00Z" w16du:dateUtc="2024-06-04T17:27:00Z">
            <w:rPr/>
          </w:rPrChange>
        </w:rPr>
        <w:t>safety</w:t>
      </w:r>
      <w:r w:rsidRPr="00DF3B93">
        <w:rPr>
          <w:spacing w:val="-4"/>
          <w:sz w:val="22"/>
          <w:szCs w:val="22"/>
          <w:rPrChange w:id="1948" w:author="Brian Olea" w:date="2024-06-04T11:27:00Z" w16du:dateUtc="2024-06-04T17:27:00Z">
            <w:rPr>
              <w:spacing w:val="-4"/>
            </w:rPr>
          </w:rPrChange>
        </w:rPr>
        <w:t xml:space="preserve"> </w:t>
      </w:r>
      <w:r w:rsidRPr="00DF3B93">
        <w:rPr>
          <w:sz w:val="22"/>
          <w:szCs w:val="22"/>
          <w:rPrChange w:id="1949" w:author="Brian Olea" w:date="2024-06-04T11:27:00Z" w16du:dateUtc="2024-06-04T17:27:00Z">
            <w:rPr/>
          </w:rPrChange>
        </w:rPr>
        <w:t>and</w:t>
      </w:r>
      <w:r w:rsidRPr="00DF3B93">
        <w:rPr>
          <w:spacing w:val="-1"/>
          <w:sz w:val="22"/>
          <w:szCs w:val="22"/>
          <w:rPrChange w:id="1950" w:author="Brian Olea" w:date="2024-06-04T11:27:00Z" w16du:dateUtc="2024-06-04T17:27:00Z">
            <w:rPr>
              <w:spacing w:val="-1"/>
            </w:rPr>
          </w:rPrChange>
        </w:rPr>
        <w:t xml:space="preserve"> </w:t>
      </w:r>
      <w:r w:rsidRPr="00DF3B93">
        <w:rPr>
          <w:sz w:val="22"/>
          <w:szCs w:val="22"/>
          <w:rPrChange w:id="1951" w:author="Brian Olea" w:date="2024-06-04T11:27:00Z" w16du:dateUtc="2024-06-04T17:27:00Z">
            <w:rPr/>
          </w:rPrChange>
        </w:rPr>
        <w:t>The</w:t>
      </w:r>
      <w:r w:rsidRPr="00DF3B93">
        <w:rPr>
          <w:spacing w:val="-4"/>
          <w:sz w:val="22"/>
          <w:szCs w:val="22"/>
          <w:rPrChange w:id="1952" w:author="Brian Olea" w:date="2024-06-04T11:27:00Z" w16du:dateUtc="2024-06-04T17:27:00Z">
            <w:rPr>
              <w:spacing w:val="-4"/>
            </w:rPr>
          </w:rPrChange>
        </w:rPr>
        <w:t xml:space="preserve"> </w:t>
      </w:r>
      <w:r w:rsidRPr="00DF3B93">
        <w:rPr>
          <w:sz w:val="22"/>
          <w:szCs w:val="22"/>
          <w:rPrChange w:id="1953" w:author="Brian Olea" w:date="2024-06-04T11:27:00Z" w16du:dateUtc="2024-06-04T17:27:00Z">
            <w:rPr/>
          </w:rPrChange>
        </w:rPr>
        <w:t>Organization</w:t>
      </w:r>
      <w:r w:rsidRPr="00DF3B93">
        <w:rPr>
          <w:spacing w:val="-2"/>
          <w:sz w:val="22"/>
          <w:szCs w:val="22"/>
          <w:rPrChange w:id="1954" w:author="Brian Olea" w:date="2024-06-04T11:27:00Z" w16du:dateUtc="2024-06-04T17:27:00Z">
            <w:rPr>
              <w:spacing w:val="-2"/>
            </w:rPr>
          </w:rPrChange>
        </w:rPr>
        <w:t xml:space="preserve"> </w:t>
      </w:r>
      <w:r w:rsidRPr="00DF3B93">
        <w:rPr>
          <w:sz w:val="22"/>
          <w:szCs w:val="22"/>
          <w:rPrChange w:id="1955" w:author="Brian Olea" w:date="2024-06-04T11:27:00Z" w16du:dateUtc="2024-06-04T17:27:00Z">
            <w:rPr/>
          </w:rPrChange>
        </w:rPr>
        <w:t>communicates this through all levels of the organization.</w:t>
      </w:r>
    </w:p>
    <w:p w14:paraId="6EE7397A" w14:textId="77777777" w:rsidR="00DF0971" w:rsidRPr="00DF3B93" w:rsidRDefault="00000000">
      <w:pPr>
        <w:pStyle w:val="BodyText"/>
        <w:spacing w:before="80"/>
        <w:ind w:right="228"/>
        <w:rPr>
          <w:sz w:val="22"/>
          <w:szCs w:val="22"/>
          <w:rPrChange w:id="1956" w:author="Brian Olea" w:date="2024-06-04T11:27:00Z" w16du:dateUtc="2024-06-04T17:27:00Z">
            <w:rPr/>
          </w:rPrChange>
        </w:rPr>
      </w:pPr>
      <w:r w:rsidRPr="00DF3B93">
        <w:rPr>
          <w:sz w:val="22"/>
          <w:szCs w:val="22"/>
          <w:rPrChange w:id="1957" w:author="Brian Olea" w:date="2024-06-04T11:27:00Z" w16du:dateUtc="2024-06-04T17:27:00Z">
            <w:rPr/>
          </w:rPrChange>
        </w:rPr>
        <w:t>When</w:t>
      </w:r>
      <w:r w:rsidRPr="00DF3B93">
        <w:rPr>
          <w:spacing w:val="-4"/>
          <w:sz w:val="22"/>
          <w:szCs w:val="22"/>
          <w:rPrChange w:id="1958" w:author="Brian Olea" w:date="2024-06-04T11:27:00Z" w16du:dateUtc="2024-06-04T17:27:00Z">
            <w:rPr>
              <w:spacing w:val="-4"/>
            </w:rPr>
          </w:rPrChange>
        </w:rPr>
        <w:t xml:space="preserve"> </w:t>
      </w:r>
      <w:r w:rsidRPr="00DF3B93">
        <w:rPr>
          <w:sz w:val="22"/>
          <w:szCs w:val="22"/>
          <w:rPrChange w:id="1959" w:author="Brian Olea" w:date="2024-06-04T11:27:00Z" w16du:dateUtc="2024-06-04T17:27:00Z">
            <w:rPr/>
          </w:rPrChange>
        </w:rPr>
        <w:t>training</w:t>
      </w:r>
      <w:r w:rsidRPr="00DF3B93">
        <w:rPr>
          <w:spacing w:val="-4"/>
          <w:sz w:val="22"/>
          <w:szCs w:val="22"/>
          <w:rPrChange w:id="1960" w:author="Brian Olea" w:date="2024-06-04T11:27:00Z" w16du:dateUtc="2024-06-04T17:27:00Z">
            <w:rPr>
              <w:spacing w:val="-4"/>
            </w:rPr>
          </w:rPrChange>
        </w:rPr>
        <w:t xml:space="preserve"> </w:t>
      </w:r>
      <w:r w:rsidRPr="00DF3B93">
        <w:rPr>
          <w:sz w:val="22"/>
          <w:szCs w:val="22"/>
          <w:rPrChange w:id="1961" w:author="Brian Olea" w:date="2024-06-04T11:27:00Z" w16du:dateUtc="2024-06-04T17:27:00Z">
            <w:rPr/>
          </w:rPrChange>
        </w:rPr>
        <w:t>states</w:t>
      </w:r>
      <w:r w:rsidRPr="00DF3B93">
        <w:rPr>
          <w:spacing w:val="-3"/>
          <w:sz w:val="22"/>
          <w:szCs w:val="22"/>
          <w:rPrChange w:id="1962" w:author="Brian Olea" w:date="2024-06-04T11:27:00Z" w16du:dateUtc="2024-06-04T17:27:00Z">
            <w:rPr>
              <w:spacing w:val="-3"/>
            </w:rPr>
          </w:rPrChange>
        </w:rPr>
        <w:t xml:space="preserve"> </w:t>
      </w:r>
      <w:r w:rsidRPr="00DF3B93">
        <w:rPr>
          <w:sz w:val="22"/>
          <w:szCs w:val="22"/>
          <w:rPrChange w:id="1963" w:author="Brian Olea" w:date="2024-06-04T11:27:00Z" w16du:dateUtc="2024-06-04T17:27:00Z">
            <w:rPr/>
          </w:rPrChange>
        </w:rPr>
        <w:t>that</w:t>
      </w:r>
      <w:r w:rsidRPr="00DF3B93">
        <w:rPr>
          <w:spacing w:val="-4"/>
          <w:sz w:val="22"/>
          <w:szCs w:val="22"/>
          <w:rPrChange w:id="1964" w:author="Brian Olea" w:date="2024-06-04T11:27:00Z" w16du:dateUtc="2024-06-04T17:27:00Z">
            <w:rPr>
              <w:spacing w:val="-4"/>
            </w:rPr>
          </w:rPrChange>
        </w:rPr>
        <w:t xml:space="preserve"> </w:t>
      </w:r>
      <w:r w:rsidRPr="00DF3B93">
        <w:rPr>
          <w:sz w:val="22"/>
          <w:szCs w:val="22"/>
          <w:rPrChange w:id="1965" w:author="Brian Olea" w:date="2024-06-04T11:27:00Z" w16du:dateUtc="2024-06-04T17:27:00Z">
            <w:rPr/>
          </w:rPrChange>
        </w:rPr>
        <w:t>a</w:t>
      </w:r>
      <w:r w:rsidRPr="00DF3B93">
        <w:rPr>
          <w:spacing w:val="-4"/>
          <w:sz w:val="22"/>
          <w:szCs w:val="22"/>
          <w:rPrChange w:id="1966" w:author="Brian Olea" w:date="2024-06-04T11:27:00Z" w16du:dateUtc="2024-06-04T17:27:00Z">
            <w:rPr>
              <w:spacing w:val="-4"/>
            </w:rPr>
          </w:rPrChange>
        </w:rPr>
        <w:t xml:space="preserve"> </w:t>
      </w:r>
      <w:r w:rsidRPr="00DF3B93">
        <w:rPr>
          <w:sz w:val="22"/>
          <w:szCs w:val="22"/>
          <w:rPrChange w:id="1967" w:author="Brian Olea" w:date="2024-06-04T11:27:00Z" w16du:dateUtc="2024-06-04T17:27:00Z">
            <w:rPr/>
          </w:rPrChange>
        </w:rPr>
        <w:t>member</w:t>
      </w:r>
      <w:r w:rsidRPr="00DF3B93">
        <w:rPr>
          <w:spacing w:val="-4"/>
          <w:sz w:val="22"/>
          <w:szCs w:val="22"/>
          <w:rPrChange w:id="1968" w:author="Brian Olea" w:date="2024-06-04T11:27:00Z" w16du:dateUtc="2024-06-04T17:27:00Z">
            <w:rPr>
              <w:spacing w:val="-4"/>
            </w:rPr>
          </w:rPrChange>
        </w:rPr>
        <w:t xml:space="preserve"> </w:t>
      </w:r>
      <w:r w:rsidRPr="00DF3B93">
        <w:rPr>
          <w:sz w:val="22"/>
          <w:szCs w:val="22"/>
          <w:rPrChange w:id="1969" w:author="Brian Olea" w:date="2024-06-04T11:27:00Z" w16du:dateUtc="2024-06-04T17:27:00Z">
            <w:rPr/>
          </w:rPrChange>
        </w:rPr>
        <w:t>of</w:t>
      </w:r>
      <w:r w:rsidRPr="00DF3B93">
        <w:rPr>
          <w:spacing w:val="-3"/>
          <w:sz w:val="22"/>
          <w:szCs w:val="22"/>
          <w:rPrChange w:id="1970" w:author="Brian Olea" w:date="2024-06-04T11:27:00Z" w16du:dateUtc="2024-06-04T17:27:00Z">
            <w:rPr>
              <w:spacing w:val="-3"/>
            </w:rPr>
          </w:rPrChange>
        </w:rPr>
        <w:t xml:space="preserve"> </w:t>
      </w:r>
      <w:r w:rsidRPr="00DF3B93">
        <w:rPr>
          <w:sz w:val="22"/>
          <w:szCs w:val="22"/>
          <w:rPrChange w:id="1971" w:author="Brian Olea" w:date="2024-06-04T11:27:00Z" w16du:dateUtc="2024-06-04T17:27:00Z">
            <w:rPr/>
          </w:rPrChange>
        </w:rPr>
        <w:t>Top</w:t>
      </w:r>
      <w:r w:rsidRPr="00DF3B93">
        <w:rPr>
          <w:spacing w:val="-4"/>
          <w:sz w:val="22"/>
          <w:szCs w:val="22"/>
          <w:rPrChange w:id="1972" w:author="Brian Olea" w:date="2024-06-04T11:27:00Z" w16du:dateUtc="2024-06-04T17:27:00Z">
            <w:rPr>
              <w:spacing w:val="-4"/>
            </w:rPr>
          </w:rPrChange>
        </w:rPr>
        <w:t xml:space="preserve"> </w:t>
      </w:r>
      <w:r w:rsidRPr="00DF3B93">
        <w:rPr>
          <w:sz w:val="22"/>
          <w:szCs w:val="22"/>
          <w:rPrChange w:id="1973" w:author="Brian Olea" w:date="2024-06-04T11:27:00Z" w16du:dateUtc="2024-06-04T17:27:00Z">
            <w:rPr/>
          </w:rPrChange>
        </w:rPr>
        <w:t>Management</w:t>
      </w:r>
      <w:r w:rsidRPr="00DF3B93">
        <w:rPr>
          <w:spacing w:val="-4"/>
          <w:sz w:val="22"/>
          <w:szCs w:val="22"/>
          <w:rPrChange w:id="1974" w:author="Brian Olea" w:date="2024-06-04T11:27:00Z" w16du:dateUtc="2024-06-04T17:27:00Z">
            <w:rPr>
              <w:spacing w:val="-4"/>
            </w:rPr>
          </w:rPrChange>
        </w:rPr>
        <w:t xml:space="preserve"> </w:t>
      </w:r>
      <w:r w:rsidRPr="00DF3B93">
        <w:rPr>
          <w:sz w:val="22"/>
          <w:szCs w:val="22"/>
          <w:rPrChange w:id="1975" w:author="Brian Olea" w:date="2024-06-04T11:27:00Z" w16du:dateUtc="2024-06-04T17:27:00Z">
            <w:rPr/>
          </w:rPrChange>
        </w:rPr>
        <w:t>is</w:t>
      </w:r>
      <w:r w:rsidRPr="00DF3B93">
        <w:rPr>
          <w:spacing w:val="-3"/>
          <w:sz w:val="22"/>
          <w:szCs w:val="22"/>
          <w:rPrChange w:id="1976" w:author="Brian Olea" w:date="2024-06-04T11:27:00Z" w16du:dateUtc="2024-06-04T17:27:00Z">
            <w:rPr>
              <w:spacing w:val="-3"/>
            </w:rPr>
          </w:rPrChange>
        </w:rPr>
        <w:t xml:space="preserve"> </w:t>
      </w:r>
      <w:r w:rsidRPr="00DF3B93">
        <w:rPr>
          <w:sz w:val="22"/>
          <w:szCs w:val="22"/>
          <w:rPrChange w:id="1977" w:author="Brian Olea" w:date="2024-06-04T11:27:00Z" w16du:dateUtc="2024-06-04T17:27:00Z">
            <w:rPr/>
          </w:rPrChange>
        </w:rPr>
        <w:t>required</w:t>
      </w:r>
      <w:r w:rsidRPr="00DF3B93">
        <w:rPr>
          <w:spacing w:val="-4"/>
          <w:sz w:val="22"/>
          <w:szCs w:val="22"/>
          <w:rPrChange w:id="1978" w:author="Brian Olea" w:date="2024-06-04T11:27:00Z" w16du:dateUtc="2024-06-04T17:27:00Z">
            <w:rPr>
              <w:spacing w:val="-4"/>
            </w:rPr>
          </w:rPrChange>
        </w:rPr>
        <w:t xml:space="preserve"> </w:t>
      </w:r>
      <w:r w:rsidRPr="00DF3B93">
        <w:rPr>
          <w:sz w:val="22"/>
          <w:szCs w:val="22"/>
          <w:rPrChange w:id="1979" w:author="Brian Olea" w:date="2024-06-04T11:27:00Z" w16du:dateUtc="2024-06-04T17:27:00Z">
            <w:rPr/>
          </w:rPrChange>
        </w:rPr>
        <w:t>to</w:t>
      </w:r>
      <w:r w:rsidRPr="00DF3B93">
        <w:rPr>
          <w:spacing w:val="-4"/>
          <w:sz w:val="22"/>
          <w:szCs w:val="22"/>
          <w:rPrChange w:id="1980" w:author="Brian Olea" w:date="2024-06-04T11:27:00Z" w16du:dateUtc="2024-06-04T17:27:00Z">
            <w:rPr>
              <w:spacing w:val="-4"/>
            </w:rPr>
          </w:rPrChange>
        </w:rPr>
        <w:t xml:space="preserve"> </w:t>
      </w:r>
      <w:r w:rsidRPr="00DF3B93">
        <w:rPr>
          <w:sz w:val="22"/>
          <w:szCs w:val="22"/>
          <w:rPrChange w:id="1981" w:author="Brian Olea" w:date="2024-06-04T11:27:00Z" w16du:dateUtc="2024-06-04T17:27:00Z">
            <w:rPr/>
          </w:rPrChange>
        </w:rPr>
        <w:t>attend,</w:t>
      </w:r>
      <w:r w:rsidRPr="00DF3B93">
        <w:rPr>
          <w:spacing w:val="-4"/>
          <w:sz w:val="22"/>
          <w:szCs w:val="22"/>
          <w:rPrChange w:id="1982" w:author="Brian Olea" w:date="2024-06-04T11:27:00Z" w16du:dateUtc="2024-06-04T17:27:00Z">
            <w:rPr>
              <w:spacing w:val="-4"/>
            </w:rPr>
          </w:rPrChange>
        </w:rPr>
        <w:t xml:space="preserve"> </w:t>
      </w:r>
      <w:r w:rsidRPr="00DF3B93">
        <w:rPr>
          <w:sz w:val="22"/>
          <w:szCs w:val="22"/>
          <w:rPrChange w:id="1983" w:author="Brian Olea" w:date="2024-06-04T11:27:00Z" w16du:dateUtc="2024-06-04T17:27:00Z">
            <w:rPr/>
          </w:rPrChange>
        </w:rPr>
        <w:t>the</w:t>
      </w:r>
      <w:r w:rsidRPr="00DF3B93">
        <w:rPr>
          <w:spacing w:val="-4"/>
          <w:sz w:val="22"/>
          <w:szCs w:val="22"/>
          <w:rPrChange w:id="1984" w:author="Brian Olea" w:date="2024-06-04T11:27:00Z" w16du:dateUtc="2024-06-04T17:27:00Z">
            <w:rPr>
              <w:spacing w:val="-4"/>
            </w:rPr>
          </w:rPrChange>
        </w:rPr>
        <w:t xml:space="preserve"> </w:t>
      </w:r>
      <w:r w:rsidRPr="00DF3B93">
        <w:rPr>
          <w:sz w:val="22"/>
          <w:szCs w:val="22"/>
          <w:rPrChange w:id="1985" w:author="Brian Olea" w:date="2024-06-04T11:27:00Z" w16du:dateUtc="2024-06-04T17:27:00Z">
            <w:rPr/>
          </w:rPrChange>
        </w:rPr>
        <w:t>Management Representative or DOQ may attend in their place.</w:t>
      </w:r>
    </w:p>
    <w:p w14:paraId="3794E339" w14:textId="77777777" w:rsidR="00DF0971" w:rsidRPr="00DF3B93" w:rsidRDefault="00000000">
      <w:pPr>
        <w:pStyle w:val="Heading2"/>
        <w:rPr>
          <w:sz w:val="22"/>
          <w:szCs w:val="22"/>
          <w:rPrChange w:id="1986" w:author="Brian Olea" w:date="2024-06-04T11:27:00Z" w16du:dateUtc="2024-06-04T17:27:00Z">
            <w:rPr/>
          </w:rPrChange>
        </w:rPr>
      </w:pPr>
      <w:r w:rsidRPr="00DF3B93">
        <w:rPr>
          <w:sz w:val="22"/>
          <w:szCs w:val="22"/>
          <w:rPrChange w:id="1987" w:author="Brian Olea" w:date="2024-06-04T11:27:00Z" w16du:dateUtc="2024-06-04T17:27:00Z">
            <w:rPr/>
          </w:rPrChange>
        </w:rPr>
        <w:t>Documented</w:t>
      </w:r>
      <w:r w:rsidRPr="00DF3B93">
        <w:rPr>
          <w:spacing w:val="-12"/>
          <w:sz w:val="22"/>
          <w:szCs w:val="22"/>
          <w:rPrChange w:id="1988" w:author="Brian Olea" w:date="2024-06-04T11:27:00Z" w16du:dateUtc="2024-06-04T17:27:00Z">
            <w:rPr>
              <w:spacing w:val="-12"/>
            </w:rPr>
          </w:rPrChange>
        </w:rPr>
        <w:t xml:space="preserve"> </w:t>
      </w:r>
      <w:r w:rsidRPr="00DF3B93">
        <w:rPr>
          <w:sz w:val="22"/>
          <w:szCs w:val="22"/>
          <w:rPrChange w:id="1989" w:author="Brian Olea" w:date="2024-06-04T11:27:00Z" w16du:dateUtc="2024-06-04T17:27:00Z">
            <w:rPr/>
          </w:rPrChange>
        </w:rPr>
        <w:t>Information</w:t>
      </w:r>
      <w:r w:rsidRPr="00DF3B93">
        <w:rPr>
          <w:spacing w:val="-8"/>
          <w:sz w:val="22"/>
          <w:szCs w:val="22"/>
          <w:rPrChange w:id="1990" w:author="Brian Olea" w:date="2024-06-04T11:27:00Z" w16du:dateUtc="2024-06-04T17:27:00Z">
            <w:rPr>
              <w:spacing w:val="-8"/>
            </w:rPr>
          </w:rPrChange>
        </w:rPr>
        <w:t xml:space="preserve"> </w:t>
      </w:r>
      <w:r w:rsidRPr="00DF3B93">
        <w:rPr>
          <w:sz w:val="22"/>
          <w:szCs w:val="22"/>
          <w:rPrChange w:id="1991" w:author="Brian Olea" w:date="2024-06-04T11:27:00Z" w16du:dateUtc="2024-06-04T17:27:00Z">
            <w:rPr/>
          </w:rPrChange>
        </w:rPr>
        <w:t>(Manuals,</w:t>
      </w:r>
      <w:r w:rsidRPr="00DF3B93">
        <w:rPr>
          <w:spacing w:val="-11"/>
          <w:sz w:val="22"/>
          <w:szCs w:val="22"/>
          <w:rPrChange w:id="1992" w:author="Brian Olea" w:date="2024-06-04T11:27:00Z" w16du:dateUtc="2024-06-04T17:27:00Z">
            <w:rPr>
              <w:spacing w:val="-11"/>
            </w:rPr>
          </w:rPrChange>
        </w:rPr>
        <w:t xml:space="preserve"> </w:t>
      </w:r>
      <w:r w:rsidRPr="00DF3B93">
        <w:rPr>
          <w:sz w:val="22"/>
          <w:szCs w:val="22"/>
          <w:rPrChange w:id="1993" w:author="Brian Olea" w:date="2024-06-04T11:27:00Z" w16du:dateUtc="2024-06-04T17:27:00Z">
            <w:rPr/>
          </w:rPrChange>
        </w:rPr>
        <w:t>Procedures,</w:t>
      </w:r>
      <w:r w:rsidRPr="00DF3B93">
        <w:rPr>
          <w:spacing w:val="-12"/>
          <w:sz w:val="22"/>
          <w:szCs w:val="22"/>
          <w:rPrChange w:id="1994" w:author="Brian Olea" w:date="2024-06-04T11:27:00Z" w16du:dateUtc="2024-06-04T17:27:00Z">
            <w:rPr>
              <w:spacing w:val="-12"/>
            </w:rPr>
          </w:rPrChange>
        </w:rPr>
        <w:t xml:space="preserve"> </w:t>
      </w:r>
      <w:r w:rsidRPr="00DF3B93">
        <w:rPr>
          <w:sz w:val="22"/>
          <w:szCs w:val="22"/>
          <w:rPrChange w:id="1995" w:author="Brian Olea" w:date="2024-06-04T11:27:00Z" w16du:dateUtc="2024-06-04T17:27:00Z">
            <w:rPr/>
          </w:rPrChange>
        </w:rPr>
        <w:t>Work</w:t>
      </w:r>
      <w:r w:rsidRPr="00DF3B93">
        <w:rPr>
          <w:spacing w:val="-11"/>
          <w:sz w:val="22"/>
          <w:szCs w:val="22"/>
          <w:rPrChange w:id="1996" w:author="Brian Olea" w:date="2024-06-04T11:27:00Z" w16du:dateUtc="2024-06-04T17:27:00Z">
            <w:rPr>
              <w:spacing w:val="-11"/>
            </w:rPr>
          </w:rPrChange>
        </w:rPr>
        <w:t xml:space="preserve"> </w:t>
      </w:r>
      <w:r w:rsidRPr="00DF3B93">
        <w:rPr>
          <w:sz w:val="22"/>
          <w:szCs w:val="22"/>
          <w:rPrChange w:id="1997" w:author="Brian Olea" w:date="2024-06-04T11:27:00Z" w16du:dateUtc="2024-06-04T17:27:00Z">
            <w:rPr/>
          </w:rPrChange>
        </w:rPr>
        <w:t>Instructions,</w:t>
      </w:r>
      <w:r w:rsidRPr="00DF3B93">
        <w:rPr>
          <w:spacing w:val="-11"/>
          <w:sz w:val="22"/>
          <w:szCs w:val="22"/>
          <w:rPrChange w:id="1998" w:author="Brian Olea" w:date="2024-06-04T11:27:00Z" w16du:dateUtc="2024-06-04T17:27:00Z">
            <w:rPr>
              <w:spacing w:val="-11"/>
            </w:rPr>
          </w:rPrChange>
        </w:rPr>
        <w:t xml:space="preserve"> </w:t>
      </w:r>
      <w:r w:rsidRPr="00DF3B93">
        <w:rPr>
          <w:sz w:val="22"/>
          <w:szCs w:val="22"/>
          <w:rPrChange w:id="1999" w:author="Brian Olea" w:date="2024-06-04T11:27:00Z" w16du:dateUtc="2024-06-04T17:27:00Z">
            <w:rPr/>
          </w:rPrChange>
        </w:rPr>
        <w:t>and</w:t>
      </w:r>
      <w:r w:rsidRPr="00DF3B93">
        <w:rPr>
          <w:spacing w:val="-10"/>
          <w:sz w:val="22"/>
          <w:szCs w:val="22"/>
          <w:rPrChange w:id="2000" w:author="Brian Olea" w:date="2024-06-04T11:27:00Z" w16du:dateUtc="2024-06-04T17:27:00Z">
            <w:rPr>
              <w:spacing w:val="-10"/>
            </w:rPr>
          </w:rPrChange>
        </w:rPr>
        <w:t xml:space="preserve"> </w:t>
      </w:r>
      <w:r w:rsidRPr="00DF3B93">
        <w:rPr>
          <w:spacing w:val="-2"/>
          <w:sz w:val="22"/>
          <w:szCs w:val="22"/>
          <w:rPrChange w:id="2001" w:author="Brian Olea" w:date="2024-06-04T11:27:00Z" w16du:dateUtc="2024-06-04T17:27:00Z">
            <w:rPr>
              <w:spacing w:val="-2"/>
            </w:rPr>
          </w:rPrChange>
        </w:rPr>
        <w:t>Forms)</w:t>
      </w:r>
    </w:p>
    <w:p w14:paraId="65DDDCBE" w14:textId="77777777" w:rsidR="00DF0971" w:rsidRPr="00DF3B93" w:rsidRDefault="00000000">
      <w:pPr>
        <w:pStyle w:val="BodyText"/>
        <w:spacing w:before="30"/>
        <w:ind w:right="228"/>
        <w:rPr>
          <w:sz w:val="22"/>
          <w:szCs w:val="22"/>
          <w:rPrChange w:id="2002" w:author="Brian Olea" w:date="2024-06-04T11:27:00Z" w16du:dateUtc="2024-06-04T17:27:00Z">
            <w:rPr/>
          </w:rPrChange>
        </w:rPr>
      </w:pPr>
      <w:r w:rsidRPr="00DF3B93">
        <w:rPr>
          <w:sz w:val="22"/>
          <w:szCs w:val="22"/>
          <w:rPrChange w:id="2003" w:author="Brian Olea" w:date="2024-06-04T11:27:00Z" w16du:dateUtc="2024-06-04T17:27:00Z">
            <w:rPr/>
          </w:rPrChange>
        </w:rPr>
        <w:t>The</w:t>
      </w:r>
      <w:r w:rsidRPr="00DF3B93">
        <w:rPr>
          <w:spacing w:val="-4"/>
          <w:sz w:val="22"/>
          <w:szCs w:val="22"/>
          <w:rPrChange w:id="2004" w:author="Brian Olea" w:date="2024-06-04T11:27:00Z" w16du:dateUtc="2024-06-04T17:27:00Z">
            <w:rPr>
              <w:spacing w:val="-4"/>
            </w:rPr>
          </w:rPrChange>
        </w:rPr>
        <w:t xml:space="preserve"> </w:t>
      </w:r>
      <w:r w:rsidRPr="00DF3B93">
        <w:rPr>
          <w:sz w:val="22"/>
          <w:szCs w:val="22"/>
          <w:rPrChange w:id="2005" w:author="Brian Olea" w:date="2024-06-04T11:27:00Z" w16du:dateUtc="2024-06-04T17:27:00Z">
            <w:rPr/>
          </w:rPrChange>
        </w:rPr>
        <w:t>Organization’s</w:t>
      </w:r>
      <w:r w:rsidRPr="00DF3B93">
        <w:rPr>
          <w:spacing w:val="-1"/>
          <w:sz w:val="22"/>
          <w:szCs w:val="22"/>
          <w:rPrChange w:id="2006" w:author="Brian Olea" w:date="2024-06-04T11:27:00Z" w16du:dateUtc="2024-06-04T17:27:00Z">
            <w:rPr>
              <w:spacing w:val="-1"/>
            </w:rPr>
          </w:rPrChange>
        </w:rPr>
        <w:t xml:space="preserve"> </w:t>
      </w:r>
      <w:r w:rsidRPr="00DF3B93">
        <w:rPr>
          <w:sz w:val="22"/>
          <w:szCs w:val="22"/>
          <w:rPrChange w:id="2007" w:author="Brian Olea" w:date="2024-06-04T11:27:00Z" w16du:dateUtc="2024-06-04T17:27:00Z">
            <w:rPr/>
          </w:rPrChange>
        </w:rPr>
        <w:t>Quality</w:t>
      </w:r>
      <w:r w:rsidRPr="00DF3B93">
        <w:rPr>
          <w:spacing w:val="-4"/>
          <w:sz w:val="22"/>
          <w:szCs w:val="22"/>
          <w:rPrChange w:id="2008" w:author="Brian Olea" w:date="2024-06-04T11:27:00Z" w16du:dateUtc="2024-06-04T17:27:00Z">
            <w:rPr>
              <w:spacing w:val="-4"/>
            </w:rPr>
          </w:rPrChange>
        </w:rPr>
        <w:t xml:space="preserve"> </w:t>
      </w:r>
      <w:r w:rsidRPr="00DF3B93">
        <w:rPr>
          <w:sz w:val="22"/>
          <w:szCs w:val="22"/>
          <w:rPrChange w:id="2009" w:author="Brian Olea" w:date="2024-06-04T11:27:00Z" w16du:dateUtc="2024-06-04T17:27:00Z">
            <w:rPr/>
          </w:rPrChange>
        </w:rPr>
        <w:t>Management</w:t>
      </w:r>
      <w:r w:rsidRPr="00DF3B93">
        <w:rPr>
          <w:spacing w:val="-3"/>
          <w:sz w:val="22"/>
          <w:szCs w:val="22"/>
          <w:rPrChange w:id="2010" w:author="Brian Olea" w:date="2024-06-04T11:27:00Z" w16du:dateUtc="2024-06-04T17:27:00Z">
            <w:rPr>
              <w:spacing w:val="-3"/>
            </w:rPr>
          </w:rPrChange>
        </w:rPr>
        <w:t xml:space="preserve"> </w:t>
      </w:r>
      <w:r w:rsidRPr="00DF3B93">
        <w:rPr>
          <w:sz w:val="22"/>
          <w:szCs w:val="22"/>
          <w:rPrChange w:id="2011" w:author="Brian Olea" w:date="2024-06-04T11:27:00Z" w16du:dateUtc="2024-06-04T17:27:00Z">
            <w:rPr/>
          </w:rPrChange>
        </w:rPr>
        <w:t>System</w:t>
      </w:r>
      <w:r w:rsidRPr="00DF3B93">
        <w:rPr>
          <w:spacing w:val="-3"/>
          <w:sz w:val="22"/>
          <w:szCs w:val="22"/>
          <w:rPrChange w:id="2012" w:author="Brian Olea" w:date="2024-06-04T11:27:00Z" w16du:dateUtc="2024-06-04T17:27:00Z">
            <w:rPr>
              <w:spacing w:val="-3"/>
            </w:rPr>
          </w:rPrChange>
        </w:rPr>
        <w:t xml:space="preserve"> </w:t>
      </w:r>
      <w:r w:rsidRPr="00DF3B93">
        <w:rPr>
          <w:sz w:val="22"/>
          <w:szCs w:val="22"/>
          <w:rPrChange w:id="2013" w:author="Brian Olea" w:date="2024-06-04T11:27:00Z" w16du:dateUtc="2024-06-04T17:27:00Z">
            <w:rPr/>
          </w:rPrChange>
        </w:rPr>
        <w:t>consists</w:t>
      </w:r>
      <w:r w:rsidRPr="00DF3B93">
        <w:rPr>
          <w:spacing w:val="-2"/>
          <w:sz w:val="22"/>
          <w:szCs w:val="22"/>
          <w:rPrChange w:id="2014" w:author="Brian Olea" w:date="2024-06-04T11:27:00Z" w16du:dateUtc="2024-06-04T17:27:00Z">
            <w:rPr>
              <w:spacing w:val="-2"/>
            </w:rPr>
          </w:rPrChange>
        </w:rPr>
        <w:t xml:space="preserve"> </w:t>
      </w:r>
      <w:r w:rsidRPr="00DF3B93">
        <w:rPr>
          <w:sz w:val="22"/>
          <w:szCs w:val="22"/>
          <w:rPrChange w:id="2015" w:author="Brian Olea" w:date="2024-06-04T11:27:00Z" w16du:dateUtc="2024-06-04T17:27:00Z">
            <w:rPr/>
          </w:rPrChange>
        </w:rPr>
        <w:t>of</w:t>
      </w:r>
      <w:r w:rsidRPr="00DF3B93">
        <w:rPr>
          <w:spacing w:val="-3"/>
          <w:sz w:val="22"/>
          <w:szCs w:val="22"/>
          <w:rPrChange w:id="2016" w:author="Brian Olea" w:date="2024-06-04T11:27:00Z" w16du:dateUtc="2024-06-04T17:27:00Z">
            <w:rPr>
              <w:spacing w:val="-3"/>
            </w:rPr>
          </w:rPrChange>
        </w:rPr>
        <w:t xml:space="preserve"> </w:t>
      </w:r>
      <w:r w:rsidRPr="00DF3B93">
        <w:rPr>
          <w:sz w:val="22"/>
          <w:szCs w:val="22"/>
          <w:rPrChange w:id="2017" w:author="Brian Olea" w:date="2024-06-04T11:27:00Z" w16du:dateUtc="2024-06-04T17:27:00Z">
            <w:rPr/>
          </w:rPrChange>
        </w:rPr>
        <w:t>documented</w:t>
      </w:r>
      <w:r w:rsidRPr="00DF3B93">
        <w:rPr>
          <w:spacing w:val="-4"/>
          <w:sz w:val="22"/>
          <w:szCs w:val="22"/>
          <w:rPrChange w:id="2018" w:author="Brian Olea" w:date="2024-06-04T11:27:00Z" w16du:dateUtc="2024-06-04T17:27:00Z">
            <w:rPr>
              <w:spacing w:val="-4"/>
            </w:rPr>
          </w:rPrChange>
        </w:rPr>
        <w:t xml:space="preserve"> </w:t>
      </w:r>
      <w:r w:rsidRPr="00DF3B93">
        <w:rPr>
          <w:sz w:val="22"/>
          <w:szCs w:val="22"/>
          <w:rPrChange w:id="2019" w:author="Brian Olea" w:date="2024-06-04T11:27:00Z" w16du:dateUtc="2024-06-04T17:27:00Z">
            <w:rPr/>
          </w:rPrChange>
        </w:rPr>
        <w:t>information</w:t>
      </w:r>
      <w:r w:rsidRPr="00DF3B93">
        <w:rPr>
          <w:spacing w:val="-1"/>
          <w:sz w:val="22"/>
          <w:szCs w:val="22"/>
          <w:rPrChange w:id="2020" w:author="Brian Olea" w:date="2024-06-04T11:27:00Z" w16du:dateUtc="2024-06-04T17:27:00Z">
            <w:rPr>
              <w:spacing w:val="-1"/>
            </w:rPr>
          </w:rPrChange>
        </w:rPr>
        <w:t xml:space="preserve"> </w:t>
      </w:r>
      <w:r w:rsidRPr="00DF3B93">
        <w:rPr>
          <w:sz w:val="22"/>
          <w:szCs w:val="22"/>
          <w:rPrChange w:id="2021" w:author="Brian Olea" w:date="2024-06-04T11:27:00Z" w16du:dateUtc="2024-06-04T17:27:00Z">
            <w:rPr/>
          </w:rPrChange>
        </w:rPr>
        <w:t>and</w:t>
      </w:r>
      <w:r w:rsidRPr="00DF3B93">
        <w:rPr>
          <w:spacing w:val="-4"/>
          <w:sz w:val="22"/>
          <w:szCs w:val="22"/>
          <w:rPrChange w:id="2022" w:author="Brian Olea" w:date="2024-06-04T11:27:00Z" w16du:dateUtc="2024-06-04T17:27:00Z">
            <w:rPr>
              <w:spacing w:val="-4"/>
            </w:rPr>
          </w:rPrChange>
        </w:rPr>
        <w:t xml:space="preserve"> </w:t>
      </w:r>
      <w:r w:rsidRPr="00DF3B93">
        <w:rPr>
          <w:sz w:val="22"/>
          <w:szCs w:val="22"/>
          <w:rPrChange w:id="2023" w:author="Brian Olea" w:date="2024-06-04T11:27:00Z" w16du:dateUtc="2024-06-04T17:27:00Z">
            <w:rPr/>
          </w:rPrChange>
        </w:rPr>
        <w:t>listed</w:t>
      </w:r>
      <w:r w:rsidRPr="00DF3B93">
        <w:rPr>
          <w:spacing w:val="-4"/>
          <w:sz w:val="22"/>
          <w:szCs w:val="22"/>
          <w:rPrChange w:id="2024" w:author="Brian Olea" w:date="2024-06-04T11:27:00Z" w16du:dateUtc="2024-06-04T17:27:00Z">
            <w:rPr>
              <w:spacing w:val="-4"/>
            </w:rPr>
          </w:rPrChange>
        </w:rPr>
        <w:t xml:space="preserve"> </w:t>
      </w:r>
      <w:r w:rsidRPr="00DF3B93">
        <w:rPr>
          <w:sz w:val="22"/>
          <w:szCs w:val="22"/>
          <w:rPrChange w:id="2025" w:author="Brian Olea" w:date="2024-06-04T11:27:00Z" w16du:dateUtc="2024-06-04T17:27:00Z">
            <w:rPr/>
          </w:rPrChange>
        </w:rPr>
        <w:t>on</w:t>
      </w:r>
      <w:r w:rsidRPr="00DF3B93">
        <w:rPr>
          <w:spacing w:val="-4"/>
          <w:sz w:val="22"/>
          <w:szCs w:val="22"/>
          <w:rPrChange w:id="2026" w:author="Brian Olea" w:date="2024-06-04T11:27:00Z" w16du:dateUtc="2024-06-04T17:27:00Z">
            <w:rPr>
              <w:spacing w:val="-4"/>
            </w:rPr>
          </w:rPrChange>
        </w:rPr>
        <w:t xml:space="preserve"> </w:t>
      </w:r>
      <w:r w:rsidRPr="00DF3B93">
        <w:rPr>
          <w:sz w:val="22"/>
          <w:szCs w:val="22"/>
          <w:rPrChange w:id="2027" w:author="Brian Olea" w:date="2024-06-04T11:27:00Z" w16du:dateUtc="2024-06-04T17:27:00Z">
            <w:rPr/>
          </w:rPrChange>
        </w:rPr>
        <w:t>the Master List of Documents.</w:t>
      </w:r>
    </w:p>
    <w:p w14:paraId="0B6A5977" w14:textId="77777777" w:rsidR="00DF0971" w:rsidRPr="00DF3B93" w:rsidRDefault="00000000">
      <w:pPr>
        <w:pStyle w:val="BodyText"/>
        <w:spacing w:before="80"/>
        <w:rPr>
          <w:sz w:val="22"/>
          <w:szCs w:val="22"/>
          <w:rPrChange w:id="2028" w:author="Brian Olea" w:date="2024-06-04T11:27:00Z" w16du:dateUtc="2024-06-04T17:27:00Z">
            <w:rPr/>
          </w:rPrChange>
        </w:rPr>
      </w:pPr>
      <w:r w:rsidRPr="00DF3B93">
        <w:rPr>
          <w:sz w:val="22"/>
          <w:szCs w:val="22"/>
          <w:rPrChange w:id="2029" w:author="Brian Olea" w:date="2024-06-04T11:27:00Z" w16du:dateUtc="2024-06-04T17:27:00Z">
            <w:rPr/>
          </w:rPrChange>
        </w:rPr>
        <w:t>Documents</w:t>
      </w:r>
      <w:r w:rsidRPr="00DF3B93">
        <w:rPr>
          <w:spacing w:val="-6"/>
          <w:sz w:val="22"/>
          <w:szCs w:val="22"/>
          <w:rPrChange w:id="2030" w:author="Brian Olea" w:date="2024-06-04T11:27:00Z" w16du:dateUtc="2024-06-04T17:27:00Z">
            <w:rPr>
              <w:spacing w:val="-6"/>
            </w:rPr>
          </w:rPrChange>
        </w:rPr>
        <w:t xml:space="preserve"> </w:t>
      </w:r>
      <w:r w:rsidRPr="00DF3B93">
        <w:rPr>
          <w:sz w:val="22"/>
          <w:szCs w:val="22"/>
          <w:rPrChange w:id="2031" w:author="Brian Olea" w:date="2024-06-04T11:27:00Z" w16du:dateUtc="2024-06-04T17:27:00Z">
            <w:rPr/>
          </w:rPrChange>
        </w:rPr>
        <w:t>required</w:t>
      </w:r>
      <w:r w:rsidRPr="00DF3B93">
        <w:rPr>
          <w:spacing w:val="-8"/>
          <w:sz w:val="22"/>
          <w:szCs w:val="22"/>
          <w:rPrChange w:id="2032" w:author="Brian Olea" w:date="2024-06-04T11:27:00Z" w16du:dateUtc="2024-06-04T17:27:00Z">
            <w:rPr>
              <w:spacing w:val="-8"/>
            </w:rPr>
          </w:rPrChange>
        </w:rPr>
        <w:t xml:space="preserve"> </w:t>
      </w:r>
      <w:r w:rsidRPr="00DF3B93">
        <w:rPr>
          <w:sz w:val="22"/>
          <w:szCs w:val="22"/>
          <w:rPrChange w:id="2033" w:author="Brian Olea" w:date="2024-06-04T11:27:00Z" w16du:dateUtc="2024-06-04T17:27:00Z">
            <w:rPr/>
          </w:rPrChange>
        </w:rPr>
        <w:t>for</w:t>
      </w:r>
      <w:r w:rsidRPr="00DF3B93">
        <w:rPr>
          <w:spacing w:val="-6"/>
          <w:sz w:val="22"/>
          <w:szCs w:val="22"/>
          <w:rPrChange w:id="2034" w:author="Brian Olea" w:date="2024-06-04T11:27:00Z" w16du:dateUtc="2024-06-04T17:27:00Z">
            <w:rPr>
              <w:spacing w:val="-6"/>
            </w:rPr>
          </w:rPrChange>
        </w:rPr>
        <w:t xml:space="preserve"> </w:t>
      </w:r>
      <w:r w:rsidRPr="00DF3B93">
        <w:rPr>
          <w:sz w:val="22"/>
          <w:szCs w:val="22"/>
          <w:rPrChange w:id="2035" w:author="Brian Olea" w:date="2024-06-04T11:27:00Z" w16du:dateUtc="2024-06-04T17:27:00Z">
            <w:rPr/>
          </w:rPrChange>
        </w:rPr>
        <w:t>the</w:t>
      </w:r>
      <w:r w:rsidRPr="00DF3B93">
        <w:rPr>
          <w:spacing w:val="-8"/>
          <w:sz w:val="22"/>
          <w:szCs w:val="22"/>
          <w:rPrChange w:id="2036" w:author="Brian Olea" w:date="2024-06-04T11:27:00Z" w16du:dateUtc="2024-06-04T17:27:00Z">
            <w:rPr>
              <w:spacing w:val="-8"/>
            </w:rPr>
          </w:rPrChange>
        </w:rPr>
        <w:t xml:space="preserve"> </w:t>
      </w:r>
      <w:r w:rsidRPr="00DF3B93">
        <w:rPr>
          <w:sz w:val="22"/>
          <w:szCs w:val="22"/>
          <w:rPrChange w:id="2037" w:author="Brian Olea" w:date="2024-06-04T11:27:00Z" w16du:dateUtc="2024-06-04T17:27:00Z">
            <w:rPr/>
          </w:rPrChange>
        </w:rPr>
        <w:t>management</w:t>
      </w:r>
      <w:r w:rsidRPr="00DF3B93">
        <w:rPr>
          <w:spacing w:val="-8"/>
          <w:sz w:val="22"/>
          <w:szCs w:val="22"/>
          <w:rPrChange w:id="2038" w:author="Brian Olea" w:date="2024-06-04T11:27:00Z" w16du:dateUtc="2024-06-04T17:27:00Z">
            <w:rPr>
              <w:spacing w:val="-8"/>
            </w:rPr>
          </w:rPrChange>
        </w:rPr>
        <w:t xml:space="preserve"> </w:t>
      </w:r>
      <w:r w:rsidRPr="00DF3B93">
        <w:rPr>
          <w:sz w:val="22"/>
          <w:szCs w:val="22"/>
          <w:rPrChange w:id="2039" w:author="Brian Olea" w:date="2024-06-04T11:27:00Z" w16du:dateUtc="2024-06-04T17:27:00Z">
            <w:rPr/>
          </w:rPrChange>
        </w:rPr>
        <w:t>system</w:t>
      </w:r>
      <w:r w:rsidRPr="00DF3B93">
        <w:rPr>
          <w:spacing w:val="-7"/>
          <w:sz w:val="22"/>
          <w:szCs w:val="22"/>
          <w:rPrChange w:id="2040" w:author="Brian Olea" w:date="2024-06-04T11:27:00Z" w16du:dateUtc="2024-06-04T17:27:00Z">
            <w:rPr>
              <w:spacing w:val="-7"/>
            </w:rPr>
          </w:rPrChange>
        </w:rPr>
        <w:t xml:space="preserve"> </w:t>
      </w:r>
      <w:r w:rsidRPr="00DF3B93">
        <w:rPr>
          <w:sz w:val="22"/>
          <w:szCs w:val="22"/>
          <w:rPrChange w:id="2041" w:author="Brian Olea" w:date="2024-06-04T11:27:00Z" w16du:dateUtc="2024-06-04T17:27:00Z">
            <w:rPr/>
          </w:rPrChange>
        </w:rPr>
        <w:t>are</w:t>
      </w:r>
      <w:r w:rsidRPr="00DF3B93">
        <w:rPr>
          <w:spacing w:val="-5"/>
          <w:sz w:val="22"/>
          <w:szCs w:val="22"/>
          <w:rPrChange w:id="2042" w:author="Brian Olea" w:date="2024-06-04T11:27:00Z" w16du:dateUtc="2024-06-04T17:27:00Z">
            <w:rPr>
              <w:spacing w:val="-5"/>
            </w:rPr>
          </w:rPrChange>
        </w:rPr>
        <w:t xml:space="preserve"> </w:t>
      </w:r>
      <w:r w:rsidRPr="00DF3B93">
        <w:rPr>
          <w:spacing w:val="-2"/>
          <w:sz w:val="22"/>
          <w:szCs w:val="22"/>
          <w:rPrChange w:id="2043" w:author="Brian Olea" w:date="2024-06-04T11:27:00Z" w16du:dateUtc="2024-06-04T17:27:00Z">
            <w:rPr>
              <w:spacing w:val="-2"/>
            </w:rPr>
          </w:rPrChange>
        </w:rPr>
        <w:t>Controlled.</w:t>
      </w:r>
    </w:p>
    <w:p w14:paraId="09F6E80D" w14:textId="77777777" w:rsidR="00DF0971" w:rsidRPr="00DF3B93" w:rsidRDefault="00000000">
      <w:pPr>
        <w:pStyle w:val="BodyText"/>
        <w:spacing w:before="80"/>
        <w:rPr>
          <w:sz w:val="22"/>
          <w:szCs w:val="22"/>
          <w:rPrChange w:id="2044" w:author="Brian Olea" w:date="2024-06-04T11:27:00Z" w16du:dateUtc="2024-06-04T17:27:00Z">
            <w:rPr/>
          </w:rPrChange>
        </w:rPr>
      </w:pPr>
      <w:r w:rsidRPr="00DF3B93">
        <w:rPr>
          <w:sz w:val="22"/>
          <w:szCs w:val="22"/>
          <w:rPrChange w:id="2045" w:author="Brian Olea" w:date="2024-06-04T11:27:00Z" w16du:dateUtc="2024-06-04T17:27:00Z">
            <w:rPr/>
          </w:rPrChange>
        </w:rPr>
        <w:t>Document</w:t>
      </w:r>
      <w:r w:rsidRPr="00DF3B93">
        <w:rPr>
          <w:spacing w:val="-3"/>
          <w:sz w:val="22"/>
          <w:szCs w:val="22"/>
          <w:rPrChange w:id="2046" w:author="Brian Olea" w:date="2024-06-04T11:27:00Z" w16du:dateUtc="2024-06-04T17:27:00Z">
            <w:rPr>
              <w:spacing w:val="-3"/>
            </w:rPr>
          </w:rPrChange>
        </w:rPr>
        <w:t xml:space="preserve"> </w:t>
      </w:r>
      <w:r w:rsidRPr="00DF3B93">
        <w:rPr>
          <w:sz w:val="22"/>
          <w:szCs w:val="22"/>
          <w:rPrChange w:id="2047" w:author="Brian Olea" w:date="2024-06-04T11:27:00Z" w16du:dateUtc="2024-06-04T17:27:00Z">
            <w:rPr/>
          </w:rPrChange>
        </w:rPr>
        <w:t>Configuration</w:t>
      </w:r>
      <w:r w:rsidRPr="00DF3B93">
        <w:rPr>
          <w:spacing w:val="-3"/>
          <w:sz w:val="22"/>
          <w:szCs w:val="22"/>
          <w:rPrChange w:id="2048" w:author="Brian Olea" w:date="2024-06-04T11:27:00Z" w16du:dateUtc="2024-06-04T17:27:00Z">
            <w:rPr>
              <w:spacing w:val="-3"/>
            </w:rPr>
          </w:rPrChange>
        </w:rPr>
        <w:t xml:space="preserve"> </w:t>
      </w:r>
      <w:r w:rsidRPr="00DF3B93">
        <w:rPr>
          <w:sz w:val="22"/>
          <w:szCs w:val="22"/>
          <w:rPrChange w:id="2049" w:author="Brian Olea" w:date="2024-06-04T11:27:00Z" w16du:dateUtc="2024-06-04T17:27:00Z">
            <w:rPr/>
          </w:rPrChange>
        </w:rPr>
        <w:t>consists</w:t>
      </w:r>
      <w:r w:rsidRPr="00DF3B93">
        <w:rPr>
          <w:spacing w:val="-1"/>
          <w:sz w:val="22"/>
          <w:szCs w:val="22"/>
          <w:rPrChange w:id="2050" w:author="Brian Olea" w:date="2024-06-04T11:27:00Z" w16du:dateUtc="2024-06-04T17:27:00Z">
            <w:rPr>
              <w:spacing w:val="-1"/>
            </w:rPr>
          </w:rPrChange>
        </w:rPr>
        <w:t xml:space="preserve"> </w:t>
      </w:r>
      <w:r w:rsidRPr="00DF3B93">
        <w:rPr>
          <w:sz w:val="22"/>
          <w:szCs w:val="22"/>
          <w:rPrChange w:id="2051" w:author="Brian Olea" w:date="2024-06-04T11:27:00Z" w16du:dateUtc="2024-06-04T17:27:00Z">
            <w:rPr/>
          </w:rPrChange>
        </w:rPr>
        <w:t>of</w:t>
      </w:r>
      <w:r w:rsidRPr="00DF3B93">
        <w:rPr>
          <w:spacing w:val="-2"/>
          <w:sz w:val="22"/>
          <w:szCs w:val="22"/>
          <w:rPrChange w:id="2052" w:author="Brian Olea" w:date="2024-06-04T11:27:00Z" w16du:dateUtc="2024-06-04T17:27:00Z">
            <w:rPr>
              <w:spacing w:val="-2"/>
            </w:rPr>
          </w:rPrChange>
        </w:rPr>
        <w:t xml:space="preserve"> </w:t>
      </w:r>
      <w:r w:rsidRPr="00DF3B93">
        <w:rPr>
          <w:sz w:val="22"/>
          <w:szCs w:val="22"/>
          <w:rPrChange w:id="2053" w:author="Brian Olea" w:date="2024-06-04T11:27:00Z" w16du:dateUtc="2024-06-04T17:27:00Z">
            <w:rPr/>
          </w:rPrChange>
        </w:rPr>
        <w:t>Top</w:t>
      </w:r>
      <w:r w:rsidRPr="00DF3B93">
        <w:rPr>
          <w:spacing w:val="-5"/>
          <w:sz w:val="22"/>
          <w:szCs w:val="22"/>
          <w:rPrChange w:id="2054" w:author="Brian Olea" w:date="2024-06-04T11:27:00Z" w16du:dateUtc="2024-06-04T17:27:00Z">
            <w:rPr>
              <w:spacing w:val="-5"/>
            </w:rPr>
          </w:rPrChange>
        </w:rPr>
        <w:t xml:space="preserve"> </w:t>
      </w:r>
      <w:r w:rsidRPr="00DF3B93">
        <w:rPr>
          <w:sz w:val="22"/>
          <w:szCs w:val="22"/>
          <w:rPrChange w:id="2055" w:author="Brian Olea" w:date="2024-06-04T11:27:00Z" w16du:dateUtc="2024-06-04T17:27:00Z">
            <w:rPr/>
          </w:rPrChange>
        </w:rPr>
        <w:t>Level -</w:t>
      </w:r>
      <w:r w:rsidRPr="00DF3B93">
        <w:rPr>
          <w:spacing w:val="-2"/>
          <w:sz w:val="22"/>
          <w:szCs w:val="22"/>
          <w:rPrChange w:id="2056" w:author="Brian Olea" w:date="2024-06-04T11:27:00Z" w16du:dateUtc="2024-06-04T17:27:00Z">
            <w:rPr>
              <w:spacing w:val="-2"/>
            </w:rPr>
          </w:rPrChange>
        </w:rPr>
        <w:t xml:space="preserve"> </w:t>
      </w:r>
      <w:r w:rsidRPr="00DF3B93">
        <w:rPr>
          <w:sz w:val="22"/>
          <w:szCs w:val="22"/>
          <w:rPrChange w:id="2057" w:author="Brian Olea" w:date="2024-06-04T11:27:00Z" w16du:dateUtc="2024-06-04T17:27:00Z">
            <w:rPr/>
          </w:rPrChange>
        </w:rPr>
        <w:t>Manuals,</w:t>
      </w:r>
      <w:r w:rsidRPr="00DF3B93">
        <w:rPr>
          <w:spacing w:val="-3"/>
          <w:sz w:val="22"/>
          <w:szCs w:val="22"/>
          <w:rPrChange w:id="2058" w:author="Brian Olea" w:date="2024-06-04T11:27:00Z" w16du:dateUtc="2024-06-04T17:27:00Z">
            <w:rPr>
              <w:spacing w:val="-3"/>
            </w:rPr>
          </w:rPrChange>
        </w:rPr>
        <w:t xml:space="preserve"> </w:t>
      </w:r>
      <w:r w:rsidRPr="00DF3B93">
        <w:rPr>
          <w:sz w:val="22"/>
          <w:szCs w:val="22"/>
          <w:rPrChange w:id="2059" w:author="Brian Olea" w:date="2024-06-04T11:27:00Z" w16du:dateUtc="2024-06-04T17:27:00Z">
            <w:rPr/>
          </w:rPrChange>
        </w:rPr>
        <w:t>2nd</w:t>
      </w:r>
      <w:r w:rsidRPr="00DF3B93">
        <w:rPr>
          <w:spacing w:val="-3"/>
          <w:sz w:val="22"/>
          <w:szCs w:val="22"/>
          <w:rPrChange w:id="2060" w:author="Brian Olea" w:date="2024-06-04T11:27:00Z" w16du:dateUtc="2024-06-04T17:27:00Z">
            <w:rPr>
              <w:spacing w:val="-3"/>
            </w:rPr>
          </w:rPrChange>
        </w:rPr>
        <w:t xml:space="preserve"> </w:t>
      </w:r>
      <w:r w:rsidRPr="00DF3B93">
        <w:rPr>
          <w:sz w:val="22"/>
          <w:szCs w:val="22"/>
          <w:rPrChange w:id="2061" w:author="Brian Olea" w:date="2024-06-04T11:27:00Z" w16du:dateUtc="2024-06-04T17:27:00Z">
            <w:rPr/>
          </w:rPrChange>
        </w:rPr>
        <w:t>Tier</w:t>
      </w:r>
      <w:r w:rsidRPr="00DF3B93">
        <w:rPr>
          <w:spacing w:val="-1"/>
          <w:sz w:val="22"/>
          <w:szCs w:val="22"/>
          <w:rPrChange w:id="2062" w:author="Brian Olea" w:date="2024-06-04T11:27:00Z" w16du:dateUtc="2024-06-04T17:27:00Z">
            <w:rPr>
              <w:spacing w:val="-1"/>
            </w:rPr>
          </w:rPrChange>
        </w:rPr>
        <w:t xml:space="preserve"> </w:t>
      </w:r>
      <w:r w:rsidRPr="00DF3B93">
        <w:rPr>
          <w:sz w:val="22"/>
          <w:szCs w:val="22"/>
          <w:rPrChange w:id="2063" w:author="Brian Olea" w:date="2024-06-04T11:27:00Z" w16du:dateUtc="2024-06-04T17:27:00Z">
            <w:rPr/>
          </w:rPrChange>
        </w:rPr>
        <w:t>-</w:t>
      </w:r>
      <w:r w:rsidRPr="00DF3B93">
        <w:rPr>
          <w:spacing w:val="-2"/>
          <w:sz w:val="22"/>
          <w:szCs w:val="22"/>
          <w:rPrChange w:id="2064" w:author="Brian Olea" w:date="2024-06-04T11:27:00Z" w16du:dateUtc="2024-06-04T17:27:00Z">
            <w:rPr>
              <w:spacing w:val="-2"/>
            </w:rPr>
          </w:rPrChange>
        </w:rPr>
        <w:t xml:space="preserve"> </w:t>
      </w:r>
      <w:r w:rsidRPr="00DF3B93">
        <w:rPr>
          <w:sz w:val="22"/>
          <w:szCs w:val="22"/>
          <w:rPrChange w:id="2065" w:author="Brian Olea" w:date="2024-06-04T11:27:00Z" w16du:dateUtc="2024-06-04T17:27:00Z">
            <w:rPr/>
          </w:rPrChange>
        </w:rPr>
        <w:t>Procedures,</w:t>
      </w:r>
      <w:r w:rsidRPr="00DF3B93">
        <w:rPr>
          <w:spacing w:val="-2"/>
          <w:sz w:val="22"/>
          <w:szCs w:val="22"/>
          <w:rPrChange w:id="2066" w:author="Brian Olea" w:date="2024-06-04T11:27:00Z" w16du:dateUtc="2024-06-04T17:27:00Z">
            <w:rPr>
              <w:spacing w:val="-2"/>
            </w:rPr>
          </w:rPrChange>
        </w:rPr>
        <w:t xml:space="preserve"> </w:t>
      </w:r>
      <w:r w:rsidRPr="00DF3B93">
        <w:rPr>
          <w:sz w:val="22"/>
          <w:szCs w:val="22"/>
          <w:rPrChange w:id="2067" w:author="Brian Olea" w:date="2024-06-04T11:27:00Z" w16du:dateUtc="2024-06-04T17:27:00Z">
            <w:rPr/>
          </w:rPrChange>
        </w:rPr>
        <w:t>3rd</w:t>
      </w:r>
      <w:r w:rsidRPr="00DF3B93">
        <w:rPr>
          <w:spacing w:val="-3"/>
          <w:sz w:val="22"/>
          <w:szCs w:val="22"/>
          <w:rPrChange w:id="2068" w:author="Brian Olea" w:date="2024-06-04T11:27:00Z" w16du:dateUtc="2024-06-04T17:27:00Z">
            <w:rPr>
              <w:spacing w:val="-3"/>
            </w:rPr>
          </w:rPrChange>
        </w:rPr>
        <w:t xml:space="preserve"> </w:t>
      </w:r>
      <w:r w:rsidRPr="00DF3B93">
        <w:rPr>
          <w:sz w:val="22"/>
          <w:szCs w:val="22"/>
          <w:rPrChange w:id="2069" w:author="Brian Olea" w:date="2024-06-04T11:27:00Z" w16du:dateUtc="2024-06-04T17:27:00Z">
            <w:rPr/>
          </w:rPrChange>
        </w:rPr>
        <w:t>Tier</w:t>
      </w:r>
      <w:r w:rsidRPr="00DF3B93">
        <w:rPr>
          <w:spacing w:val="-1"/>
          <w:sz w:val="22"/>
          <w:szCs w:val="22"/>
          <w:rPrChange w:id="2070" w:author="Brian Olea" w:date="2024-06-04T11:27:00Z" w16du:dateUtc="2024-06-04T17:27:00Z">
            <w:rPr>
              <w:spacing w:val="-1"/>
            </w:rPr>
          </w:rPrChange>
        </w:rPr>
        <w:t xml:space="preserve"> </w:t>
      </w:r>
      <w:r w:rsidRPr="00DF3B93">
        <w:rPr>
          <w:sz w:val="22"/>
          <w:szCs w:val="22"/>
          <w:rPrChange w:id="2071" w:author="Brian Olea" w:date="2024-06-04T11:27:00Z" w16du:dateUtc="2024-06-04T17:27:00Z">
            <w:rPr/>
          </w:rPrChange>
        </w:rPr>
        <w:t>-</w:t>
      </w:r>
      <w:r w:rsidRPr="00DF3B93">
        <w:rPr>
          <w:spacing w:val="-2"/>
          <w:sz w:val="22"/>
          <w:szCs w:val="22"/>
          <w:rPrChange w:id="2072" w:author="Brian Olea" w:date="2024-06-04T11:27:00Z" w16du:dateUtc="2024-06-04T17:27:00Z">
            <w:rPr>
              <w:spacing w:val="-2"/>
            </w:rPr>
          </w:rPrChange>
        </w:rPr>
        <w:t xml:space="preserve"> </w:t>
      </w:r>
      <w:r w:rsidRPr="00DF3B93">
        <w:rPr>
          <w:sz w:val="22"/>
          <w:szCs w:val="22"/>
          <w:rPrChange w:id="2073" w:author="Brian Olea" w:date="2024-06-04T11:27:00Z" w16du:dateUtc="2024-06-04T17:27:00Z">
            <w:rPr/>
          </w:rPrChange>
        </w:rPr>
        <w:t>Forms,</w:t>
      </w:r>
      <w:r w:rsidRPr="00DF3B93">
        <w:rPr>
          <w:spacing w:val="-3"/>
          <w:sz w:val="22"/>
          <w:szCs w:val="22"/>
          <w:rPrChange w:id="2074" w:author="Brian Olea" w:date="2024-06-04T11:27:00Z" w16du:dateUtc="2024-06-04T17:27:00Z">
            <w:rPr>
              <w:spacing w:val="-3"/>
            </w:rPr>
          </w:rPrChange>
        </w:rPr>
        <w:t xml:space="preserve"> </w:t>
      </w:r>
      <w:r w:rsidRPr="00DF3B93">
        <w:rPr>
          <w:sz w:val="22"/>
          <w:szCs w:val="22"/>
          <w:rPrChange w:id="2075" w:author="Brian Olea" w:date="2024-06-04T11:27:00Z" w16du:dateUtc="2024-06-04T17:27:00Z">
            <w:rPr/>
          </w:rPrChange>
        </w:rPr>
        <w:t>and</w:t>
      </w:r>
      <w:r w:rsidRPr="00DF3B93">
        <w:rPr>
          <w:spacing w:val="-3"/>
          <w:sz w:val="22"/>
          <w:szCs w:val="22"/>
          <w:rPrChange w:id="2076" w:author="Brian Olea" w:date="2024-06-04T11:27:00Z" w16du:dateUtc="2024-06-04T17:27:00Z">
            <w:rPr>
              <w:spacing w:val="-3"/>
            </w:rPr>
          </w:rPrChange>
        </w:rPr>
        <w:t xml:space="preserve"> </w:t>
      </w:r>
      <w:r w:rsidRPr="00DF3B93">
        <w:rPr>
          <w:sz w:val="22"/>
          <w:szCs w:val="22"/>
          <w:rPrChange w:id="2077" w:author="Brian Olea" w:date="2024-06-04T11:27:00Z" w16du:dateUtc="2024-06-04T17:27:00Z">
            <w:rPr/>
          </w:rPrChange>
        </w:rPr>
        <w:t>4th Tier - Work Instructions and attachments.</w:t>
      </w:r>
    </w:p>
    <w:p w14:paraId="6030E894" w14:textId="77777777" w:rsidR="00DF0971" w:rsidRPr="00DF3B93" w:rsidRDefault="00000000">
      <w:pPr>
        <w:pStyle w:val="BodyText"/>
        <w:spacing w:before="80"/>
        <w:ind w:right="228"/>
        <w:rPr>
          <w:sz w:val="22"/>
          <w:szCs w:val="22"/>
          <w:rPrChange w:id="2078" w:author="Brian Olea" w:date="2024-06-04T11:27:00Z" w16du:dateUtc="2024-06-04T17:27:00Z">
            <w:rPr/>
          </w:rPrChange>
        </w:rPr>
      </w:pPr>
      <w:r w:rsidRPr="00DF3B93">
        <w:rPr>
          <w:sz w:val="22"/>
          <w:szCs w:val="22"/>
          <w:rPrChange w:id="2079" w:author="Brian Olea" w:date="2024-06-04T11:27:00Z" w16du:dateUtc="2024-06-04T17:27:00Z">
            <w:rPr/>
          </w:rPrChange>
        </w:rPr>
        <w:t>The</w:t>
      </w:r>
      <w:r w:rsidRPr="00DF3B93">
        <w:rPr>
          <w:spacing w:val="-4"/>
          <w:sz w:val="22"/>
          <w:szCs w:val="22"/>
          <w:rPrChange w:id="2080" w:author="Brian Olea" w:date="2024-06-04T11:27:00Z" w16du:dateUtc="2024-06-04T17:27:00Z">
            <w:rPr>
              <w:spacing w:val="-4"/>
            </w:rPr>
          </w:rPrChange>
        </w:rPr>
        <w:t xml:space="preserve"> </w:t>
      </w:r>
      <w:r w:rsidRPr="00DF3B93">
        <w:rPr>
          <w:sz w:val="22"/>
          <w:szCs w:val="22"/>
          <w:rPrChange w:id="2081" w:author="Brian Olea" w:date="2024-06-04T11:27:00Z" w16du:dateUtc="2024-06-04T17:27:00Z">
            <w:rPr/>
          </w:rPrChange>
        </w:rPr>
        <w:t>numbering</w:t>
      </w:r>
      <w:r w:rsidRPr="00DF3B93">
        <w:rPr>
          <w:spacing w:val="-4"/>
          <w:sz w:val="22"/>
          <w:szCs w:val="22"/>
          <w:rPrChange w:id="2082" w:author="Brian Olea" w:date="2024-06-04T11:27:00Z" w16du:dateUtc="2024-06-04T17:27:00Z">
            <w:rPr>
              <w:spacing w:val="-4"/>
            </w:rPr>
          </w:rPrChange>
        </w:rPr>
        <w:t xml:space="preserve"> </w:t>
      </w:r>
      <w:r w:rsidRPr="00DF3B93">
        <w:rPr>
          <w:sz w:val="22"/>
          <w:szCs w:val="22"/>
          <w:rPrChange w:id="2083" w:author="Brian Olea" w:date="2024-06-04T11:27:00Z" w16du:dateUtc="2024-06-04T17:27:00Z">
            <w:rPr/>
          </w:rPrChange>
        </w:rPr>
        <w:t>of</w:t>
      </w:r>
      <w:r w:rsidRPr="00DF3B93">
        <w:rPr>
          <w:spacing w:val="-3"/>
          <w:sz w:val="22"/>
          <w:szCs w:val="22"/>
          <w:rPrChange w:id="2084" w:author="Brian Olea" w:date="2024-06-04T11:27:00Z" w16du:dateUtc="2024-06-04T17:27:00Z">
            <w:rPr>
              <w:spacing w:val="-3"/>
            </w:rPr>
          </w:rPrChange>
        </w:rPr>
        <w:t xml:space="preserve"> </w:t>
      </w:r>
      <w:r w:rsidRPr="00DF3B93">
        <w:rPr>
          <w:sz w:val="22"/>
          <w:szCs w:val="22"/>
          <w:rPrChange w:id="2085" w:author="Brian Olea" w:date="2024-06-04T11:27:00Z" w16du:dateUtc="2024-06-04T17:27:00Z">
            <w:rPr/>
          </w:rPrChange>
        </w:rPr>
        <w:t>these</w:t>
      </w:r>
      <w:r w:rsidRPr="00DF3B93">
        <w:rPr>
          <w:spacing w:val="-4"/>
          <w:sz w:val="22"/>
          <w:szCs w:val="22"/>
          <w:rPrChange w:id="2086" w:author="Brian Olea" w:date="2024-06-04T11:27:00Z" w16du:dateUtc="2024-06-04T17:27:00Z">
            <w:rPr>
              <w:spacing w:val="-4"/>
            </w:rPr>
          </w:rPrChange>
        </w:rPr>
        <w:t xml:space="preserve"> </w:t>
      </w:r>
      <w:r w:rsidRPr="00DF3B93">
        <w:rPr>
          <w:sz w:val="22"/>
          <w:szCs w:val="22"/>
          <w:rPrChange w:id="2087" w:author="Brian Olea" w:date="2024-06-04T11:27:00Z" w16du:dateUtc="2024-06-04T17:27:00Z">
            <w:rPr/>
          </w:rPrChange>
        </w:rPr>
        <w:t>documents</w:t>
      </w:r>
      <w:r w:rsidRPr="00DF3B93">
        <w:rPr>
          <w:spacing w:val="-3"/>
          <w:sz w:val="22"/>
          <w:szCs w:val="22"/>
          <w:rPrChange w:id="2088" w:author="Brian Olea" w:date="2024-06-04T11:27:00Z" w16du:dateUtc="2024-06-04T17:27:00Z">
            <w:rPr>
              <w:spacing w:val="-3"/>
            </w:rPr>
          </w:rPrChange>
        </w:rPr>
        <w:t xml:space="preserve"> </w:t>
      </w:r>
      <w:r w:rsidRPr="00DF3B93">
        <w:rPr>
          <w:sz w:val="22"/>
          <w:szCs w:val="22"/>
          <w:rPrChange w:id="2089" w:author="Brian Olea" w:date="2024-06-04T11:27:00Z" w16du:dateUtc="2024-06-04T17:27:00Z">
            <w:rPr/>
          </w:rPrChange>
        </w:rPr>
        <w:t>is</w:t>
      </w:r>
      <w:r w:rsidRPr="00DF3B93">
        <w:rPr>
          <w:spacing w:val="-2"/>
          <w:sz w:val="22"/>
          <w:szCs w:val="22"/>
          <w:rPrChange w:id="2090" w:author="Brian Olea" w:date="2024-06-04T11:27:00Z" w16du:dateUtc="2024-06-04T17:27:00Z">
            <w:rPr>
              <w:spacing w:val="-2"/>
            </w:rPr>
          </w:rPrChange>
        </w:rPr>
        <w:t xml:space="preserve"> </w:t>
      </w:r>
      <w:r w:rsidRPr="00DF3B93">
        <w:rPr>
          <w:sz w:val="22"/>
          <w:szCs w:val="22"/>
          <w:rPrChange w:id="2091" w:author="Brian Olea" w:date="2024-06-04T11:27:00Z" w16du:dateUtc="2024-06-04T17:27:00Z">
            <w:rPr/>
          </w:rPrChange>
        </w:rPr>
        <w:t>designed</w:t>
      </w:r>
      <w:r w:rsidRPr="00DF3B93">
        <w:rPr>
          <w:spacing w:val="-4"/>
          <w:sz w:val="22"/>
          <w:szCs w:val="22"/>
          <w:rPrChange w:id="2092" w:author="Brian Olea" w:date="2024-06-04T11:27:00Z" w16du:dateUtc="2024-06-04T17:27:00Z">
            <w:rPr>
              <w:spacing w:val="-4"/>
            </w:rPr>
          </w:rPrChange>
        </w:rPr>
        <w:t xml:space="preserve"> </w:t>
      </w:r>
      <w:r w:rsidRPr="00DF3B93">
        <w:rPr>
          <w:sz w:val="22"/>
          <w:szCs w:val="22"/>
          <w:rPrChange w:id="2093" w:author="Brian Olea" w:date="2024-06-04T11:27:00Z" w16du:dateUtc="2024-06-04T17:27:00Z">
            <w:rPr/>
          </w:rPrChange>
        </w:rPr>
        <w:t>to</w:t>
      </w:r>
      <w:r w:rsidRPr="00DF3B93">
        <w:rPr>
          <w:spacing w:val="-4"/>
          <w:sz w:val="22"/>
          <w:szCs w:val="22"/>
          <w:rPrChange w:id="2094" w:author="Brian Olea" w:date="2024-06-04T11:27:00Z" w16du:dateUtc="2024-06-04T17:27:00Z">
            <w:rPr>
              <w:spacing w:val="-4"/>
            </w:rPr>
          </w:rPrChange>
        </w:rPr>
        <w:t xml:space="preserve"> </w:t>
      </w:r>
      <w:r w:rsidRPr="00DF3B93">
        <w:rPr>
          <w:sz w:val="22"/>
          <w:szCs w:val="22"/>
          <w:rPrChange w:id="2095" w:author="Brian Olea" w:date="2024-06-04T11:27:00Z" w16du:dateUtc="2024-06-04T17:27:00Z">
            <w:rPr/>
          </w:rPrChange>
        </w:rPr>
        <w:t>reflect</w:t>
      </w:r>
      <w:r w:rsidRPr="00DF3B93">
        <w:rPr>
          <w:spacing w:val="-4"/>
          <w:sz w:val="22"/>
          <w:szCs w:val="22"/>
          <w:rPrChange w:id="2096" w:author="Brian Olea" w:date="2024-06-04T11:27:00Z" w16du:dateUtc="2024-06-04T17:27:00Z">
            <w:rPr>
              <w:spacing w:val="-4"/>
            </w:rPr>
          </w:rPrChange>
        </w:rPr>
        <w:t xml:space="preserve"> </w:t>
      </w:r>
      <w:r w:rsidRPr="00DF3B93">
        <w:rPr>
          <w:sz w:val="22"/>
          <w:szCs w:val="22"/>
          <w:rPrChange w:id="2097" w:author="Brian Olea" w:date="2024-06-04T11:27:00Z" w16du:dateUtc="2024-06-04T17:27:00Z">
            <w:rPr/>
          </w:rPrChange>
        </w:rPr>
        <w:t>the</w:t>
      </w:r>
      <w:r w:rsidRPr="00DF3B93">
        <w:rPr>
          <w:spacing w:val="-4"/>
          <w:sz w:val="22"/>
          <w:szCs w:val="22"/>
          <w:rPrChange w:id="2098" w:author="Brian Olea" w:date="2024-06-04T11:27:00Z" w16du:dateUtc="2024-06-04T17:27:00Z">
            <w:rPr>
              <w:spacing w:val="-4"/>
            </w:rPr>
          </w:rPrChange>
        </w:rPr>
        <w:t xml:space="preserve"> </w:t>
      </w:r>
      <w:r w:rsidRPr="00DF3B93">
        <w:rPr>
          <w:sz w:val="22"/>
          <w:szCs w:val="22"/>
          <w:rPrChange w:id="2099" w:author="Brian Olea" w:date="2024-06-04T11:27:00Z" w16du:dateUtc="2024-06-04T17:27:00Z">
            <w:rPr/>
          </w:rPrChange>
        </w:rPr>
        <w:t>relevant</w:t>
      </w:r>
      <w:r w:rsidRPr="00DF3B93">
        <w:rPr>
          <w:spacing w:val="-4"/>
          <w:sz w:val="22"/>
          <w:szCs w:val="22"/>
          <w:rPrChange w:id="2100" w:author="Brian Olea" w:date="2024-06-04T11:27:00Z" w16du:dateUtc="2024-06-04T17:27:00Z">
            <w:rPr>
              <w:spacing w:val="-4"/>
            </w:rPr>
          </w:rPrChange>
        </w:rPr>
        <w:t xml:space="preserve"> </w:t>
      </w:r>
      <w:r w:rsidRPr="00DF3B93">
        <w:rPr>
          <w:sz w:val="22"/>
          <w:szCs w:val="22"/>
          <w:rPrChange w:id="2101" w:author="Brian Olea" w:date="2024-06-04T11:27:00Z" w16du:dateUtc="2024-06-04T17:27:00Z">
            <w:rPr/>
          </w:rPrChange>
        </w:rPr>
        <w:t>areas</w:t>
      </w:r>
      <w:r w:rsidRPr="00DF3B93">
        <w:rPr>
          <w:spacing w:val="-3"/>
          <w:sz w:val="22"/>
          <w:szCs w:val="22"/>
          <w:rPrChange w:id="2102" w:author="Brian Olea" w:date="2024-06-04T11:27:00Z" w16du:dateUtc="2024-06-04T17:27:00Z">
            <w:rPr>
              <w:spacing w:val="-3"/>
            </w:rPr>
          </w:rPrChange>
        </w:rPr>
        <w:t xml:space="preserve"> </w:t>
      </w:r>
      <w:r w:rsidRPr="00DF3B93">
        <w:rPr>
          <w:sz w:val="22"/>
          <w:szCs w:val="22"/>
          <w:rPrChange w:id="2103" w:author="Brian Olea" w:date="2024-06-04T11:27:00Z" w16du:dateUtc="2024-06-04T17:27:00Z">
            <w:rPr/>
          </w:rPrChange>
        </w:rPr>
        <w:t>of</w:t>
      </w:r>
      <w:r w:rsidRPr="00DF3B93">
        <w:rPr>
          <w:spacing w:val="-3"/>
          <w:sz w:val="22"/>
          <w:szCs w:val="22"/>
          <w:rPrChange w:id="2104" w:author="Brian Olea" w:date="2024-06-04T11:27:00Z" w16du:dateUtc="2024-06-04T17:27:00Z">
            <w:rPr>
              <w:spacing w:val="-3"/>
            </w:rPr>
          </w:rPrChange>
        </w:rPr>
        <w:t xml:space="preserve"> </w:t>
      </w:r>
      <w:r w:rsidRPr="00DF3B93">
        <w:rPr>
          <w:sz w:val="22"/>
          <w:szCs w:val="22"/>
          <w:rPrChange w:id="2105" w:author="Brian Olea" w:date="2024-06-04T11:27:00Z" w16du:dateUtc="2024-06-04T17:27:00Z">
            <w:rPr/>
          </w:rPrChange>
        </w:rPr>
        <w:t>the ISO9001/AS9120 standards and this manual.</w:t>
      </w:r>
    </w:p>
    <w:p w14:paraId="4F5755E6" w14:textId="77777777" w:rsidR="00DF0971" w:rsidRPr="00DF3B93" w:rsidRDefault="00DF0971">
      <w:pPr>
        <w:pStyle w:val="BodyText"/>
        <w:spacing w:before="146"/>
        <w:ind w:left="0"/>
        <w:rPr>
          <w:sz w:val="22"/>
          <w:szCs w:val="22"/>
          <w:rPrChange w:id="2106" w:author="Brian Olea" w:date="2024-06-04T11:27:00Z" w16du:dateUtc="2024-06-04T17:27:00Z">
            <w:rPr/>
          </w:rPrChange>
        </w:rPr>
      </w:pPr>
    </w:p>
    <w:p w14:paraId="6487341D" w14:textId="77777777" w:rsidR="00DF0971" w:rsidRPr="00DF3B93" w:rsidRDefault="00000000">
      <w:pPr>
        <w:pStyle w:val="Heading1"/>
        <w:numPr>
          <w:ilvl w:val="0"/>
          <w:numId w:val="7"/>
        </w:numPr>
        <w:tabs>
          <w:tab w:val="left" w:pos="819"/>
        </w:tabs>
        <w:ind w:left="819" w:hanging="359"/>
        <w:rPr>
          <w:sz w:val="22"/>
          <w:szCs w:val="22"/>
          <w:rPrChange w:id="2107" w:author="Brian Olea" w:date="2024-06-04T11:27:00Z" w16du:dateUtc="2024-06-04T17:27:00Z">
            <w:rPr/>
          </w:rPrChange>
        </w:rPr>
      </w:pPr>
      <w:bookmarkStart w:id="2108" w:name="_bookmark7"/>
      <w:bookmarkEnd w:id="2108"/>
      <w:r w:rsidRPr="00DF3B93">
        <w:rPr>
          <w:spacing w:val="-2"/>
          <w:sz w:val="22"/>
          <w:szCs w:val="22"/>
          <w:rPrChange w:id="2109" w:author="Brian Olea" w:date="2024-06-04T11:27:00Z" w16du:dateUtc="2024-06-04T17:27:00Z">
            <w:rPr>
              <w:spacing w:val="-2"/>
            </w:rPr>
          </w:rPrChange>
        </w:rPr>
        <w:t>OPERATION</w:t>
      </w:r>
    </w:p>
    <w:p w14:paraId="31E73B64" w14:textId="77777777" w:rsidR="00DF0971" w:rsidRPr="00DF3B93" w:rsidRDefault="00000000">
      <w:pPr>
        <w:pStyle w:val="Heading2"/>
        <w:spacing w:before="78"/>
        <w:rPr>
          <w:sz w:val="22"/>
          <w:szCs w:val="22"/>
          <w:rPrChange w:id="2110" w:author="Brian Olea" w:date="2024-06-04T11:27:00Z" w16du:dateUtc="2024-06-04T17:27:00Z">
            <w:rPr/>
          </w:rPrChange>
        </w:rPr>
      </w:pPr>
      <w:r w:rsidRPr="00DF3B93">
        <w:rPr>
          <w:sz w:val="22"/>
          <w:szCs w:val="22"/>
          <w:rPrChange w:id="2111" w:author="Brian Olea" w:date="2024-06-04T11:27:00Z" w16du:dateUtc="2024-06-04T17:27:00Z">
            <w:rPr/>
          </w:rPrChange>
        </w:rPr>
        <w:t>Operational</w:t>
      </w:r>
      <w:r w:rsidRPr="00DF3B93">
        <w:rPr>
          <w:spacing w:val="-10"/>
          <w:sz w:val="22"/>
          <w:szCs w:val="22"/>
          <w:rPrChange w:id="2112" w:author="Brian Olea" w:date="2024-06-04T11:27:00Z" w16du:dateUtc="2024-06-04T17:27:00Z">
            <w:rPr>
              <w:spacing w:val="-10"/>
            </w:rPr>
          </w:rPrChange>
        </w:rPr>
        <w:t xml:space="preserve"> </w:t>
      </w:r>
      <w:r w:rsidRPr="00DF3B93">
        <w:rPr>
          <w:sz w:val="22"/>
          <w:szCs w:val="22"/>
          <w:rPrChange w:id="2113" w:author="Brian Olea" w:date="2024-06-04T11:27:00Z" w16du:dateUtc="2024-06-04T17:27:00Z">
            <w:rPr/>
          </w:rPrChange>
        </w:rPr>
        <w:t>Planning</w:t>
      </w:r>
      <w:r w:rsidRPr="00DF3B93">
        <w:rPr>
          <w:spacing w:val="-10"/>
          <w:sz w:val="22"/>
          <w:szCs w:val="22"/>
          <w:rPrChange w:id="2114" w:author="Brian Olea" w:date="2024-06-04T11:27:00Z" w16du:dateUtc="2024-06-04T17:27:00Z">
            <w:rPr>
              <w:spacing w:val="-10"/>
            </w:rPr>
          </w:rPrChange>
        </w:rPr>
        <w:t xml:space="preserve"> </w:t>
      </w:r>
      <w:r w:rsidRPr="00DF3B93">
        <w:rPr>
          <w:sz w:val="22"/>
          <w:szCs w:val="22"/>
          <w:rPrChange w:id="2115" w:author="Brian Olea" w:date="2024-06-04T11:27:00Z" w16du:dateUtc="2024-06-04T17:27:00Z">
            <w:rPr/>
          </w:rPrChange>
        </w:rPr>
        <w:t>and</w:t>
      </w:r>
      <w:r w:rsidRPr="00DF3B93">
        <w:rPr>
          <w:spacing w:val="-9"/>
          <w:sz w:val="22"/>
          <w:szCs w:val="22"/>
          <w:rPrChange w:id="2116" w:author="Brian Olea" w:date="2024-06-04T11:27:00Z" w16du:dateUtc="2024-06-04T17:27:00Z">
            <w:rPr>
              <w:spacing w:val="-9"/>
            </w:rPr>
          </w:rPrChange>
        </w:rPr>
        <w:t xml:space="preserve"> </w:t>
      </w:r>
      <w:r w:rsidRPr="00DF3B93">
        <w:rPr>
          <w:spacing w:val="-2"/>
          <w:sz w:val="22"/>
          <w:szCs w:val="22"/>
          <w:rPrChange w:id="2117" w:author="Brian Olea" w:date="2024-06-04T11:27:00Z" w16du:dateUtc="2024-06-04T17:27:00Z">
            <w:rPr>
              <w:spacing w:val="-2"/>
            </w:rPr>
          </w:rPrChange>
        </w:rPr>
        <w:t>Control</w:t>
      </w:r>
    </w:p>
    <w:p w14:paraId="0EDE32AA" w14:textId="77777777" w:rsidR="00DF0971" w:rsidRPr="00DF3B93" w:rsidRDefault="00000000">
      <w:pPr>
        <w:pStyle w:val="BodyText"/>
        <w:spacing w:before="29"/>
        <w:ind w:right="228"/>
        <w:rPr>
          <w:sz w:val="22"/>
          <w:szCs w:val="22"/>
          <w:rPrChange w:id="2118" w:author="Brian Olea" w:date="2024-06-04T11:27:00Z" w16du:dateUtc="2024-06-04T17:27:00Z">
            <w:rPr/>
          </w:rPrChange>
        </w:rPr>
      </w:pPr>
      <w:r w:rsidRPr="00DF3B93">
        <w:rPr>
          <w:sz w:val="22"/>
          <w:szCs w:val="22"/>
          <w:rPrChange w:id="2119" w:author="Brian Olea" w:date="2024-06-04T11:27:00Z" w16du:dateUtc="2024-06-04T17:27:00Z">
            <w:rPr/>
          </w:rPrChange>
        </w:rPr>
        <w:t>The</w:t>
      </w:r>
      <w:r w:rsidRPr="00DF3B93">
        <w:rPr>
          <w:spacing w:val="-4"/>
          <w:sz w:val="22"/>
          <w:szCs w:val="22"/>
          <w:rPrChange w:id="2120" w:author="Brian Olea" w:date="2024-06-04T11:27:00Z" w16du:dateUtc="2024-06-04T17:27:00Z">
            <w:rPr>
              <w:spacing w:val="-4"/>
            </w:rPr>
          </w:rPrChange>
        </w:rPr>
        <w:t xml:space="preserve"> </w:t>
      </w:r>
      <w:r w:rsidRPr="00DF3B93">
        <w:rPr>
          <w:sz w:val="22"/>
          <w:szCs w:val="22"/>
          <w:rPrChange w:id="2121" w:author="Brian Olea" w:date="2024-06-04T11:27:00Z" w16du:dateUtc="2024-06-04T17:27:00Z">
            <w:rPr/>
          </w:rPrChange>
        </w:rPr>
        <w:t>Organization</w:t>
      </w:r>
      <w:r w:rsidRPr="00DF3B93">
        <w:rPr>
          <w:spacing w:val="-3"/>
          <w:sz w:val="22"/>
          <w:szCs w:val="22"/>
          <w:rPrChange w:id="2122" w:author="Brian Olea" w:date="2024-06-04T11:27:00Z" w16du:dateUtc="2024-06-04T17:27:00Z">
            <w:rPr>
              <w:spacing w:val="-3"/>
            </w:rPr>
          </w:rPrChange>
        </w:rPr>
        <w:t xml:space="preserve"> </w:t>
      </w:r>
      <w:r w:rsidRPr="00DF3B93">
        <w:rPr>
          <w:sz w:val="22"/>
          <w:szCs w:val="22"/>
          <w:rPrChange w:id="2123" w:author="Brian Olea" w:date="2024-06-04T11:27:00Z" w16du:dateUtc="2024-06-04T17:27:00Z">
            <w:rPr/>
          </w:rPrChange>
        </w:rPr>
        <w:t>plans</w:t>
      </w:r>
      <w:r w:rsidRPr="00DF3B93">
        <w:rPr>
          <w:spacing w:val="-2"/>
          <w:sz w:val="22"/>
          <w:szCs w:val="22"/>
          <w:rPrChange w:id="2124" w:author="Brian Olea" w:date="2024-06-04T11:27:00Z" w16du:dateUtc="2024-06-04T17:27:00Z">
            <w:rPr>
              <w:spacing w:val="-2"/>
            </w:rPr>
          </w:rPrChange>
        </w:rPr>
        <w:t xml:space="preserve"> </w:t>
      </w:r>
      <w:r w:rsidRPr="00DF3B93">
        <w:rPr>
          <w:sz w:val="22"/>
          <w:szCs w:val="22"/>
          <w:rPrChange w:id="2125" w:author="Brian Olea" w:date="2024-06-04T11:27:00Z" w16du:dateUtc="2024-06-04T17:27:00Z">
            <w:rPr/>
          </w:rPrChange>
        </w:rPr>
        <w:t>and</w:t>
      </w:r>
      <w:r w:rsidRPr="00DF3B93">
        <w:rPr>
          <w:spacing w:val="-4"/>
          <w:sz w:val="22"/>
          <w:szCs w:val="22"/>
          <w:rPrChange w:id="2126" w:author="Brian Olea" w:date="2024-06-04T11:27:00Z" w16du:dateUtc="2024-06-04T17:27:00Z">
            <w:rPr>
              <w:spacing w:val="-4"/>
            </w:rPr>
          </w:rPrChange>
        </w:rPr>
        <w:t xml:space="preserve"> </w:t>
      </w:r>
      <w:r w:rsidRPr="00DF3B93">
        <w:rPr>
          <w:sz w:val="22"/>
          <w:szCs w:val="22"/>
          <w:rPrChange w:id="2127" w:author="Brian Olea" w:date="2024-06-04T11:27:00Z" w16du:dateUtc="2024-06-04T17:27:00Z">
            <w:rPr/>
          </w:rPrChange>
        </w:rPr>
        <w:t>develops</w:t>
      </w:r>
      <w:r w:rsidRPr="00DF3B93">
        <w:rPr>
          <w:spacing w:val="-4"/>
          <w:sz w:val="22"/>
          <w:szCs w:val="22"/>
          <w:rPrChange w:id="2128" w:author="Brian Olea" w:date="2024-06-04T11:27:00Z" w16du:dateUtc="2024-06-04T17:27:00Z">
            <w:rPr>
              <w:spacing w:val="-4"/>
            </w:rPr>
          </w:rPrChange>
        </w:rPr>
        <w:t xml:space="preserve"> </w:t>
      </w:r>
      <w:r w:rsidRPr="00DF3B93">
        <w:rPr>
          <w:sz w:val="22"/>
          <w:szCs w:val="22"/>
          <w:rPrChange w:id="2129" w:author="Brian Olea" w:date="2024-06-04T11:27:00Z" w16du:dateUtc="2024-06-04T17:27:00Z">
            <w:rPr/>
          </w:rPrChange>
        </w:rPr>
        <w:t>the</w:t>
      </w:r>
      <w:r w:rsidRPr="00DF3B93">
        <w:rPr>
          <w:spacing w:val="-3"/>
          <w:sz w:val="22"/>
          <w:szCs w:val="22"/>
          <w:rPrChange w:id="2130" w:author="Brian Olea" w:date="2024-06-04T11:27:00Z" w16du:dateUtc="2024-06-04T17:27:00Z">
            <w:rPr>
              <w:spacing w:val="-3"/>
            </w:rPr>
          </w:rPrChange>
        </w:rPr>
        <w:t xml:space="preserve"> </w:t>
      </w:r>
      <w:r w:rsidRPr="00DF3B93">
        <w:rPr>
          <w:sz w:val="22"/>
          <w:szCs w:val="22"/>
          <w:rPrChange w:id="2131" w:author="Brian Olea" w:date="2024-06-04T11:27:00Z" w16du:dateUtc="2024-06-04T17:27:00Z">
            <w:rPr/>
          </w:rPrChange>
        </w:rPr>
        <w:t>processes,</w:t>
      </w:r>
      <w:r w:rsidRPr="00DF3B93">
        <w:rPr>
          <w:spacing w:val="-4"/>
          <w:sz w:val="22"/>
          <w:szCs w:val="22"/>
          <w:rPrChange w:id="2132" w:author="Brian Olea" w:date="2024-06-04T11:27:00Z" w16du:dateUtc="2024-06-04T17:27:00Z">
            <w:rPr>
              <w:spacing w:val="-4"/>
            </w:rPr>
          </w:rPrChange>
        </w:rPr>
        <w:t xml:space="preserve"> </w:t>
      </w:r>
      <w:r w:rsidRPr="00DF3B93">
        <w:rPr>
          <w:sz w:val="22"/>
          <w:szCs w:val="22"/>
          <w:rPrChange w:id="2133" w:author="Brian Olea" w:date="2024-06-04T11:27:00Z" w16du:dateUtc="2024-06-04T17:27:00Z">
            <w:rPr/>
          </w:rPrChange>
        </w:rPr>
        <w:t>Procedures,</w:t>
      </w:r>
      <w:r w:rsidRPr="00DF3B93">
        <w:rPr>
          <w:spacing w:val="-4"/>
          <w:sz w:val="22"/>
          <w:szCs w:val="22"/>
          <w:rPrChange w:id="2134" w:author="Brian Olea" w:date="2024-06-04T11:27:00Z" w16du:dateUtc="2024-06-04T17:27:00Z">
            <w:rPr>
              <w:spacing w:val="-4"/>
            </w:rPr>
          </w:rPrChange>
        </w:rPr>
        <w:t xml:space="preserve"> </w:t>
      </w:r>
      <w:r w:rsidRPr="00DF3B93">
        <w:rPr>
          <w:sz w:val="22"/>
          <w:szCs w:val="22"/>
          <w:rPrChange w:id="2135" w:author="Brian Olea" w:date="2024-06-04T11:27:00Z" w16du:dateUtc="2024-06-04T17:27:00Z">
            <w:rPr/>
          </w:rPrChange>
        </w:rPr>
        <w:t>work</w:t>
      </w:r>
      <w:r w:rsidRPr="00DF3B93">
        <w:rPr>
          <w:spacing w:val="-4"/>
          <w:sz w:val="22"/>
          <w:szCs w:val="22"/>
          <w:rPrChange w:id="2136" w:author="Brian Olea" w:date="2024-06-04T11:27:00Z" w16du:dateUtc="2024-06-04T17:27:00Z">
            <w:rPr>
              <w:spacing w:val="-4"/>
            </w:rPr>
          </w:rPrChange>
        </w:rPr>
        <w:t xml:space="preserve"> </w:t>
      </w:r>
      <w:r w:rsidRPr="00DF3B93">
        <w:rPr>
          <w:sz w:val="22"/>
          <w:szCs w:val="22"/>
          <w:rPrChange w:id="2137" w:author="Brian Olea" w:date="2024-06-04T11:27:00Z" w16du:dateUtc="2024-06-04T17:27:00Z">
            <w:rPr/>
          </w:rPrChange>
        </w:rPr>
        <w:t>instructions,</w:t>
      </w:r>
      <w:r w:rsidRPr="00DF3B93">
        <w:rPr>
          <w:spacing w:val="-4"/>
          <w:sz w:val="22"/>
          <w:szCs w:val="22"/>
          <w:rPrChange w:id="2138" w:author="Brian Olea" w:date="2024-06-04T11:27:00Z" w16du:dateUtc="2024-06-04T17:27:00Z">
            <w:rPr>
              <w:spacing w:val="-4"/>
            </w:rPr>
          </w:rPrChange>
        </w:rPr>
        <w:t xml:space="preserve"> </w:t>
      </w:r>
      <w:r w:rsidRPr="00DF3B93">
        <w:rPr>
          <w:sz w:val="22"/>
          <w:szCs w:val="22"/>
          <w:rPrChange w:id="2139" w:author="Brian Olea" w:date="2024-06-04T11:27:00Z" w16du:dateUtc="2024-06-04T17:27:00Z">
            <w:rPr/>
          </w:rPrChange>
        </w:rPr>
        <w:t>training</w:t>
      </w:r>
      <w:r w:rsidRPr="00DF3B93">
        <w:rPr>
          <w:spacing w:val="-4"/>
          <w:sz w:val="22"/>
          <w:szCs w:val="22"/>
          <w:rPrChange w:id="2140" w:author="Brian Olea" w:date="2024-06-04T11:27:00Z" w16du:dateUtc="2024-06-04T17:27:00Z">
            <w:rPr>
              <w:spacing w:val="-4"/>
            </w:rPr>
          </w:rPrChange>
        </w:rPr>
        <w:t xml:space="preserve"> </w:t>
      </w:r>
      <w:r w:rsidRPr="00DF3B93">
        <w:rPr>
          <w:sz w:val="22"/>
          <w:szCs w:val="22"/>
          <w:rPrChange w:id="2141" w:author="Brian Olea" w:date="2024-06-04T11:27:00Z" w16du:dateUtc="2024-06-04T17:27:00Z">
            <w:rPr/>
          </w:rPrChange>
        </w:rPr>
        <w:t xml:space="preserve">documents, process flows and other identified documentation, for the realization of its Products and/or Services in order to deliver quality product that conforms to the </w:t>
      </w:r>
      <w:proofErr w:type="spellStart"/>
      <w:r w:rsidRPr="00DF3B93">
        <w:rPr>
          <w:sz w:val="22"/>
          <w:szCs w:val="22"/>
          <w:rPrChange w:id="2142" w:author="Brian Olea" w:date="2024-06-04T11:27:00Z" w16du:dateUtc="2024-06-04T17:27:00Z">
            <w:rPr/>
          </w:rPrChange>
        </w:rPr>
        <w:t>customers</w:t>
      </w:r>
      <w:proofErr w:type="spellEnd"/>
      <w:r w:rsidRPr="00DF3B93">
        <w:rPr>
          <w:sz w:val="22"/>
          <w:szCs w:val="22"/>
          <w:rPrChange w:id="2143" w:author="Brian Olea" w:date="2024-06-04T11:27:00Z" w16du:dateUtc="2024-06-04T17:27:00Z">
            <w:rPr/>
          </w:rPrChange>
        </w:rPr>
        <w:t xml:space="preserve"> requirements.</w:t>
      </w:r>
    </w:p>
    <w:p w14:paraId="7D4A543C" w14:textId="77777777" w:rsidR="00DF0971" w:rsidRPr="00DF3B93" w:rsidRDefault="00000000">
      <w:pPr>
        <w:pStyle w:val="BodyText"/>
        <w:spacing w:before="81"/>
        <w:ind w:right="228"/>
        <w:rPr>
          <w:sz w:val="22"/>
          <w:szCs w:val="22"/>
          <w:rPrChange w:id="2144" w:author="Brian Olea" w:date="2024-06-04T11:27:00Z" w16du:dateUtc="2024-06-04T17:27:00Z">
            <w:rPr/>
          </w:rPrChange>
        </w:rPr>
      </w:pPr>
      <w:r w:rsidRPr="00DF3B93">
        <w:rPr>
          <w:sz w:val="22"/>
          <w:szCs w:val="22"/>
          <w:rPrChange w:id="2145" w:author="Brian Olea" w:date="2024-06-04T11:27:00Z" w16du:dateUtc="2024-06-04T17:27:00Z">
            <w:rPr/>
          </w:rPrChange>
        </w:rPr>
        <w:t>Planning</w:t>
      </w:r>
      <w:r w:rsidRPr="00DF3B93">
        <w:rPr>
          <w:spacing w:val="-3"/>
          <w:sz w:val="22"/>
          <w:szCs w:val="22"/>
          <w:rPrChange w:id="2146" w:author="Brian Olea" w:date="2024-06-04T11:27:00Z" w16du:dateUtc="2024-06-04T17:27:00Z">
            <w:rPr>
              <w:spacing w:val="-3"/>
            </w:rPr>
          </w:rPrChange>
        </w:rPr>
        <w:t xml:space="preserve"> </w:t>
      </w:r>
      <w:r w:rsidRPr="00DF3B93">
        <w:rPr>
          <w:sz w:val="22"/>
          <w:szCs w:val="22"/>
          <w:rPrChange w:id="2147" w:author="Brian Olea" w:date="2024-06-04T11:27:00Z" w16du:dateUtc="2024-06-04T17:27:00Z">
            <w:rPr/>
          </w:rPrChange>
        </w:rPr>
        <w:t>of</w:t>
      </w:r>
      <w:r w:rsidRPr="00DF3B93">
        <w:rPr>
          <w:spacing w:val="-3"/>
          <w:sz w:val="22"/>
          <w:szCs w:val="22"/>
          <w:rPrChange w:id="2148" w:author="Brian Olea" w:date="2024-06-04T11:27:00Z" w16du:dateUtc="2024-06-04T17:27:00Z">
            <w:rPr>
              <w:spacing w:val="-3"/>
            </w:rPr>
          </w:rPrChange>
        </w:rPr>
        <w:t xml:space="preserve"> </w:t>
      </w:r>
      <w:r w:rsidRPr="00DF3B93">
        <w:rPr>
          <w:sz w:val="22"/>
          <w:szCs w:val="22"/>
          <w:rPrChange w:id="2149" w:author="Brian Olea" w:date="2024-06-04T11:27:00Z" w16du:dateUtc="2024-06-04T17:27:00Z">
            <w:rPr/>
          </w:rPrChange>
        </w:rPr>
        <w:t>Product</w:t>
      </w:r>
      <w:r w:rsidRPr="00DF3B93">
        <w:rPr>
          <w:spacing w:val="-4"/>
          <w:sz w:val="22"/>
          <w:szCs w:val="22"/>
          <w:rPrChange w:id="2150" w:author="Brian Olea" w:date="2024-06-04T11:27:00Z" w16du:dateUtc="2024-06-04T17:27:00Z">
            <w:rPr>
              <w:spacing w:val="-4"/>
            </w:rPr>
          </w:rPrChange>
        </w:rPr>
        <w:t xml:space="preserve"> </w:t>
      </w:r>
      <w:r w:rsidRPr="00DF3B93">
        <w:rPr>
          <w:sz w:val="22"/>
          <w:szCs w:val="22"/>
          <w:rPrChange w:id="2151" w:author="Brian Olea" w:date="2024-06-04T11:27:00Z" w16du:dateUtc="2024-06-04T17:27:00Z">
            <w:rPr/>
          </w:rPrChange>
        </w:rPr>
        <w:t>or</w:t>
      </w:r>
      <w:r w:rsidRPr="00DF3B93">
        <w:rPr>
          <w:spacing w:val="-4"/>
          <w:sz w:val="22"/>
          <w:szCs w:val="22"/>
          <w:rPrChange w:id="2152" w:author="Brian Olea" w:date="2024-06-04T11:27:00Z" w16du:dateUtc="2024-06-04T17:27:00Z">
            <w:rPr>
              <w:spacing w:val="-4"/>
            </w:rPr>
          </w:rPrChange>
        </w:rPr>
        <w:t xml:space="preserve"> </w:t>
      </w:r>
      <w:r w:rsidRPr="00DF3B93">
        <w:rPr>
          <w:sz w:val="22"/>
          <w:szCs w:val="22"/>
          <w:rPrChange w:id="2153" w:author="Brian Olea" w:date="2024-06-04T11:27:00Z" w16du:dateUtc="2024-06-04T17:27:00Z">
            <w:rPr/>
          </w:rPrChange>
        </w:rPr>
        <w:t>Service</w:t>
      </w:r>
      <w:r w:rsidRPr="00DF3B93">
        <w:rPr>
          <w:spacing w:val="-4"/>
          <w:sz w:val="22"/>
          <w:szCs w:val="22"/>
          <w:rPrChange w:id="2154" w:author="Brian Olea" w:date="2024-06-04T11:27:00Z" w16du:dateUtc="2024-06-04T17:27:00Z">
            <w:rPr>
              <w:spacing w:val="-4"/>
            </w:rPr>
          </w:rPrChange>
        </w:rPr>
        <w:t xml:space="preserve"> </w:t>
      </w:r>
      <w:r w:rsidRPr="00DF3B93">
        <w:rPr>
          <w:sz w:val="22"/>
          <w:szCs w:val="22"/>
          <w:rPrChange w:id="2155" w:author="Brian Olea" w:date="2024-06-04T11:27:00Z" w16du:dateUtc="2024-06-04T17:27:00Z">
            <w:rPr/>
          </w:rPrChange>
        </w:rPr>
        <w:t>realization</w:t>
      </w:r>
      <w:r w:rsidRPr="00DF3B93">
        <w:rPr>
          <w:spacing w:val="-4"/>
          <w:sz w:val="22"/>
          <w:szCs w:val="22"/>
          <w:rPrChange w:id="2156" w:author="Brian Olea" w:date="2024-06-04T11:27:00Z" w16du:dateUtc="2024-06-04T17:27:00Z">
            <w:rPr>
              <w:spacing w:val="-4"/>
            </w:rPr>
          </w:rPrChange>
        </w:rPr>
        <w:t xml:space="preserve"> </w:t>
      </w:r>
      <w:r w:rsidRPr="00DF3B93">
        <w:rPr>
          <w:sz w:val="22"/>
          <w:szCs w:val="22"/>
          <w:rPrChange w:id="2157" w:author="Brian Olea" w:date="2024-06-04T11:27:00Z" w16du:dateUtc="2024-06-04T17:27:00Z">
            <w:rPr/>
          </w:rPrChange>
        </w:rPr>
        <w:t>is</w:t>
      </w:r>
      <w:r w:rsidRPr="00DF3B93">
        <w:rPr>
          <w:spacing w:val="-2"/>
          <w:sz w:val="22"/>
          <w:szCs w:val="22"/>
          <w:rPrChange w:id="2158" w:author="Brian Olea" w:date="2024-06-04T11:27:00Z" w16du:dateUtc="2024-06-04T17:27:00Z">
            <w:rPr>
              <w:spacing w:val="-2"/>
            </w:rPr>
          </w:rPrChange>
        </w:rPr>
        <w:t xml:space="preserve"> </w:t>
      </w:r>
      <w:r w:rsidRPr="00DF3B93">
        <w:rPr>
          <w:sz w:val="22"/>
          <w:szCs w:val="22"/>
          <w:rPrChange w:id="2159" w:author="Brian Olea" w:date="2024-06-04T11:27:00Z" w16du:dateUtc="2024-06-04T17:27:00Z">
            <w:rPr/>
          </w:rPrChange>
        </w:rPr>
        <w:t>consistent</w:t>
      </w:r>
      <w:r w:rsidRPr="00DF3B93">
        <w:rPr>
          <w:spacing w:val="-4"/>
          <w:sz w:val="22"/>
          <w:szCs w:val="22"/>
          <w:rPrChange w:id="2160" w:author="Brian Olea" w:date="2024-06-04T11:27:00Z" w16du:dateUtc="2024-06-04T17:27:00Z">
            <w:rPr>
              <w:spacing w:val="-4"/>
            </w:rPr>
          </w:rPrChange>
        </w:rPr>
        <w:t xml:space="preserve"> </w:t>
      </w:r>
      <w:r w:rsidRPr="00DF3B93">
        <w:rPr>
          <w:sz w:val="22"/>
          <w:szCs w:val="22"/>
          <w:rPrChange w:id="2161" w:author="Brian Olea" w:date="2024-06-04T11:27:00Z" w16du:dateUtc="2024-06-04T17:27:00Z">
            <w:rPr/>
          </w:rPrChange>
        </w:rPr>
        <w:t>with</w:t>
      </w:r>
      <w:r w:rsidRPr="00DF3B93">
        <w:rPr>
          <w:spacing w:val="-4"/>
          <w:sz w:val="22"/>
          <w:szCs w:val="22"/>
          <w:rPrChange w:id="2162" w:author="Brian Olea" w:date="2024-06-04T11:27:00Z" w16du:dateUtc="2024-06-04T17:27:00Z">
            <w:rPr>
              <w:spacing w:val="-4"/>
            </w:rPr>
          </w:rPrChange>
        </w:rPr>
        <w:t xml:space="preserve"> </w:t>
      </w:r>
      <w:r w:rsidRPr="00DF3B93">
        <w:rPr>
          <w:sz w:val="22"/>
          <w:szCs w:val="22"/>
          <w:rPrChange w:id="2163" w:author="Brian Olea" w:date="2024-06-04T11:27:00Z" w16du:dateUtc="2024-06-04T17:27:00Z">
            <w:rPr/>
          </w:rPrChange>
        </w:rPr>
        <w:t>the</w:t>
      </w:r>
      <w:r w:rsidRPr="00DF3B93">
        <w:rPr>
          <w:spacing w:val="-4"/>
          <w:sz w:val="22"/>
          <w:szCs w:val="22"/>
          <w:rPrChange w:id="2164" w:author="Brian Olea" w:date="2024-06-04T11:27:00Z" w16du:dateUtc="2024-06-04T17:27:00Z">
            <w:rPr>
              <w:spacing w:val="-4"/>
            </w:rPr>
          </w:rPrChange>
        </w:rPr>
        <w:t xml:space="preserve"> </w:t>
      </w:r>
      <w:r w:rsidRPr="00DF3B93">
        <w:rPr>
          <w:sz w:val="22"/>
          <w:szCs w:val="22"/>
          <w:rPrChange w:id="2165" w:author="Brian Olea" w:date="2024-06-04T11:27:00Z" w16du:dateUtc="2024-06-04T17:27:00Z">
            <w:rPr/>
          </w:rPrChange>
        </w:rPr>
        <w:t>requirements</w:t>
      </w:r>
      <w:r w:rsidRPr="00DF3B93">
        <w:rPr>
          <w:spacing w:val="-2"/>
          <w:sz w:val="22"/>
          <w:szCs w:val="22"/>
          <w:rPrChange w:id="2166" w:author="Brian Olea" w:date="2024-06-04T11:27:00Z" w16du:dateUtc="2024-06-04T17:27:00Z">
            <w:rPr>
              <w:spacing w:val="-2"/>
            </w:rPr>
          </w:rPrChange>
        </w:rPr>
        <w:t xml:space="preserve"> </w:t>
      </w:r>
      <w:r w:rsidRPr="00DF3B93">
        <w:rPr>
          <w:sz w:val="22"/>
          <w:szCs w:val="22"/>
          <w:rPrChange w:id="2167" w:author="Brian Olea" w:date="2024-06-04T11:27:00Z" w16du:dateUtc="2024-06-04T17:27:00Z">
            <w:rPr/>
          </w:rPrChange>
        </w:rPr>
        <w:t>of</w:t>
      </w:r>
      <w:r w:rsidRPr="00DF3B93">
        <w:rPr>
          <w:spacing w:val="-3"/>
          <w:sz w:val="22"/>
          <w:szCs w:val="22"/>
          <w:rPrChange w:id="2168" w:author="Brian Olea" w:date="2024-06-04T11:27:00Z" w16du:dateUtc="2024-06-04T17:27:00Z">
            <w:rPr>
              <w:spacing w:val="-3"/>
            </w:rPr>
          </w:rPrChange>
        </w:rPr>
        <w:t xml:space="preserve"> </w:t>
      </w:r>
      <w:r w:rsidRPr="00DF3B93">
        <w:rPr>
          <w:sz w:val="22"/>
          <w:szCs w:val="22"/>
          <w:rPrChange w:id="2169" w:author="Brian Olea" w:date="2024-06-04T11:27:00Z" w16du:dateUtc="2024-06-04T17:27:00Z">
            <w:rPr/>
          </w:rPrChange>
        </w:rPr>
        <w:t>the</w:t>
      </w:r>
      <w:r w:rsidRPr="00DF3B93">
        <w:rPr>
          <w:spacing w:val="-4"/>
          <w:sz w:val="22"/>
          <w:szCs w:val="22"/>
          <w:rPrChange w:id="2170" w:author="Brian Olea" w:date="2024-06-04T11:27:00Z" w16du:dateUtc="2024-06-04T17:27:00Z">
            <w:rPr>
              <w:spacing w:val="-4"/>
            </w:rPr>
          </w:rPrChange>
        </w:rPr>
        <w:t xml:space="preserve"> </w:t>
      </w:r>
      <w:r w:rsidRPr="00DF3B93">
        <w:rPr>
          <w:sz w:val="22"/>
          <w:szCs w:val="22"/>
          <w:rPrChange w:id="2171" w:author="Brian Olea" w:date="2024-06-04T11:27:00Z" w16du:dateUtc="2024-06-04T17:27:00Z">
            <w:rPr/>
          </w:rPrChange>
        </w:rPr>
        <w:t>other</w:t>
      </w:r>
      <w:r w:rsidRPr="00DF3B93">
        <w:rPr>
          <w:spacing w:val="-4"/>
          <w:sz w:val="22"/>
          <w:szCs w:val="22"/>
          <w:rPrChange w:id="2172" w:author="Brian Olea" w:date="2024-06-04T11:27:00Z" w16du:dateUtc="2024-06-04T17:27:00Z">
            <w:rPr>
              <w:spacing w:val="-4"/>
            </w:rPr>
          </w:rPrChange>
        </w:rPr>
        <w:t xml:space="preserve"> </w:t>
      </w:r>
      <w:r w:rsidRPr="00DF3B93">
        <w:rPr>
          <w:sz w:val="22"/>
          <w:szCs w:val="22"/>
          <w:rPrChange w:id="2173" w:author="Brian Olea" w:date="2024-06-04T11:27:00Z" w16du:dateUtc="2024-06-04T17:27:00Z">
            <w:rPr/>
          </w:rPrChange>
        </w:rPr>
        <w:t>processes</w:t>
      </w:r>
      <w:r w:rsidRPr="00DF3B93">
        <w:rPr>
          <w:spacing w:val="-3"/>
          <w:sz w:val="22"/>
          <w:szCs w:val="22"/>
          <w:rPrChange w:id="2174" w:author="Brian Olea" w:date="2024-06-04T11:27:00Z" w16du:dateUtc="2024-06-04T17:27:00Z">
            <w:rPr>
              <w:spacing w:val="-3"/>
            </w:rPr>
          </w:rPrChange>
        </w:rPr>
        <w:t xml:space="preserve"> </w:t>
      </w:r>
      <w:r w:rsidRPr="00DF3B93">
        <w:rPr>
          <w:sz w:val="22"/>
          <w:szCs w:val="22"/>
          <w:rPrChange w:id="2175" w:author="Brian Olea" w:date="2024-06-04T11:27:00Z" w16du:dateUtc="2024-06-04T17:27:00Z">
            <w:rPr/>
          </w:rPrChange>
        </w:rPr>
        <w:t>of</w:t>
      </w:r>
      <w:r w:rsidRPr="00DF3B93">
        <w:rPr>
          <w:spacing w:val="-3"/>
          <w:sz w:val="22"/>
          <w:szCs w:val="22"/>
          <w:rPrChange w:id="2176" w:author="Brian Olea" w:date="2024-06-04T11:27:00Z" w16du:dateUtc="2024-06-04T17:27:00Z">
            <w:rPr>
              <w:spacing w:val="-3"/>
            </w:rPr>
          </w:rPrChange>
        </w:rPr>
        <w:t xml:space="preserve"> </w:t>
      </w:r>
      <w:r w:rsidRPr="00DF3B93">
        <w:rPr>
          <w:sz w:val="22"/>
          <w:szCs w:val="22"/>
          <w:rPrChange w:id="2177" w:author="Brian Olea" w:date="2024-06-04T11:27:00Z" w16du:dateUtc="2024-06-04T17:27:00Z">
            <w:rPr/>
          </w:rPrChange>
        </w:rPr>
        <w:t>the quality management system and takes into consideration the needs and expectations of Interested Parties.</w:t>
      </w:r>
    </w:p>
    <w:p w14:paraId="278E6FA5" w14:textId="77777777" w:rsidR="00DF0971" w:rsidRPr="00DF3B93" w:rsidRDefault="00DF0971">
      <w:pPr>
        <w:sectPr w:rsidR="00DF0971" w:rsidRPr="00DF3B93">
          <w:pgSz w:w="12240" w:h="15840"/>
          <w:pgMar w:top="720" w:right="600" w:bottom="660" w:left="620" w:header="446" w:footer="474" w:gutter="0"/>
          <w:cols w:space="720"/>
        </w:sectPr>
      </w:pPr>
    </w:p>
    <w:p w14:paraId="1E5DCB82" w14:textId="77777777" w:rsidR="00DF0971" w:rsidRPr="00DF3B93" w:rsidRDefault="00000000">
      <w:pPr>
        <w:pStyle w:val="BodyText"/>
        <w:spacing w:before="274"/>
        <w:ind w:right="228"/>
        <w:rPr>
          <w:sz w:val="22"/>
          <w:szCs w:val="22"/>
          <w:rPrChange w:id="2178" w:author="Brian Olea" w:date="2024-06-04T11:27:00Z" w16du:dateUtc="2024-06-04T17:27:00Z">
            <w:rPr/>
          </w:rPrChange>
        </w:rPr>
      </w:pPr>
      <w:r w:rsidRPr="00DF3B93">
        <w:rPr>
          <w:sz w:val="22"/>
          <w:szCs w:val="22"/>
          <w:rPrChange w:id="2179" w:author="Brian Olea" w:date="2024-06-04T11:27:00Z" w16du:dateUtc="2024-06-04T17:27:00Z">
            <w:rPr/>
          </w:rPrChange>
        </w:rPr>
        <w:lastRenderedPageBreak/>
        <w:t>When</w:t>
      </w:r>
      <w:r w:rsidRPr="00DF3B93">
        <w:rPr>
          <w:spacing w:val="-3"/>
          <w:sz w:val="22"/>
          <w:szCs w:val="22"/>
          <w:rPrChange w:id="2180" w:author="Brian Olea" w:date="2024-06-04T11:27:00Z" w16du:dateUtc="2024-06-04T17:27:00Z">
            <w:rPr>
              <w:spacing w:val="-3"/>
            </w:rPr>
          </w:rPrChange>
        </w:rPr>
        <w:t xml:space="preserve"> </w:t>
      </w:r>
      <w:r w:rsidRPr="00DF3B93">
        <w:rPr>
          <w:sz w:val="22"/>
          <w:szCs w:val="22"/>
          <w:rPrChange w:id="2181" w:author="Brian Olea" w:date="2024-06-04T11:27:00Z" w16du:dateUtc="2024-06-04T17:27:00Z">
            <w:rPr/>
          </w:rPrChange>
        </w:rPr>
        <w:t>identified</w:t>
      </w:r>
      <w:r w:rsidRPr="00DF3B93">
        <w:rPr>
          <w:spacing w:val="-3"/>
          <w:sz w:val="22"/>
          <w:szCs w:val="22"/>
          <w:rPrChange w:id="2182" w:author="Brian Olea" w:date="2024-06-04T11:27:00Z" w16du:dateUtc="2024-06-04T17:27:00Z">
            <w:rPr>
              <w:spacing w:val="-3"/>
            </w:rPr>
          </w:rPrChange>
        </w:rPr>
        <w:t xml:space="preserve"> </w:t>
      </w:r>
      <w:r w:rsidRPr="00DF3B93">
        <w:rPr>
          <w:sz w:val="22"/>
          <w:szCs w:val="22"/>
          <w:rPrChange w:id="2183" w:author="Brian Olea" w:date="2024-06-04T11:27:00Z" w16du:dateUtc="2024-06-04T17:27:00Z">
            <w:rPr/>
          </w:rPrChange>
        </w:rPr>
        <w:t>as</w:t>
      </w:r>
      <w:r w:rsidRPr="00DF3B93">
        <w:rPr>
          <w:spacing w:val="-3"/>
          <w:sz w:val="22"/>
          <w:szCs w:val="22"/>
          <w:rPrChange w:id="2184" w:author="Brian Olea" w:date="2024-06-04T11:27:00Z" w16du:dateUtc="2024-06-04T17:27:00Z">
            <w:rPr>
              <w:spacing w:val="-3"/>
            </w:rPr>
          </w:rPrChange>
        </w:rPr>
        <w:t xml:space="preserve"> </w:t>
      </w:r>
      <w:r w:rsidRPr="00DF3B93">
        <w:rPr>
          <w:sz w:val="22"/>
          <w:szCs w:val="22"/>
          <w:rPrChange w:id="2185" w:author="Brian Olea" w:date="2024-06-04T11:27:00Z" w16du:dateUtc="2024-06-04T17:27:00Z">
            <w:rPr/>
          </w:rPrChange>
        </w:rPr>
        <w:t>necessary,</w:t>
      </w:r>
      <w:r w:rsidRPr="00DF3B93">
        <w:rPr>
          <w:spacing w:val="-3"/>
          <w:sz w:val="22"/>
          <w:szCs w:val="22"/>
          <w:rPrChange w:id="2186" w:author="Brian Olea" w:date="2024-06-04T11:27:00Z" w16du:dateUtc="2024-06-04T17:27:00Z">
            <w:rPr>
              <w:spacing w:val="-3"/>
            </w:rPr>
          </w:rPrChange>
        </w:rPr>
        <w:t xml:space="preserve"> </w:t>
      </w:r>
      <w:r w:rsidRPr="00DF3B93">
        <w:rPr>
          <w:sz w:val="22"/>
          <w:szCs w:val="22"/>
          <w:rPrChange w:id="2187" w:author="Brian Olea" w:date="2024-06-04T11:27:00Z" w16du:dateUtc="2024-06-04T17:27:00Z">
            <w:rPr/>
          </w:rPrChange>
        </w:rPr>
        <w:t>changes</w:t>
      </w:r>
      <w:r w:rsidRPr="00DF3B93">
        <w:rPr>
          <w:spacing w:val="-2"/>
          <w:sz w:val="22"/>
          <w:szCs w:val="22"/>
          <w:rPrChange w:id="2188" w:author="Brian Olea" w:date="2024-06-04T11:27:00Z" w16du:dateUtc="2024-06-04T17:27:00Z">
            <w:rPr>
              <w:spacing w:val="-2"/>
            </w:rPr>
          </w:rPrChange>
        </w:rPr>
        <w:t xml:space="preserve"> </w:t>
      </w:r>
      <w:r w:rsidRPr="00DF3B93">
        <w:rPr>
          <w:sz w:val="22"/>
          <w:szCs w:val="22"/>
          <w:rPrChange w:id="2189" w:author="Brian Olea" w:date="2024-06-04T11:27:00Z" w16du:dateUtc="2024-06-04T17:27:00Z">
            <w:rPr/>
          </w:rPrChange>
        </w:rPr>
        <w:t>to</w:t>
      </w:r>
      <w:r w:rsidRPr="00DF3B93">
        <w:rPr>
          <w:spacing w:val="-3"/>
          <w:sz w:val="22"/>
          <w:szCs w:val="22"/>
          <w:rPrChange w:id="2190" w:author="Brian Olea" w:date="2024-06-04T11:27:00Z" w16du:dateUtc="2024-06-04T17:27:00Z">
            <w:rPr>
              <w:spacing w:val="-3"/>
            </w:rPr>
          </w:rPrChange>
        </w:rPr>
        <w:t xml:space="preserve"> </w:t>
      </w:r>
      <w:r w:rsidRPr="00DF3B93">
        <w:rPr>
          <w:sz w:val="22"/>
          <w:szCs w:val="22"/>
          <w:rPrChange w:id="2191" w:author="Brian Olea" w:date="2024-06-04T11:27:00Z" w16du:dateUtc="2024-06-04T17:27:00Z">
            <w:rPr/>
          </w:rPrChange>
        </w:rPr>
        <w:t>planning and</w:t>
      </w:r>
      <w:r w:rsidRPr="00DF3B93">
        <w:rPr>
          <w:spacing w:val="-3"/>
          <w:sz w:val="22"/>
          <w:szCs w:val="22"/>
          <w:rPrChange w:id="2192" w:author="Brian Olea" w:date="2024-06-04T11:27:00Z" w16du:dateUtc="2024-06-04T17:27:00Z">
            <w:rPr>
              <w:spacing w:val="-3"/>
            </w:rPr>
          </w:rPrChange>
        </w:rPr>
        <w:t xml:space="preserve"> </w:t>
      </w:r>
      <w:r w:rsidRPr="00DF3B93">
        <w:rPr>
          <w:sz w:val="22"/>
          <w:szCs w:val="22"/>
          <w:rPrChange w:id="2193" w:author="Brian Olea" w:date="2024-06-04T11:27:00Z" w16du:dateUtc="2024-06-04T17:27:00Z">
            <w:rPr/>
          </w:rPrChange>
        </w:rPr>
        <w:t>processes</w:t>
      </w:r>
      <w:r w:rsidRPr="00DF3B93">
        <w:rPr>
          <w:spacing w:val="-2"/>
          <w:sz w:val="22"/>
          <w:szCs w:val="22"/>
          <w:rPrChange w:id="2194" w:author="Brian Olea" w:date="2024-06-04T11:27:00Z" w16du:dateUtc="2024-06-04T17:27:00Z">
            <w:rPr>
              <w:spacing w:val="-2"/>
            </w:rPr>
          </w:rPrChange>
        </w:rPr>
        <w:t xml:space="preserve"> </w:t>
      </w:r>
      <w:r w:rsidRPr="00DF3B93">
        <w:rPr>
          <w:sz w:val="22"/>
          <w:szCs w:val="22"/>
          <w:rPrChange w:id="2195" w:author="Brian Olea" w:date="2024-06-04T11:27:00Z" w16du:dateUtc="2024-06-04T17:27:00Z">
            <w:rPr/>
          </w:rPrChange>
        </w:rPr>
        <w:t>are</w:t>
      </w:r>
      <w:r w:rsidRPr="00DF3B93">
        <w:rPr>
          <w:spacing w:val="-3"/>
          <w:sz w:val="22"/>
          <w:szCs w:val="22"/>
          <w:rPrChange w:id="2196" w:author="Brian Olea" w:date="2024-06-04T11:27:00Z" w16du:dateUtc="2024-06-04T17:27:00Z">
            <w:rPr>
              <w:spacing w:val="-3"/>
            </w:rPr>
          </w:rPrChange>
        </w:rPr>
        <w:t xml:space="preserve"> </w:t>
      </w:r>
      <w:r w:rsidRPr="00DF3B93">
        <w:rPr>
          <w:sz w:val="22"/>
          <w:szCs w:val="22"/>
          <w:rPrChange w:id="2197" w:author="Brian Olea" w:date="2024-06-04T11:27:00Z" w16du:dateUtc="2024-06-04T17:27:00Z">
            <w:rPr/>
          </w:rPrChange>
        </w:rPr>
        <w:t>implemented</w:t>
      </w:r>
      <w:r w:rsidRPr="00DF3B93">
        <w:rPr>
          <w:spacing w:val="-2"/>
          <w:sz w:val="22"/>
          <w:szCs w:val="22"/>
          <w:rPrChange w:id="2198" w:author="Brian Olea" w:date="2024-06-04T11:27:00Z" w16du:dateUtc="2024-06-04T17:27:00Z">
            <w:rPr>
              <w:spacing w:val="-2"/>
            </w:rPr>
          </w:rPrChange>
        </w:rPr>
        <w:t xml:space="preserve"> </w:t>
      </w:r>
      <w:r w:rsidRPr="00DF3B93">
        <w:rPr>
          <w:sz w:val="22"/>
          <w:szCs w:val="22"/>
          <w:rPrChange w:id="2199" w:author="Brian Olea" w:date="2024-06-04T11:27:00Z" w16du:dateUtc="2024-06-04T17:27:00Z">
            <w:rPr/>
          </w:rPrChange>
        </w:rPr>
        <w:t>and</w:t>
      </w:r>
      <w:r w:rsidRPr="00DF3B93">
        <w:rPr>
          <w:spacing w:val="-3"/>
          <w:sz w:val="22"/>
          <w:szCs w:val="22"/>
          <w:rPrChange w:id="2200" w:author="Brian Olea" w:date="2024-06-04T11:27:00Z" w16du:dateUtc="2024-06-04T17:27:00Z">
            <w:rPr>
              <w:spacing w:val="-3"/>
            </w:rPr>
          </w:rPrChange>
        </w:rPr>
        <w:t xml:space="preserve"> </w:t>
      </w:r>
      <w:r w:rsidRPr="00DF3B93">
        <w:rPr>
          <w:sz w:val="22"/>
          <w:szCs w:val="22"/>
          <w:rPrChange w:id="2201" w:author="Brian Olea" w:date="2024-06-04T11:27:00Z" w16du:dateUtc="2024-06-04T17:27:00Z">
            <w:rPr/>
          </w:rPrChange>
        </w:rPr>
        <w:t>flowed</w:t>
      </w:r>
      <w:r w:rsidRPr="00DF3B93">
        <w:rPr>
          <w:spacing w:val="-3"/>
          <w:sz w:val="22"/>
          <w:szCs w:val="22"/>
          <w:rPrChange w:id="2202" w:author="Brian Olea" w:date="2024-06-04T11:27:00Z" w16du:dateUtc="2024-06-04T17:27:00Z">
            <w:rPr>
              <w:spacing w:val="-3"/>
            </w:rPr>
          </w:rPrChange>
        </w:rPr>
        <w:t xml:space="preserve"> </w:t>
      </w:r>
      <w:r w:rsidRPr="00DF3B93">
        <w:rPr>
          <w:sz w:val="22"/>
          <w:szCs w:val="22"/>
          <w:rPrChange w:id="2203" w:author="Brian Olea" w:date="2024-06-04T11:27:00Z" w16du:dateUtc="2024-06-04T17:27:00Z">
            <w:rPr/>
          </w:rPrChange>
        </w:rPr>
        <w:t>down</w:t>
      </w:r>
      <w:r w:rsidRPr="00DF3B93">
        <w:rPr>
          <w:spacing w:val="-3"/>
          <w:sz w:val="22"/>
          <w:szCs w:val="22"/>
          <w:rPrChange w:id="2204" w:author="Brian Olea" w:date="2024-06-04T11:27:00Z" w16du:dateUtc="2024-06-04T17:27:00Z">
            <w:rPr>
              <w:spacing w:val="-3"/>
            </w:rPr>
          </w:rPrChange>
        </w:rPr>
        <w:t xml:space="preserve"> </w:t>
      </w:r>
      <w:r w:rsidRPr="00DF3B93">
        <w:rPr>
          <w:sz w:val="22"/>
          <w:szCs w:val="22"/>
          <w:rPrChange w:id="2205" w:author="Brian Olea" w:date="2024-06-04T11:27:00Z" w16du:dateUtc="2024-06-04T17:27:00Z">
            <w:rPr/>
          </w:rPrChange>
        </w:rPr>
        <w:t>to</w:t>
      </w:r>
      <w:r w:rsidRPr="00DF3B93">
        <w:rPr>
          <w:spacing w:val="-3"/>
          <w:sz w:val="22"/>
          <w:szCs w:val="22"/>
          <w:rPrChange w:id="2206" w:author="Brian Olea" w:date="2024-06-04T11:27:00Z" w16du:dateUtc="2024-06-04T17:27:00Z">
            <w:rPr>
              <w:spacing w:val="-3"/>
            </w:rPr>
          </w:rPrChange>
        </w:rPr>
        <w:t xml:space="preserve"> </w:t>
      </w:r>
      <w:r w:rsidRPr="00DF3B93">
        <w:rPr>
          <w:sz w:val="22"/>
          <w:szCs w:val="22"/>
          <w:rPrChange w:id="2207" w:author="Brian Olea" w:date="2024-06-04T11:27:00Z" w16du:dateUtc="2024-06-04T17:27:00Z">
            <w:rPr/>
          </w:rPrChange>
        </w:rPr>
        <w:t xml:space="preserve">the </w:t>
      </w:r>
      <w:r w:rsidRPr="00DF3B93">
        <w:rPr>
          <w:spacing w:val="-2"/>
          <w:sz w:val="22"/>
          <w:szCs w:val="22"/>
          <w:rPrChange w:id="2208" w:author="Brian Olea" w:date="2024-06-04T11:27:00Z" w16du:dateUtc="2024-06-04T17:27:00Z">
            <w:rPr>
              <w:spacing w:val="-2"/>
            </w:rPr>
          </w:rPrChange>
        </w:rPr>
        <w:t>employees.</w:t>
      </w:r>
    </w:p>
    <w:p w14:paraId="0F550768" w14:textId="77777777" w:rsidR="00DF0971" w:rsidRPr="00DF3B93" w:rsidRDefault="00000000">
      <w:pPr>
        <w:pStyle w:val="Heading2"/>
        <w:spacing w:before="182"/>
        <w:rPr>
          <w:sz w:val="22"/>
          <w:szCs w:val="22"/>
          <w:rPrChange w:id="2209" w:author="Brian Olea" w:date="2024-06-04T11:27:00Z" w16du:dateUtc="2024-06-04T17:27:00Z">
            <w:rPr/>
          </w:rPrChange>
        </w:rPr>
      </w:pPr>
      <w:r w:rsidRPr="00DF3B93">
        <w:rPr>
          <w:spacing w:val="-2"/>
          <w:sz w:val="22"/>
          <w:szCs w:val="22"/>
          <w:rPrChange w:id="2210" w:author="Brian Olea" w:date="2024-06-04T11:27:00Z" w16du:dateUtc="2024-06-04T17:27:00Z">
            <w:rPr>
              <w:spacing w:val="-2"/>
            </w:rPr>
          </w:rPrChange>
        </w:rPr>
        <w:t>Configuration</w:t>
      </w:r>
      <w:r w:rsidRPr="00DF3B93">
        <w:rPr>
          <w:spacing w:val="9"/>
          <w:sz w:val="22"/>
          <w:szCs w:val="22"/>
          <w:rPrChange w:id="2211" w:author="Brian Olea" w:date="2024-06-04T11:27:00Z" w16du:dateUtc="2024-06-04T17:27:00Z">
            <w:rPr>
              <w:spacing w:val="9"/>
            </w:rPr>
          </w:rPrChange>
        </w:rPr>
        <w:t xml:space="preserve"> </w:t>
      </w:r>
      <w:r w:rsidRPr="00DF3B93">
        <w:rPr>
          <w:spacing w:val="-2"/>
          <w:sz w:val="22"/>
          <w:szCs w:val="22"/>
          <w:rPrChange w:id="2212" w:author="Brian Olea" w:date="2024-06-04T11:27:00Z" w16du:dateUtc="2024-06-04T17:27:00Z">
            <w:rPr>
              <w:spacing w:val="-2"/>
            </w:rPr>
          </w:rPrChange>
        </w:rPr>
        <w:t>Management</w:t>
      </w:r>
    </w:p>
    <w:p w14:paraId="4C09D7B4" w14:textId="77777777" w:rsidR="00DF0971" w:rsidRPr="00DF3B93" w:rsidRDefault="00000000">
      <w:pPr>
        <w:pStyle w:val="BodyText"/>
        <w:spacing w:before="29"/>
        <w:ind w:right="228"/>
        <w:rPr>
          <w:sz w:val="22"/>
          <w:szCs w:val="22"/>
          <w:rPrChange w:id="2213" w:author="Brian Olea" w:date="2024-06-04T11:27:00Z" w16du:dateUtc="2024-06-04T17:27:00Z">
            <w:rPr/>
          </w:rPrChange>
        </w:rPr>
      </w:pPr>
      <w:r w:rsidRPr="00DF3B93">
        <w:rPr>
          <w:sz w:val="22"/>
          <w:szCs w:val="22"/>
          <w:rPrChange w:id="2214" w:author="Brian Olea" w:date="2024-06-04T11:27:00Z" w16du:dateUtc="2024-06-04T17:27:00Z">
            <w:rPr/>
          </w:rPrChange>
        </w:rPr>
        <w:t>The Organization plans, implements, and controls configuration management activities (see Figure 2) as appropriate</w:t>
      </w:r>
      <w:r w:rsidRPr="00DF3B93">
        <w:rPr>
          <w:spacing w:val="-4"/>
          <w:sz w:val="22"/>
          <w:szCs w:val="22"/>
          <w:rPrChange w:id="2215" w:author="Brian Olea" w:date="2024-06-04T11:27:00Z" w16du:dateUtc="2024-06-04T17:27:00Z">
            <w:rPr>
              <w:spacing w:val="-4"/>
            </w:rPr>
          </w:rPrChange>
        </w:rPr>
        <w:t xml:space="preserve"> </w:t>
      </w:r>
      <w:r w:rsidRPr="00DF3B93">
        <w:rPr>
          <w:sz w:val="22"/>
          <w:szCs w:val="22"/>
          <w:rPrChange w:id="2216" w:author="Brian Olea" w:date="2024-06-04T11:27:00Z" w16du:dateUtc="2024-06-04T17:27:00Z">
            <w:rPr/>
          </w:rPrChange>
        </w:rPr>
        <w:t>to</w:t>
      </w:r>
      <w:r w:rsidRPr="00DF3B93">
        <w:rPr>
          <w:spacing w:val="-4"/>
          <w:sz w:val="22"/>
          <w:szCs w:val="22"/>
          <w:rPrChange w:id="2217" w:author="Brian Olea" w:date="2024-06-04T11:27:00Z" w16du:dateUtc="2024-06-04T17:27:00Z">
            <w:rPr>
              <w:spacing w:val="-4"/>
            </w:rPr>
          </w:rPrChange>
        </w:rPr>
        <w:t xml:space="preserve"> </w:t>
      </w:r>
      <w:r w:rsidRPr="00DF3B93">
        <w:rPr>
          <w:sz w:val="22"/>
          <w:szCs w:val="22"/>
          <w:rPrChange w:id="2218" w:author="Brian Olea" w:date="2024-06-04T11:27:00Z" w16du:dateUtc="2024-06-04T17:27:00Z">
            <w:rPr/>
          </w:rPrChange>
        </w:rPr>
        <w:t>its</w:t>
      </w:r>
      <w:r w:rsidRPr="00DF3B93">
        <w:rPr>
          <w:spacing w:val="-2"/>
          <w:sz w:val="22"/>
          <w:szCs w:val="22"/>
          <w:rPrChange w:id="2219" w:author="Brian Olea" w:date="2024-06-04T11:27:00Z" w16du:dateUtc="2024-06-04T17:27:00Z">
            <w:rPr>
              <w:spacing w:val="-2"/>
            </w:rPr>
          </w:rPrChange>
        </w:rPr>
        <w:t xml:space="preserve"> </w:t>
      </w:r>
      <w:r w:rsidRPr="00DF3B93">
        <w:rPr>
          <w:sz w:val="22"/>
          <w:szCs w:val="22"/>
          <w:rPrChange w:id="2220" w:author="Brian Olea" w:date="2024-06-04T11:27:00Z" w16du:dateUtc="2024-06-04T17:27:00Z">
            <w:rPr/>
          </w:rPrChange>
        </w:rPr>
        <w:t>Products</w:t>
      </w:r>
      <w:r w:rsidRPr="00DF3B93">
        <w:rPr>
          <w:spacing w:val="-3"/>
          <w:sz w:val="22"/>
          <w:szCs w:val="22"/>
          <w:rPrChange w:id="2221" w:author="Brian Olea" w:date="2024-06-04T11:27:00Z" w16du:dateUtc="2024-06-04T17:27:00Z">
            <w:rPr>
              <w:spacing w:val="-3"/>
            </w:rPr>
          </w:rPrChange>
        </w:rPr>
        <w:t xml:space="preserve"> </w:t>
      </w:r>
      <w:r w:rsidRPr="00DF3B93">
        <w:rPr>
          <w:sz w:val="22"/>
          <w:szCs w:val="22"/>
          <w:rPrChange w:id="2222" w:author="Brian Olea" w:date="2024-06-04T11:27:00Z" w16du:dateUtc="2024-06-04T17:27:00Z">
            <w:rPr/>
          </w:rPrChange>
        </w:rPr>
        <w:t>or</w:t>
      </w:r>
      <w:r w:rsidRPr="00DF3B93">
        <w:rPr>
          <w:spacing w:val="-3"/>
          <w:sz w:val="22"/>
          <w:szCs w:val="22"/>
          <w:rPrChange w:id="2223" w:author="Brian Olea" w:date="2024-06-04T11:27:00Z" w16du:dateUtc="2024-06-04T17:27:00Z">
            <w:rPr>
              <w:spacing w:val="-3"/>
            </w:rPr>
          </w:rPrChange>
        </w:rPr>
        <w:t xml:space="preserve"> </w:t>
      </w:r>
      <w:r w:rsidRPr="00DF3B93">
        <w:rPr>
          <w:sz w:val="22"/>
          <w:szCs w:val="22"/>
          <w:rPrChange w:id="2224" w:author="Brian Olea" w:date="2024-06-04T11:27:00Z" w16du:dateUtc="2024-06-04T17:27:00Z">
            <w:rPr/>
          </w:rPrChange>
        </w:rPr>
        <w:t>Services to</w:t>
      </w:r>
      <w:r w:rsidRPr="00DF3B93">
        <w:rPr>
          <w:spacing w:val="-4"/>
          <w:sz w:val="22"/>
          <w:szCs w:val="22"/>
          <w:rPrChange w:id="2225" w:author="Brian Olea" w:date="2024-06-04T11:27:00Z" w16du:dateUtc="2024-06-04T17:27:00Z">
            <w:rPr>
              <w:spacing w:val="-4"/>
            </w:rPr>
          </w:rPrChange>
        </w:rPr>
        <w:t xml:space="preserve"> </w:t>
      </w:r>
      <w:r w:rsidRPr="00DF3B93">
        <w:rPr>
          <w:sz w:val="22"/>
          <w:szCs w:val="22"/>
          <w:rPrChange w:id="2226" w:author="Brian Olea" w:date="2024-06-04T11:27:00Z" w16du:dateUtc="2024-06-04T17:27:00Z">
            <w:rPr/>
          </w:rPrChange>
        </w:rPr>
        <w:t>ensure</w:t>
      </w:r>
      <w:r w:rsidRPr="00DF3B93">
        <w:rPr>
          <w:spacing w:val="-6"/>
          <w:sz w:val="22"/>
          <w:szCs w:val="22"/>
          <w:rPrChange w:id="2227" w:author="Brian Olea" w:date="2024-06-04T11:27:00Z" w16du:dateUtc="2024-06-04T17:27:00Z">
            <w:rPr>
              <w:spacing w:val="-6"/>
            </w:rPr>
          </w:rPrChange>
        </w:rPr>
        <w:t xml:space="preserve"> </w:t>
      </w:r>
      <w:r w:rsidRPr="00DF3B93">
        <w:rPr>
          <w:sz w:val="22"/>
          <w:szCs w:val="22"/>
          <w:rPrChange w:id="2228" w:author="Brian Olea" w:date="2024-06-04T11:27:00Z" w16du:dateUtc="2024-06-04T17:27:00Z">
            <w:rPr/>
          </w:rPrChange>
        </w:rPr>
        <w:t>the</w:t>
      </w:r>
      <w:r w:rsidRPr="00DF3B93">
        <w:rPr>
          <w:spacing w:val="-4"/>
          <w:sz w:val="22"/>
          <w:szCs w:val="22"/>
          <w:rPrChange w:id="2229" w:author="Brian Olea" w:date="2024-06-04T11:27:00Z" w16du:dateUtc="2024-06-04T17:27:00Z">
            <w:rPr>
              <w:spacing w:val="-4"/>
            </w:rPr>
          </w:rPrChange>
        </w:rPr>
        <w:t xml:space="preserve"> </w:t>
      </w:r>
      <w:r w:rsidRPr="00DF3B93">
        <w:rPr>
          <w:sz w:val="22"/>
          <w:szCs w:val="22"/>
          <w:rPrChange w:id="2230" w:author="Brian Olea" w:date="2024-06-04T11:27:00Z" w16du:dateUtc="2024-06-04T17:27:00Z">
            <w:rPr/>
          </w:rPrChange>
        </w:rPr>
        <w:t>identification</w:t>
      </w:r>
      <w:r w:rsidRPr="00DF3B93">
        <w:rPr>
          <w:spacing w:val="-4"/>
          <w:sz w:val="22"/>
          <w:szCs w:val="22"/>
          <w:rPrChange w:id="2231" w:author="Brian Olea" w:date="2024-06-04T11:27:00Z" w16du:dateUtc="2024-06-04T17:27:00Z">
            <w:rPr>
              <w:spacing w:val="-4"/>
            </w:rPr>
          </w:rPrChange>
        </w:rPr>
        <w:t xml:space="preserve"> </w:t>
      </w:r>
      <w:r w:rsidRPr="00DF3B93">
        <w:rPr>
          <w:sz w:val="22"/>
          <w:szCs w:val="22"/>
          <w:rPrChange w:id="2232" w:author="Brian Olea" w:date="2024-06-04T11:27:00Z" w16du:dateUtc="2024-06-04T17:27:00Z">
            <w:rPr/>
          </w:rPrChange>
        </w:rPr>
        <w:t>and</w:t>
      </w:r>
      <w:r w:rsidRPr="00DF3B93">
        <w:rPr>
          <w:spacing w:val="-2"/>
          <w:sz w:val="22"/>
          <w:szCs w:val="22"/>
          <w:rPrChange w:id="2233" w:author="Brian Olea" w:date="2024-06-04T11:27:00Z" w16du:dateUtc="2024-06-04T17:27:00Z">
            <w:rPr>
              <w:spacing w:val="-2"/>
            </w:rPr>
          </w:rPrChange>
        </w:rPr>
        <w:t xml:space="preserve"> </w:t>
      </w:r>
      <w:r w:rsidRPr="00DF3B93">
        <w:rPr>
          <w:sz w:val="22"/>
          <w:szCs w:val="22"/>
          <w:rPrChange w:id="2234" w:author="Brian Olea" w:date="2024-06-04T11:27:00Z" w16du:dateUtc="2024-06-04T17:27:00Z">
            <w:rPr/>
          </w:rPrChange>
        </w:rPr>
        <w:t>control</w:t>
      </w:r>
      <w:r w:rsidRPr="00DF3B93">
        <w:rPr>
          <w:spacing w:val="-1"/>
          <w:sz w:val="22"/>
          <w:szCs w:val="22"/>
          <w:rPrChange w:id="2235" w:author="Brian Olea" w:date="2024-06-04T11:27:00Z" w16du:dateUtc="2024-06-04T17:27:00Z">
            <w:rPr>
              <w:spacing w:val="-1"/>
            </w:rPr>
          </w:rPrChange>
        </w:rPr>
        <w:t xml:space="preserve"> </w:t>
      </w:r>
      <w:r w:rsidRPr="00DF3B93">
        <w:rPr>
          <w:sz w:val="22"/>
          <w:szCs w:val="22"/>
          <w:rPrChange w:id="2236" w:author="Brian Olea" w:date="2024-06-04T11:27:00Z" w16du:dateUtc="2024-06-04T17:27:00Z">
            <w:rPr/>
          </w:rPrChange>
        </w:rPr>
        <w:t>(traceability)</w:t>
      </w:r>
      <w:r w:rsidRPr="00DF3B93">
        <w:rPr>
          <w:spacing w:val="-1"/>
          <w:sz w:val="22"/>
          <w:szCs w:val="22"/>
          <w:rPrChange w:id="2237" w:author="Brian Olea" w:date="2024-06-04T11:27:00Z" w16du:dateUtc="2024-06-04T17:27:00Z">
            <w:rPr>
              <w:spacing w:val="-1"/>
            </w:rPr>
          </w:rPrChange>
        </w:rPr>
        <w:t xml:space="preserve"> </w:t>
      </w:r>
      <w:r w:rsidRPr="00DF3B93">
        <w:rPr>
          <w:sz w:val="22"/>
          <w:szCs w:val="22"/>
          <w:rPrChange w:id="2238" w:author="Brian Olea" w:date="2024-06-04T11:27:00Z" w16du:dateUtc="2024-06-04T17:27:00Z">
            <w:rPr/>
          </w:rPrChange>
        </w:rPr>
        <w:t>of</w:t>
      </w:r>
      <w:r w:rsidRPr="00DF3B93">
        <w:rPr>
          <w:spacing w:val="-3"/>
          <w:sz w:val="22"/>
          <w:szCs w:val="22"/>
          <w:rPrChange w:id="2239" w:author="Brian Olea" w:date="2024-06-04T11:27:00Z" w16du:dateUtc="2024-06-04T17:27:00Z">
            <w:rPr>
              <w:spacing w:val="-3"/>
            </w:rPr>
          </w:rPrChange>
        </w:rPr>
        <w:t xml:space="preserve"> </w:t>
      </w:r>
      <w:r w:rsidRPr="00DF3B93">
        <w:rPr>
          <w:sz w:val="22"/>
          <w:szCs w:val="22"/>
          <w:rPrChange w:id="2240" w:author="Brian Olea" w:date="2024-06-04T11:27:00Z" w16du:dateUtc="2024-06-04T17:27:00Z">
            <w:rPr/>
          </w:rPrChange>
        </w:rPr>
        <w:t>physical</w:t>
      </w:r>
      <w:r w:rsidRPr="00DF3B93">
        <w:rPr>
          <w:spacing w:val="-4"/>
          <w:sz w:val="22"/>
          <w:szCs w:val="22"/>
          <w:rPrChange w:id="2241" w:author="Brian Olea" w:date="2024-06-04T11:27:00Z" w16du:dateUtc="2024-06-04T17:27:00Z">
            <w:rPr>
              <w:spacing w:val="-4"/>
            </w:rPr>
          </w:rPrChange>
        </w:rPr>
        <w:t xml:space="preserve"> </w:t>
      </w:r>
      <w:r w:rsidRPr="00DF3B93">
        <w:rPr>
          <w:sz w:val="22"/>
          <w:szCs w:val="22"/>
          <w:rPrChange w:id="2242" w:author="Brian Olea" w:date="2024-06-04T11:27:00Z" w16du:dateUtc="2024-06-04T17:27:00Z">
            <w:rPr/>
          </w:rPrChange>
        </w:rPr>
        <w:t>and functional attributes throughout the product life cycle.</w:t>
      </w:r>
    </w:p>
    <w:p w14:paraId="30A4F3B3" w14:textId="77777777" w:rsidR="00DF0971" w:rsidRPr="00DF3B93" w:rsidRDefault="00000000">
      <w:pPr>
        <w:pStyle w:val="Heading2"/>
        <w:spacing w:before="179"/>
        <w:rPr>
          <w:sz w:val="22"/>
          <w:szCs w:val="22"/>
          <w:rPrChange w:id="2243" w:author="Brian Olea" w:date="2024-06-04T11:27:00Z" w16du:dateUtc="2024-06-04T17:27:00Z">
            <w:rPr/>
          </w:rPrChange>
        </w:rPr>
      </w:pPr>
      <w:r w:rsidRPr="00DF3B93">
        <w:rPr>
          <w:sz w:val="22"/>
          <w:szCs w:val="22"/>
          <w:rPrChange w:id="2244" w:author="Brian Olea" w:date="2024-06-04T11:27:00Z" w16du:dateUtc="2024-06-04T17:27:00Z">
            <w:rPr/>
          </w:rPrChange>
        </w:rPr>
        <w:t>Product</w:t>
      </w:r>
      <w:r w:rsidRPr="00DF3B93">
        <w:rPr>
          <w:spacing w:val="-6"/>
          <w:sz w:val="22"/>
          <w:szCs w:val="22"/>
          <w:rPrChange w:id="2245" w:author="Brian Olea" w:date="2024-06-04T11:27:00Z" w16du:dateUtc="2024-06-04T17:27:00Z">
            <w:rPr>
              <w:spacing w:val="-6"/>
            </w:rPr>
          </w:rPrChange>
        </w:rPr>
        <w:t xml:space="preserve"> </w:t>
      </w:r>
      <w:r w:rsidRPr="00DF3B93">
        <w:rPr>
          <w:sz w:val="22"/>
          <w:szCs w:val="22"/>
          <w:rPrChange w:id="2246" w:author="Brian Olea" w:date="2024-06-04T11:27:00Z" w16du:dateUtc="2024-06-04T17:27:00Z">
            <w:rPr/>
          </w:rPrChange>
        </w:rPr>
        <w:t>Safety</w:t>
      </w:r>
      <w:r w:rsidRPr="00DF3B93">
        <w:rPr>
          <w:spacing w:val="-7"/>
          <w:sz w:val="22"/>
          <w:szCs w:val="22"/>
          <w:rPrChange w:id="2247" w:author="Brian Olea" w:date="2024-06-04T11:27:00Z" w16du:dateUtc="2024-06-04T17:27:00Z">
            <w:rPr>
              <w:spacing w:val="-7"/>
            </w:rPr>
          </w:rPrChange>
        </w:rPr>
        <w:t xml:space="preserve"> </w:t>
      </w:r>
      <w:r w:rsidRPr="00DF3B93">
        <w:rPr>
          <w:sz w:val="22"/>
          <w:szCs w:val="22"/>
          <w:rPrChange w:id="2248" w:author="Brian Olea" w:date="2024-06-04T11:27:00Z" w16du:dateUtc="2024-06-04T17:27:00Z">
            <w:rPr/>
          </w:rPrChange>
        </w:rPr>
        <w:t>and</w:t>
      </w:r>
      <w:r w:rsidRPr="00DF3B93">
        <w:rPr>
          <w:spacing w:val="-6"/>
          <w:sz w:val="22"/>
          <w:szCs w:val="22"/>
          <w:rPrChange w:id="2249" w:author="Brian Olea" w:date="2024-06-04T11:27:00Z" w16du:dateUtc="2024-06-04T17:27:00Z">
            <w:rPr>
              <w:spacing w:val="-6"/>
            </w:rPr>
          </w:rPrChange>
        </w:rPr>
        <w:t xml:space="preserve"> </w:t>
      </w:r>
      <w:r w:rsidRPr="00DF3B93">
        <w:rPr>
          <w:sz w:val="22"/>
          <w:szCs w:val="22"/>
          <w:rPrChange w:id="2250" w:author="Brian Olea" w:date="2024-06-04T11:27:00Z" w16du:dateUtc="2024-06-04T17:27:00Z">
            <w:rPr/>
          </w:rPrChange>
        </w:rPr>
        <w:t>the</w:t>
      </w:r>
      <w:r w:rsidRPr="00DF3B93">
        <w:rPr>
          <w:spacing w:val="-10"/>
          <w:sz w:val="22"/>
          <w:szCs w:val="22"/>
          <w:rPrChange w:id="2251" w:author="Brian Olea" w:date="2024-06-04T11:27:00Z" w16du:dateUtc="2024-06-04T17:27:00Z">
            <w:rPr>
              <w:spacing w:val="-10"/>
            </w:rPr>
          </w:rPrChange>
        </w:rPr>
        <w:t xml:space="preserve"> </w:t>
      </w:r>
      <w:r w:rsidRPr="00DF3B93">
        <w:rPr>
          <w:sz w:val="22"/>
          <w:szCs w:val="22"/>
          <w:rPrChange w:id="2252" w:author="Brian Olea" w:date="2024-06-04T11:27:00Z" w16du:dateUtc="2024-06-04T17:27:00Z">
            <w:rPr/>
          </w:rPrChange>
        </w:rPr>
        <w:t>Requirements</w:t>
      </w:r>
      <w:r w:rsidRPr="00DF3B93">
        <w:rPr>
          <w:spacing w:val="-6"/>
          <w:sz w:val="22"/>
          <w:szCs w:val="22"/>
          <w:rPrChange w:id="2253" w:author="Brian Olea" w:date="2024-06-04T11:27:00Z" w16du:dateUtc="2024-06-04T17:27:00Z">
            <w:rPr>
              <w:spacing w:val="-6"/>
            </w:rPr>
          </w:rPrChange>
        </w:rPr>
        <w:t xml:space="preserve"> </w:t>
      </w:r>
      <w:r w:rsidRPr="00DF3B93">
        <w:rPr>
          <w:sz w:val="22"/>
          <w:szCs w:val="22"/>
          <w:rPrChange w:id="2254" w:author="Brian Olea" w:date="2024-06-04T11:27:00Z" w16du:dateUtc="2024-06-04T17:27:00Z">
            <w:rPr/>
          </w:rPrChange>
        </w:rPr>
        <w:t>for</w:t>
      </w:r>
      <w:r w:rsidRPr="00DF3B93">
        <w:rPr>
          <w:spacing w:val="-8"/>
          <w:sz w:val="22"/>
          <w:szCs w:val="22"/>
          <w:rPrChange w:id="2255" w:author="Brian Olea" w:date="2024-06-04T11:27:00Z" w16du:dateUtc="2024-06-04T17:27:00Z">
            <w:rPr>
              <w:spacing w:val="-8"/>
            </w:rPr>
          </w:rPrChange>
        </w:rPr>
        <w:t xml:space="preserve"> </w:t>
      </w:r>
      <w:r w:rsidRPr="00DF3B93">
        <w:rPr>
          <w:sz w:val="22"/>
          <w:szCs w:val="22"/>
          <w:rPrChange w:id="2256" w:author="Brian Olea" w:date="2024-06-04T11:27:00Z" w16du:dateUtc="2024-06-04T17:27:00Z">
            <w:rPr/>
          </w:rPrChange>
        </w:rPr>
        <w:t>Products</w:t>
      </w:r>
      <w:r w:rsidRPr="00DF3B93">
        <w:rPr>
          <w:spacing w:val="-5"/>
          <w:sz w:val="22"/>
          <w:szCs w:val="22"/>
          <w:rPrChange w:id="2257" w:author="Brian Olea" w:date="2024-06-04T11:27:00Z" w16du:dateUtc="2024-06-04T17:27:00Z">
            <w:rPr>
              <w:spacing w:val="-5"/>
            </w:rPr>
          </w:rPrChange>
        </w:rPr>
        <w:t xml:space="preserve"> </w:t>
      </w:r>
      <w:r w:rsidRPr="00DF3B93">
        <w:rPr>
          <w:sz w:val="22"/>
          <w:szCs w:val="22"/>
          <w:rPrChange w:id="2258" w:author="Brian Olea" w:date="2024-06-04T11:27:00Z" w16du:dateUtc="2024-06-04T17:27:00Z">
            <w:rPr/>
          </w:rPrChange>
        </w:rPr>
        <w:t>and</w:t>
      </w:r>
      <w:r w:rsidRPr="00DF3B93">
        <w:rPr>
          <w:spacing w:val="-7"/>
          <w:sz w:val="22"/>
          <w:szCs w:val="22"/>
          <w:rPrChange w:id="2259" w:author="Brian Olea" w:date="2024-06-04T11:27:00Z" w16du:dateUtc="2024-06-04T17:27:00Z">
            <w:rPr>
              <w:spacing w:val="-7"/>
            </w:rPr>
          </w:rPrChange>
        </w:rPr>
        <w:t xml:space="preserve"> </w:t>
      </w:r>
      <w:r w:rsidRPr="00DF3B93">
        <w:rPr>
          <w:spacing w:val="-2"/>
          <w:sz w:val="22"/>
          <w:szCs w:val="22"/>
          <w:rPrChange w:id="2260" w:author="Brian Olea" w:date="2024-06-04T11:27:00Z" w16du:dateUtc="2024-06-04T17:27:00Z">
            <w:rPr>
              <w:spacing w:val="-2"/>
            </w:rPr>
          </w:rPrChange>
        </w:rPr>
        <w:t>Services</w:t>
      </w:r>
    </w:p>
    <w:p w14:paraId="4325F5AA" w14:textId="77777777" w:rsidR="00DF0971" w:rsidRPr="00DF3B93" w:rsidRDefault="00000000">
      <w:pPr>
        <w:pStyle w:val="BodyText"/>
        <w:spacing w:before="30"/>
        <w:ind w:right="228"/>
        <w:rPr>
          <w:sz w:val="22"/>
          <w:szCs w:val="22"/>
          <w:rPrChange w:id="2261" w:author="Brian Olea" w:date="2024-06-04T11:27:00Z" w16du:dateUtc="2024-06-04T17:27:00Z">
            <w:rPr/>
          </w:rPrChange>
        </w:rPr>
      </w:pPr>
      <w:r w:rsidRPr="00DF3B93">
        <w:rPr>
          <w:sz w:val="22"/>
          <w:szCs w:val="22"/>
          <w:rPrChange w:id="2262" w:author="Brian Olea" w:date="2024-06-04T11:27:00Z" w16du:dateUtc="2024-06-04T17:27:00Z">
            <w:rPr/>
          </w:rPrChange>
        </w:rPr>
        <w:t>The</w:t>
      </w:r>
      <w:r w:rsidRPr="00DF3B93">
        <w:rPr>
          <w:spacing w:val="-4"/>
          <w:sz w:val="22"/>
          <w:szCs w:val="22"/>
          <w:rPrChange w:id="2263" w:author="Brian Olea" w:date="2024-06-04T11:27:00Z" w16du:dateUtc="2024-06-04T17:27:00Z">
            <w:rPr>
              <w:spacing w:val="-4"/>
            </w:rPr>
          </w:rPrChange>
        </w:rPr>
        <w:t xml:space="preserve"> </w:t>
      </w:r>
      <w:r w:rsidRPr="00DF3B93">
        <w:rPr>
          <w:sz w:val="22"/>
          <w:szCs w:val="22"/>
          <w:rPrChange w:id="2264" w:author="Brian Olea" w:date="2024-06-04T11:27:00Z" w16du:dateUtc="2024-06-04T17:27:00Z">
            <w:rPr/>
          </w:rPrChange>
        </w:rPr>
        <w:t>Organization</w:t>
      </w:r>
      <w:r w:rsidRPr="00DF3B93">
        <w:rPr>
          <w:spacing w:val="-4"/>
          <w:sz w:val="22"/>
          <w:szCs w:val="22"/>
          <w:rPrChange w:id="2265" w:author="Brian Olea" w:date="2024-06-04T11:27:00Z" w16du:dateUtc="2024-06-04T17:27:00Z">
            <w:rPr>
              <w:spacing w:val="-4"/>
            </w:rPr>
          </w:rPrChange>
        </w:rPr>
        <w:t xml:space="preserve"> </w:t>
      </w:r>
      <w:r w:rsidRPr="00DF3B93">
        <w:rPr>
          <w:sz w:val="22"/>
          <w:szCs w:val="22"/>
          <w:rPrChange w:id="2266" w:author="Brian Olea" w:date="2024-06-04T11:27:00Z" w16du:dateUtc="2024-06-04T17:27:00Z">
            <w:rPr/>
          </w:rPrChange>
        </w:rPr>
        <w:t>has</w:t>
      </w:r>
      <w:r w:rsidRPr="00DF3B93">
        <w:rPr>
          <w:spacing w:val="-2"/>
          <w:sz w:val="22"/>
          <w:szCs w:val="22"/>
          <w:rPrChange w:id="2267" w:author="Brian Olea" w:date="2024-06-04T11:27:00Z" w16du:dateUtc="2024-06-04T17:27:00Z">
            <w:rPr>
              <w:spacing w:val="-2"/>
            </w:rPr>
          </w:rPrChange>
        </w:rPr>
        <w:t xml:space="preserve"> </w:t>
      </w:r>
      <w:r w:rsidRPr="00DF3B93">
        <w:rPr>
          <w:sz w:val="22"/>
          <w:szCs w:val="22"/>
          <w:rPrChange w:id="2268" w:author="Brian Olea" w:date="2024-06-04T11:27:00Z" w16du:dateUtc="2024-06-04T17:27:00Z">
            <w:rPr/>
          </w:rPrChange>
        </w:rPr>
        <w:t>implemented</w:t>
      </w:r>
      <w:r w:rsidRPr="00DF3B93">
        <w:rPr>
          <w:spacing w:val="-4"/>
          <w:sz w:val="22"/>
          <w:szCs w:val="22"/>
          <w:rPrChange w:id="2269" w:author="Brian Olea" w:date="2024-06-04T11:27:00Z" w16du:dateUtc="2024-06-04T17:27:00Z">
            <w:rPr>
              <w:spacing w:val="-4"/>
            </w:rPr>
          </w:rPrChange>
        </w:rPr>
        <w:t xml:space="preserve"> </w:t>
      </w:r>
      <w:r w:rsidRPr="00DF3B93">
        <w:rPr>
          <w:sz w:val="22"/>
          <w:szCs w:val="22"/>
          <w:rPrChange w:id="2270" w:author="Brian Olea" w:date="2024-06-04T11:27:00Z" w16du:dateUtc="2024-06-04T17:27:00Z">
            <w:rPr/>
          </w:rPrChange>
        </w:rPr>
        <w:t>processes</w:t>
      </w:r>
      <w:r w:rsidRPr="00DF3B93">
        <w:rPr>
          <w:spacing w:val="-3"/>
          <w:sz w:val="22"/>
          <w:szCs w:val="22"/>
          <w:rPrChange w:id="2271" w:author="Brian Olea" w:date="2024-06-04T11:27:00Z" w16du:dateUtc="2024-06-04T17:27:00Z">
            <w:rPr>
              <w:spacing w:val="-3"/>
            </w:rPr>
          </w:rPrChange>
        </w:rPr>
        <w:t xml:space="preserve"> </w:t>
      </w:r>
      <w:r w:rsidRPr="00DF3B93">
        <w:rPr>
          <w:sz w:val="22"/>
          <w:szCs w:val="22"/>
          <w:rPrChange w:id="2272" w:author="Brian Olea" w:date="2024-06-04T11:27:00Z" w16du:dateUtc="2024-06-04T17:27:00Z">
            <w:rPr/>
          </w:rPrChange>
        </w:rPr>
        <w:t>for</w:t>
      </w:r>
      <w:r w:rsidRPr="00DF3B93">
        <w:rPr>
          <w:spacing w:val="-3"/>
          <w:sz w:val="22"/>
          <w:szCs w:val="22"/>
          <w:rPrChange w:id="2273" w:author="Brian Olea" w:date="2024-06-04T11:27:00Z" w16du:dateUtc="2024-06-04T17:27:00Z">
            <w:rPr>
              <w:spacing w:val="-3"/>
            </w:rPr>
          </w:rPrChange>
        </w:rPr>
        <w:t xml:space="preserve"> </w:t>
      </w:r>
      <w:r w:rsidRPr="00DF3B93">
        <w:rPr>
          <w:sz w:val="22"/>
          <w:szCs w:val="22"/>
          <w:rPrChange w:id="2274" w:author="Brian Olea" w:date="2024-06-04T11:27:00Z" w16du:dateUtc="2024-06-04T17:27:00Z">
            <w:rPr/>
          </w:rPrChange>
        </w:rPr>
        <w:t>Product</w:t>
      </w:r>
      <w:r w:rsidRPr="00DF3B93">
        <w:rPr>
          <w:spacing w:val="-4"/>
          <w:sz w:val="22"/>
          <w:szCs w:val="22"/>
          <w:rPrChange w:id="2275" w:author="Brian Olea" w:date="2024-06-04T11:27:00Z" w16du:dateUtc="2024-06-04T17:27:00Z">
            <w:rPr>
              <w:spacing w:val="-4"/>
            </w:rPr>
          </w:rPrChange>
        </w:rPr>
        <w:t xml:space="preserve"> </w:t>
      </w:r>
      <w:r w:rsidRPr="00DF3B93">
        <w:rPr>
          <w:sz w:val="22"/>
          <w:szCs w:val="22"/>
          <w:rPrChange w:id="2276" w:author="Brian Olea" w:date="2024-06-04T11:27:00Z" w16du:dateUtc="2024-06-04T17:27:00Z">
            <w:rPr/>
          </w:rPrChange>
        </w:rPr>
        <w:t>Safety</w:t>
      </w:r>
      <w:r w:rsidRPr="00DF3B93">
        <w:rPr>
          <w:spacing w:val="-4"/>
          <w:sz w:val="22"/>
          <w:szCs w:val="22"/>
          <w:rPrChange w:id="2277" w:author="Brian Olea" w:date="2024-06-04T11:27:00Z" w16du:dateUtc="2024-06-04T17:27:00Z">
            <w:rPr>
              <w:spacing w:val="-4"/>
            </w:rPr>
          </w:rPrChange>
        </w:rPr>
        <w:t xml:space="preserve"> </w:t>
      </w:r>
      <w:r w:rsidRPr="00DF3B93">
        <w:rPr>
          <w:sz w:val="22"/>
          <w:szCs w:val="22"/>
          <w:rPrChange w:id="2278" w:author="Brian Olea" w:date="2024-06-04T11:27:00Z" w16du:dateUtc="2024-06-04T17:27:00Z">
            <w:rPr/>
          </w:rPrChange>
        </w:rPr>
        <w:t>and</w:t>
      </w:r>
      <w:r w:rsidRPr="00DF3B93">
        <w:rPr>
          <w:spacing w:val="-4"/>
          <w:sz w:val="22"/>
          <w:szCs w:val="22"/>
          <w:rPrChange w:id="2279" w:author="Brian Olea" w:date="2024-06-04T11:27:00Z" w16du:dateUtc="2024-06-04T17:27:00Z">
            <w:rPr>
              <w:spacing w:val="-4"/>
            </w:rPr>
          </w:rPrChange>
        </w:rPr>
        <w:t xml:space="preserve"> </w:t>
      </w:r>
      <w:r w:rsidRPr="00DF3B93">
        <w:rPr>
          <w:sz w:val="22"/>
          <w:szCs w:val="22"/>
          <w:rPrChange w:id="2280" w:author="Brian Olea" w:date="2024-06-04T11:27:00Z" w16du:dateUtc="2024-06-04T17:27:00Z">
            <w:rPr/>
          </w:rPrChange>
        </w:rPr>
        <w:t>requirements</w:t>
      </w:r>
      <w:r w:rsidRPr="00DF3B93">
        <w:rPr>
          <w:spacing w:val="-3"/>
          <w:sz w:val="22"/>
          <w:szCs w:val="22"/>
          <w:rPrChange w:id="2281" w:author="Brian Olea" w:date="2024-06-04T11:27:00Z" w16du:dateUtc="2024-06-04T17:27:00Z">
            <w:rPr>
              <w:spacing w:val="-3"/>
            </w:rPr>
          </w:rPrChange>
        </w:rPr>
        <w:t xml:space="preserve"> </w:t>
      </w:r>
      <w:r w:rsidRPr="00DF3B93">
        <w:rPr>
          <w:sz w:val="22"/>
          <w:szCs w:val="22"/>
          <w:rPrChange w:id="2282" w:author="Brian Olea" w:date="2024-06-04T11:27:00Z" w16du:dateUtc="2024-06-04T17:27:00Z">
            <w:rPr/>
          </w:rPrChange>
        </w:rPr>
        <w:t>for</w:t>
      </w:r>
      <w:r w:rsidRPr="00DF3B93">
        <w:rPr>
          <w:spacing w:val="-3"/>
          <w:sz w:val="22"/>
          <w:szCs w:val="22"/>
          <w:rPrChange w:id="2283" w:author="Brian Olea" w:date="2024-06-04T11:27:00Z" w16du:dateUtc="2024-06-04T17:27:00Z">
            <w:rPr>
              <w:spacing w:val="-3"/>
            </w:rPr>
          </w:rPrChange>
        </w:rPr>
        <w:t xml:space="preserve"> </w:t>
      </w:r>
      <w:r w:rsidRPr="00DF3B93">
        <w:rPr>
          <w:sz w:val="22"/>
          <w:szCs w:val="22"/>
          <w:rPrChange w:id="2284" w:author="Brian Olea" w:date="2024-06-04T11:27:00Z" w16du:dateUtc="2024-06-04T17:27:00Z">
            <w:rPr/>
          </w:rPrChange>
        </w:rPr>
        <w:t>Products</w:t>
      </w:r>
      <w:r w:rsidRPr="00DF3B93">
        <w:rPr>
          <w:spacing w:val="-5"/>
          <w:sz w:val="22"/>
          <w:szCs w:val="22"/>
          <w:rPrChange w:id="2285" w:author="Brian Olea" w:date="2024-06-04T11:27:00Z" w16du:dateUtc="2024-06-04T17:27:00Z">
            <w:rPr>
              <w:spacing w:val="-5"/>
            </w:rPr>
          </w:rPrChange>
        </w:rPr>
        <w:t xml:space="preserve"> </w:t>
      </w:r>
      <w:r w:rsidRPr="00DF3B93">
        <w:rPr>
          <w:sz w:val="22"/>
          <w:szCs w:val="22"/>
          <w:rPrChange w:id="2286" w:author="Brian Olea" w:date="2024-06-04T11:27:00Z" w16du:dateUtc="2024-06-04T17:27:00Z">
            <w:rPr/>
          </w:rPrChange>
        </w:rPr>
        <w:t>and Services to support interested parties and standards requirements when required.</w:t>
      </w:r>
    </w:p>
    <w:p w14:paraId="224E5A38" w14:textId="77777777" w:rsidR="00DF0971" w:rsidRPr="00DF3B93" w:rsidRDefault="00000000">
      <w:pPr>
        <w:pStyle w:val="Heading2"/>
        <w:rPr>
          <w:sz w:val="22"/>
          <w:szCs w:val="22"/>
          <w:rPrChange w:id="2287" w:author="Brian Olea" w:date="2024-06-04T11:27:00Z" w16du:dateUtc="2024-06-04T17:27:00Z">
            <w:rPr/>
          </w:rPrChange>
        </w:rPr>
      </w:pPr>
      <w:r w:rsidRPr="00DF3B93">
        <w:rPr>
          <w:sz w:val="22"/>
          <w:szCs w:val="22"/>
          <w:rPrChange w:id="2288" w:author="Brian Olea" w:date="2024-06-04T11:27:00Z" w16du:dateUtc="2024-06-04T17:27:00Z">
            <w:rPr/>
          </w:rPrChange>
        </w:rPr>
        <w:t>Customer</w:t>
      </w:r>
      <w:r w:rsidRPr="00DF3B93">
        <w:rPr>
          <w:spacing w:val="-11"/>
          <w:sz w:val="22"/>
          <w:szCs w:val="22"/>
          <w:rPrChange w:id="2289" w:author="Brian Olea" w:date="2024-06-04T11:27:00Z" w16du:dateUtc="2024-06-04T17:27:00Z">
            <w:rPr>
              <w:spacing w:val="-11"/>
            </w:rPr>
          </w:rPrChange>
        </w:rPr>
        <w:t xml:space="preserve"> </w:t>
      </w:r>
      <w:r w:rsidRPr="00DF3B93">
        <w:rPr>
          <w:spacing w:val="-2"/>
          <w:sz w:val="22"/>
          <w:szCs w:val="22"/>
          <w:rPrChange w:id="2290" w:author="Brian Olea" w:date="2024-06-04T11:27:00Z" w16du:dateUtc="2024-06-04T17:27:00Z">
            <w:rPr>
              <w:spacing w:val="-2"/>
            </w:rPr>
          </w:rPrChange>
        </w:rPr>
        <w:t>Communication</w:t>
      </w:r>
    </w:p>
    <w:p w14:paraId="32E7D98E" w14:textId="77777777" w:rsidR="00DF0971" w:rsidRPr="00DF3B93" w:rsidRDefault="00000000">
      <w:pPr>
        <w:pStyle w:val="BodyText"/>
        <w:spacing w:before="29"/>
        <w:ind w:right="228"/>
        <w:rPr>
          <w:sz w:val="22"/>
          <w:szCs w:val="22"/>
          <w:rPrChange w:id="2291" w:author="Brian Olea" w:date="2024-06-04T11:27:00Z" w16du:dateUtc="2024-06-04T17:27:00Z">
            <w:rPr/>
          </w:rPrChange>
        </w:rPr>
      </w:pPr>
      <w:r w:rsidRPr="00DF3B93">
        <w:rPr>
          <w:sz w:val="22"/>
          <w:szCs w:val="22"/>
          <w:rPrChange w:id="2292" w:author="Brian Olea" w:date="2024-06-04T11:27:00Z" w16du:dateUtc="2024-06-04T17:27:00Z">
            <w:rPr/>
          </w:rPrChange>
        </w:rPr>
        <w:t>The</w:t>
      </w:r>
      <w:r w:rsidRPr="00DF3B93">
        <w:rPr>
          <w:spacing w:val="-4"/>
          <w:sz w:val="22"/>
          <w:szCs w:val="22"/>
          <w:rPrChange w:id="2293" w:author="Brian Olea" w:date="2024-06-04T11:27:00Z" w16du:dateUtc="2024-06-04T17:27:00Z">
            <w:rPr>
              <w:spacing w:val="-4"/>
            </w:rPr>
          </w:rPrChange>
        </w:rPr>
        <w:t xml:space="preserve"> </w:t>
      </w:r>
      <w:r w:rsidRPr="00DF3B93">
        <w:rPr>
          <w:sz w:val="22"/>
          <w:szCs w:val="22"/>
          <w:rPrChange w:id="2294" w:author="Brian Olea" w:date="2024-06-04T11:27:00Z" w16du:dateUtc="2024-06-04T17:27:00Z">
            <w:rPr/>
          </w:rPrChange>
        </w:rPr>
        <w:t>Organization</w:t>
      </w:r>
      <w:r w:rsidRPr="00DF3B93">
        <w:rPr>
          <w:spacing w:val="-3"/>
          <w:sz w:val="22"/>
          <w:szCs w:val="22"/>
          <w:rPrChange w:id="2295" w:author="Brian Olea" w:date="2024-06-04T11:27:00Z" w16du:dateUtc="2024-06-04T17:27:00Z">
            <w:rPr>
              <w:spacing w:val="-3"/>
            </w:rPr>
          </w:rPrChange>
        </w:rPr>
        <w:t xml:space="preserve"> </w:t>
      </w:r>
      <w:r w:rsidRPr="00DF3B93">
        <w:rPr>
          <w:sz w:val="22"/>
          <w:szCs w:val="22"/>
          <w:rPrChange w:id="2296" w:author="Brian Olea" w:date="2024-06-04T11:27:00Z" w16du:dateUtc="2024-06-04T17:27:00Z">
            <w:rPr/>
          </w:rPrChange>
        </w:rPr>
        <w:t>has</w:t>
      </w:r>
      <w:r w:rsidRPr="00DF3B93">
        <w:rPr>
          <w:spacing w:val="-4"/>
          <w:sz w:val="22"/>
          <w:szCs w:val="22"/>
          <w:rPrChange w:id="2297" w:author="Brian Olea" w:date="2024-06-04T11:27:00Z" w16du:dateUtc="2024-06-04T17:27:00Z">
            <w:rPr>
              <w:spacing w:val="-4"/>
            </w:rPr>
          </w:rPrChange>
        </w:rPr>
        <w:t xml:space="preserve"> </w:t>
      </w:r>
      <w:r w:rsidRPr="00DF3B93">
        <w:rPr>
          <w:sz w:val="22"/>
          <w:szCs w:val="22"/>
          <w:rPrChange w:id="2298" w:author="Brian Olea" w:date="2024-06-04T11:27:00Z" w16du:dateUtc="2024-06-04T17:27:00Z">
            <w:rPr/>
          </w:rPrChange>
        </w:rPr>
        <w:t>implemented</w:t>
      </w:r>
      <w:r w:rsidRPr="00DF3B93">
        <w:rPr>
          <w:spacing w:val="-4"/>
          <w:sz w:val="22"/>
          <w:szCs w:val="22"/>
          <w:rPrChange w:id="2299" w:author="Brian Olea" w:date="2024-06-04T11:27:00Z" w16du:dateUtc="2024-06-04T17:27:00Z">
            <w:rPr>
              <w:spacing w:val="-4"/>
            </w:rPr>
          </w:rPrChange>
        </w:rPr>
        <w:t xml:space="preserve"> </w:t>
      </w:r>
      <w:r w:rsidRPr="00DF3B93">
        <w:rPr>
          <w:sz w:val="22"/>
          <w:szCs w:val="22"/>
          <w:rPrChange w:id="2300" w:author="Brian Olea" w:date="2024-06-04T11:27:00Z" w16du:dateUtc="2024-06-04T17:27:00Z">
            <w:rPr/>
          </w:rPrChange>
        </w:rPr>
        <w:t>effective</w:t>
      </w:r>
      <w:r w:rsidRPr="00DF3B93">
        <w:rPr>
          <w:spacing w:val="-2"/>
          <w:sz w:val="22"/>
          <w:szCs w:val="22"/>
          <w:rPrChange w:id="2301" w:author="Brian Olea" w:date="2024-06-04T11:27:00Z" w16du:dateUtc="2024-06-04T17:27:00Z">
            <w:rPr>
              <w:spacing w:val="-2"/>
            </w:rPr>
          </w:rPrChange>
        </w:rPr>
        <w:t xml:space="preserve"> </w:t>
      </w:r>
      <w:r w:rsidRPr="00DF3B93">
        <w:rPr>
          <w:sz w:val="22"/>
          <w:szCs w:val="22"/>
          <w:rPrChange w:id="2302" w:author="Brian Olea" w:date="2024-06-04T11:27:00Z" w16du:dateUtc="2024-06-04T17:27:00Z">
            <w:rPr/>
          </w:rPrChange>
        </w:rPr>
        <w:t>communication</w:t>
      </w:r>
      <w:r w:rsidRPr="00DF3B93">
        <w:rPr>
          <w:spacing w:val="-4"/>
          <w:sz w:val="22"/>
          <w:szCs w:val="22"/>
          <w:rPrChange w:id="2303" w:author="Brian Olea" w:date="2024-06-04T11:27:00Z" w16du:dateUtc="2024-06-04T17:27:00Z">
            <w:rPr>
              <w:spacing w:val="-4"/>
            </w:rPr>
          </w:rPrChange>
        </w:rPr>
        <w:t xml:space="preserve"> </w:t>
      </w:r>
      <w:r w:rsidRPr="00DF3B93">
        <w:rPr>
          <w:sz w:val="22"/>
          <w:szCs w:val="22"/>
          <w:rPrChange w:id="2304" w:author="Brian Olea" w:date="2024-06-04T11:27:00Z" w16du:dateUtc="2024-06-04T17:27:00Z">
            <w:rPr/>
          </w:rPrChange>
        </w:rPr>
        <w:t>with</w:t>
      </w:r>
      <w:r w:rsidRPr="00DF3B93">
        <w:rPr>
          <w:spacing w:val="-4"/>
          <w:sz w:val="22"/>
          <w:szCs w:val="22"/>
          <w:rPrChange w:id="2305" w:author="Brian Olea" w:date="2024-06-04T11:27:00Z" w16du:dateUtc="2024-06-04T17:27:00Z">
            <w:rPr>
              <w:spacing w:val="-4"/>
            </w:rPr>
          </w:rPrChange>
        </w:rPr>
        <w:t xml:space="preserve"> </w:t>
      </w:r>
      <w:r w:rsidRPr="00DF3B93">
        <w:rPr>
          <w:sz w:val="22"/>
          <w:szCs w:val="22"/>
          <w:rPrChange w:id="2306" w:author="Brian Olea" w:date="2024-06-04T11:27:00Z" w16du:dateUtc="2024-06-04T17:27:00Z">
            <w:rPr/>
          </w:rPrChange>
        </w:rPr>
        <w:t>customers</w:t>
      </w:r>
      <w:r w:rsidRPr="00DF3B93">
        <w:rPr>
          <w:spacing w:val="-3"/>
          <w:sz w:val="22"/>
          <w:szCs w:val="22"/>
          <w:rPrChange w:id="2307" w:author="Brian Olea" w:date="2024-06-04T11:27:00Z" w16du:dateUtc="2024-06-04T17:27:00Z">
            <w:rPr>
              <w:spacing w:val="-3"/>
            </w:rPr>
          </w:rPrChange>
        </w:rPr>
        <w:t xml:space="preserve"> </w:t>
      </w:r>
      <w:r w:rsidRPr="00DF3B93">
        <w:rPr>
          <w:sz w:val="22"/>
          <w:szCs w:val="22"/>
          <w:rPrChange w:id="2308" w:author="Brian Olea" w:date="2024-06-04T11:27:00Z" w16du:dateUtc="2024-06-04T17:27:00Z">
            <w:rPr/>
          </w:rPrChange>
        </w:rPr>
        <w:t>in relation</w:t>
      </w:r>
      <w:r w:rsidRPr="00DF3B93">
        <w:rPr>
          <w:spacing w:val="-4"/>
          <w:sz w:val="22"/>
          <w:szCs w:val="22"/>
          <w:rPrChange w:id="2309" w:author="Brian Olea" w:date="2024-06-04T11:27:00Z" w16du:dateUtc="2024-06-04T17:27:00Z">
            <w:rPr>
              <w:spacing w:val="-4"/>
            </w:rPr>
          </w:rPrChange>
        </w:rPr>
        <w:t xml:space="preserve"> </w:t>
      </w:r>
      <w:r w:rsidRPr="00DF3B93">
        <w:rPr>
          <w:sz w:val="22"/>
          <w:szCs w:val="22"/>
          <w:rPrChange w:id="2310" w:author="Brian Olea" w:date="2024-06-04T11:27:00Z" w16du:dateUtc="2024-06-04T17:27:00Z">
            <w:rPr/>
          </w:rPrChange>
        </w:rPr>
        <w:t>to</w:t>
      </w:r>
      <w:r w:rsidRPr="00DF3B93">
        <w:rPr>
          <w:spacing w:val="-4"/>
          <w:sz w:val="22"/>
          <w:szCs w:val="22"/>
          <w:rPrChange w:id="2311" w:author="Brian Olea" w:date="2024-06-04T11:27:00Z" w16du:dateUtc="2024-06-04T17:27:00Z">
            <w:rPr>
              <w:spacing w:val="-4"/>
            </w:rPr>
          </w:rPrChange>
        </w:rPr>
        <w:t xml:space="preserve"> </w:t>
      </w:r>
      <w:r w:rsidRPr="00DF3B93">
        <w:rPr>
          <w:sz w:val="22"/>
          <w:szCs w:val="22"/>
          <w:rPrChange w:id="2312" w:author="Brian Olea" w:date="2024-06-04T11:27:00Z" w16du:dateUtc="2024-06-04T17:27:00Z">
            <w:rPr/>
          </w:rPrChange>
        </w:rPr>
        <w:t>products</w:t>
      </w:r>
      <w:r w:rsidRPr="00DF3B93">
        <w:rPr>
          <w:spacing w:val="-4"/>
          <w:sz w:val="22"/>
          <w:szCs w:val="22"/>
          <w:rPrChange w:id="2313" w:author="Brian Olea" w:date="2024-06-04T11:27:00Z" w16du:dateUtc="2024-06-04T17:27:00Z">
            <w:rPr>
              <w:spacing w:val="-4"/>
            </w:rPr>
          </w:rPrChange>
        </w:rPr>
        <w:t xml:space="preserve"> </w:t>
      </w:r>
      <w:r w:rsidRPr="00DF3B93">
        <w:rPr>
          <w:sz w:val="22"/>
          <w:szCs w:val="22"/>
          <w:rPrChange w:id="2314" w:author="Brian Olea" w:date="2024-06-04T11:27:00Z" w16du:dateUtc="2024-06-04T17:27:00Z">
            <w:rPr/>
          </w:rPrChange>
        </w:rPr>
        <w:t>and services, changes to orders, feedback, and relevant contingency actions.</w:t>
      </w:r>
    </w:p>
    <w:p w14:paraId="0391F3CE" w14:textId="77777777" w:rsidR="00DF0971" w:rsidRPr="00DF3B93" w:rsidRDefault="00000000">
      <w:pPr>
        <w:pStyle w:val="Heading2"/>
        <w:spacing w:before="182"/>
        <w:rPr>
          <w:sz w:val="22"/>
          <w:szCs w:val="22"/>
          <w:rPrChange w:id="2315" w:author="Brian Olea" w:date="2024-06-04T11:27:00Z" w16du:dateUtc="2024-06-04T17:27:00Z">
            <w:rPr/>
          </w:rPrChange>
        </w:rPr>
      </w:pPr>
      <w:r w:rsidRPr="00DF3B93">
        <w:rPr>
          <w:sz w:val="22"/>
          <w:szCs w:val="22"/>
          <w:rPrChange w:id="2316" w:author="Brian Olea" w:date="2024-06-04T11:27:00Z" w16du:dateUtc="2024-06-04T17:27:00Z">
            <w:rPr/>
          </w:rPrChange>
        </w:rPr>
        <w:t>Determining</w:t>
      </w:r>
      <w:r w:rsidRPr="00DF3B93">
        <w:rPr>
          <w:spacing w:val="-9"/>
          <w:sz w:val="22"/>
          <w:szCs w:val="22"/>
          <w:rPrChange w:id="2317" w:author="Brian Olea" w:date="2024-06-04T11:27:00Z" w16du:dateUtc="2024-06-04T17:27:00Z">
            <w:rPr>
              <w:spacing w:val="-9"/>
            </w:rPr>
          </w:rPrChange>
        </w:rPr>
        <w:t xml:space="preserve"> </w:t>
      </w:r>
      <w:r w:rsidRPr="00DF3B93">
        <w:rPr>
          <w:sz w:val="22"/>
          <w:szCs w:val="22"/>
          <w:rPrChange w:id="2318" w:author="Brian Olea" w:date="2024-06-04T11:27:00Z" w16du:dateUtc="2024-06-04T17:27:00Z">
            <w:rPr/>
          </w:rPrChange>
        </w:rPr>
        <w:t>the</w:t>
      </w:r>
      <w:r w:rsidRPr="00DF3B93">
        <w:rPr>
          <w:spacing w:val="-8"/>
          <w:sz w:val="22"/>
          <w:szCs w:val="22"/>
          <w:rPrChange w:id="2319" w:author="Brian Olea" w:date="2024-06-04T11:27:00Z" w16du:dateUtc="2024-06-04T17:27:00Z">
            <w:rPr>
              <w:spacing w:val="-8"/>
            </w:rPr>
          </w:rPrChange>
        </w:rPr>
        <w:t xml:space="preserve"> </w:t>
      </w:r>
      <w:r w:rsidRPr="00DF3B93">
        <w:rPr>
          <w:sz w:val="22"/>
          <w:szCs w:val="22"/>
          <w:rPrChange w:id="2320" w:author="Brian Olea" w:date="2024-06-04T11:27:00Z" w16du:dateUtc="2024-06-04T17:27:00Z">
            <w:rPr/>
          </w:rPrChange>
        </w:rPr>
        <w:t>Requirements</w:t>
      </w:r>
      <w:r w:rsidRPr="00DF3B93">
        <w:rPr>
          <w:spacing w:val="-8"/>
          <w:sz w:val="22"/>
          <w:szCs w:val="22"/>
          <w:rPrChange w:id="2321" w:author="Brian Olea" w:date="2024-06-04T11:27:00Z" w16du:dateUtc="2024-06-04T17:27:00Z">
            <w:rPr>
              <w:spacing w:val="-8"/>
            </w:rPr>
          </w:rPrChange>
        </w:rPr>
        <w:t xml:space="preserve"> </w:t>
      </w:r>
      <w:r w:rsidRPr="00DF3B93">
        <w:rPr>
          <w:sz w:val="22"/>
          <w:szCs w:val="22"/>
          <w:rPrChange w:id="2322" w:author="Brian Olea" w:date="2024-06-04T11:27:00Z" w16du:dateUtc="2024-06-04T17:27:00Z">
            <w:rPr/>
          </w:rPrChange>
        </w:rPr>
        <w:t>Related</w:t>
      </w:r>
      <w:r w:rsidRPr="00DF3B93">
        <w:rPr>
          <w:spacing w:val="-9"/>
          <w:sz w:val="22"/>
          <w:szCs w:val="22"/>
          <w:rPrChange w:id="2323" w:author="Brian Olea" w:date="2024-06-04T11:27:00Z" w16du:dateUtc="2024-06-04T17:27:00Z">
            <w:rPr>
              <w:spacing w:val="-9"/>
            </w:rPr>
          </w:rPrChange>
        </w:rPr>
        <w:t xml:space="preserve"> </w:t>
      </w:r>
      <w:r w:rsidRPr="00DF3B93">
        <w:rPr>
          <w:sz w:val="22"/>
          <w:szCs w:val="22"/>
          <w:rPrChange w:id="2324" w:author="Brian Olea" w:date="2024-06-04T11:27:00Z" w16du:dateUtc="2024-06-04T17:27:00Z">
            <w:rPr/>
          </w:rPrChange>
        </w:rPr>
        <w:t>to</w:t>
      </w:r>
      <w:r w:rsidRPr="00DF3B93">
        <w:rPr>
          <w:spacing w:val="-8"/>
          <w:sz w:val="22"/>
          <w:szCs w:val="22"/>
          <w:rPrChange w:id="2325" w:author="Brian Olea" w:date="2024-06-04T11:27:00Z" w16du:dateUtc="2024-06-04T17:27:00Z">
            <w:rPr>
              <w:spacing w:val="-8"/>
            </w:rPr>
          </w:rPrChange>
        </w:rPr>
        <w:t xml:space="preserve"> </w:t>
      </w:r>
      <w:r w:rsidRPr="00DF3B93">
        <w:rPr>
          <w:sz w:val="22"/>
          <w:szCs w:val="22"/>
          <w:rPrChange w:id="2326" w:author="Brian Olea" w:date="2024-06-04T11:27:00Z" w16du:dateUtc="2024-06-04T17:27:00Z">
            <w:rPr/>
          </w:rPrChange>
        </w:rPr>
        <w:t>Products</w:t>
      </w:r>
      <w:r w:rsidRPr="00DF3B93">
        <w:rPr>
          <w:spacing w:val="-8"/>
          <w:sz w:val="22"/>
          <w:szCs w:val="22"/>
          <w:rPrChange w:id="2327" w:author="Brian Olea" w:date="2024-06-04T11:27:00Z" w16du:dateUtc="2024-06-04T17:27:00Z">
            <w:rPr>
              <w:spacing w:val="-8"/>
            </w:rPr>
          </w:rPrChange>
        </w:rPr>
        <w:t xml:space="preserve"> </w:t>
      </w:r>
      <w:r w:rsidRPr="00DF3B93">
        <w:rPr>
          <w:sz w:val="22"/>
          <w:szCs w:val="22"/>
          <w:rPrChange w:id="2328" w:author="Brian Olea" w:date="2024-06-04T11:27:00Z" w16du:dateUtc="2024-06-04T17:27:00Z">
            <w:rPr/>
          </w:rPrChange>
        </w:rPr>
        <w:t>and</w:t>
      </w:r>
      <w:r w:rsidRPr="00DF3B93">
        <w:rPr>
          <w:spacing w:val="-7"/>
          <w:sz w:val="22"/>
          <w:szCs w:val="22"/>
          <w:rPrChange w:id="2329" w:author="Brian Olea" w:date="2024-06-04T11:27:00Z" w16du:dateUtc="2024-06-04T17:27:00Z">
            <w:rPr>
              <w:spacing w:val="-7"/>
            </w:rPr>
          </w:rPrChange>
        </w:rPr>
        <w:t xml:space="preserve"> </w:t>
      </w:r>
      <w:r w:rsidRPr="00DF3B93">
        <w:rPr>
          <w:spacing w:val="-2"/>
          <w:sz w:val="22"/>
          <w:szCs w:val="22"/>
          <w:rPrChange w:id="2330" w:author="Brian Olea" w:date="2024-06-04T11:27:00Z" w16du:dateUtc="2024-06-04T17:27:00Z">
            <w:rPr>
              <w:spacing w:val="-2"/>
            </w:rPr>
          </w:rPrChange>
        </w:rPr>
        <w:t>Services</w:t>
      </w:r>
    </w:p>
    <w:p w14:paraId="1142E9CD" w14:textId="77777777" w:rsidR="00DF0971" w:rsidRPr="00DF3B93" w:rsidRDefault="00000000">
      <w:pPr>
        <w:pStyle w:val="BodyText"/>
        <w:spacing w:before="29"/>
        <w:ind w:right="228"/>
        <w:rPr>
          <w:sz w:val="22"/>
          <w:szCs w:val="22"/>
          <w:rPrChange w:id="2331" w:author="Brian Olea" w:date="2024-06-04T11:27:00Z" w16du:dateUtc="2024-06-04T17:27:00Z">
            <w:rPr/>
          </w:rPrChange>
        </w:rPr>
      </w:pPr>
      <w:r w:rsidRPr="00DF3B93">
        <w:rPr>
          <w:sz w:val="22"/>
          <w:szCs w:val="22"/>
          <w:rPrChange w:id="2332" w:author="Brian Olea" w:date="2024-06-04T11:27:00Z" w16du:dateUtc="2024-06-04T17:27:00Z">
            <w:rPr/>
          </w:rPrChange>
        </w:rPr>
        <w:t>During the intake of new business, The Organization considers the requirements of the customer, regulatory, and any other defined requirements, stated or unstated but necessary for the fulfillment of the order.</w:t>
      </w:r>
      <w:r w:rsidRPr="00DF3B93">
        <w:rPr>
          <w:spacing w:val="-2"/>
          <w:sz w:val="22"/>
          <w:szCs w:val="22"/>
          <w:rPrChange w:id="2333" w:author="Brian Olea" w:date="2024-06-04T11:27:00Z" w16du:dateUtc="2024-06-04T17:27:00Z">
            <w:rPr>
              <w:spacing w:val="-2"/>
            </w:rPr>
          </w:rPrChange>
        </w:rPr>
        <w:t xml:space="preserve"> </w:t>
      </w:r>
      <w:r w:rsidRPr="00DF3B93">
        <w:rPr>
          <w:sz w:val="22"/>
          <w:szCs w:val="22"/>
          <w:rPrChange w:id="2334" w:author="Brian Olea" w:date="2024-06-04T11:27:00Z" w16du:dateUtc="2024-06-04T17:27:00Z">
            <w:rPr/>
          </w:rPrChange>
        </w:rPr>
        <w:t>The</w:t>
      </w:r>
      <w:r w:rsidRPr="00DF3B93">
        <w:rPr>
          <w:spacing w:val="-4"/>
          <w:sz w:val="22"/>
          <w:szCs w:val="22"/>
          <w:rPrChange w:id="2335" w:author="Brian Olea" w:date="2024-06-04T11:27:00Z" w16du:dateUtc="2024-06-04T17:27:00Z">
            <w:rPr>
              <w:spacing w:val="-4"/>
            </w:rPr>
          </w:rPrChange>
        </w:rPr>
        <w:t xml:space="preserve"> </w:t>
      </w:r>
      <w:r w:rsidRPr="00DF3B93">
        <w:rPr>
          <w:sz w:val="22"/>
          <w:szCs w:val="22"/>
          <w:rPrChange w:id="2336" w:author="Brian Olea" w:date="2024-06-04T11:27:00Z" w16du:dateUtc="2024-06-04T17:27:00Z">
            <w:rPr/>
          </w:rPrChange>
        </w:rPr>
        <w:t>Organization further</w:t>
      </w:r>
      <w:r w:rsidRPr="00DF3B93">
        <w:rPr>
          <w:spacing w:val="-4"/>
          <w:sz w:val="22"/>
          <w:szCs w:val="22"/>
          <w:rPrChange w:id="2337" w:author="Brian Olea" w:date="2024-06-04T11:27:00Z" w16du:dateUtc="2024-06-04T17:27:00Z">
            <w:rPr>
              <w:spacing w:val="-4"/>
            </w:rPr>
          </w:rPrChange>
        </w:rPr>
        <w:t xml:space="preserve"> </w:t>
      </w:r>
      <w:r w:rsidRPr="00DF3B93">
        <w:rPr>
          <w:sz w:val="22"/>
          <w:szCs w:val="22"/>
          <w:rPrChange w:id="2338" w:author="Brian Olea" w:date="2024-06-04T11:27:00Z" w16du:dateUtc="2024-06-04T17:27:00Z">
            <w:rPr/>
          </w:rPrChange>
        </w:rPr>
        <w:t>takes</w:t>
      </w:r>
      <w:r w:rsidRPr="00DF3B93">
        <w:rPr>
          <w:spacing w:val="-3"/>
          <w:sz w:val="22"/>
          <w:szCs w:val="22"/>
          <w:rPrChange w:id="2339" w:author="Brian Olea" w:date="2024-06-04T11:27:00Z" w16du:dateUtc="2024-06-04T17:27:00Z">
            <w:rPr>
              <w:spacing w:val="-3"/>
            </w:rPr>
          </w:rPrChange>
        </w:rPr>
        <w:t xml:space="preserve"> </w:t>
      </w:r>
      <w:r w:rsidRPr="00DF3B93">
        <w:rPr>
          <w:sz w:val="22"/>
          <w:szCs w:val="22"/>
          <w:rPrChange w:id="2340" w:author="Brian Olea" w:date="2024-06-04T11:27:00Z" w16du:dateUtc="2024-06-04T17:27:00Z">
            <w:rPr/>
          </w:rPrChange>
        </w:rPr>
        <w:t>into</w:t>
      </w:r>
      <w:r w:rsidRPr="00DF3B93">
        <w:rPr>
          <w:spacing w:val="-4"/>
          <w:sz w:val="22"/>
          <w:szCs w:val="22"/>
          <w:rPrChange w:id="2341" w:author="Brian Olea" w:date="2024-06-04T11:27:00Z" w16du:dateUtc="2024-06-04T17:27:00Z">
            <w:rPr>
              <w:spacing w:val="-4"/>
            </w:rPr>
          </w:rPrChange>
        </w:rPr>
        <w:t xml:space="preserve"> </w:t>
      </w:r>
      <w:r w:rsidRPr="00DF3B93">
        <w:rPr>
          <w:sz w:val="22"/>
          <w:szCs w:val="22"/>
          <w:rPrChange w:id="2342" w:author="Brian Olea" w:date="2024-06-04T11:27:00Z" w16du:dateUtc="2024-06-04T17:27:00Z">
            <w:rPr/>
          </w:rPrChange>
        </w:rPr>
        <w:t>consideration</w:t>
      </w:r>
      <w:r w:rsidRPr="00DF3B93">
        <w:rPr>
          <w:spacing w:val="-4"/>
          <w:sz w:val="22"/>
          <w:szCs w:val="22"/>
          <w:rPrChange w:id="2343" w:author="Brian Olea" w:date="2024-06-04T11:27:00Z" w16du:dateUtc="2024-06-04T17:27:00Z">
            <w:rPr>
              <w:spacing w:val="-4"/>
            </w:rPr>
          </w:rPrChange>
        </w:rPr>
        <w:t xml:space="preserve"> </w:t>
      </w:r>
      <w:r w:rsidRPr="00DF3B93">
        <w:rPr>
          <w:sz w:val="22"/>
          <w:szCs w:val="22"/>
          <w:rPrChange w:id="2344" w:author="Brian Olea" w:date="2024-06-04T11:27:00Z" w16du:dateUtc="2024-06-04T17:27:00Z">
            <w:rPr/>
          </w:rPrChange>
        </w:rPr>
        <w:t>the</w:t>
      </w:r>
      <w:r w:rsidRPr="00DF3B93">
        <w:rPr>
          <w:spacing w:val="-4"/>
          <w:sz w:val="22"/>
          <w:szCs w:val="22"/>
          <w:rPrChange w:id="2345" w:author="Brian Olea" w:date="2024-06-04T11:27:00Z" w16du:dateUtc="2024-06-04T17:27:00Z">
            <w:rPr>
              <w:spacing w:val="-4"/>
            </w:rPr>
          </w:rPrChange>
        </w:rPr>
        <w:t xml:space="preserve"> </w:t>
      </w:r>
      <w:r w:rsidRPr="00DF3B93">
        <w:rPr>
          <w:sz w:val="22"/>
          <w:szCs w:val="22"/>
          <w:rPrChange w:id="2346" w:author="Brian Olea" w:date="2024-06-04T11:27:00Z" w16du:dateUtc="2024-06-04T17:27:00Z">
            <w:rPr/>
          </w:rPrChange>
        </w:rPr>
        <w:t>use</w:t>
      </w:r>
      <w:r w:rsidRPr="00DF3B93">
        <w:rPr>
          <w:spacing w:val="-4"/>
          <w:sz w:val="22"/>
          <w:szCs w:val="22"/>
          <w:rPrChange w:id="2347" w:author="Brian Olea" w:date="2024-06-04T11:27:00Z" w16du:dateUtc="2024-06-04T17:27:00Z">
            <w:rPr>
              <w:spacing w:val="-4"/>
            </w:rPr>
          </w:rPrChange>
        </w:rPr>
        <w:t xml:space="preserve"> </w:t>
      </w:r>
      <w:r w:rsidRPr="00DF3B93">
        <w:rPr>
          <w:sz w:val="22"/>
          <w:szCs w:val="22"/>
          <w:rPrChange w:id="2348" w:author="Brian Olea" w:date="2024-06-04T11:27:00Z" w16du:dateUtc="2024-06-04T17:27:00Z">
            <w:rPr/>
          </w:rPrChange>
        </w:rPr>
        <w:t>of</w:t>
      </w:r>
      <w:r w:rsidRPr="00DF3B93">
        <w:rPr>
          <w:spacing w:val="-4"/>
          <w:sz w:val="22"/>
          <w:szCs w:val="22"/>
          <w:rPrChange w:id="2349" w:author="Brian Olea" w:date="2024-06-04T11:27:00Z" w16du:dateUtc="2024-06-04T17:27:00Z">
            <w:rPr>
              <w:spacing w:val="-4"/>
            </w:rPr>
          </w:rPrChange>
        </w:rPr>
        <w:t xml:space="preserve"> </w:t>
      </w:r>
      <w:r w:rsidRPr="00DF3B93">
        <w:rPr>
          <w:sz w:val="22"/>
          <w:szCs w:val="22"/>
          <w:rPrChange w:id="2350" w:author="Brian Olea" w:date="2024-06-04T11:27:00Z" w16du:dateUtc="2024-06-04T17:27:00Z">
            <w:rPr/>
          </w:rPrChange>
        </w:rPr>
        <w:t>state-of-the-art</w:t>
      </w:r>
      <w:r w:rsidRPr="00DF3B93">
        <w:rPr>
          <w:spacing w:val="-4"/>
          <w:sz w:val="22"/>
          <w:szCs w:val="22"/>
          <w:rPrChange w:id="2351" w:author="Brian Olea" w:date="2024-06-04T11:27:00Z" w16du:dateUtc="2024-06-04T17:27:00Z">
            <w:rPr>
              <w:spacing w:val="-4"/>
            </w:rPr>
          </w:rPrChange>
        </w:rPr>
        <w:t xml:space="preserve"> </w:t>
      </w:r>
      <w:r w:rsidRPr="00DF3B93">
        <w:rPr>
          <w:sz w:val="22"/>
          <w:szCs w:val="22"/>
          <w:rPrChange w:id="2352" w:author="Brian Olea" w:date="2024-06-04T11:27:00Z" w16du:dateUtc="2024-06-04T17:27:00Z">
            <w:rPr/>
          </w:rPrChange>
        </w:rPr>
        <w:t>processes</w:t>
      </w:r>
      <w:r w:rsidRPr="00DF3B93">
        <w:rPr>
          <w:spacing w:val="-3"/>
          <w:sz w:val="22"/>
          <w:szCs w:val="22"/>
          <w:rPrChange w:id="2353" w:author="Brian Olea" w:date="2024-06-04T11:27:00Z" w16du:dateUtc="2024-06-04T17:27:00Z">
            <w:rPr>
              <w:spacing w:val="-3"/>
            </w:rPr>
          </w:rPrChange>
        </w:rPr>
        <w:t xml:space="preserve"> </w:t>
      </w:r>
      <w:r w:rsidRPr="00DF3B93">
        <w:rPr>
          <w:sz w:val="22"/>
          <w:szCs w:val="22"/>
          <w:rPrChange w:id="2354" w:author="Brian Olea" w:date="2024-06-04T11:27:00Z" w16du:dateUtc="2024-06-04T17:27:00Z">
            <w:rPr/>
          </w:rPrChange>
        </w:rPr>
        <w:t>and</w:t>
      </w:r>
      <w:r w:rsidRPr="00DF3B93">
        <w:rPr>
          <w:spacing w:val="-4"/>
          <w:sz w:val="22"/>
          <w:szCs w:val="22"/>
          <w:rPrChange w:id="2355" w:author="Brian Olea" w:date="2024-06-04T11:27:00Z" w16du:dateUtc="2024-06-04T17:27:00Z">
            <w:rPr>
              <w:spacing w:val="-4"/>
            </w:rPr>
          </w:rPrChange>
        </w:rPr>
        <w:t xml:space="preserve"> </w:t>
      </w:r>
      <w:r w:rsidRPr="00DF3B93">
        <w:rPr>
          <w:sz w:val="22"/>
          <w:szCs w:val="22"/>
          <w:rPrChange w:id="2356" w:author="Brian Olea" w:date="2024-06-04T11:27:00Z" w16du:dateUtc="2024-06-04T17:27:00Z">
            <w:rPr/>
          </w:rPrChange>
        </w:rPr>
        <w:t>services, Risk, and other possible factors that could impact quality or delivery of the agreed product or service.</w:t>
      </w:r>
    </w:p>
    <w:p w14:paraId="4F100748" w14:textId="77777777" w:rsidR="00DF0971" w:rsidRPr="00DF3B93" w:rsidRDefault="00000000">
      <w:pPr>
        <w:pStyle w:val="Heading2"/>
        <w:spacing w:before="180"/>
        <w:rPr>
          <w:sz w:val="22"/>
          <w:szCs w:val="22"/>
          <w:rPrChange w:id="2357" w:author="Brian Olea" w:date="2024-06-04T11:27:00Z" w16du:dateUtc="2024-06-04T17:27:00Z">
            <w:rPr/>
          </w:rPrChange>
        </w:rPr>
      </w:pPr>
      <w:r w:rsidRPr="00DF3B93">
        <w:rPr>
          <w:sz w:val="22"/>
          <w:szCs w:val="22"/>
          <w:rPrChange w:id="2358" w:author="Brian Olea" w:date="2024-06-04T11:27:00Z" w16du:dateUtc="2024-06-04T17:27:00Z">
            <w:rPr/>
          </w:rPrChange>
        </w:rPr>
        <w:t>Review</w:t>
      </w:r>
      <w:r w:rsidRPr="00DF3B93">
        <w:rPr>
          <w:spacing w:val="-8"/>
          <w:sz w:val="22"/>
          <w:szCs w:val="22"/>
          <w:rPrChange w:id="2359" w:author="Brian Olea" w:date="2024-06-04T11:27:00Z" w16du:dateUtc="2024-06-04T17:27:00Z">
            <w:rPr>
              <w:spacing w:val="-8"/>
            </w:rPr>
          </w:rPrChange>
        </w:rPr>
        <w:t xml:space="preserve"> </w:t>
      </w:r>
      <w:r w:rsidRPr="00DF3B93">
        <w:rPr>
          <w:sz w:val="22"/>
          <w:szCs w:val="22"/>
          <w:rPrChange w:id="2360" w:author="Brian Olea" w:date="2024-06-04T11:27:00Z" w16du:dateUtc="2024-06-04T17:27:00Z">
            <w:rPr/>
          </w:rPrChange>
        </w:rPr>
        <w:t>of</w:t>
      </w:r>
      <w:r w:rsidRPr="00DF3B93">
        <w:rPr>
          <w:spacing w:val="-7"/>
          <w:sz w:val="22"/>
          <w:szCs w:val="22"/>
          <w:rPrChange w:id="2361" w:author="Brian Olea" w:date="2024-06-04T11:27:00Z" w16du:dateUtc="2024-06-04T17:27:00Z">
            <w:rPr>
              <w:spacing w:val="-7"/>
            </w:rPr>
          </w:rPrChange>
        </w:rPr>
        <w:t xml:space="preserve"> </w:t>
      </w:r>
      <w:r w:rsidRPr="00DF3B93">
        <w:rPr>
          <w:sz w:val="22"/>
          <w:szCs w:val="22"/>
          <w:rPrChange w:id="2362" w:author="Brian Olea" w:date="2024-06-04T11:27:00Z" w16du:dateUtc="2024-06-04T17:27:00Z">
            <w:rPr/>
          </w:rPrChange>
        </w:rPr>
        <w:t>Requirements</w:t>
      </w:r>
      <w:r w:rsidRPr="00DF3B93">
        <w:rPr>
          <w:spacing w:val="-7"/>
          <w:sz w:val="22"/>
          <w:szCs w:val="22"/>
          <w:rPrChange w:id="2363" w:author="Brian Olea" w:date="2024-06-04T11:27:00Z" w16du:dateUtc="2024-06-04T17:27:00Z">
            <w:rPr>
              <w:spacing w:val="-7"/>
            </w:rPr>
          </w:rPrChange>
        </w:rPr>
        <w:t xml:space="preserve"> </w:t>
      </w:r>
      <w:r w:rsidRPr="00DF3B93">
        <w:rPr>
          <w:sz w:val="22"/>
          <w:szCs w:val="22"/>
          <w:rPrChange w:id="2364" w:author="Brian Olea" w:date="2024-06-04T11:27:00Z" w16du:dateUtc="2024-06-04T17:27:00Z">
            <w:rPr/>
          </w:rPrChange>
        </w:rPr>
        <w:t>Related</w:t>
      </w:r>
      <w:r w:rsidRPr="00DF3B93">
        <w:rPr>
          <w:spacing w:val="-7"/>
          <w:sz w:val="22"/>
          <w:szCs w:val="22"/>
          <w:rPrChange w:id="2365" w:author="Brian Olea" w:date="2024-06-04T11:27:00Z" w16du:dateUtc="2024-06-04T17:27:00Z">
            <w:rPr>
              <w:spacing w:val="-7"/>
            </w:rPr>
          </w:rPrChange>
        </w:rPr>
        <w:t xml:space="preserve"> </w:t>
      </w:r>
      <w:r w:rsidRPr="00DF3B93">
        <w:rPr>
          <w:sz w:val="22"/>
          <w:szCs w:val="22"/>
          <w:rPrChange w:id="2366" w:author="Brian Olea" w:date="2024-06-04T11:27:00Z" w16du:dateUtc="2024-06-04T17:27:00Z">
            <w:rPr/>
          </w:rPrChange>
        </w:rPr>
        <w:t>to</w:t>
      </w:r>
      <w:r w:rsidRPr="00DF3B93">
        <w:rPr>
          <w:spacing w:val="-7"/>
          <w:sz w:val="22"/>
          <w:szCs w:val="22"/>
          <w:rPrChange w:id="2367" w:author="Brian Olea" w:date="2024-06-04T11:27:00Z" w16du:dateUtc="2024-06-04T17:27:00Z">
            <w:rPr>
              <w:spacing w:val="-7"/>
            </w:rPr>
          </w:rPrChange>
        </w:rPr>
        <w:t xml:space="preserve"> </w:t>
      </w:r>
      <w:r w:rsidRPr="00DF3B93">
        <w:rPr>
          <w:sz w:val="22"/>
          <w:szCs w:val="22"/>
          <w:rPrChange w:id="2368" w:author="Brian Olea" w:date="2024-06-04T11:27:00Z" w16du:dateUtc="2024-06-04T17:27:00Z">
            <w:rPr/>
          </w:rPrChange>
        </w:rPr>
        <w:t>Products</w:t>
      </w:r>
      <w:r w:rsidRPr="00DF3B93">
        <w:rPr>
          <w:spacing w:val="-9"/>
          <w:sz w:val="22"/>
          <w:szCs w:val="22"/>
          <w:rPrChange w:id="2369" w:author="Brian Olea" w:date="2024-06-04T11:27:00Z" w16du:dateUtc="2024-06-04T17:27:00Z">
            <w:rPr>
              <w:spacing w:val="-9"/>
            </w:rPr>
          </w:rPrChange>
        </w:rPr>
        <w:t xml:space="preserve"> </w:t>
      </w:r>
      <w:r w:rsidRPr="00DF3B93">
        <w:rPr>
          <w:sz w:val="22"/>
          <w:szCs w:val="22"/>
          <w:rPrChange w:id="2370" w:author="Brian Olea" w:date="2024-06-04T11:27:00Z" w16du:dateUtc="2024-06-04T17:27:00Z">
            <w:rPr/>
          </w:rPrChange>
        </w:rPr>
        <w:t>and</w:t>
      </w:r>
      <w:r w:rsidRPr="00DF3B93">
        <w:rPr>
          <w:spacing w:val="-6"/>
          <w:sz w:val="22"/>
          <w:szCs w:val="22"/>
          <w:rPrChange w:id="2371" w:author="Brian Olea" w:date="2024-06-04T11:27:00Z" w16du:dateUtc="2024-06-04T17:27:00Z">
            <w:rPr>
              <w:spacing w:val="-6"/>
            </w:rPr>
          </w:rPrChange>
        </w:rPr>
        <w:t xml:space="preserve"> </w:t>
      </w:r>
      <w:r w:rsidRPr="00DF3B93">
        <w:rPr>
          <w:spacing w:val="-2"/>
          <w:sz w:val="22"/>
          <w:szCs w:val="22"/>
          <w:rPrChange w:id="2372" w:author="Brian Olea" w:date="2024-06-04T11:27:00Z" w16du:dateUtc="2024-06-04T17:27:00Z">
            <w:rPr>
              <w:spacing w:val="-2"/>
            </w:rPr>
          </w:rPrChange>
        </w:rPr>
        <w:t>Services</w:t>
      </w:r>
    </w:p>
    <w:p w14:paraId="34F43CA2" w14:textId="77777777" w:rsidR="00DF0971" w:rsidRPr="00DF3B93" w:rsidRDefault="00000000">
      <w:pPr>
        <w:pStyle w:val="BodyText"/>
        <w:spacing w:before="29"/>
        <w:ind w:right="228"/>
        <w:rPr>
          <w:sz w:val="22"/>
          <w:szCs w:val="22"/>
          <w:rPrChange w:id="2373" w:author="Brian Olea" w:date="2024-06-04T11:27:00Z" w16du:dateUtc="2024-06-04T17:27:00Z">
            <w:rPr/>
          </w:rPrChange>
        </w:rPr>
      </w:pPr>
      <w:r w:rsidRPr="00DF3B93">
        <w:rPr>
          <w:sz w:val="22"/>
          <w:szCs w:val="22"/>
          <w:rPrChange w:id="2374" w:author="Brian Olea" w:date="2024-06-04T11:27:00Z" w16du:dateUtc="2024-06-04T17:27:00Z">
            <w:rPr/>
          </w:rPrChange>
        </w:rPr>
        <w:t>The</w:t>
      </w:r>
      <w:r w:rsidRPr="00DF3B93">
        <w:rPr>
          <w:spacing w:val="-4"/>
          <w:sz w:val="22"/>
          <w:szCs w:val="22"/>
          <w:rPrChange w:id="2375" w:author="Brian Olea" w:date="2024-06-04T11:27:00Z" w16du:dateUtc="2024-06-04T17:27:00Z">
            <w:rPr>
              <w:spacing w:val="-4"/>
            </w:rPr>
          </w:rPrChange>
        </w:rPr>
        <w:t xml:space="preserve"> </w:t>
      </w:r>
      <w:r w:rsidRPr="00DF3B93">
        <w:rPr>
          <w:sz w:val="22"/>
          <w:szCs w:val="22"/>
          <w:rPrChange w:id="2376" w:author="Brian Olea" w:date="2024-06-04T11:27:00Z" w16du:dateUtc="2024-06-04T17:27:00Z">
            <w:rPr/>
          </w:rPrChange>
        </w:rPr>
        <w:t>Organization</w:t>
      </w:r>
      <w:r w:rsidRPr="00DF3B93">
        <w:rPr>
          <w:spacing w:val="-2"/>
          <w:sz w:val="22"/>
          <w:szCs w:val="22"/>
          <w:rPrChange w:id="2377" w:author="Brian Olea" w:date="2024-06-04T11:27:00Z" w16du:dateUtc="2024-06-04T17:27:00Z">
            <w:rPr>
              <w:spacing w:val="-2"/>
            </w:rPr>
          </w:rPrChange>
        </w:rPr>
        <w:t xml:space="preserve"> </w:t>
      </w:r>
      <w:r w:rsidRPr="00DF3B93">
        <w:rPr>
          <w:sz w:val="22"/>
          <w:szCs w:val="22"/>
          <w:rPrChange w:id="2378" w:author="Brian Olea" w:date="2024-06-04T11:27:00Z" w16du:dateUtc="2024-06-04T17:27:00Z">
            <w:rPr/>
          </w:rPrChange>
        </w:rPr>
        <w:t>reviews</w:t>
      </w:r>
      <w:r w:rsidRPr="00DF3B93">
        <w:rPr>
          <w:spacing w:val="-2"/>
          <w:sz w:val="22"/>
          <w:szCs w:val="22"/>
          <w:rPrChange w:id="2379" w:author="Brian Olea" w:date="2024-06-04T11:27:00Z" w16du:dateUtc="2024-06-04T17:27:00Z">
            <w:rPr>
              <w:spacing w:val="-2"/>
            </w:rPr>
          </w:rPrChange>
        </w:rPr>
        <w:t xml:space="preserve"> </w:t>
      </w:r>
      <w:r w:rsidRPr="00DF3B93">
        <w:rPr>
          <w:sz w:val="22"/>
          <w:szCs w:val="22"/>
          <w:rPrChange w:id="2380" w:author="Brian Olea" w:date="2024-06-04T11:27:00Z" w16du:dateUtc="2024-06-04T17:27:00Z">
            <w:rPr/>
          </w:rPrChange>
        </w:rPr>
        <w:t>Purchase</w:t>
      </w:r>
      <w:r w:rsidRPr="00DF3B93">
        <w:rPr>
          <w:spacing w:val="-4"/>
          <w:sz w:val="22"/>
          <w:szCs w:val="22"/>
          <w:rPrChange w:id="2381" w:author="Brian Olea" w:date="2024-06-04T11:27:00Z" w16du:dateUtc="2024-06-04T17:27:00Z">
            <w:rPr>
              <w:spacing w:val="-4"/>
            </w:rPr>
          </w:rPrChange>
        </w:rPr>
        <w:t xml:space="preserve"> </w:t>
      </w:r>
      <w:r w:rsidRPr="00DF3B93">
        <w:rPr>
          <w:sz w:val="22"/>
          <w:szCs w:val="22"/>
          <w:rPrChange w:id="2382" w:author="Brian Olea" w:date="2024-06-04T11:27:00Z" w16du:dateUtc="2024-06-04T17:27:00Z">
            <w:rPr/>
          </w:rPrChange>
        </w:rPr>
        <w:t>Order</w:t>
      </w:r>
      <w:r w:rsidRPr="00DF3B93">
        <w:rPr>
          <w:spacing w:val="-2"/>
          <w:sz w:val="22"/>
          <w:szCs w:val="22"/>
          <w:rPrChange w:id="2383" w:author="Brian Olea" w:date="2024-06-04T11:27:00Z" w16du:dateUtc="2024-06-04T17:27:00Z">
            <w:rPr>
              <w:spacing w:val="-2"/>
            </w:rPr>
          </w:rPrChange>
        </w:rPr>
        <w:t xml:space="preserve"> </w:t>
      </w:r>
      <w:r w:rsidRPr="00DF3B93">
        <w:rPr>
          <w:sz w:val="22"/>
          <w:szCs w:val="22"/>
          <w:rPrChange w:id="2384" w:author="Brian Olea" w:date="2024-06-04T11:27:00Z" w16du:dateUtc="2024-06-04T17:27:00Z">
            <w:rPr/>
          </w:rPrChange>
        </w:rPr>
        <w:t>requirements</w:t>
      </w:r>
      <w:r w:rsidRPr="00DF3B93">
        <w:rPr>
          <w:spacing w:val="-2"/>
          <w:sz w:val="22"/>
          <w:szCs w:val="22"/>
          <w:rPrChange w:id="2385" w:author="Brian Olea" w:date="2024-06-04T11:27:00Z" w16du:dateUtc="2024-06-04T17:27:00Z">
            <w:rPr>
              <w:spacing w:val="-2"/>
            </w:rPr>
          </w:rPrChange>
        </w:rPr>
        <w:t xml:space="preserve"> </w:t>
      </w:r>
      <w:r w:rsidRPr="00DF3B93">
        <w:rPr>
          <w:sz w:val="22"/>
          <w:szCs w:val="22"/>
          <w:rPrChange w:id="2386" w:author="Brian Olea" w:date="2024-06-04T11:27:00Z" w16du:dateUtc="2024-06-04T17:27:00Z">
            <w:rPr/>
          </w:rPrChange>
        </w:rPr>
        <w:t>prior</w:t>
      </w:r>
      <w:r w:rsidRPr="00DF3B93">
        <w:rPr>
          <w:spacing w:val="-3"/>
          <w:sz w:val="22"/>
          <w:szCs w:val="22"/>
          <w:rPrChange w:id="2387" w:author="Brian Olea" w:date="2024-06-04T11:27:00Z" w16du:dateUtc="2024-06-04T17:27:00Z">
            <w:rPr>
              <w:spacing w:val="-3"/>
            </w:rPr>
          </w:rPrChange>
        </w:rPr>
        <w:t xml:space="preserve"> </w:t>
      </w:r>
      <w:r w:rsidRPr="00DF3B93">
        <w:rPr>
          <w:sz w:val="22"/>
          <w:szCs w:val="22"/>
          <w:rPrChange w:id="2388" w:author="Brian Olea" w:date="2024-06-04T11:27:00Z" w16du:dateUtc="2024-06-04T17:27:00Z">
            <w:rPr/>
          </w:rPrChange>
        </w:rPr>
        <w:t>to</w:t>
      </w:r>
      <w:r w:rsidRPr="00DF3B93">
        <w:rPr>
          <w:spacing w:val="-4"/>
          <w:sz w:val="22"/>
          <w:szCs w:val="22"/>
          <w:rPrChange w:id="2389" w:author="Brian Olea" w:date="2024-06-04T11:27:00Z" w16du:dateUtc="2024-06-04T17:27:00Z">
            <w:rPr>
              <w:spacing w:val="-4"/>
            </w:rPr>
          </w:rPrChange>
        </w:rPr>
        <w:t xml:space="preserve"> </w:t>
      </w:r>
      <w:r w:rsidRPr="00DF3B93">
        <w:rPr>
          <w:sz w:val="22"/>
          <w:szCs w:val="22"/>
          <w:rPrChange w:id="2390" w:author="Brian Olea" w:date="2024-06-04T11:27:00Z" w16du:dateUtc="2024-06-04T17:27:00Z">
            <w:rPr/>
          </w:rPrChange>
        </w:rPr>
        <w:t>its</w:t>
      </w:r>
      <w:r w:rsidRPr="00DF3B93">
        <w:rPr>
          <w:spacing w:val="-2"/>
          <w:sz w:val="22"/>
          <w:szCs w:val="22"/>
          <w:rPrChange w:id="2391" w:author="Brian Olea" w:date="2024-06-04T11:27:00Z" w16du:dateUtc="2024-06-04T17:27:00Z">
            <w:rPr>
              <w:spacing w:val="-2"/>
            </w:rPr>
          </w:rPrChange>
        </w:rPr>
        <w:t xml:space="preserve"> </w:t>
      </w:r>
      <w:r w:rsidRPr="00DF3B93">
        <w:rPr>
          <w:sz w:val="22"/>
          <w:szCs w:val="22"/>
          <w:rPrChange w:id="2392" w:author="Brian Olea" w:date="2024-06-04T11:27:00Z" w16du:dateUtc="2024-06-04T17:27:00Z">
            <w:rPr/>
          </w:rPrChange>
        </w:rPr>
        <w:t>commitment</w:t>
      </w:r>
      <w:r w:rsidRPr="00DF3B93">
        <w:rPr>
          <w:spacing w:val="-4"/>
          <w:sz w:val="22"/>
          <w:szCs w:val="22"/>
          <w:rPrChange w:id="2393" w:author="Brian Olea" w:date="2024-06-04T11:27:00Z" w16du:dateUtc="2024-06-04T17:27:00Z">
            <w:rPr>
              <w:spacing w:val="-4"/>
            </w:rPr>
          </w:rPrChange>
        </w:rPr>
        <w:t xml:space="preserve"> </w:t>
      </w:r>
      <w:r w:rsidRPr="00DF3B93">
        <w:rPr>
          <w:sz w:val="22"/>
          <w:szCs w:val="22"/>
          <w:rPrChange w:id="2394" w:author="Brian Olea" w:date="2024-06-04T11:27:00Z" w16du:dateUtc="2024-06-04T17:27:00Z">
            <w:rPr/>
          </w:rPrChange>
        </w:rPr>
        <w:t>to</w:t>
      </w:r>
      <w:r w:rsidRPr="00DF3B93">
        <w:rPr>
          <w:spacing w:val="-4"/>
          <w:sz w:val="22"/>
          <w:szCs w:val="22"/>
          <w:rPrChange w:id="2395" w:author="Brian Olea" w:date="2024-06-04T11:27:00Z" w16du:dateUtc="2024-06-04T17:27:00Z">
            <w:rPr>
              <w:spacing w:val="-4"/>
            </w:rPr>
          </w:rPrChange>
        </w:rPr>
        <w:t xml:space="preserve"> </w:t>
      </w:r>
      <w:r w:rsidRPr="00DF3B93">
        <w:rPr>
          <w:sz w:val="22"/>
          <w:szCs w:val="22"/>
          <w:rPrChange w:id="2396" w:author="Brian Olea" w:date="2024-06-04T11:27:00Z" w16du:dateUtc="2024-06-04T17:27:00Z">
            <w:rPr/>
          </w:rPrChange>
        </w:rPr>
        <w:t>supply</w:t>
      </w:r>
      <w:r w:rsidRPr="00DF3B93">
        <w:rPr>
          <w:spacing w:val="-4"/>
          <w:sz w:val="22"/>
          <w:szCs w:val="22"/>
          <w:rPrChange w:id="2397" w:author="Brian Olea" w:date="2024-06-04T11:27:00Z" w16du:dateUtc="2024-06-04T17:27:00Z">
            <w:rPr>
              <w:spacing w:val="-4"/>
            </w:rPr>
          </w:rPrChange>
        </w:rPr>
        <w:t xml:space="preserve"> </w:t>
      </w:r>
      <w:r w:rsidRPr="00DF3B93">
        <w:rPr>
          <w:sz w:val="22"/>
          <w:szCs w:val="22"/>
          <w:rPrChange w:id="2398" w:author="Brian Olea" w:date="2024-06-04T11:27:00Z" w16du:dateUtc="2024-06-04T17:27:00Z">
            <w:rPr/>
          </w:rPrChange>
        </w:rPr>
        <w:t>Product</w:t>
      </w:r>
      <w:r w:rsidRPr="00DF3B93">
        <w:rPr>
          <w:spacing w:val="-4"/>
          <w:sz w:val="22"/>
          <w:szCs w:val="22"/>
          <w:rPrChange w:id="2399" w:author="Brian Olea" w:date="2024-06-04T11:27:00Z" w16du:dateUtc="2024-06-04T17:27:00Z">
            <w:rPr>
              <w:spacing w:val="-4"/>
            </w:rPr>
          </w:rPrChange>
        </w:rPr>
        <w:t xml:space="preserve"> </w:t>
      </w:r>
      <w:r w:rsidRPr="00DF3B93">
        <w:rPr>
          <w:sz w:val="22"/>
          <w:szCs w:val="22"/>
          <w:rPrChange w:id="2400" w:author="Brian Olea" w:date="2024-06-04T11:27:00Z" w16du:dateUtc="2024-06-04T17:27:00Z">
            <w:rPr/>
          </w:rPrChange>
        </w:rPr>
        <w:t xml:space="preserve">or </w:t>
      </w:r>
      <w:r w:rsidRPr="00DF3B93">
        <w:rPr>
          <w:spacing w:val="-2"/>
          <w:sz w:val="22"/>
          <w:szCs w:val="22"/>
          <w:rPrChange w:id="2401" w:author="Brian Olea" w:date="2024-06-04T11:27:00Z" w16du:dateUtc="2024-06-04T17:27:00Z">
            <w:rPr>
              <w:spacing w:val="-2"/>
            </w:rPr>
          </w:rPrChange>
        </w:rPr>
        <w:t>Services.</w:t>
      </w:r>
    </w:p>
    <w:p w14:paraId="18C6E6C6" w14:textId="77777777" w:rsidR="00DF0971" w:rsidRPr="00DF3B93" w:rsidRDefault="00000000">
      <w:pPr>
        <w:pStyle w:val="Heading2"/>
        <w:rPr>
          <w:sz w:val="22"/>
          <w:szCs w:val="22"/>
          <w:rPrChange w:id="2402" w:author="Brian Olea" w:date="2024-06-04T11:27:00Z" w16du:dateUtc="2024-06-04T17:27:00Z">
            <w:rPr/>
          </w:rPrChange>
        </w:rPr>
      </w:pPr>
      <w:r w:rsidRPr="00DF3B93">
        <w:rPr>
          <w:sz w:val="22"/>
          <w:szCs w:val="22"/>
          <w:rPrChange w:id="2403" w:author="Brian Olea" w:date="2024-06-04T11:27:00Z" w16du:dateUtc="2024-06-04T17:27:00Z">
            <w:rPr/>
          </w:rPrChange>
        </w:rPr>
        <w:t>Changes</w:t>
      </w:r>
      <w:r w:rsidRPr="00DF3B93">
        <w:rPr>
          <w:spacing w:val="-6"/>
          <w:sz w:val="22"/>
          <w:szCs w:val="22"/>
          <w:rPrChange w:id="2404" w:author="Brian Olea" w:date="2024-06-04T11:27:00Z" w16du:dateUtc="2024-06-04T17:27:00Z">
            <w:rPr>
              <w:spacing w:val="-6"/>
            </w:rPr>
          </w:rPrChange>
        </w:rPr>
        <w:t xml:space="preserve"> </w:t>
      </w:r>
      <w:r w:rsidRPr="00DF3B93">
        <w:rPr>
          <w:sz w:val="22"/>
          <w:szCs w:val="22"/>
          <w:rPrChange w:id="2405" w:author="Brian Olea" w:date="2024-06-04T11:27:00Z" w16du:dateUtc="2024-06-04T17:27:00Z">
            <w:rPr/>
          </w:rPrChange>
        </w:rPr>
        <w:t>to</w:t>
      </w:r>
      <w:r w:rsidRPr="00DF3B93">
        <w:rPr>
          <w:spacing w:val="-8"/>
          <w:sz w:val="22"/>
          <w:szCs w:val="22"/>
          <w:rPrChange w:id="2406" w:author="Brian Olea" w:date="2024-06-04T11:27:00Z" w16du:dateUtc="2024-06-04T17:27:00Z">
            <w:rPr>
              <w:spacing w:val="-8"/>
            </w:rPr>
          </w:rPrChange>
        </w:rPr>
        <w:t xml:space="preserve"> </w:t>
      </w:r>
      <w:r w:rsidRPr="00DF3B93">
        <w:rPr>
          <w:sz w:val="22"/>
          <w:szCs w:val="22"/>
          <w:rPrChange w:id="2407" w:author="Brian Olea" w:date="2024-06-04T11:27:00Z" w16du:dateUtc="2024-06-04T17:27:00Z">
            <w:rPr/>
          </w:rPrChange>
        </w:rPr>
        <w:t>Requirements</w:t>
      </w:r>
      <w:r w:rsidRPr="00DF3B93">
        <w:rPr>
          <w:spacing w:val="-7"/>
          <w:sz w:val="22"/>
          <w:szCs w:val="22"/>
          <w:rPrChange w:id="2408" w:author="Brian Olea" w:date="2024-06-04T11:27:00Z" w16du:dateUtc="2024-06-04T17:27:00Z">
            <w:rPr>
              <w:spacing w:val="-7"/>
            </w:rPr>
          </w:rPrChange>
        </w:rPr>
        <w:t xml:space="preserve"> </w:t>
      </w:r>
      <w:r w:rsidRPr="00DF3B93">
        <w:rPr>
          <w:sz w:val="22"/>
          <w:szCs w:val="22"/>
          <w:rPrChange w:id="2409" w:author="Brian Olea" w:date="2024-06-04T11:27:00Z" w16du:dateUtc="2024-06-04T17:27:00Z">
            <w:rPr/>
          </w:rPrChange>
        </w:rPr>
        <w:t>for</w:t>
      </w:r>
      <w:r w:rsidRPr="00DF3B93">
        <w:rPr>
          <w:spacing w:val="-7"/>
          <w:sz w:val="22"/>
          <w:szCs w:val="22"/>
          <w:rPrChange w:id="2410" w:author="Brian Olea" w:date="2024-06-04T11:27:00Z" w16du:dateUtc="2024-06-04T17:27:00Z">
            <w:rPr>
              <w:spacing w:val="-7"/>
            </w:rPr>
          </w:rPrChange>
        </w:rPr>
        <w:t xml:space="preserve"> </w:t>
      </w:r>
      <w:r w:rsidRPr="00DF3B93">
        <w:rPr>
          <w:sz w:val="22"/>
          <w:szCs w:val="22"/>
          <w:rPrChange w:id="2411" w:author="Brian Olea" w:date="2024-06-04T11:27:00Z" w16du:dateUtc="2024-06-04T17:27:00Z">
            <w:rPr/>
          </w:rPrChange>
        </w:rPr>
        <w:t>Products</w:t>
      </w:r>
      <w:r w:rsidRPr="00DF3B93">
        <w:rPr>
          <w:spacing w:val="-6"/>
          <w:sz w:val="22"/>
          <w:szCs w:val="22"/>
          <w:rPrChange w:id="2412" w:author="Brian Olea" w:date="2024-06-04T11:27:00Z" w16du:dateUtc="2024-06-04T17:27:00Z">
            <w:rPr>
              <w:spacing w:val="-6"/>
            </w:rPr>
          </w:rPrChange>
        </w:rPr>
        <w:t xml:space="preserve"> </w:t>
      </w:r>
      <w:r w:rsidRPr="00DF3B93">
        <w:rPr>
          <w:sz w:val="22"/>
          <w:szCs w:val="22"/>
          <w:rPrChange w:id="2413" w:author="Brian Olea" w:date="2024-06-04T11:27:00Z" w16du:dateUtc="2024-06-04T17:27:00Z">
            <w:rPr/>
          </w:rPrChange>
        </w:rPr>
        <w:t>and</w:t>
      </w:r>
      <w:r w:rsidRPr="00DF3B93">
        <w:rPr>
          <w:spacing w:val="-7"/>
          <w:sz w:val="22"/>
          <w:szCs w:val="22"/>
          <w:rPrChange w:id="2414" w:author="Brian Olea" w:date="2024-06-04T11:27:00Z" w16du:dateUtc="2024-06-04T17:27:00Z">
            <w:rPr>
              <w:spacing w:val="-7"/>
            </w:rPr>
          </w:rPrChange>
        </w:rPr>
        <w:t xml:space="preserve"> </w:t>
      </w:r>
      <w:r w:rsidRPr="00DF3B93">
        <w:rPr>
          <w:spacing w:val="-2"/>
          <w:sz w:val="22"/>
          <w:szCs w:val="22"/>
          <w:rPrChange w:id="2415" w:author="Brian Olea" w:date="2024-06-04T11:27:00Z" w16du:dateUtc="2024-06-04T17:27:00Z">
            <w:rPr>
              <w:spacing w:val="-2"/>
            </w:rPr>
          </w:rPrChange>
        </w:rPr>
        <w:t>Services</w:t>
      </w:r>
    </w:p>
    <w:p w14:paraId="218FFE31" w14:textId="77777777" w:rsidR="00DF0971" w:rsidRPr="00DF3B93" w:rsidRDefault="00000000">
      <w:pPr>
        <w:pStyle w:val="BodyText"/>
        <w:spacing w:before="30"/>
        <w:rPr>
          <w:sz w:val="22"/>
          <w:szCs w:val="22"/>
          <w:rPrChange w:id="2416" w:author="Brian Olea" w:date="2024-06-04T11:27:00Z" w16du:dateUtc="2024-06-04T17:27:00Z">
            <w:rPr/>
          </w:rPrChange>
        </w:rPr>
      </w:pPr>
      <w:r w:rsidRPr="00DF3B93">
        <w:rPr>
          <w:sz w:val="22"/>
          <w:szCs w:val="22"/>
          <w:rPrChange w:id="2417" w:author="Brian Olea" w:date="2024-06-04T11:27:00Z" w16du:dateUtc="2024-06-04T17:27:00Z">
            <w:rPr/>
          </w:rPrChange>
        </w:rPr>
        <w:t>The</w:t>
      </w:r>
      <w:r w:rsidRPr="00DF3B93">
        <w:rPr>
          <w:spacing w:val="-4"/>
          <w:sz w:val="22"/>
          <w:szCs w:val="22"/>
          <w:rPrChange w:id="2418" w:author="Brian Olea" w:date="2024-06-04T11:27:00Z" w16du:dateUtc="2024-06-04T17:27:00Z">
            <w:rPr>
              <w:spacing w:val="-4"/>
            </w:rPr>
          </w:rPrChange>
        </w:rPr>
        <w:t xml:space="preserve"> </w:t>
      </w:r>
      <w:r w:rsidRPr="00DF3B93">
        <w:rPr>
          <w:sz w:val="22"/>
          <w:szCs w:val="22"/>
          <w:rPrChange w:id="2419" w:author="Brian Olea" w:date="2024-06-04T11:27:00Z" w16du:dateUtc="2024-06-04T17:27:00Z">
            <w:rPr/>
          </w:rPrChange>
        </w:rPr>
        <w:t>Organization</w:t>
      </w:r>
      <w:r w:rsidRPr="00DF3B93">
        <w:rPr>
          <w:spacing w:val="-2"/>
          <w:sz w:val="22"/>
          <w:szCs w:val="22"/>
          <w:rPrChange w:id="2420" w:author="Brian Olea" w:date="2024-06-04T11:27:00Z" w16du:dateUtc="2024-06-04T17:27:00Z">
            <w:rPr>
              <w:spacing w:val="-2"/>
            </w:rPr>
          </w:rPrChange>
        </w:rPr>
        <w:t xml:space="preserve"> </w:t>
      </w:r>
      <w:r w:rsidRPr="00DF3B93">
        <w:rPr>
          <w:sz w:val="22"/>
          <w:szCs w:val="22"/>
          <w:rPrChange w:id="2421" w:author="Brian Olea" w:date="2024-06-04T11:27:00Z" w16du:dateUtc="2024-06-04T17:27:00Z">
            <w:rPr/>
          </w:rPrChange>
        </w:rPr>
        <w:t>updates</w:t>
      </w:r>
      <w:r w:rsidRPr="00DF3B93">
        <w:rPr>
          <w:spacing w:val="-3"/>
          <w:sz w:val="22"/>
          <w:szCs w:val="22"/>
          <w:rPrChange w:id="2422" w:author="Brian Olea" w:date="2024-06-04T11:27:00Z" w16du:dateUtc="2024-06-04T17:27:00Z">
            <w:rPr>
              <w:spacing w:val="-3"/>
            </w:rPr>
          </w:rPrChange>
        </w:rPr>
        <w:t xml:space="preserve"> </w:t>
      </w:r>
      <w:r w:rsidRPr="00DF3B93">
        <w:rPr>
          <w:sz w:val="22"/>
          <w:szCs w:val="22"/>
          <w:rPrChange w:id="2423" w:author="Brian Olea" w:date="2024-06-04T11:27:00Z" w16du:dateUtc="2024-06-04T17:27:00Z">
            <w:rPr/>
          </w:rPrChange>
        </w:rPr>
        <w:t>all</w:t>
      </w:r>
      <w:r w:rsidRPr="00DF3B93">
        <w:rPr>
          <w:spacing w:val="-4"/>
          <w:sz w:val="22"/>
          <w:szCs w:val="22"/>
          <w:rPrChange w:id="2424" w:author="Brian Olea" w:date="2024-06-04T11:27:00Z" w16du:dateUtc="2024-06-04T17:27:00Z">
            <w:rPr>
              <w:spacing w:val="-4"/>
            </w:rPr>
          </w:rPrChange>
        </w:rPr>
        <w:t xml:space="preserve"> </w:t>
      </w:r>
      <w:r w:rsidRPr="00DF3B93">
        <w:rPr>
          <w:sz w:val="22"/>
          <w:szCs w:val="22"/>
          <w:rPrChange w:id="2425" w:author="Brian Olea" w:date="2024-06-04T11:27:00Z" w16du:dateUtc="2024-06-04T17:27:00Z">
            <w:rPr/>
          </w:rPrChange>
        </w:rPr>
        <w:t>relevant</w:t>
      </w:r>
      <w:r w:rsidRPr="00DF3B93">
        <w:rPr>
          <w:spacing w:val="-4"/>
          <w:sz w:val="22"/>
          <w:szCs w:val="22"/>
          <w:rPrChange w:id="2426" w:author="Brian Olea" w:date="2024-06-04T11:27:00Z" w16du:dateUtc="2024-06-04T17:27:00Z">
            <w:rPr>
              <w:spacing w:val="-4"/>
            </w:rPr>
          </w:rPrChange>
        </w:rPr>
        <w:t xml:space="preserve"> </w:t>
      </w:r>
      <w:r w:rsidRPr="00DF3B93">
        <w:rPr>
          <w:sz w:val="22"/>
          <w:szCs w:val="22"/>
          <w:rPrChange w:id="2427" w:author="Brian Olea" w:date="2024-06-04T11:27:00Z" w16du:dateUtc="2024-06-04T17:27:00Z">
            <w:rPr/>
          </w:rPrChange>
        </w:rPr>
        <w:t>requirements</w:t>
      </w:r>
      <w:r w:rsidRPr="00DF3B93">
        <w:rPr>
          <w:spacing w:val="-3"/>
          <w:sz w:val="22"/>
          <w:szCs w:val="22"/>
          <w:rPrChange w:id="2428" w:author="Brian Olea" w:date="2024-06-04T11:27:00Z" w16du:dateUtc="2024-06-04T17:27:00Z">
            <w:rPr>
              <w:spacing w:val="-3"/>
            </w:rPr>
          </w:rPrChange>
        </w:rPr>
        <w:t xml:space="preserve"> </w:t>
      </w:r>
      <w:r w:rsidRPr="00DF3B93">
        <w:rPr>
          <w:sz w:val="22"/>
          <w:szCs w:val="22"/>
          <w:rPrChange w:id="2429" w:author="Brian Olea" w:date="2024-06-04T11:27:00Z" w16du:dateUtc="2024-06-04T17:27:00Z">
            <w:rPr/>
          </w:rPrChange>
        </w:rPr>
        <w:t>and</w:t>
      </w:r>
      <w:r w:rsidRPr="00DF3B93">
        <w:rPr>
          <w:spacing w:val="-4"/>
          <w:sz w:val="22"/>
          <w:szCs w:val="22"/>
          <w:rPrChange w:id="2430" w:author="Brian Olea" w:date="2024-06-04T11:27:00Z" w16du:dateUtc="2024-06-04T17:27:00Z">
            <w:rPr>
              <w:spacing w:val="-4"/>
            </w:rPr>
          </w:rPrChange>
        </w:rPr>
        <w:t xml:space="preserve"> </w:t>
      </w:r>
      <w:r w:rsidRPr="00DF3B93">
        <w:rPr>
          <w:sz w:val="22"/>
          <w:szCs w:val="22"/>
          <w:rPrChange w:id="2431" w:author="Brian Olea" w:date="2024-06-04T11:27:00Z" w16du:dateUtc="2024-06-04T17:27:00Z">
            <w:rPr/>
          </w:rPrChange>
        </w:rPr>
        <w:t>documents</w:t>
      </w:r>
      <w:r w:rsidRPr="00DF3B93">
        <w:rPr>
          <w:spacing w:val="-3"/>
          <w:sz w:val="22"/>
          <w:szCs w:val="22"/>
          <w:rPrChange w:id="2432" w:author="Brian Olea" w:date="2024-06-04T11:27:00Z" w16du:dateUtc="2024-06-04T17:27:00Z">
            <w:rPr>
              <w:spacing w:val="-3"/>
            </w:rPr>
          </w:rPrChange>
        </w:rPr>
        <w:t xml:space="preserve"> </w:t>
      </w:r>
      <w:r w:rsidRPr="00DF3B93">
        <w:rPr>
          <w:sz w:val="22"/>
          <w:szCs w:val="22"/>
          <w:rPrChange w:id="2433" w:author="Brian Olea" w:date="2024-06-04T11:27:00Z" w16du:dateUtc="2024-06-04T17:27:00Z">
            <w:rPr/>
          </w:rPrChange>
        </w:rPr>
        <w:t>when</w:t>
      </w:r>
      <w:r w:rsidRPr="00DF3B93">
        <w:rPr>
          <w:spacing w:val="-4"/>
          <w:sz w:val="22"/>
          <w:szCs w:val="22"/>
          <w:rPrChange w:id="2434" w:author="Brian Olea" w:date="2024-06-04T11:27:00Z" w16du:dateUtc="2024-06-04T17:27:00Z">
            <w:rPr>
              <w:spacing w:val="-4"/>
            </w:rPr>
          </w:rPrChange>
        </w:rPr>
        <w:t xml:space="preserve"> </w:t>
      </w:r>
      <w:r w:rsidRPr="00DF3B93">
        <w:rPr>
          <w:sz w:val="22"/>
          <w:szCs w:val="22"/>
          <w:rPrChange w:id="2435" w:author="Brian Olea" w:date="2024-06-04T11:27:00Z" w16du:dateUtc="2024-06-04T17:27:00Z">
            <w:rPr/>
          </w:rPrChange>
        </w:rPr>
        <w:t>the</w:t>
      </w:r>
      <w:r w:rsidRPr="00DF3B93">
        <w:rPr>
          <w:spacing w:val="-4"/>
          <w:sz w:val="22"/>
          <w:szCs w:val="22"/>
          <w:rPrChange w:id="2436" w:author="Brian Olea" w:date="2024-06-04T11:27:00Z" w16du:dateUtc="2024-06-04T17:27:00Z">
            <w:rPr>
              <w:spacing w:val="-4"/>
            </w:rPr>
          </w:rPrChange>
        </w:rPr>
        <w:t xml:space="preserve"> </w:t>
      </w:r>
      <w:r w:rsidRPr="00DF3B93">
        <w:rPr>
          <w:sz w:val="22"/>
          <w:szCs w:val="22"/>
          <w:rPrChange w:id="2437" w:author="Brian Olea" w:date="2024-06-04T11:27:00Z" w16du:dateUtc="2024-06-04T17:27:00Z">
            <w:rPr/>
          </w:rPrChange>
        </w:rPr>
        <w:t>requirements</w:t>
      </w:r>
      <w:r w:rsidRPr="00DF3B93">
        <w:rPr>
          <w:spacing w:val="-3"/>
          <w:sz w:val="22"/>
          <w:szCs w:val="22"/>
          <w:rPrChange w:id="2438" w:author="Brian Olea" w:date="2024-06-04T11:27:00Z" w16du:dateUtc="2024-06-04T17:27:00Z">
            <w:rPr>
              <w:spacing w:val="-3"/>
            </w:rPr>
          </w:rPrChange>
        </w:rPr>
        <w:t xml:space="preserve"> </w:t>
      </w:r>
      <w:r w:rsidRPr="00DF3B93">
        <w:rPr>
          <w:sz w:val="22"/>
          <w:szCs w:val="22"/>
          <w:rPrChange w:id="2439" w:author="Brian Olea" w:date="2024-06-04T11:27:00Z" w16du:dateUtc="2024-06-04T17:27:00Z">
            <w:rPr/>
          </w:rPrChange>
        </w:rPr>
        <w:t>are changed</w:t>
      </w:r>
      <w:r w:rsidRPr="00DF3B93">
        <w:rPr>
          <w:spacing w:val="-4"/>
          <w:sz w:val="22"/>
          <w:szCs w:val="22"/>
          <w:rPrChange w:id="2440" w:author="Brian Olea" w:date="2024-06-04T11:27:00Z" w16du:dateUtc="2024-06-04T17:27:00Z">
            <w:rPr>
              <w:spacing w:val="-4"/>
            </w:rPr>
          </w:rPrChange>
        </w:rPr>
        <w:t xml:space="preserve"> </w:t>
      </w:r>
      <w:r w:rsidRPr="00DF3B93">
        <w:rPr>
          <w:sz w:val="22"/>
          <w:szCs w:val="22"/>
          <w:rPrChange w:id="2441" w:author="Brian Olea" w:date="2024-06-04T11:27:00Z" w16du:dateUtc="2024-06-04T17:27:00Z">
            <w:rPr/>
          </w:rPrChange>
        </w:rPr>
        <w:t>and ensures that all appropriate staff are notified.</w:t>
      </w:r>
    </w:p>
    <w:p w14:paraId="2C17637C" w14:textId="77777777" w:rsidR="00DF0971" w:rsidRPr="00DF3B93" w:rsidRDefault="00000000">
      <w:pPr>
        <w:pStyle w:val="Heading2"/>
        <w:rPr>
          <w:sz w:val="22"/>
          <w:szCs w:val="22"/>
          <w:rPrChange w:id="2442" w:author="Brian Olea" w:date="2024-06-04T11:27:00Z" w16du:dateUtc="2024-06-04T17:27:00Z">
            <w:rPr/>
          </w:rPrChange>
        </w:rPr>
      </w:pPr>
      <w:r w:rsidRPr="00DF3B93">
        <w:rPr>
          <w:sz w:val="22"/>
          <w:szCs w:val="22"/>
          <w:rPrChange w:id="2443" w:author="Brian Olea" w:date="2024-06-04T11:27:00Z" w16du:dateUtc="2024-06-04T17:27:00Z">
            <w:rPr/>
          </w:rPrChange>
        </w:rPr>
        <w:t>Control</w:t>
      </w:r>
      <w:r w:rsidRPr="00DF3B93">
        <w:rPr>
          <w:spacing w:val="-9"/>
          <w:sz w:val="22"/>
          <w:szCs w:val="22"/>
          <w:rPrChange w:id="2444" w:author="Brian Olea" w:date="2024-06-04T11:27:00Z" w16du:dateUtc="2024-06-04T17:27:00Z">
            <w:rPr>
              <w:spacing w:val="-9"/>
            </w:rPr>
          </w:rPrChange>
        </w:rPr>
        <w:t xml:space="preserve"> </w:t>
      </w:r>
      <w:r w:rsidRPr="00DF3B93">
        <w:rPr>
          <w:sz w:val="22"/>
          <w:szCs w:val="22"/>
          <w:rPrChange w:id="2445" w:author="Brian Olea" w:date="2024-06-04T11:27:00Z" w16du:dateUtc="2024-06-04T17:27:00Z">
            <w:rPr/>
          </w:rPrChange>
        </w:rPr>
        <w:t>of</w:t>
      </w:r>
      <w:r w:rsidRPr="00DF3B93">
        <w:rPr>
          <w:spacing w:val="-9"/>
          <w:sz w:val="22"/>
          <w:szCs w:val="22"/>
          <w:rPrChange w:id="2446" w:author="Brian Olea" w:date="2024-06-04T11:27:00Z" w16du:dateUtc="2024-06-04T17:27:00Z">
            <w:rPr>
              <w:spacing w:val="-9"/>
            </w:rPr>
          </w:rPrChange>
        </w:rPr>
        <w:t xml:space="preserve"> </w:t>
      </w:r>
      <w:r w:rsidRPr="00DF3B93">
        <w:rPr>
          <w:sz w:val="22"/>
          <w:szCs w:val="22"/>
          <w:rPrChange w:id="2447" w:author="Brian Olea" w:date="2024-06-04T11:27:00Z" w16du:dateUtc="2024-06-04T17:27:00Z">
            <w:rPr/>
          </w:rPrChange>
        </w:rPr>
        <w:t>Externally</w:t>
      </w:r>
      <w:r w:rsidRPr="00DF3B93">
        <w:rPr>
          <w:spacing w:val="-6"/>
          <w:sz w:val="22"/>
          <w:szCs w:val="22"/>
          <w:rPrChange w:id="2448" w:author="Brian Olea" w:date="2024-06-04T11:27:00Z" w16du:dateUtc="2024-06-04T17:27:00Z">
            <w:rPr>
              <w:spacing w:val="-6"/>
            </w:rPr>
          </w:rPrChange>
        </w:rPr>
        <w:t xml:space="preserve"> </w:t>
      </w:r>
      <w:r w:rsidRPr="00DF3B93">
        <w:rPr>
          <w:sz w:val="22"/>
          <w:szCs w:val="22"/>
          <w:rPrChange w:id="2449" w:author="Brian Olea" w:date="2024-06-04T11:27:00Z" w16du:dateUtc="2024-06-04T17:27:00Z">
            <w:rPr/>
          </w:rPrChange>
        </w:rPr>
        <w:t>Provided</w:t>
      </w:r>
      <w:r w:rsidRPr="00DF3B93">
        <w:rPr>
          <w:spacing w:val="-9"/>
          <w:sz w:val="22"/>
          <w:szCs w:val="22"/>
          <w:rPrChange w:id="2450" w:author="Brian Olea" w:date="2024-06-04T11:27:00Z" w16du:dateUtc="2024-06-04T17:27:00Z">
            <w:rPr>
              <w:spacing w:val="-9"/>
            </w:rPr>
          </w:rPrChange>
        </w:rPr>
        <w:t xml:space="preserve"> </w:t>
      </w:r>
      <w:r w:rsidRPr="00DF3B93">
        <w:rPr>
          <w:sz w:val="22"/>
          <w:szCs w:val="22"/>
          <w:rPrChange w:id="2451" w:author="Brian Olea" w:date="2024-06-04T11:27:00Z" w16du:dateUtc="2024-06-04T17:27:00Z">
            <w:rPr/>
          </w:rPrChange>
        </w:rPr>
        <w:t>Processes,</w:t>
      </w:r>
      <w:r w:rsidRPr="00DF3B93">
        <w:rPr>
          <w:spacing w:val="-9"/>
          <w:sz w:val="22"/>
          <w:szCs w:val="22"/>
          <w:rPrChange w:id="2452" w:author="Brian Olea" w:date="2024-06-04T11:27:00Z" w16du:dateUtc="2024-06-04T17:27:00Z">
            <w:rPr>
              <w:spacing w:val="-9"/>
            </w:rPr>
          </w:rPrChange>
        </w:rPr>
        <w:t xml:space="preserve"> </w:t>
      </w:r>
      <w:r w:rsidRPr="00DF3B93">
        <w:rPr>
          <w:sz w:val="22"/>
          <w:szCs w:val="22"/>
          <w:rPrChange w:id="2453" w:author="Brian Olea" w:date="2024-06-04T11:27:00Z" w16du:dateUtc="2024-06-04T17:27:00Z">
            <w:rPr/>
          </w:rPrChange>
        </w:rPr>
        <w:t>Products</w:t>
      </w:r>
      <w:r w:rsidRPr="00DF3B93">
        <w:rPr>
          <w:spacing w:val="-7"/>
          <w:sz w:val="22"/>
          <w:szCs w:val="22"/>
          <w:rPrChange w:id="2454" w:author="Brian Olea" w:date="2024-06-04T11:27:00Z" w16du:dateUtc="2024-06-04T17:27:00Z">
            <w:rPr>
              <w:spacing w:val="-7"/>
            </w:rPr>
          </w:rPrChange>
        </w:rPr>
        <w:t xml:space="preserve"> </w:t>
      </w:r>
      <w:r w:rsidRPr="00DF3B93">
        <w:rPr>
          <w:sz w:val="22"/>
          <w:szCs w:val="22"/>
          <w:rPrChange w:id="2455" w:author="Brian Olea" w:date="2024-06-04T11:27:00Z" w16du:dateUtc="2024-06-04T17:27:00Z">
            <w:rPr/>
          </w:rPrChange>
        </w:rPr>
        <w:t>and</w:t>
      </w:r>
      <w:r w:rsidRPr="00DF3B93">
        <w:rPr>
          <w:spacing w:val="-8"/>
          <w:sz w:val="22"/>
          <w:szCs w:val="22"/>
          <w:rPrChange w:id="2456" w:author="Brian Olea" w:date="2024-06-04T11:27:00Z" w16du:dateUtc="2024-06-04T17:27:00Z">
            <w:rPr>
              <w:spacing w:val="-8"/>
            </w:rPr>
          </w:rPrChange>
        </w:rPr>
        <w:t xml:space="preserve"> </w:t>
      </w:r>
      <w:r w:rsidRPr="00DF3B93">
        <w:rPr>
          <w:spacing w:val="-2"/>
          <w:sz w:val="22"/>
          <w:szCs w:val="22"/>
          <w:rPrChange w:id="2457" w:author="Brian Olea" w:date="2024-06-04T11:27:00Z" w16du:dateUtc="2024-06-04T17:27:00Z">
            <w:rPr>
              <w:spacing w:val="-2"/>
            </w:rPr>
          </w:rPrChange>
        </w:rPr>
        <w:t>Services</w:t>
      </w:r>
    </w:p>
    <w:p w14:paraId="1850630B" w14:textId="77777777" w:rsidR="00DF0971" w:rsidRPr="00DF3B93" w:rsidRDefault="00000000">
      <w:pPr>
        <w:pStyle w:val="BodyText"/>
        <w:spacing w:before="29"/>
        <w:rPr>
          <w:sz w:val="22"/>
          <w:szCs w:val="22"/>
          <w:rPrChange w:id="2458" w:author="Brian Olea" w:date="2024-06-04T11:27:00Z" w16du:dateUtc="2024-06-04T17:27:00Z">
            <w:rPr/>
          </w:rPrChange>
        </w:rPr>
      </w:pPr>
      <w:r w:rsidRPr="00DF3B93">
        <w:rPr>
          <w:sz w:val="22"/>
          <w:szCs w:val="22"/>
          <w:rPrChange w:id="2459" w:author="Brian Olea" w:date="2024-06-04T11:27:00Z" w16du:dateUtc="2024-06-04T17:27:00Z">
            <w:rPr/>
          </w:rPrChange>
        </w:rPr>
        <w:t>The</w:t>
      </w:r>
      <w:r w:rsidRPr="00DF3B93">
        <w:rPr>
          <w:spacing w:val="-8"/>
          <w:sz w:val="22"/>
          <w:szCs w:val="22"/>
          <w:rPrChange w:id="2460" w:author="Brian Olea" w:date="2024-06-04T11:27:00Z" w16du:dateUtc="2024-06-04T17:27:00Z">
            <w:rPr>
              <w:spacing w:val="-8"/>
            </w:rPr>
          </w:rPrChange>
        </w:rPr>
        <w:t xml:space="preserve"> </w:t>
      </w:r>
      <w:r w:rsidRPr="00DF3B93">
        <w:rPr>
          <w:sz w:val="22"/>
          <w:szCs w:val="22"/>
          <w:rPrChange w:id="2461" w:author="Brian Olea" w:date="2024-06-04T11:27:00Z" w16du:dateUtc="2024-06-04T17:27:00Z">
            <w:rPr/>
          </w:rPrChange>
        </w:rPr>
        <w:t>Organization</w:t>
      </w:r>
      <w:r w:rsidRPr="00DF3B93">
        <w:rPr>
          <w:spacing w:val="-6"/>
          <w:sz w:val="22"/>
          <w:szCs w:val="22"/>
          <w:rPrChange w:id="2462" w:author="Brian Olea" w:date="2024-06-04T11:27:00Z" w16du:dateUtc="2024-06-04T17:27:00Z">
            <w:rPr>
              <w:spacing w:val="-6"/>
            </w:rPr>
          </w:rPrChange>
        </w:rPr>
        <w:t xml:space="preserve"> </w:t>
      </w:r>
      <w:r w:rsidRPr="00DF3B93">
        <w:rPr>
          <w:sz w:val="22"/>
          <w:szCs w:val="22"/>
          <w:rPrChange w:id="2463" w:author="Brian Olea" w:date="2024-06-04T11:27:00Z" w16du:dateUtc="2024-06-04T17:27:00Z">
            <w:rPr/>
          </w:rPrChange>
        </w:rPr>
        <w:t>ensures</w:t>
      </w:r>
      <w:r w:rsidRPr="00DF3B93">
        <w:rPr>
          <w:spacing w:val="-7"/>
          <w:sz w:val="22"/>
          <w:szCs w:val="22"/>
          <w:rPrChange w:id="2464" w:author="Brian Olea" w:date="2024-06-04T11:27:00Z" w16du:dateUtc="2024-06-04T17:27:00Z">
            <w:rPr>
              <w:spacing w:val="-7"/>
            </w:rPr>
          </w:rPrChange>
        </w:rPr>
        <w:t xml:space="preserve"> </w:t>
      </w:r>
      <w:r w:rsidRPr="00DF3B93">
        <w:rPr>
          <w:sz w:val="22"/>
          <w:szCs w:val="22"/>
          <w:rPrChange w:id="2465" w:author="Brian Olea" w:date="2024-06-04T11:27:00Z" w16du:dateUtc="2024-06-04T17:27:00Z">
            <w:rPr/>
          </w:rPrChange>
        </w:rPr>
        <w:t>that</w:t>
      </w:r>
      <w:r w:rsidRPr="00DF3B93">
        <w:rPr>
          <w:spacing w:val="-7"/>
          <w:sz w:val="22"/>
          <w:szCs w:val="22"/>
          <w:rPrChange w:id="2466" w:author="Brian Olea" w:date="2024-06-04T11:27:00Z" w16du:dateUtc="2024-06-04T17:27:00Z">
            <w:rPr>
              <w:spacing w:val="-7"/>
            </w:rPr>
          </w:rPrChange>
        </w:rPr>
        <w:t xml:space="preserve"> </w:t>
      </w:r>
      <w:r w:rsidRPr="00DF3B93">
        <w:rPr>
          <w:sz w:val="22"/>
          <w:szCs w:val="22"/>
          <w:rPrChange w:id="2467" w:author="Brian Olea" w:date="2024-06-04T11:27:00Z" w16du:dateUtc="2024-06-04T17:27:00Z">
            <w:rPr/>
          </w:rPrChange>
        </w:rPr>
        <w:t>purchased</w:t>
      </w:r>
      <w:r w:rsidRPr="00DF3B93">
        <w:rPr>
          <w:spacing w:val="-8"/>
          <w:sz w:val="22"/>
          <w:szCs w:val="22"/>
          <w:rPrChange w:id="2468" w:author="Brian Olea" w:date="2024-06-04T11:27:00Z" w16du:dateUtc="2024-06-04T17:27:00Z">
            <w:rPr>
              <w:spacing w:val="-8"/>
            </w:rPr>
          </w:rPrChange>
        </w:rPr>
        <w:t xml:space="preserve"> </w:t>
      </w:r>
      <w:r w:rsidRPr="00DF3B93">
        <w:rPr>
          <w:sz w:val="22"/>
          <w:szCs w:val="22"/>
          <w:rPrChange w:id="2469" w:author="Brian Olea" w:date="2024-06-04T11:27:00Z" w16du:dateUtc="2024-06-04T17:27:00Z">
            <w:rPr/>
          </w:rPrChange>
        </w:rPr>
        <w:t>Product</w:t>
      </w:r>
      <w:r w:rsidRPr="00DF3B93">
        <w:rPr>
          <w:spacing w:val="-8"/>
          <w:sz w:val="22"/>
          <w:szCs w:val="22"/>
          <w:rPrChange w:id="2470" w:author="Brian Olea" w:date="2024-06-04T11:27:00Z" w16du:dateUtc="2024-06-04T17:27:00Z">
            <w:rPr>
              <w:spacing w:val="-8"/>
            </w:rPr>
          </w:rPrChange>
        </w:rPr>
        <w:t xml:space="preserve"> </w:t>
      </w:r>
      <w:r w:rsidRPr="00DF3B93">
        <w:rPr>
          <w:sz w:val="22"/>
          <w:szCs w:val="22"/>
          <w:rPrChange w:id="2471" w:author="Brian Olea" w:date="2024-06-04T11:27:00Z" w16du:dateUtc="2024-06-04T17:27:00Z">
            <w:rPr/>
          </w:rPrChange>
        </w:rPr>
        <w:t>or</w:t>
      </w:r>
      <w:r w:rsidRPr="00DF3B93">
        <w:rPr>
          <w:spacing w:val="-7"/>
          <w:sz w:val="22"/>
          <w:szCs w:val="22"/>
          <w:rPrChange w:id="2472" w:author="Brian Olea" w:date="2024-06-04T11:27:00Z" w16du:dateUtc="2024-06-04T17:27:00Z">
            <w:rPr>
              <w:spacing w:val="-7"/>
            </w:rPr>
          </w:rPrChange>
        </w:rPr>
        <w:t xml:space="preserve"> </w:t>
      </w:r>
      <w:r w:rsidRPr="00DF3B93">
        <w:rPr>
          <w:sz w:val="22"/>
          <w:szCs w:val="22"/>
          <w:rPrChange w:id="2473" w:author="Brian Olea" w:date="2024-06-04T11:27:00Z" w16du:dateUtc="2024-06-04T17:27:00Z">
            <w:rPr/>
          </w:rPrChange>
        </w:rPr>
        <w:t>Service</w:t>
      </w:r>
      <w:r w:rsidRPr="00DF3B93">
        <w:rPr>
          <w:spacing w:val="-8"/>
          <w:sz w:val="22"/>
          <w:szCs w:val="22"/>
          <w:rPrChange w:id="2474" w:author="Brian Olea" w:date="2024-06-04T11:27:00Z" w16du:dateUtc="2024-06-04T17:27:00Z">
            <w:rPr>
              <w:spacing w:val="-8"/>
            </w:rPr>
          </w:rPrChange>
        </w:rPr>
        <w:t xml:space="preserve"> </w:t>
      </w:r>
      <w:r w:rsidRPr="00DF3B93">
        <w:rPr>
          <w:sz w:val="22"/>
          <w:szCs w:val="22"/>
          <w:rPrChange w:id="2475" w:author="Brian Olea" w:date="2024-06-04T11:27:00Z" w16du:dateUtc="2024-06-04T17:27:00Z">
            <w:rPr/>
          </w:rPrChange>
        </w:rPr>
        <w:t>conform</w:t>
      </w:r>
      <w:r w:rsidRPr="00DF3B93">
        <w:rPr>
          <w:spacing w:val="-8"/>
          <w:sz w:val="22"/>
          <w:szCs w:val="22"/>
          <w:rPrChange w:id="2476" w:author="Brian Olea" w:date="2024-06-04T11:27:00Z" w16du:dateUtc="2024-06-04T17:27:00Z">
            <w:rPr>
              <w:spacing w:val="-8"/>
            </w:rPr>
          </w:rPrChange>
        </w:rPr>
        <w:t xml:space="preserve"> </w:t>
      </w:r>
      <w:r w:rsidRPr="00DF3B93">
        <w:rPr>
          <w:sz w:val="22"/>
          <w:szCs w:val="22"/>
          <w:rPrChange w:id="2477" w:author="Brian Olea" w:date="2024-06-04T11:27:00Z" w16du:dateUtc="2024-06-04T17:27:00Z">
            <w:rPr/>
          </w:rPrChange>
        </w:rPr>
        <w:t>to</w:t>
      </w:r>
      <w:r w:rsidRPr="00DF3B93">
        <w:rPr>
          <w:spacing w:val="-7"/>
          <w:sz w:val="22"/>
          <w:szCs w:val="22"/>
          <w:rPrChange w:id="2478" w:author="Brian Olea" w:date="2024-06-04T11:27:00Z" w16du:dateUtc="2024-06-04T17:27:00Z">
            <w:rPr>
              <w:spacing w:val="-7"/>
            </w:rPr>
          </w:rPrChange>
        </w:rPr>
        <w:t xml:space="preserve"> </w:t>
      </w:r>
      <w:r w:rsidRPr="00DF3B93">
        <w:rPr>
          <w:sz w:val="22"/>
          <w:szCs w:val="22"/>
          <w:rPrChange w:id="2479" w:author="Brian Olea" w:date="2024-06-04T11:27:00Z" w16du:dateUtc="2024-06-04T17:27:00Z">
            <w:rPr/>
          </w:rPrChange>
        </w:rPr>
        <w:t>specified</w:t>
      </w:r>
      <w:r w:rsidRPr="00DF3B93">
        <w:rPr>
          <w:spacing w:val="-8"/>
          <w:sz w:val="22"/>
          <w:szCs w:val="22"/>
          <w:rPrChange w:id="2480" w:author="Brian Olea" w:date="2024-06-04T11:27:00Z" w16du:dateUtc="2024-06-04T17:27:00Z">
            <w:rPr>
              <w:spacing w:val="-8"/>
            </w:rPr>
          </w:rPrChange>
        </w:rPr>
        <w:t xml:space="preserve"> </w:t>
      </w:r>
      <w:r w:rsidRPr="00DF3B93">
        <w:rPr>
          <w:sz w:val="22"/>
          <w:szCs w:val="22"/>
          <w:rPrChange w:id="2481" w:author="Brian Olea" w:date="2024-06-04T11:27:00Z" w16du:dateUtc="2024-06-04T17:27:00Z">
            <w:rPr/>
          </w:rPrChange>
        </w:rPr>
        <w:t>purchase</w:t>
      </w:r>
      <w:r w:rsidRPr="00DF3B93">
        <w:rPr>
          <w:spacing w:val="-7"/>
          <w:sz w:val="22"/>
          <w:szCs w:val="22"/>
          <w:rPrChange w:id="2482" w:author="Brian Olea" w:date="2024-06-04T11:27:00Z" w16du:dateUtc="2024-06-04T17:27:00Z">
            <w:rPr>
              <w:spacing w:val="-7"/>
            </w:rPr>
          </w:rPrChange>
        </w:rPr>
        <w:t xml:space="preserve"> </w:t>
      </w:r>
      <w:r w:rsidRPr="00DF3B93">
        <w:rPr>
          <w:spacing w:val="-2"/>
          <w:sz w:val="22"/>
          <w:szCs w:val="22"/>
          <w:rPrChange w:id="2483" w:author="Brian Olea" w:date="2024-06-04T11:27:00Z" w16du:dateUtc="2024-06-04T17:27:00Z">
            <w:rPr>
              <w:spacing w:val="-2"/>
            </w:rPr>
          </w:rPrChange>
        </w:rPr>
        <w:t>requirements.</w:t>
      </w:r>
    </w:p>
    <w:p w14:paraId="5EF44C0D" w14:textId="77777777" w:rsidR="00DF0971" w:rsidRPr="00DF3B93" w:rsidRDefault="00000000">
      <w:pPr>
        <w:pStyle w:val="BodyText"/>
        <w:spacing w:before="80"/>
        <w:ind w:right="228"/>
        <w:rPr>
          <w:sz w:val="22"/>
          <w:szCs w:val="22"/>
          <w:rPrChange w:id="2484" w:author="Brian Olea" w:date="2024-06-04T11:27:00Z" w16du:dateUtc="2024-06-04T17:27:00Z">
            <w:rPr/>
          </w:rPrChange>
        </w:rPr>
      </w:pPr>
      <w:r w:rsidRPr="00DF3B93">
        <w:rPr>
          <w:sz w:val="22"/>
          <w:szCs w:val="22"/>
          <w:rPrChange w:id="2485" w:author="Brian Olea" w:date="2024-06-04T11:27:00Z" w16du:dateUtc="2024-06-04T17:27:00Z">
            <w:rPr/>
          </w:rPrChange>
        </w:rPr>
        <w:t>The</w:t>
      </w:r>
      <w:r w:rsidRPr="00DF3B93">
        <w:rPr>
          <w:spacing w:val="-4"/>
          <w:sz w:val="22"/>
          <w:szCs w:val="22"/>
          <w:rPrChange w:id="2486" w:author="Brian Olea" w:date="2024-06-04T11:27:00Z" w16du:dateUtc="2024-06-04T17:27:00Z">
            <w:rPr>
              <w:spacing w:val="-4"/>
            </w:rPr>
          </w:rPrChange>
        </w:rPr>
        <w:t xml:space="preserve"> </w:t>
      </w:r>
      <w:r w:rsidRPr="00DF3B93">
        <w:rPr>
          <w:sz w:val="22"/>
          <w:szCs w:val="22"/>
          <w:rPrChange w:id="2487" w:author="Brian Olea" w:date="2024-06-04T11:27:00Z" w16du:dateUtc="2024-06-04T17:27:00Z">
            <w:rPr/>
          </w:rPrChange>
        </w:rPr>
        <w:t>Organization</w:t>
      </w:r>
      <w:r w:rsidRPr="00DF3B93">
        <w:rPr>
          <w:spacing w:val="-2"/>
          <w:sz w:val="22"/>
          <w:szCs w:val="22"/>
          <w:rPrChange w:id="2488" w:author="Brian Olea" w:date="2024-06-04T11:27:00Z" w16du:dateUtc="2024-06-04T17:27:00Z">
            <w:rPr>
              <w:spacing w:val="-2"/>
            </w:rPr>
          </w:rPrChange>
        </w:rPr>
        <w:t xml:space="preserve"> </w:t>
      </w:r>
      <w:r w:rsidRPr="00DF3B93">
        <w:rPr>
          <w:sz w:val="22"/>
          <w:szCs w:val="22"/>
          <w:rPrChange w:id="2489" w:author="Brian Olea" w:date="2024-06-04T11:27:00Z" w16du:dateUtc="2024-06-04T17:27:00Z">
            <w:rPr/>
          </w:rPrChange>
        </w:rPr>
        <w:t>evaluates</w:t>
      </w:r>
      <w:r w:rsidRPr="00DF3B93">
        <w:rPr>
          <w:spacing w:val="-4"/>
          <w:sz w:val="22"/>
          <w:szCs w:val="22"/>
          <w:rPrChange w:id="2490" w:author="Brian Olea" w:date="2024-06-04T11:27:00Z" w16du:dateUtc="2024-06-04T17:27:00Z">
            <w:rPr>
              <w:spacing w:val="-4"/>
            </w:rPr>
          </w:rPrChange>
        </w:rPr>
        <w:t xml:space="preserve"> </w:t>
      </w:r>
      <w:r w:rsidRPr="00DF3B93">
        <w:rPr>
          <w:sz w:val="22"/>
          <w:szCs w:val="22"/>
          <w:rPrChange w:id="2491" w:author="Brian Olea" w:date="2024-06-04T11:27:00Z" w16du:dateUtc="2024-06-04T17:27:00Z">
            <w:rPr/>
          </w:rPrChange>
        </w:rPr>
        <w:t>and</w:t>
      </w:r>
      <w:r w:rsidRPr="00DF3B93">
        <w:rPr>
          <w:spacing w:val="-4"/>
          <w:sz w:val="22"/>
          <w:szCs w:val="22"/>
          <w:rPrChange w:id="2492" w:author="Brian Olea" w:date="2024-06-04T11:27:00Z" w16du:dateUtc="2024-06-04T17:27:00Z">
            <w:rPr>
              <w:spacing w:val="-4"/>
            </w:rPr>
          </w:rPrChange>
        </w:rPr>
        <w:t xml:space="preserve"> </w:t>
      </w:r>
      <w:r w:rsidRPr="00DF3B93">
        <w:rPr>
          <w:sz w:val="22"/>
          <w:szCs w:val="22"/>
          <w:rPrChange w:id="2493" w:author="Brian Olea" w:date="2024-06-04T11:27:00Z" w16du:dateUtc="2024-06-04T17:27:00Z">
            <w:rPr/>
          </w:rPrChange>
        </w:rPr>
        <w:t>selects</w:t>
      </w:r>
      <w:r w:rsidRPr="00DF3B93">
        <w:rPr>
          <w:spacing w:val="-2"/>
          <w:sz w:val="22"/>
          <w:szCs w:val="22"/>
          <w:rPrChange w:id="2494" w:author="Brian Olea" w:date="2024-06-04T11:27:00Z" w16du:dateUtc="2024-06-04T17:27:00Z">
            <w:rPr>
              <w:spacing w:val="-2"/>
            </w:rPr>
          </w:rPrChange>
        </w:rPr>
        <w:t xml:space="preserve"> </w:t>
      </w:r>
      <w:r w:rsidRPr="00DF3B93">
        <w:rPr>
          <w:sz w:val="22"/>
          <w:szCs w:val="22"/>
          <w:rPrChange w:id="2495" w:author="Brian Olea" w:date="2024-06-04T11:27:00Z" w16du:dateUtc="2024-06-04T17:27:00Z">
            <w:rPr/>
          </w:rPrChange>
        </w:rPr>
        <w:t>suppliers</w:t>
      </w:r>
      <w:r w:rsidRPr="00DF3B93">
        <w:rPr>
          <w:spacing w:val="-3"/>
          <w:sz w:val="22"/>
          <w:szCs w:val="22"/>
          <w:rPrChange w:id="2496" w:author="Brian Olea" w:date="2024-06-04T11:27:00Z" w16du:dateUtc="2024-06-04T17:27:00Z">
            <w:rPr>
              <w:spacing w:val="-3"/>
            </w:rPr>
          </w:rPrChange>
        </w:rPr>
        <w:t xml:space="preserve"> </w:t>
      </w:r>
      <w:r w:rsidRPr="00DF3B93">
        <w:rPr>
          <w:sz w:val="22"/>
          <w:szCs w:val="22"/>
          <w:rPrChange w:id="2497" w:author="Brian Olea" w:date="2024-06-04T11:27:00Z" w16du:dateUtc="2024-06-04T17:27:00Z">
            <w:rPr/>
          </w:rPrChange>
        </w:rPr>
        <w:t>based</w:t>
      </w:r>
      <w:r w:rsidRPr="00DF3B93">
        <w:rPr>
          <w:spacing w:val="-4"/>
          <w:sz w:val="22"/>
          <w:szCs w:val="22"/>
          <w:rPrChange w:id="2498" w:author="Brian Olea" w:date="2024-06-04T11:27:00Z" w16du:dateUtc="2024-06-04T17:27:00Z">
            <w:rPr>
              <w:spacing w:val="-4"/>
            </w:rPr>
          </w:rPrChange>
        </w:rPr>
        <w:t xml:space="preserve"> </w:t>
      </w:r>
      <w:r w:rsidRPr="00DF3B93">
        <w:rPr>
          <w:sz w:val="22"/>
          <w:szCs w:val="22"/>
          <w:rPrChange w:id="2499" w:author="Brian Olea" w:date="2024-06-04T11:27:00Z" w16du:dateUtc="2024-06-04T17:27:00Z">
            <w:rPr/>
          </w:rPrChange>
        </w:rPr>
        <w:t>on</w:t>
      </w:r>
      <w:r w:rsidRPr="00DF3B93">
        <w:rPr>
          <w:spacing w:val="-4"/>
          <w:sz w:val="22"/>
          <w:szCs w:val="22"/>
          <w:rPrChange w:id="2500" w:author="Brian Olea" w:date="2024-06-04T11:27:00Z" w16du:dateUtc="2024-06-04T17:27:00Z">
            <w:rPr>
              <w:spacing w:val="-4"/>
            </w:rPr>
          </w:rPrChange>
        </w:rPr>
        <w:t xml:space="preserve"> </w:t>
      </w:r>
      <w:r w:rsidRPr="00DF3B93">
        <w:rPr>
          <w:sz w:val="22"/>
          <w:szCs w:val="22"/>
          <w:rPrChange w:id="2501" w:author="Brian Olea" w:date="2024-06-04T11:27:00Z" w16du:dateUtc="2024-06-04T17:27:00Z">
            <w:rPr/>
          </w:rPrChange>
        </w:rPr>
        <w:t>their</w:t>
      </w:r>
      <w:r w:rsidRPr="00DF3B93">
        <w:rPr>
          <w:spacing w:val="-4"/>
          <w:sz w:val="22"/>
          <w:szCs w:val="22"/>
          <w:rPrChange w:id="2502" w:author="Brian Olea" w:date="2024-06-04T11:27:00Z" w16du:dateUtc="2024-06-04T17:27:00Z">
            <w:rPr>
              <w:spacing w:val="-4"/>
            </w:rPr>
          </w:rPrChange>
        </w:rPr>
        <w:t xml:space="preserve"> </w:t>
      </w:r>
      <w:r w:rsidRPr="00DF3B93">
        <w:rPr>
          <w:sz w:val="22"/>
          <w:szCs w:val="22"/>
          <w:rPrChange w:id="2503" w:author="Brian Olea" w:date="2024-06-04T11:27:00Z" w16du:dateUtc="2024-06-04T17:27:00Z">
            <w:rPr/>
          </w:rPrChange>
        </w:rPr>
        <w:t>ability</w:t>
      </w:r>
      <w:r w:rsidRPr="00DF3B93">
        <w:rPr>
          <w:spacing w:val="-4"/>
          <w:sz w:val="22"/>
          <w:szCs w:val="22"/>
          <w:rPrChange w:id="2504" w:author="Brian Olea" w:date="2024-06-04T11:27:00Z" w16du:dateUtc="2024-06-04T17:27:00Z">
            <w:rPr>
              <w:spacing w:val="-4"/>
            </w:rPr>
          </w:rPrChange>
        </w:rPr>
        <w:t xml:space="preserve"> </w:t>
      </w:r>
      <w:r w:rsidRPr="00DF3B93">
        <w:rPr>
          <w:sz w:val="22"/>
          <w:szCs w:val="22"/>
          <w:rPrChange w:id="2505" w:author="Brian Olea" w:date="2024-06-04T11:27:00Z" w16du:dateUtc="2024-06-04T17:27:00Z">
            <w:rPr/>
          </w:rPrChange>
        </w:rPr>
        <w:t>to</w:t>
      </w:r>
      <w:r w:rsidRPr="00DF3B93">
        <w:rPr>
          <w:spacing w:val="-4"/>
          <w:sz w:val="22"/>
          <w:szCs w:val="22"/>
          <w:rPrChange w:id="2506" w:author="Brian Olea" w:date="2024-06-04T11:27:00Z" w16du:dateUtc="2024-06-04T17:27:00Z">
            <w:rPr>
              <w:spacing w:val="-4"/>
            </w:rPr>
          </w:rPrChange>
        </w:rPr>
        <w:t xml:space="preserve"> </w:t>
      </w:r>
      <w:r w:rsidRPr="00DF3B93">
        <w:rPr>
          <w:sz w:val="22"/>
          <w:szCs w:val="22"/>
          <w:rPrChange w:id="2507" w:author="Brian Olea" w:date="2024-06-04T11:27:00Z" w16du:dateUtc="2024-06-04T17:27:00Z">
            <w:rPr/>
          </w:rPrChange>
        </w:rPr>
        <w:t>supply</w:t>
      </w:r>
      <w:r w:rsidRPr="00DF3B93">
        <w:rPr>
          <w:spacing w:val="-4"/>
          <w:sz w:val="22"/>
          <w:szCs w:val="22"/>
          <w:rPrChange w:id="2508" w:author="Brian Olea" w:date="2024-06-04T11:27:00Z" w16du:dateUtc="2024-06-04T17:27:00Z">
            <w:rPr>
              <w:spacing w:val="-4"/>
            </w:rPr>
          </w:rPrChange>
        </w:rPr>
        <w:t xml:space="preserve"> </w:t>
      </w:r>
      <w:r w:rsidRPr="00DF3B93">
        <w:rPr>
          <w:sz w:val="22"/>
          <w:szCs w:val="22"/>
          <w:rPrChange w:id="2509" w:author="Brian Olea" w:date="2024-06-04T11:27:00Z" w16du:dateUtc="2024-06-04T17:27:00Z">
            <w:rPr/>
          </w:rPrChange>
        </w:rPr>
        <w:t>products</w:t>
      </w:r>
      <w:r w:rsidRPr="00DF3B93">
        <w:rPr>
          <w:spacing w:val="-3"/>
          <w:sz w:val="22"/>
          <w:szCs w:val="22"/>
          <w:rPrChange w:id="2510" w:author="Brian Olea" w:date="2024-06-04T11:27:00Z" w16du:dateUtc="2024-06-04T17:27:00Z">
            <w:rPr>
              <w:spacing w:val="-3"/>
            </w:rPr>
          </w:rPrChange>
        </w:rPr>
        <w:t xml:space="preserve"> </w:t>
      </w:r>
      <w:r w:rsidRPr="00DF3B93">
        <w:rPr>
          <w:sz w:val="22"/>
          <w:szCs w:val="22"/>
          <w:rPrChange w:id="2511" w:author="Brian Olea" w:date="2024-06-04T11:27:00Z" w16du:dateUtc="2024-06-04T17:27:00Z">
            <w:rPr/>
          </w:rPrChange>
        </w:rPr>
        <w:t>and</w:t>
      </w:r>
      <w:r w:rsidRPr="00DF3B93">
        <w:rPr>
          <w:spacing w:val="-4"/>
          <w:sz w:val="22"/>
          <w:szCs w:val="22"/>
          <w:rPrChange w:id="2512" w:author="Brian Olea" w:date="2024-06-04T11:27:00Z" w16du:dateUtc="2024-06-04T17:27:00Z">
            <w:rPr>
              <w:spacing w:val="-4"/>
            </w:rPr>
          </w:rPrChange>
        </w:rPr>
        <w:t xml:space="preserve"> </w:t>
      </w:r>
      <w:r w:rsidRPr="00DF3B93">
        <w:rPr>
          <w:sz w:val="22"/>
          <w:szCs w:val="22"/>
          <w:rPrChange w:id="2513" w:author="Brian Olea" w:date="2024-06-04T11:27:00Z" w16du:dateUtc="2024-06-04T17:27:00Z">
            <w:rPr/>
          </w:rPrChange>
        </w:rPr>
        <w:t>services</w:t>
      </w:r>
      <w:r w:rsidRPr="00DF3B93">
        <w:rPr>
          <w:spacing w:val="-3"/>
          <w:sz w:val="22"/>
          <w:szCs w:val="22"/>
          <w:rPrChange w:id="2514" w:author="Brian Olea" w:date="2024-06-04T11:27:00Z" w16du:dateUtc="2024-06-04T17:27:00Z">
            <w:rPr>
              <w:spacing w:val="-3"/>
            </w:rPr>
          </w:rPrChange>
        </w:rPr>
        <w:t xml:space="preserve"> </w:t>
      </w:r>
      <w:r w:rsidRPr="00DF3B93">
        <w:rPr>
          <w:sz w:val="22"/>
          <w:szCs w:val="22"/>
          <w:rPrChange w:id="2515" w:author="Brian Olea" w:date="2024-06-04T11:27:00Z" w16du:dateUtc="2024-06-04T17:27:00Z">
            <w:rPr/>
          </w:rPrChange>
        </w:rPr>
        <w:t>in accordance with requirements.</w:t>
      </w:r>
    </w:p>
    <w:p w14:paraId="5D166B42" w14:textId="77777777" w:rsidR="00DF0971" w:rsidRPr="00DF3B93" w:rsidRDefault="00000000">
      <w:pPr>
        <w:spacing w:before="181" w:line="252" w:lineRule="auto"/>
        <w:ind w:left="100" w:right="228" w:firstLine="360"/>
        <w:rPr>
          <w:rPrChange w:id="2516" w:author="Brian Olea" w:date="2024-06-04T11:27:00Z" w16du:dateUtc="2024-06-04T17:27:00Z">
            <w:rPr>
              <w:sz w:val="25"/>
            </w:rPr>
          </w:rPrChange>
        </w:rPr>
      </w:pPr>
      <w:r w:rsidRPr="00DF3B93">
        <w:rPr>
          <w:b/>
          <w:rPrChange w:id="2517" w:author="Brian Olea" w:date="2024-06-04T11:27:00Z" w16du:dateUtc="2024-06-04T17:27:00Z">
            <w:rPr>
              <w:b/>
              <w:sz w:val="25"/>
            </w:rPr>
          </w:rPrChange>
        </w:rPr>
        <w:t xml:space="preserve">Production and Service Provision and the Control of Production and Service Provision </w:t>
      </w:r>
      <w:r w:rsidRPr="00DF3B93">
        <w:rPr>
          <w:rPrChange w:id="2518" w:author="Brian Olea" w:date="2024-06-04T11:27:00Z" w16du:dateUtc="2024-06-04T17:27:00Z">
            <w:rPr>
              <w:sz w:val="25"/>
            </w:rPr>
          </w:rPrChange>
        </w:rPr>
        <w:t>Employees</w:t>
      </w:r>
      <w:r w:rsidRPr="00DF3B93">
        <w:rPr>
          <w:spacing w:val="-4"/>
          <w:rPrChange w:id="2519" w:author="Brian Olea" w:date="2024-06-04T11:27:00Z" w16du:dateUtc="2024-06-04T17:27:00Z">
            <w:rPr>
              <w:spacing w:val="-4"/>
              <w:sz w:val="25"/>
            </w:rPr>
          </w:rPrChange>
        </w:rPr>
        <w:t xml:space="preserve"> </w:t>
      </w:r>
      <w:r w:rsidRPr="00DF3B93">
        <w:rPr>
          <w:rPrChange w:id="2520" w:author="Brian Olea" w:date="2024-06-04T11:27:00Z" w16du:dateUtc="2024-06-04T17:27:00Z">
            <w:rPr>
              <w:sz w:val="25"/>
            </w:rPr>
          </w:rPrChange>
        </w:rPr>
        <w:t>are</w:t>
      </w:r>
      <w:r w:rsidRPr="00DF3B93">
        <w:rPr>
          <w:spacing w:val="-5"/>
          <w:rPrChange w:id="2521" w:author="Brian Olea" w:date="2024-06-04T11:27:00Z" w16du:dateUtc="2024-06-04T17:27:00Z">
            <w:rPr>
              <w:spacing w:val="-5"/>
              <w:sz w:val="25"/>
            </w:rPr>
          </w:rPrChange>
        </w:rPr>
        <w:t xml:space="preserve"> </w:t>
      </w:r>
      <w:r w:rsidRPr="00DF3B93">
        <w:rPr>
          <w:rPrChange w:id="2522" w:author="Brian Olea" w:date="2024-06-04T11:27:00Z" w16du:dateUtc="2024-06-04T17:27:00Z">
            <w:rPr>
              <w:sz w:val="25"/>
            </w:rPr>
          </w:rPrChange>
        </w:rPr>
        <w:t>supplied</w:t>
      </w:r>
      <w:r w:rsidRPr="00DF3B93">
        <w:rPr>
          <w:spacing w:val="-5"/>
          <w:rPrChange w:id="2523" w:author="Brian Olea" w:date="2024-06-04T11:27:00Z" w16du:dateUtc="2024-06-04T17:27:00Z">
            <w:rPr>
              <w:spacing w:val="-5"/>
              <w:sz w:val="25"/>
            </w:rPr>
          </w:rPrChange>
        </w:rPr>
        <w:t xml:space="preserve"> </w:t>
      </w:r>
      <w:r w:rsidRPr="00DF3B93">
        <w:rPr>
          <w:rPrChange w:id="2524" w:author="Brian Olea" w:date="2024-06-04T11:27:00Z" w16du:dateUtc="2024-06-04T17:27:00Z">
            <w:rPr>
              <w:sz w:val="25"/>
            </w:rPr>
          </w:rPrChange>
        </w:rPr>
        <w:t>the</w:t>
      </w:r>
      <w:r w:rsidRPr="00DF3B93">
        <w:rPr>
          <w:spacing w:val="-5"/>
          <w:rPrChange w:id="2525" w:author="Brian Olea" w:date="2024-06-04T11:27:00Z" w16du:dateUtc="2024-06-04T17:27:00Z">
            <w:rPr>
              <w:spacing w:val="-5"/>
              <w:sz w:val="25"/>
            </w:rPr>
          </w:rPrChange>
        </w:rPr>
        <w:t xml:space="preserve"> </w:t>
      </w:r>
      <w:r w:rsidRPr="00DF3B93">
        <w:rPr>
          <w:rPrChange w:id="2526" w:author="Brian Olea" w:date="2024-06-04T11:27:00Z" w16du:dateUtc="2024-06-04T17:27:00Z">
            <w:rPr>
              <w:sz w:val="25"/>
            </w:rPr>
          </w:rPrChange>
        </w:rPr>
        <w:t>appropriate</w:t>
      </w:r>
      <w:r w:rsidRPr="00DF3B93">
        <w:rPr>
          <w:spacing w:val="-5"/>
          <w:rPrChange w:id="2527" w:author="Brian Olea" w:date="2024-06-04T11:27:00Z" w16du:dateUtc="2024-06-04T17:27:00Z">
            <w:rPr>
              <w:spacing w:val="-5"/>
              <w:sz w:val="25"/>
            </w:rPr>
          </w:rPrChange>
        </w:rPr>
        <w:t xml:space="preserve"> </w:t>
      </w:r>
      <w:r w:rsidRPr="00DF3B93">
        <w:rPr>
          <w:rPrChange w:id="2528" w:author="Brian Olea" w:date="2024-06-04T11:27:00Z" w16du:dateUtc="2024-06-04T17:27:00Z">
            <w:rPr>
              <w:sz w:val="25"/>
            </w:rPr>
          </w:rPrChange>
        </w:rPr>
        <w:t>documented</w:t>
      </w:r>
      <w:r w:rsidRPr="00DF3B93">
        <w:rPr>
          <w:spacing w:val="-5"/>
          <w:rPrChange w:id="2529" w:author="Brian Olea" w:date="2024-06-04T11:27:00Z" w16du:dateUtc="2024-06-04T17:27:00Z">
            <w:rPr>
              <w:spacing w:val="-5"/>
              <w:sz w:val="25"/>
            </w:rPr>
          </w:rPrChange>
        </w:rPr>
        <w:t xml:space="preserve"> </w:t>
      </w:r>
      <w:r w:rsidRPr="00DF3B93">
        <w:rPr>
          <w:rPrChange w:id="2530" w:author="Brian Olea" w:date="2024-06-04T11:27:00Z" w16du:dateUtc="2024-06-04T17:27:00Z">
            <w:rPr>
              <w:sz w:val="25"/>
            </w:rPr>
          </w:rPrChange>
        </w:rPr>
        <w:t>information</w:t>
      </w:r>
      <w:r w:rsidRPr="00DF3B93">
        <w:rPr>
          <w:spacing w:val="-5"/>
          <w:rPrChange w:id="2531" w:author="Brian Olea" w:date="2024-06-04T11:27:00Z" w16du:dateUtc="2024-06-04T17:27:00Z">
            <w:rPr>
              <w:spacing w:val="-5"/>
              <w:sz w:val="25"/>
            </w:rPr>
          </w:rPrChange>
        </w:rPr>
        <w:t xml:space="preserve"> </w:t>
      </w:r>
      <w:r w:rsidRPr="00DF3B93">
        <w:rPr>
          <w:rPrChange w:id="2532" w:author="Brian Olea" w:date="2024-06-04T11:27:00Z" w16du:dateUtc="2024-06-04T17:27:00Z">
            <w:rPr>
              <w:sz w:val="25"/>
            </w:rPr>
          </w:rPrChange>
        </w:rPr>
        <w:t>and</w:t>
      </w:r>
      <w:r w:rsidRPr="00DF3B93">
        <w:rPr>
          <w:spacing w:val="-5"/>
          <w:rPrChange w:id="2533" w:author="Brian Olea" w:date="2024-06-04T11:27:00Z" w16du:dateUtc="2024-06-04T17:27:00Z">
            <w:rPr>
              <w:spacing w:val="-5"/>
              <w:sz w:val="25"/>
            </w:rPr>
          </w:rPrChange>
        </w:rPr>
        <w:t xml:space="preserve"> </w:t>
      </w:r>
      <w:r w:rsidRPr="00DF3B93">
        <w:rPr>
          <w:rPrChange w:id="2534" w:author="Brian Olea" w:date="2024-06-04T11:27:00Z" w16du:dateUtc="2024-06-04T17:27:00Z">
            <w:rPr>
              <w:sz w:val="25"/>
            </w:rPr>
          </w:rPrChange>
        </w:rPr>
        <w:t>specified</w:t>
      </w:r>
      <w:r w:rsidRPr="00DF3B93">
        <w:rPr>
          <w:spacing w:val="-5"/>
          <w:rPrChange w:id="2535" w:author="Brian Olea" w:date="2024-06-04T11:27:00Z" w16du:dateUtc="2024-06-04T17:27:00Z">
            <w:rPr>
              <w:spacing w:val="-5"/>
              <w:sz w:val="25"/>
            </w:rPr>
          </w:rPrChange>
        </w:rPr>
        <w:t xml:space="preserve"> </w:t>
      </w:r>
      <w:r w:rsidRPr="00DF3B93">
        <w:rPr>
          <w:rPrChange w:id="2536" w:author="Brian Olea" w:date="2024-06-04T11:27:00Z" w16du:dateUtc="2024-06-04T17:27:00Z">
            <w:rPr>
              <w:sz w:val="25"/>
            </w:rPr>
          </w:rPrChange>
        </w:rPr>
        <w:t>characteristics</w:t>
      </w:r>
      <w:r w:rsidRPr="00DF3B93">
        <w:rPr>
          <w:spacing w:val="-4"/>
          <w:rPrChange w:id="2537" w:author="Brian Olea" w:date="2024-06-04T11:27:00Z" w16du:dateUtc="2024-06-04T17:27:00Z">
            <w:rPr>
              <w:spacing w:val="-4"/>
              <w:sz w:val="25"/>
            </w:rPr>
          </w:rPrChange>
        </w:rPr>
        <w:t xml:space="preserve"> </w:t>
      </w:r>
      <w:r w:rsidRPr="00DF3B93">
        <w:rPr>
          <w:rPrChange w:id="2538" w:author="Brian Olea" w:date="2024-06-04T11:27:00Z" w16du:dateUtc="2024-06-04T17:27:00Z">
            <w:rPr>
              <w:sz w:val="25"/>
            </w:rPr>
          </w:rPrChange>
        </w:rPr>
        <w:t>of</w:t>
      </w:r>
      <w:r w:rsidRPr="00DF3B93">
        <w:rPr>
          <w:spacing w:val="-4"/>
          <w:rPrChange w:id="2539" w:author="Brian Olea" w:date="2024-06-04T11:27:00Z" w16du:dateUtc="2024-06-04T17:27:00Z">
            <w:rPr>
              <w:spacing w:val="-4"/>
              <w:sz w:val="25"/>
            </w:rPr>
          </w:rPrChange>
        </w:rPr>
        <w:t xml:space="preserve"> </w:t>
      </w:r>
      <w:r w:rsidRPr="00DF3B93">
        <w:rPr>
          <w:rPrChange w:id="2540" w:author="Brian Olea" w:date="2024-06-04T11:27:00Z" w16du:dateUtc="2024-06-04T17:27:00Z">
            <w:rPr>
              <w:sz w:val="25"/>
            </w:rPr>
          </w:rPrChange>
        </w:rPr>
        <w:t>the product or service to be provided to the customer.</w:t>
      </w:r>
    </w:p>
    <w:p w14:paraId="401DA954" w14:textId="77777777" w:rsidR="00DF0971" w:rsidRPr="00DF3B93" w:rsidRDefault="00000000">
      <w:pPr>
        <w:pStyle w:val="BodyText"/>
        <w:spacing w:before="67"/>
        <w:rPr>
          <w:sz w:val="22"/>
          <w:szCs w:val="22"/>
          <w:rPrChange w:id="2541" w:author="Brian Olea" w:date="2024-06-04T11:27:00Z" w16du:dateUtc="2024-06-04T17:27:00Z">
            <w:rPr/>
          </w:rPrChange>
        </w:rPr>
      </w:pPr>
      <w:r w:rsidRPr="00DF3B93">
        <w:rPr>
          <w:sz w:val="22"/>
          <w:szCs w:val="22"/>
          <w:rPrChange w:id="2542" w:author="Brian Olea" w:date="2024-06-04T11:27:00Z" w16du:dateUtc="2024-06-04T17:27:00Z">
            <w:rPr/>
          </w:rPrChange>
        </w:rPr>
        <w:t>Tools,</w:t>
      </w:r>
      <w:r w:rsidRPr="00DF3B93">
        <w:rPr>
          <w:spacing w:val="-7"/>
          <w:sz w:val="22"/>
          <w:szCs w:val="22"/>
          <w:rPrChange w:id="2543" w:author="Brian Olea" w:date="2024-06-04T11:27:00Z" w16du:dateUtc="2024-06-04T17:27:00Z">
            <w:rPr>
              <w:spacing w:val="-7"/>
            </w:rPr>
          </w:rPrChange>
        </w:rPr>
        <w:t xml:space="preserve"> </w:t>
      </w:r>
      <w:r w:rsidRPr="00DF3B93">
        <w:rPr>
          <w:sz w:val="22"/>
          <w:szCs w:val="22"/>
          <w:rPrChange w:id="2544" w:author="Brian Olea" w:date="2024-06-04T11:27:00Z" w16du:dateUtc="2024-06-04T17:27:00Z">
            <w:rPr/>
          </w:rPrChange>
        </w:rPr>
        <w:t>training,</w:t>
      </w:r>
      <w:r w:rsidRPr="00DF3B93">
        <w:rPr>
          <w:spacing w:val="-6"/>
          <w:sz w:val="22"/>
          <w:szCs w:val="22"/>
          <w:rPrChange w:id="2545" w:author="Brian Olea" w:date="2024-06-04T11:27:00Z" w16du:dateUtc="2024-06-04T17:27:00Z">
            <w:rPr>
              <w:spacing w:val="-6"/>
            </w:rPr>
          </w:rPrChange>
        </w:rPr>
        <w:t xml:space="preserve"> </w:t>
      </w:r>
      <w:r w:rsidRPr="00DF3B93">
        <w:rPr>
          <w:sz w:val="22"/>
          <w:szCs w:val="22"/>
          <w:rPrChange w:id="2546" w:author="Brian Olea" w:date="2024-06-04T11:27:00Z" w16du:dateUtc="2024-06-04T17:27:00Z">
            <w:rPr/>
          </w:rPrChange>
        </w:rPr>
        <w:t>and</w:t>
      </w:r>
      <w:r w:rsidRPr="00DF3B93">
        <w:rPr>
          <w:spacing w:val="-7"/>
          <w:sz w:val="22"/>
          <w:szCs w:val="22"/>
          <w:rPrChange w:id="2547" w:author="Brian Olea" w:date="2024-06-04T11:27:00Z" w16du:dateUtc="2024-06-04T17:27:00Z">
            <w:rPr>
              <w:spacing w:val="-7"/>
            </w:rPr>
          </w:rPrChange>
        </w:rPr>
        <w:t xml:space="preserve"> </w:t>
      </w:r>
      <w:r w:rsidRPr="00DF3B93">
        <w:rPr>
          <w:sz w:val="22"/>
          <w:szCs w:val="22"/>
          <w:rPrChange w:id="2548" w:author="Brian Olea" w:date="2024-06-04T11:27:00Z" w16du:dateUtc="2024-06-04T17:27:00Z">
            <w:rPr/>
          </w:rPrChange>
        </w:rPr>
        <w:t>process</w:t>
      </w:r>
      <w:r w:rsidRPr="00DF3B93">
        <w:rPr>
          <w:spacing w:val="-5"/>
          <w:sz w:val="22"/>
          <w:szCs w:val="22"/>
          <w:rPrChange w:id="2549" w:author="Brian Olea" w:date="2024-06-04T11:27:00Z" w16du:dateUtc="2024-06-04T17:27:00Z">
            <w:rPr>
              <w:spacing w:val="-5"/>
            </w:rPr>
          </w:rPrChange>
        </w:rPr>
        <w:t xml:space="preserve"> </w:t>
      </w:r>
      <w:r w:rsidRPr="00DF3B93">
        <w:rPr>
          <w:sz w:val="22"/>
          <w:szCs w:val="22"/>
          <w:rPrChange w:id="2550" w:author="Brian Olea" w:date="2024-06-04T11:27:00Z" w16du:dateUtc="2024-06-04T17:27:00Z">
            <w:rPr/>
          </w:rPrChange>
        </w:rPr>
        <w:t>controls</w:t>
      </w:r>
      <w:r w:rsidRPr="00DF3B93">
        <w:rPr>
          <w:spacing w:val="-5"/>
          <w:sz w:val="22"/>
          <w:szCs w:val="22"/>
          <w:rPrChange w:id="2551" w:author="Brian Olea" w:date="2024-06-04T11:27:00Z" w16du:dateUtc="2024-06-04T17:27:00Z">
            <w:rPr>
              <w:spacing w:val="-5"/>
            </w:rPr>
          </w:rPrChange>
        </w:rPr>
        <w:t xml:space="preserve"> </w:t>
      </w:r>
      <w:r w:rsidRPr="00DF3B93">
        <w:rPr>
          <w:sz w:val="22"/>
          <w:szCs w:val="22"/>
          <w:rPrChange w:id="2552" w:author="Brian Olea" w:date="2024-06-04T11:27:00Z" w16du:dateUtc="2024-06-04T17:27:00Z">
            <w:rPr/>
          </w:rPrChange>
        </w:rPr>
        <w:t>are</w:t>
      </w:r>
      <w:r w:rsidRPr="00DF3B93">
        <w:rPr>
          <w:spacing w:val="-7"/>
          <w:sz w:val="22"/>
          <w:szCs w:val="22"/>
          <w:rPrChange w:id="2553" w:author="Brian Olea" w:date="2024-06-04T11:27:00Z" w16du:dateUtc="2024-06-04T17:27:00Z">
            <w:rPr>
              <w:spacing w:val="-7"/>
            </w:rPr>
          </w:rPrChange>
        </w:rPr>
        <w:t xml:space="preserve"> </w:t>
      </w:r>
      <w:r w:rsidRPr="00DF3B93">
        <w:rPr>
          <w:sz w:val="22"/>
          <w:szCs w:val="22"/>
          <w:rPrChange w:id="2554" w:author="Brian Olea" w:date="2024-06-04T11:27:00Z" w16du:dateUtc="2024-06-04T17:27:00Z">
            <w:rPr/>
          </w:rPrChange>
        </w:rPr>
        <w:t>in</w:t>
      </w:r>
      <w:r w:rsidRPr="00DF3B93">
        <w:rPr>
          <w:spacing w:val="-6"/>
          <w:sz w:val="22"/>
          <w:szCs w:val="22"/>
          <w:rPrChange w:id="2555" w:author="Brian Olea" w:date="2024-06-04T11:27:00Z" w16du:dateUtc="2024-06-04T17:27:00Z">
            <w:rPr>
              <w:spacing w:val="-6"/>
            </w:rPr>
          </w:rPrChange>
        </w:rPr>
        <w:t xml:space="preserve"> </w:t>
      </w:r>
      <w:r w:rsidRPr="00DF3B93">
        <w:rPr>
          <w:sz w:val="22"/>
          <w:szCs w:val="22"/>
          <w:rPrChange w:id="2556" w:author="Brian Olea" w:date="2024-06-04T11:27:00Z" w16du:dateUtc="2024-06-04T17:27:00Z">
            <w:rPr/>
          </w:rPrChange>
        </w:rPr>
        <w:t>place</w:t>
      </w:r>
      <w:r w:rsidRPr="00DF3B93">
        <w:rPr>
          <w:spacing w:val="-6"/>
          <w:sz w:val="22"/>
          <w:szCs w:val="22"/>
          <w:rPrChange w:id="2557" w:author="Brian Olea" w:date="2024-06-04T11:27:00Z" w16du:dateUtc="2024-06-04T17:27:00Z">
            <w:rPr>
              <w:spacing w:val="-6"/>
            </w:rPr>
          </w:rPrChange>
        </w:rPr>
        <w:t xml:space="preserve"> </w:t>
      </w:r>
      <w:r w:rsidRPr="00DF3B93">
        <w:rPr>
          <w:sz w:val="22"/>
          <w:szCs w:val="22"/>
          <w:rPrChange w:id="2558" w:author="Brian Olea" w:date="2024-06-04T11:27:00Z" w16du:dateUtc="2024-06-04T17:27:00Z">
            <w:rPr/>
          </w:rPrChange>
        </w:rPr>
        <w:t>to</w:t>
      </w:r>
      <w:r w:rsidRPr="00DF3B93">
        <w:rPr>
          <w:spacing w:val="-7"/>
          <w:sz w:val="22"/>
          <w:szCs w:val="22"/>
          <w:rPrChange w:id="2559" w:author="Brian Olea" w:date="2024-06-04T11:27:00Z" w16du:dateUtc="2024-06-04T17:27:00Z">
            <w:rPr>
              <w:spacing w:val="-7"/>
            </w:rPr>
          </w:rPrChange>
        </w:rPr>
        <w:t xml:space="preserve"> </w:t>
      </w:r>
      <w:r w:rsidRPr="00DF3B93">
        <w:rPr>
          <w:sz w:val="22"/>
          <w:szCs w:val="22"/>
          <w:rPrChange w:id="2560" w:author="Brian Olea" w:date="2024-06-04T11:27:00Z" w16du:dateUtc="2024-06-04T17:27:00Z">
            <w:rPr/>
          </w:rPrChange>
        </w:rPr>
        <w:t>maintain</w:t>
      </w:r>
      <w:r w:rsidRPr="00DF3B93">
        <w:rPr>
          <w:spacing w:val="-6"/>
          <w:sz w:val="22"/>
          <w:szCs w:val="22"/>
          <w:rPrChange w:id="2561" w:author="Brian Olea" w:date="2024-06-04T11:27:00Z" w16du:dateUtc="2024-06-04T17:27:00Z">
            <w:rPr>
              <w:spacing w:val="-6"/>
            </w:rPr>
          </w:rPrChange>
        </w:rPr>
        <w:t xml:space="preserve"> </w:t>
      </w:r>
      <w:r w:rsidRPr="00DF3B93">
        <w:rPr>
          <w:sz w:val="22"/>
          <w:szCs w:val="22"/>
          <w:rPrChange w:id="2562" w:author="Brian Olea" w:date="2024-06-04T11:27:00Z" w16du:dateUtc="2024-06-04T17:27:00Z">
            <w:rPr/>
          </w:rPrChange>
        </w:rPr>
        <w:t>customer</w:t>
      </w:r>
      <w:r w:rsidRPr="00DF3B93">
        <w:rPr>
          <w:spacing w:val="-4"/>
          <w:sz w:val="22"/>
          <w:szCs w:val="22"/>
          <w:rPrChange w:id="2563" w:author="Brian Olea" w:date="2024-06-04T11:27:00Z" w16du:dateUtc="2024-06-04T17:27:00Z">
            <w:rPr>
              <w:spacing w:val="-4"/>
            </w:rPr>
          </w:rPrChange>
        </w:rPr>
        <w:t xml:space="preserve"> </w:t>
      </w:r>
      <w:r w:rsidRPr="00DF3B93">
        <w:rPr>
          <w:sz w:val="22"/>
          <w:szCs w:val="22"/>
          <w:rPrChange w:id="2564" w:author="Brian Olea" w:date="2024-06-04T11:27:00Z" w16du:dateUtc="2024-06-04T17:27:00Z">
            <w:rPr/>
          </w:rPrChange>
        </w:rPr>
        <w:t>quality</w:t>
      </w:r>
      <w:r w:rsidRPr="00DF3B93">
        <w:rPr>
          <w:spacing w:val="-6"/>
          <w:sz w:val="22"/>
          <w:szCs w:val="22"/>
          <w:rPrChange w:id="2565" w:author="Brian Olea" w:date="2024-06-04T11:27:00Z" w16du:dateUtc="2024-06-04T17:27:00Z">
            <w:rPr>
              <w:spacing w:val="-6"/>
            </w:rPr>
          </w:rPrChange>
        </w:rPr>
        <w:t xml:space="preserve"> </w:t>
      </w:r>
      <w:r w:rsidRPr="00DF3B93">
        <w:rPr>
          <w:sz w:val="22"/>
          <w:szCs w:val="22"/>
          <w:rPrChange w:id="2566" w:author="Brian Olea" w:date="2024-06-04T11:27:00Z" w16du:dateUtc="2024-06-04T17:27:00Z">
            <w:rPr/>
          </w:rPrChange>
        </w:rPr>
        <w:t>and</w:t>
      </w:r>
      <w:r w:rsidRPr="00DF3B93">
        <w:rPr>
          <w:spacing w:val="-6"/>
          <w:sz w:val="22"/>
          <w:szCs w:val="22"/>
          <w:rPrChange w:id="2567" w:author="Brian Olea" w:date="2024-06-04T11:27:00Z" w16du:dateUtc="2024-06-04T17:27:00Z">
            <w:rPr>
              <w:spacing w:val="-6"/>
            </w:rPr>
          </w:rPrChange>
        </w:rPr>
        <w:t xml:space="preserve"> </w:t>
      </w:r>
      <w:r w:rsidRPr="00DF3B93">
        <w:rPr>
          <w:sz w:val="22"/>
          <w:szCs w:val="22"/>
          <w:rPrChange w:id="2568" w:author="Brian Olea" w:date="2024-06-04T11:27:00Z" w16du:dateUtc="2024-06-04T17:27:00Z">
            <w:rPr/>
          </w:rPrChange>
        </w:rPr>
        <w:t>on</w:t>
      </w:r>
      <w:r w:rsidRPr="00DF3B93">
        <w:rPr>
          <w:spacing w:val="-7"/>
          <w:sz w:val="22"/>
          <w:szCs w:val="22"/>
          <w:rPrChange w:id="2569" w:author="Brian Olea" w:date="2024-06-04T11:27:00Z" w16du:dateUtc="2024-06-04T17:27:00Z">
            <w:rPr>
              <w:spacing w:val="-7"/>
            </w:rPr>
          </w:rPrChange>
        </w:rPr>
        <w:t xml:space="preserve"> </w:t>
      </w:r>
      <w:r w:rsidRPr="00DF3B93">
        <w:rPr>
          <w:sz w:val="22"/>
          <w:szCs w:val="22"/>
          <w:rPrChange w:id="2570" w:author="Brian Olea" w:date="2024-06-04T11:27:00Z" w16du:dateUtc="2024-06-04T17:27:00Z">
            <w:rPr/>
          </w:rPrChange>
        </w:rPr>
        <w:t>time</w:t>
      </w:r>
      <w:r w:rsidRPr="00DF3B93">
        <w:rPr>
          <w:spacing w:val="-6"/>
          <w:sz w:val="22"/>
          <w:szCs w:val="22"/>
          <w:rPrChange w:id="2571" w:author="Brian Olea" w:date="2024-06-04T11:27:00Z" w16du:dateUtc="2024-06-04T17:27:00Z">
            <w:rPr>
              <w:spacing w:val="-6"/>
            </w:rPr>
          </w:rPrChange>
        </w:rPr>
        <w:t xml:space="preserve"> </w:t>
      </w:r>
      <w:r w:rsidRPr="00DF3B93">
        <w:rPr>
          <w:spacing w:val="-2"/>
          <w:sz w:val="22"/>
          <w:szCs w:val="22"/>
          <w:rPrChange w:id="2572" w:author="Brian Olea" w:date="2024-06-04T11:27:00Z" w16du:dateUtc="2024-06-04T17:27:00Z">
            <w:rPr>
              <w:spacing w:val="-2"/>
            </w:rPr>
          </w:rPrChange>
        </w:rPr>
        <w:t>delivery.</w:t>
      </w:r>
    </w:p>
    <w:p w14:paraId="4CF5DA00" w14:textId="77777777" w:rsidR="00DF0971" w:rsidRPr="00DF3B93" w:rsidRDefault="00000000">
      <w:pPr>
        <w:pStyle w:val="Heading2"/>
        <w:spacing w:before="180"/>
        <w:rPr>
          <w:sz w:val="22"/>
          <w:szCs w:val="22"/>
          <w:rPrChange w:id="2573" w:author="Brian Olea" w:date="2024-06-04T11:27:00Z" w16du:dateUtc="2024-06-04T17:27:00Z">
            <w:rPr/>
          </w:rPrChange>
        </w:rPr>
      </w:pPr>
      <w:r w:rsidRPr="00DF3B93">
        <w:rPr>
          <w:sz w:val="22"/>
          <w:szCs w:val="22"/>
          <w:rPrChange w:id="2574" w:author="Brian Olea" w:date="2024-06-04T11:27:00Z" w16du:dateUtc="2024-06-04T17:27:00Z">
            <w:rPr/>
          </w:rPrChange>
        </w:rPr>
        <w:t>Identification</w:t>
      </w:r>
      <w:r w:rsidRPr="00DF3B93">
        <w:rPr>
          <w:spacing w:val="-10"/>
          <w:sz w:val="22"/>
          <w:szCs w:val="22"/>
          <w:rPrChange w:id="2575" w:author="Brian Olea" w:date="2024-06-04T11:27:00Z" w16du:dateUtc="2024-06-04T17:27:00Z">
            <w:rPr>
              <w:spacing w:val="-10"/>
            </w:rPr>
          </w:rPrChange>
        </w:rPr>
        <w:t xml:space="preserve"> </w:t>
      </w:r>
      <w:r w:rsidRPr="00DF3B93">
        <w:rPr>
          <w:sz w:val="22"/>
          <w:szCs w:val="22"/>
          <w:rPrChange w:id="2576" w:author="Brian Olea" w:date="2024-06-04T11:27:00Z" w16du:dateUtc="2024-06-04T17:27:00Z">
            <w:rPr/>
          </w:rPrChange>
        </w:rPr>
        <w:t>and</w:t>
      </w:r>
      <w:r w:rsidRPr="00DF3B93">
        <w:rPr>
          <w:spacing w:val="-10"/>
          <w:sz w:val="22"/>
          <w:szCs w:val="22"/>
          <w:rPrChange w:id="2577" w:author="Brian Olea" w:date="2024-06-04T11:27:00Z" w16du:dateUtc="2024-06-04T17:27:00Z">
            <w:rPr>
              <w:spacing w:val="-10"/>
            </w:rPr>
          </w:rPrChange>
        </w:rPr>
        <w:t xml:space="preserve"> </w:t>
      </w:r>
      <w:r w:rsidRPr="00DF3B93">
        <w:rPr>
          <w:spacing w:val="-2"/>
          <w:sz w:val="22"/>
          <w:szCs w:val="22"/>
          <w:rPrChange w:id="2578" w:author="Brian Olea" w:date="2024-06-04T11:27:00Z" w16du:dateUtc="2024-06-04T17:27:00Z">
            <w:rPr>
              <w:spacing w:val="-2"/>
            </w:rPr>
          </w:rPrChange>
        </w:rPr>
        <w:t>Traceability</w:t>
      </w:r>
    </w:p>
    <w:p w14:paraId="0EB90DB7" w14:textId="77777777" w:rsidR="00DF0971" w:rsidRPr="00DF3B93" w:rsidRDefault="00000000">
      <w:pPr>
        <w:pStyle w:val="BodyText"/>
        <w:spacing w:before="30"/>
        <w:ind w:right="228"/>
        <w:rPr>
          <w:sz w:val="22"/>
          <w:szCs w:val="22"/>
          <w:rPrChange w:id="2579" w:author="Brian Olea" w:date="2024-06-04T11:27:00Z" w16du:dateUtc="2024-06-04T17:27:00Z">
            <w:rPr/>
          </w:rPrChange>
        </w:rPr>
      </w:pPr>
      <w:r w:rsidRPr="00DF3B93">
        <w:rPr>
          <w:sz w:val="22"/>
          <w:szCs w:val="22"/>
          <w:rPrChange w:id="2580" w:author="Brian Olea" w:date="2024-06-04T11:27:00Z" w16du:dateUtc="2024-06-04T17:27:00Z">
            <w:rPr/>
          </w:rPrChange>
        </w:rPr>
        <w:t>Where</w:t>
      </w:r>
      <w:r w:rsidRPr="00DF3B93">
        <w:rPr>
          <w:spacing w:val="-4"/>
          <w:sz w:val="22"/>
          <w:szCs w:val="22"/>
          <w:rPrChange w:id="2581" w:author="Brian Olea" w:date="2024-06-04T11:27:00Z" w16du:dateUtc="2024-06-04T17:27:00Z">
            <w:rPr>
              <w:spacing w:val="-4"/>
            </w:rPr>
          </w:rPrChange>
        </w:rPr>
        <w:t xml:space="preserve"> </w:t>
      </w:r>
      <w:r w:rsidRPr="00DF3B93">
        <w:rPr>
          <w:sz w:val="22"/>
          <w:szCs w:val="22"/>
          <w:rPrChange w:id="2582" w:author="Brian Olea" w:date="2024-06-04T11:27:00Z" w16du:dateUtc="2024-06-04T17:27:00Z">
            <w:rPr/>
          </w:rPrChange>
        </w:rPr>
        <w:t>appropriate,</w:t>
      </w:r>
      <w:r w:rsidRPr="00DF3B93">
        <w:rPr>
          <w:spacing w:val="-3"/>
          <w:sz w:val="22"/>
          <w:szCs w:val="22"/>
          <w:rPrChange w:id="2583" w:author="Brian Olea" w:date="2024-06-04T11:27:00Z" w16du:dateUtc="2024-06-04T17:27:00Z">
            <w:rPr>
              <w:spacing w:val="-3"/>
            </w:rPr>
          </w:rPrChange>
        </w:rPr>
        <w:t xml:space="preserve"> </w:t>
      </w:r>
      <w:r w:rsidRPr="00DF3B93">
        <w:rPr>
          <w:sz w:val="22"/>
          <w:szCs w:val="22"/>
          <w:rPrChange w:id="2584" w:author="Brian Olea" w:date="2024-06-04T11:27:00Z" w16du:dateUtc="2024-06-04T17:27:00Z">
            <w:rPr/>
          </w:rPrChange>
        </w:rPr>
        <w:t>The</w:t>
      </w:r>
      <w:r w:rsidRPr="00DF3B93">
        <w:rPr>
          <w:spacing w:val="-2"/>
          <w:sz w:val="22"/>
          <w:szCs w:val="22"/>
          <w:rPrChange w:id="2585" w:author="Brian Olea" w:date="2024-06-04T11:27:00Z" w16du:dateUtc="2024-06-04T17:27:00Z">
            <w:rPr>
              <w:spacing w:val="-2"/>
            </w:rPr>
          </w:rPrChange>
        </w:rPr>
        <w:t xml:space="preserve"> </w:t>
      </w:r>
      <w:r w:rsidRPr="00DF3B93">
        <w:rPr>
          <w:sz w:val="22"/>
          <w:szCs w:val="22"/>
          <w:rPrChange w:id="2586" w:author="Brian Olea" w:date="2024-06-04T11:27:00Z" w16du:dateUtc="2024-06-04T17:27:00Z">
            <w:rPr/>
          </w:rPrChange>
        </w:rPr>
        <w:t>Organization</w:t>
      </w:r>
      <w:r w:rsidRPr="00DF3B93">
        <w:rPr>
          <w:spacing w:val="-2"/>
          <w:sz w:val="22"/>
          <w:szCs w:val="22"/>
          <w:rPrChange w:id="2587" w:author="Brian Olea" w:date="2024-06-04T11:27:00Z" w16du:dateUtc="2024-06-04T17:27:00Z">
            <w:rPr>
              <w:spacing w:val="-2"/>
            </w:rPr>
          </w:rPrChange>
        </w:rPr>
        <w:t xml:space="preserve"> </w:t>
      </w:r>
      <w:r w:rsidRPr="00DF3B93">
        <w:rPr>
          <w:sz w:val="22"/>
          <w:szCs w:val="22"/>
          <w:rPrChange w:id="2588" w:author="Brian Olea" w:date="2024-06-04T11:27:00Z" w16du:dateUtc="2024-06-04T17:27:00Z">
            <w:rPr/>
          </w:rPrChange>
        </w:rPr>
        <w:t>identifies</w:t>
      </w:r>
      <w:r w:rsidRPr="00DF3B93">
        <w:rPr>
          <w:spacing w:val="-3"/>
          <w:sz w:val="22"/>
          <w:szCs w:val="22"/>
          <w:rPrChange w:id="2589" w:author="Brian Olea" w:date="2024-06-04T11:27:00Z" w16du:dateUtc="2024-06-04T17:27:00Z">
            <w:rPr>
              <w:spacing w:val="-3"/>
            </w:rPr>
          </w:rPrChange>
        </w:rPr>
        <w:t xml:space="preserve"> </w:t>
      </w:r>
      <w:r w:rsidRPr="00DF3B93">
        <w:rPr>
          <w:sz w:val="22"/>
          <w:szCs w:val="22"/>
          <w:rPrChange w:id="2590" w:author="Brian Olea" w:date="2024-06-04T11:27:00Z" w16du:dateUtc="2024-06-04T17:27:00Z">
            <w:rPr/>
          </w:rPrChange>
        </w:rPr>
        <w:t>its</w:t>
      </w:r>
      <w:r w:rsidRPr="00DF3B93">
        <w:rPr>
          <w:spacing w:val="-2"/>
          <w:sz w:val="22"/>
          <w:szCs w:val="22"/>
          <w:rPrChange w:id="2591" w:author="Brian Olea" w:date="2024-06-04T11:27:00Z" w16du:dateUtc="2024-06-04T17:27:00Z">
            <w:rPr>
              <w:spacing w:val="-2"/>
            </w:rPr>
          </w:rPrChange>
        </w:rPr>
        <w:t xml:space="preserve"> </w:t>
      </w:r>
      <w:r w:rsidRPr="00DF3B93">
        <w:rPr>
          <w:sz w:val="22"/>
          <w:szCs w:val="22"/>
          <w:rPrChange w:id="2592" w:author="Brian Olea" w:date="2024-06-04T11:27:00Z" w16du:dateUtc="2024-06-04T17:27:00Z">
            <w:rPr/>
          </w:rPrChange>
        </w:rPr>
        <w:t>Product</w:t>
      </w:r>
      <w:r w:rsidRPr="00DF3B93">
        <w:rPr>
          <w:spacing w:val="-4"/>
          <w:sz w:val="22"/>
          <w:szCs w:val="22"/>
          <w:rPrChange w:id="2593" w:author="Brian Olea" w:date="2024-06-04T11:27:00Z" w16du:dateUtc="2024-06-04T17:27:00Z">
            <w:rPr>
              <w:spacing w:val="-4"/>
            </w:rPr>
          </w:rPrChange>
        </w:rPr>
        <w:t xml:space="preserve"> </w:t>
      </w:r>
      <w:r w:rsidRPr="00DF3B93">
        <w:rPr>
          <w:sz w:val="22"/>
          <w:szCs w:val="22"/>
          <w:rPrChange w:id="2594" w:author="Brian Olea" w:date="2024-06-04T11:27:00Z" w16du:dateUtc="2024-06-04T17:27:00Z">
            <w:rPr/>
          </w:rPrChange>
        </w:rPr>
        <w:t>or</w:t>
      </w:r>
      <w:r w:rsidRPr="00DF3B93">
        <w:rPr>
          <w:spacing w:val="-4"/>
          <w:sz w:val="22"/>
          <w:szCs w:val="22"/>
          <w:rPrChange w:id="2595" w:author="Brian Olea" w:date="2024-06-04T11:27:00Z" w16du:dateUtc="2024-06-04T17:27:00Z">
            <w:rPr>
              <w:spacing w:val="-4"/>
            </w:rPr>
          </w:rPrChange>
        </w:rPr>
        <w:t xml:space="preserve"> </w:t>
      </w:r>
      <w:r w:rsidRPr="00DF3B93">
        <w:rPr>
          <w:sz w:val="22"/>
          <w:szCs w:val="22"/>
          <w:rPrChange w:id="2596" w:author="Brian Olea" w:date="2024-06-04T11:27:00Z" w16du:dateUtc="2024-06-04T17:27:00Z">
            <w:rPr/>
          </w:rPrChange>
        </w:rPr>
        <w:t>Service</w:t>
      </w:r>
      <w:r w:rsidRPr="00DF3B93">
        <w:rPr>
          <w:spacing w:val="-4"/>
          <w:sz w:val="22"/>
          <w:szCs w:val="22"/>
          <w:rPrChange w:id="2597" w:author="Brian Olea" w:date="2024-06-04T11:27:00Z" w16du:dateUtc="2024-06-04T17:27:00Z">
            <w:rPr>
              <w:spacing w:val="-4"/>
            </w:rPr>
          </w:rPrChange>
        </w:rPr>
        <w:t xml:space="preserve"> </w:t>
      </w:r>
      <w:r w:rsidRPr="00DF3B93">
        <w:rPr>
          <w:sz w:val="22"/>
          <w:szCs w:val="22"/>
          <w:rPrChange w:id="2598" w:author="Brian Olea" w:date="2024-06-04T11:27:00Z" w16du:dateUtc="2024-06-04T17:27:00Z">
            <w:rPr/>
          </w:rPrChange>
        </w:rPr>
        <w:t>or</w:t>
      </w:r>
      <w:r w:rsidRPr="00DF3B93">
        <w:rPr>
          <w:spacing w:val="-4"/>
          <w:sz w:val="22"/>
          <w:szCs w:val="22"/>
          <w:rPrChange w:id="2599" w:author="Brian Olea" w:date="2024-06-04T11:27:00Z" w16du:dateUtc="2024-06-04T17:27:00Z">
            <w:rPr>
              <w:spacing w:val="-4"/>
            </w:rPr>
          </w:rPrChange>
        </w:rPr>
        <w:t xml:space="preserve"> </w:t>
      </w:r>
      <w:r w:rsidRPr="00DF3B93">
        <w:rPr>
          <w:sz w:val="22"/>
          <w:szCs w:val="22"/>
          <w:rPrChange w:id="2600" w:author="Brian Olea" w:date="2024-06-04T11:27:00Z" w16du:dateUtc="2024-06-04T17:27:00Z">
            <w:rPr/>
          </w:rPrChange>
        </w:rPr>
        <w:t>other</w:t>
      </w:r>
      <w:r w:rsidRPr="00DF3B93">
        <w:rPr>
          <w:spacing w:val="-4"/>
          <w:sz w:val="22"/>
          <w:szCs w:val="22"/>
          <w:rPrChange w:id="2601" w:author="Brian Olea" w:date="2024-06-04T11:27:00Z" w16du:dateUtc="2024-06-04T17:27:00Z">
            <w:rPr>
              <w:spacing w:val="-4"/>
            </w:rPr>
          </w:rPrChange>
        </w:rPr>
        <w:t xml:space="preserve"> </w:t>
      </w:r>
      <w:r w:rsidRPr="00DF3B93">
        <w:rPr>
          <w:sz w:val="22"/>
          <w:szCs w:val="22"/>
          <w:rPrChange w:id="2602" w:author="Brian Olea" w:date="2024-06-04T11:27:00Z" w16du:dateUtc="2024-06-04T17:27:00Z">
            <w:rPr/>
          </w:rPrChange>
        </w:rPr>
        <w:t>critical</w:t>
      </w:r>
      <w:r w:rsidRPr="00DF3B93">
        <w:rPr>
          <w:spacing w:val="-4"/>
          <w:sz w:val="22"/>
          <w:szCs w:val="22"/>
          <w:rPrChange w:id="2603" w:author="Brian Olea" w:date="2024-06-04T11:27:00Z" w16du:dateUtc="2024-06-04T17:27:00Z">
            <w:rPr>
              <w:spacing w:val="-4"/>
            </w:rPr>
          </w:rPrChange>
        </w:rPr>
        <w:t xml:space="preserve"> </w:t>
      </w:r>
      <w:r w:rsidRPr="00DF3B93">
        <w:rPr>
          <w:sz w:val="22"/>
          <w:szCs w:val="22"/>
          <w:rPrChange w:id="2604" w:author="Brian Olea" w:date="2024-06-04T11:27:00Z" w16du:dateUtc="2024-06-04T17:27:00Z">
            <w:rPr/>
          </w:rPrChange>
        </w:rPr>
        <w:t>process</w:t>
      </w:r>
      <w:r w:rsidRPr="00DF3B93">
        <w:rPr>
          <w:spacing w:val="-3"/>
          <w:sz w:val="22"/>
          <w:szCs w:val="22"/>
          <w:rPrChange w:id="2605" w:author="Brian Olea" w:date="2024-06-04T11:27:00Z" w16du:dateUtc="2024-06-04T17:27:00Z">
            <w:rPr>
              <w:spacing w:val="-3"/>
            </w:rPr>
          </w:rPrChange>
        </w:rPr>
        <w:t xml:space="preserve"> </w:t>
      </w:r>
      <w:r w:rsidRPr="00DF3B93">
        <w:rPr>
          <w:sz w:val="22"/>
          <w:szCs w:val="22"/>
          <w:rPrChange w:id="2606" w:author="Brian Olea" w:date="2024-06-04T11:27:00Z" w16du:dateUtc="2024-06-04T17:27:00Z">
            <w:rPr/>
          </w:rPrChange>
        </w:rPr>
        <w:t>outputs</w:t>
      </w:r>
      <w:r w:rsidRPr="00DF3B93">
        <w:rPr>
          <w:spacing w:val="-2"/>
          <w:sz w:val="22"/>
          <w:szCs w:val="22"/>
          <w:rPrChange w:id="2607" w:author="Brian Olea" w:date="2024-06-04T11:27:00Z" w16du:dateUtc="2024-06-04T17:27:00Z">
            <w:rPr>
              <w:spacing w:val="-2"/>
            </w:rPr>
          </w:rPrChange>
        </w:rPr>
        <w:t xml:space="preserve"> </w:t>
      </w:r>
      <w:r w:rsidRPr="00DF3B93">
        <w:rPr>
          <w:sz w:val="22"/>
          <w:szCs w:val="22"/>
          <w:rPrChange w:id="2608" w:author="Brian Olea" w:date="2024-06-04T11:27:00Z" w16du:dateUtc="2024-06-04T17:27:00Z">
            <w:rPr/>
          </w:rPrChange>
        </w:rPr>
        <w:t>by suitable means.</w:t>
      </w:r>
    </w:p>
    <w:p w14:paraId="6C4FE58B" w14:textId="77777777" w:rsidR="00DF0971" w:rsidRPr="00DF3B93" w:rsidRDefault="00000000">
      <w:pPr>
        <w:pStyle w:val="BodyText"/>
        <w:spacing w:before="80"/>
        <w:rPr>
          <w:sz w:val="22"/>
          <w:szCs w:val="22"/>
          <w:rPrChange w:id="2609" w:author="Brian Olea" w:date="2024-06-04T11:27:00Z" w16du:dateUtc="2024-06-04T17:27:00Z">
            <w:rPr/>
          </w:rPrChange>
        </w:rPr>
      </w:pPr>
      <w:r w:rsidRPr="00DF3B93">
        <w:rPr>
          <w:sz w:val="22"/>
          <w:szCs w:val="22"/>
          <w:rPrChange w:id="2610" w:author="Brian Olea" w:date="2024-06-04T11:27:00Z" w16du:dateUtc="2024-06-04T17:27:00Z">
            <w:rPr/>
          </w:rPrChange>
        </w:rPr>
        <w:t>If</w:t>
      </w:r>
      <w:r w:rsidRPr="00DF3B93">
        <w:rPr>
          <w:spacing w:val="-3"/>
          <w:sz w:val="22"/>
          <w:szCs w:val="22"/>
          <w:rPrChange w:id="2611" w:author="Brian Olea" w:date="2024-06-04T11:27:00Z" w16du:dateUtc="2024-06-04T17:27:00Z">
            <w:rPr>
              <w:spacing w:val="-3"/>
            </w:rPr>
          </w:rPrChange>
        </w:rPr>
        <w:t xml:space="preserve"> </w:t>
      </w:r>
      <w:r w:rsidRPr="00DF3B93">
        <w:rPr>
          <w:sz w:val="22"/>
          <w:szCs w:val="22"/>
          <w:rPrChange w:id="2612" w:author="Brian Olea" w:date="2024-06-04T11:27:00Z" w16du:dateUtc="2024-06-04T17:27:00Z">
            <w:rPr/>
          </w:rPrChange>
        </w:rPr>
        <w:t>unique</w:t>
      </w:r>
      <w:r w:rsidRPr="00DF3B93">
        <w:rPr>
          <w:spacing w:val="-4"/>
          <w:sz w:val="22"/>
          <w:szCs w:val="22"/>
          <w:rPrChange w:id="2613" w:author="Brian Olea" w:date="2024-06-04T11:27:00Z" w16du:dateUtc="2024-06-04T17:27:00Z">
            <w:rPr>
              <w:spacing w:val="-4"/>
            </w:rPr>
          </w:rPrChange>
        </w:rPr>
        <w:t xml:space="preserve"> </w:t>
      </w:r>
      <w:r w:rsidRPr="00DF3B93">
        <w:rPr>
          <w:sz w:val="22"/>
          <w:szCs w:val="22"/>
          <w:rPrChange w:id="2614" w:author="Brian Olea" w:date="2024-06-04T11:27:00Z" w16du:dateUtc="2024-06-04T17:27:00Z">
            <w:rPr/>
          </w:rPrChange>
        </w:rPr>
        <w:t>traceability</w:t>
      </w:r>
      <w:r w:rsidRPr="00DF3B93">
        <w:rPr>
          <w:spacing w:val="-4"/>
          <w:sz w:val="22"/>
          <w:szCs w:val="22"/>
          <w:rPrChange w:id="2615" w:author="Brian Olea" w:date="2024-06-04T11:27:00Z" w16du:dateUtc="2024-06-04T17:27:00Z">
            <w:rPr>
              <w:spacing w:val="-4"/>
            </w:rPr>
          </w:rPrChange>
        </w:rPr>
        <w:t xml:space="preserve"> </w:t>
      </w:r>
      <w:r w:rsidRPr="00DF3B93">
        <w:rPr>
          <w:sz w:val="22"/>
          <w:szCs w:val="22"/>
          <w:rPrChange w:id="2616" w:author="Brian Olea" w:date="2024-06-04T11:27:00Z" w16du:dateUtc="2024-06-04T17:27:00Z">
            <w:rPr/>
          </w:rPrChange>
        </w:rPr>
        <w:t>is</w:t>
      </w:r>
      <w:r w:rsidRPr="00DF3B93">
        <w:rPr>
          <w:spacing w:val="-2"/>
          <w:sz w:val="22"/>
          <w:szCs w:val="22"/>
          <w:rPrChange w:id="2617" w:author="Brian Olea" w:date="2024-06-04T11:27:00Z" w16du:dateUtc="2024-06-04T17:27:00Z">
            <w:rPr>
              <w:spacing w:val="-2"/>
            </w:rPr>
          </w:rPrChange>
        </w:rPr>
        <w:t xml:space="preserve"> </w:t>
      </w:r>
      <w:r w:rsidRPr="00DF3B93">
        <w:rPr>
          <w:sz w:val="22"/>
          <w:szCs w:val="22"/>
          <w:rPrChange w:id="2618" w:author="Brian Olea" w:date="2024-06-04T11:27:00Z" w16du:dateUtc="2024-06-04T17:27:00Z">
            <w:rPr/>
          </w:rPrChange>
        </w:rPr>
        <w:t>required</w:t>
      </w:r>
      <w:r w:rsidRPr="00DF3B93">
        <w:rPr>
          <w:spacing w:val="-4"/>
          <w:sz w:val="22"/>
          <w:szCs w:val="22"/>
          <w:rPrChange w:id="2619" w:author="Brian Olea" w:date="2024-06-04T11:27:00Z" w16du:dateUtc="2024-06-04T17:27:00Z">
            <w:rPr>
              <w:spacing w:val="-4"/>
            </w:rPr>
          </w:rPrChange>
        </w:rPr>
        <w:t xml:space="preserve"> </w:t>
      </w:r>
      <w:r w:rsidRPr="00DF3B93">
        <w:rPr>
          <w:sz w:val="22"/>
          <w:szCs w:val="22"/>
          <w:rPrChange w:id="2620" w:author="Brian Olea" w:date="2024-06-04T11:27:00Z" w16du:dateUtc="2024-06-04T17:27:00Z">
            <w:rPr/>
          </w:rPrChange>
        </w:rPr>
        <w:t>by</w:t>
      </w:r>
      <w:r w:rsidRPr="00DF3B93">
        <w:rPr>
          <w:spacing w:val="-4"/>
          <w:sz w:val="22"/>
          <w:szCs w:val="22"/>
          <w:rPrChange w:id="2621" w:author="Brian Olea" w:date="2024-06-04T11:27:00Z" w16du:dateUtc="2024-06-04T17:27:00Z">
            <w:rPr>
              <w:spacing w:val="-4"/>
            </w:rPr>
          </w:rPrChange>
        </w:rPr>
        <w:t xml:space="preserve"> </w:t>
      </w:r>
      <w:r w:rsidRPr="00DF3B93">
        <w:rPr>
          <w:sz w:val="22"/>
          <w:szCs w:val="22"/>
          <w:rPrChange w:id="2622" w:author="Brian Olea" w:date="2024-06-04T11:27:00Z" w16du:dateUtc="2024-06-04T17:27:00Z">
            <w:rPr/>
          </w:rPrChange>
        </w:rPr>
        <w:t>contract,</w:t>
      </w:r>
      <w:r w:rsidRPr="00DF3B93">
        <w:rPr>
          <w:spacing w:val="-4"/>
          <w:sz w:val="22"/>
          <w:szCs w:val="22"/>
          <w:rPrChange w:id="2623" w:author="Brian Olea" w:date="2024-06-04T11:27:00Z" w16du:dateUtc="2024-06-04T17:27:00Z">
            <w:rPr>
              <w:spacing w:val="-4"/>
            </w:rPr>
          </w:rPrChange>
        </w:rPr>
        <w:t xml:space="preserve"> </w:t>
      </w:r>
      <w:r w:rsidRPr="00DF3B93">
        <w:rPr>
          <w:sz w:val="22"/>
          <w:szCs w:val="22"/>
          <w:rPrChange w:id="2624" w:author="Brian Olea" w:date="2024-06-04T11:27:00Z" w16du:dateUtc="2024-06-04T17:27:00Z">
            <w:rPr/>
          </w:rPrChange>
        </w:rPr>
        <w:t>regulatory,</w:t>
      </w:r>
      <w:r w:rsidRPr="00DF3B93">
        <w:rPr>
          <w:spacing w:val="-4"/>
          <w:sz w:val="22"/>
          <w:szCs w:val="22"/>
          <w:rPrChange w:id="2625" w:author="Brian Olea" w:date="2024-06-04T11:27:00Z" w16du:dateUtc="2024-06-04T17:27:00Z">
            <w:rPr>
              <w:spacing w:val="-4"/>
            </w:rPr>
          </w:rPrChange>
        </w:rPr>
        <w:t xml:space="preserve"> </w:t>
      </w:r>
      <w:r w:rsidRPr="00DF3B93">
        <w:rPr>
          <w:sz w:val="22"/>
          <w:szCs w:val="22"/>
          <w:rPrChange w:id="2626" w:author="Brian Olea" w:date="2024-06-04T11:27:00Z" w16du:dateUtc="2024-06-04T17:27:00Z">
            <w:rPr/>
          </w:rPrChange>
        </w:rPr>
        <w:t>or</w:t>
      </w:r>
      <w:r w:rsidRPr="00DF3B93">
        <w:rPr>
          <w:spacing w:val="-3"/>
          <w:sz w:val="22"/>
          <w:szCs w:val="22"/>
          <w:rPrChange w:id="2627" w:author="Brian Olea" w:date="2024-06-04T11:27:00Z" w16du:dateUtc="2024-06-04T17:27:00Z">
            <w:rPr>
              <w:spacing w:val="-3"/>
            </w:rPr>
          </w:rPrChange>
        </w:rPr>
        <w:t xml:space="preserve"> </w:t>
      </w:r>
      <w:r w:rsidRPr="00DF3B93">
        <w:rPr>
          <w:sz w:val="22"/>
          <w:szCs w:val="22"/>
          <w:rPrChange w:id="2628" w:author="Brian Olea" w:date="2024-06-04T11:27:00Z" w16du:dateUtc="2024-06-04T17:27:00Z">
            <w:rPr/>
          </w:rPrChange>
        </w:rPr>
        <w:t>other</w:t>
      </w:r>
      <w:r w:rsidRPr="00DF3B93">
        <w:rPr>
          <w:spacing w:val="-4"/>
          <w:sz w:val="22"/>
          <w:szCs w:val="22"/>
          <w:rPrChange w:id="2629" w:author="Brian Olea" w:date="2024-06-04T11:27:00Z" w16du:dateUtc="2024-06-04T17:27:00Z">
            <w:rPr>
              <w:spacing w:val="-4"/>
            </w:rPr>
          </w:rPrChange>
        </w:rPr>
        <w:t xml:space="preserve"> </w:t>
      </w:r>
      <w:r w:rsidRPr="00DF3B93">
        <w:rPr>
          <w:sz w:val="22"/>
          <w:szCs w:val="22"/>
          <w:rPrChange w:id="2630" w:author="Brian Olea" w:date="2024-06-04T11:27:00Z" w16du:dateUtc="2024-06-04T17:27:00Z">
            <w:rPr/>
          </w:rPrChange>
        </w:rPr>
        <w:t>established</w:t>
      </w:r>
      <w:r w:rsidRPr="00DF3B93">
        <w:rPr>
          <w:spacing w:val="-4"/>
          <w:sz w:val="22"/>
          <w:szCs w:val="22"/>
          <w:rPrChange w:id="2631" w:author="Brian Olea" w:date="2024-06-04T11:27:00Z" w16du:dateUtc="2024-06-04T17:27:00Z">
            <w:rPr>
              <w:spacing w:val="-4"/>
            </w:rPr>
          </w:rPrChange>
        </w:rPr>
        <w:t xml:space="preserve"> </w:t>
      </w:r>
      <w:r w:rsidRPr="00DF3B93">
        <w:rPr>
          <w:sz w:val="22"/>
          <w:szCs w:val="22"/>
          <w:rPrChange w:id="2632" w:author="Brian Olea" w:date="2024-06-04T11:27:00Z" w16du:dateUtc="2024-06-04T17:27:00Z">
            <w:rPr/>
          </w:rPrChange>
        </w:rPr>
        <w:t>requirement, The</w:t>
      </w:r>
      <w:r w:rsidRPr="00DF3B93">
        <w:rPr>
          <w:spacing w:val="-4"/>
          <w:sz w:val="22"/>
          <w:szCs w:val="22"/>
          <w:rPrChange w:id="2633" w:author="Brian Olea" w:date="2024-06-04T11:27:00Z" w16du:dateUtc="2024-06-04T17:27:00Z">
            <w:rPr>
              <w:spacing w:val="-4"/>
            </w:rPr>
          </w:rPrChange>
        </w:rPr>
        <w:t xml:space="preserve"> </w:t>
      </w:r>
      <w:r w:rsidRPr="00DF3B93">
        <w:rPr>
          <w:sz w:val="22"/>
          <w:szCs w:val="22"/>
          <w:rPrChange w:id="2634" w:author="Brian Olea" w:date="2024-06-04T11:27:00Z" w16du:dateUtc="2024-06-04T17:27:00Z">
            <w:rPr/>
          </w:rPrChange>
        </w:rPr>
        <w:t>Organization controls and records the unique identification of the Product or Service. This shall include, as appropriate:</w:t>
      </w:r>
    </w:p>
    <w:p w14:paraId="5025EAF3" w14:textId="77777777" w:rsidR="00DF0971" w:rsidRPr="00DF3B93" w:rsidRDefault="00000000">
      <w:pPr>
        <w:pStyle w:val="ListParagraph"/>
        <w:numPr>
          <w:ilvl w:val="0"/>
          <w:numId w:val="5"/>
        </w:numPr>
        <w:tabs>
          <w:tab w:val="left" w:pos="460"/>
        </w:tabs>
        <w:spacing w:before="5" w:line="237" w:lineRule="auto"/>
        <w:ind w:right="981"/>
        <w:rPr>
          <w:rPrChange w:id="2635" w:author="Brian Olea" w:date="2024-06-04T11:27:00Z" w16du:dateUtc="2024-06-04T17:27:00Z">
            <w:rPr>
              <w:sz w:val="25"/>
            </w:rPr>
          </w:rPrChange>
        </w:rPr>
      </w:pPr>
      <w:r w:rsidRPr="00DF3B93">
        <w:rPr>
          <w:rPrChange w:id="2636" w:author="Brian Olea" w:date="2024-06-04T11:27:00Z" w16du:dateUtc="2024-06-04T17:27:00Z">
            <w:rPr>
              <w:sz w:val="25"/>
            </w:rPr>
          </w:rPrChange>
        </w:rPr>
        <w:t>Identification</w:t>
      </w:r>
      <w:r w:rsidRPr="00DF3B93">
        <w:rPr>
          <w:spacing w:val="-4"/>
          <w:rPrChange w:id="2637" w:author="Brian Olea" w:date="2024-06-04T11:27:00Z" w16du:dateUtc="2024-06-04T17:27:00Z">
            <w:rPr>
              <w:spacing w:val="-4"/>
              <w:sz w:val="25"/>
            </w:rPr>
          </w:rPrChange>
        </w:rPr>
        <w:t xml:space="preserve"> </w:t>
      </w:r>
      <w:r w:rsidRPr="00DF3B93">
        <w:rPr>
          <w:rPrChange w:id="2638" w:author="Brian Olea" w:date="2024-06-04T11:27:00Z" w16du:dateUtc="2024-06-04T17:27:00Z">
            <w:rPr>
              <w:sz w:val="25"/>
            </w:rPr>
          </w:rPrChange>
        </w:rPr>
        <w:t>of</w:t>
      </w:r>
      <w:r w:rsidRPr="00DF3B93">
        <w:rPr>
          <w:spacing w:val="-4"/>
          <w:rPrChange w:id="2639" w:author="Brian Olea" w:date="2024-06-04T11:27:00Z" w16du:dateUtc="2024-06-04T17:27:00Z">
            <w:rPr>
              <w:spacing w:val="-4"/>
              <w:sz w:val="25"/>
            </w:rPr>
          </w:rPrChange>
        </w:rPr>
        <w:t xml:space="preserve"> </w:t>
      </w:r>
      <w:r w:rsidRPr="00DF3B93">
        <w:rPr>
          <w:rPrChange w:id="2640" w:author="Brian Olea" w:date="2024-06-04T11:27:00Z" w16du:dateUtc="2024-06-04T17:27:00Z">
            <w:rPr>
              <w:sz w:val="25"/>
            </w:rPr>
          </w:rPrChange>
        </w:rPr>
        <w:t>the</w:t>
      </w:r>
      <w:r w:rsidRPr="00DF3B93">
        <w:rPr>
          <w:spacing w:val="-4"/>
          <w:rPrChange w:id="2641" w:author="Brian Olea" w:date="2024-06-04T11:27:00Z" w16du:dateUtc="2024-06-04T17:27:00Z">
            <w:rPr>
              <w:spacing w:val="-4"/>
              <w:sz w:val="25"/>
            </w:rPr>
          </w:rPrChange>
        </w:rPr>
        <w:t xml:space="preserve"> </w:t>
      </w:r>
      <w:r w:rsidRPr="00DF3B93">
        <w:rPr>
          <w:rPrChange w:id="2642" w:author="Brian Olea" w:date="2024-06-04T11:27:00Z" w16du:dateUtc="2024-06-04T17:27:00Z">
            <w:rPr>
              <w:sz w:val="25"/>
            </w:rPr>
          </w:rPrChange>
        </w:rPr>
        <w:t>status</w:t>
      </w:r>
      <w:r w:rsidRPr="00DF3B93">
        <w:rPr>
          <w:spacing w:val="-3"/>
          <w:rPrChange w:id="2643" w:author="Brian Olea" w:date="2024-06-04T11:27:00Z" w16du:dateUtc="2024-06-04T17:27:00Z">
            <w:rPr>
              <w:spacing w:val="-3"/>
              <w:sz w:val="25"/>
            </w:rPr>
          </w:rPrChange>
        </w:rPr>
        <w:t xml:space="preserve"> </w:t>
      </w:r>
      <w:r w:rsidRPr="00DF3B93">
        <w:rPr>
          <w:rPrChange w:id="2644" w:author="Brian Olea" w:date="2024-06-04T11:27:00Z" w16du:dateUtc="2024-06-04T17:27:00Z">
            <w:rPr>
              <w:sz w:val="25"/>
            </w:rPr>
          </w:rPrChange>
        </w:rPr>
        <w:t>of</w:t>
      </w:r>
      <w:r w:rsidRPr="00DF3B93">
        <w:rPr>
          <w:spacing w:val="-3"/>
          <w:rPrChange w:id="2645" w:author="Brian Olea" w:date="2024-06-04T11:27:00Z" w16du:dateUtc="2024-06-04T17:27:00Z">
            <w:rPr>
              <w:spacing w:val="-3"/>
              <w:sz w:val="25"/>
            </w:rPr>
          </w:rPrChange>
        </w:rPr>
        <w:t xml:space="preserve"> </w:t>
      </w:r>
      <w:r w:rsidRPr="00DF3B93">
        <w:rPr>
          <w:rPrChange w:id="2646" w:author="Brian Olea" w:date="2024-06-04T11:27:00Z" w16du:dateUtc="2024-06-04T17:27:00Z">
            <w:rPr>
              <w:sz w:val="25"/>
            </w:rPr>
          </w:rPrChange>
        </w:rPr>
        <w:t>outputs</w:t>
      </w:r>
      <w:r w:rsidRPr="00DF3B93">
        <w:rPr>
          <w:spacing w:val="-2"/>
          <w:rPrChange w:id="2647" w:author="Brian Olea" w:date="2024-06-04T11:27:00Z" w16du:dateUtc="2024-06-04T17:27:00Z">
            <w:rPr>
              <w:spacing w:val="-2"/>
              <w:sz w:val="25"/>
            </w:rPr>
          </w:rPrChange>
        </w:rPr>
        <w:t xml:space="preserve"> </w:t>
      </w:r>
      <w:r w:rsidRPr="00DF3B93">
        <w:rPr>
          <w:rPrChange w:id="2648" w:author="Brian Olea" w:date="2024-06-04T11:27:00Z" w16du:dateUtc="2024-06-04T17:27:00Z">
            <w:rPr>
              <w:sz w:val="25"/>
            </w:rPr>
          </w:rPrChange>
        </w:rPr>
        <w:t>with</w:t>
      </w:r>
      <w:r w:rsidRPr="00DF3B93">
        <w:rPr>
          <w:spacing w:val="-4"/>
          <w:rPrChange w:id="2649" w:author="Brian Olea" w:date="2024-06-04T11:27:00Z" w16du:dateUtc="2024-06-04T17:27:00Z">
            <w:rPr>
              <w:spacing w:val="-4"/>
              <w:sz w:val="25"/>
            </w:rPr>
          </w:rPrChange>
        </w:rPr>
        <w:t xml:space="preserve"> </w:t>
      </w:r>
      <w:r w:rsidRPr="00DF3B93">
        <w:rPr>
          <w:rPrChange w:id="2650" w:author="Brian Olea" w:date="2024-06-04T11:27:00Z" w16du:dateUtc="2024-06-04T17:27:00Z">
            <w:rPr>
              <w:sz w:val="25"/>
            </w:rPr>
          </w:rPrChange>
        </w:rPr>
        <w:t>respect</w:t>
      </w:r>
      <w:r w:rsidRPr="00DF3B93">
        <w:rPr>
          <w:spacing w:val="-4"/>
          <w:rPrChange w:id="2651" w:author="Brian Olea" w:date="2024-06-04T11:27:00Z" w16du:dateUtc="2024-06-04T17:27:00Z">
            <w:rPr>
              <w:spacing w:val="-4"/>
              <w:sz w:val="25"/>
            </w:rPr>
          </w:rPrChange>
        </w:rPr>
        <w:t xml:space="preserve"> </w:t>
      </w:r>
      <w:r w:rsidRPr="00DF3B93">
        <w:rPr>
          <w:rPrChange w:id="2652" w:author="Brian Olea" w:date="2024-06-04T11:27:00Z" w16du:dateUtc="2024-06-04T17:27:00Z">
            <w:rPr>
              <w:sz w:val="25"/>
            </w:rPr>
          </w:rPrChange>
        </w:rPr>
        <w:t>to</w:t>
      </w:r>
      <w:r w:rsidRPr="00DF3B93">
        <w:rPr>
          <w:spacing w:val="-4"/>
          <w:rPrChange w:id="2653" w:author="Brian Olea" w:date="2024-06-04T11:27:00Z" w16du:dateUtc="2024-06-04T17:27:00Z">
            <w:rPr>
              <w:spacing w:val="-4"/>
              <w:sz w:val="25"/>
            </w:rPr>
          </w:rPrChange>
        </w:rPr>
        <w:t xml:space="preserve"> </w:t>
      </w:r>
      <w:r w:rsidRPr="00DF3B93">
        <w:rPr>
          <w:rPrChange w:id="2654" w:author="Brian Olea" w:date="2024-06-04T11:27:00Z" w16du:dateUtc="2024-06-04T17:27:00Z">
            <w:rPr>
              <w:sz w:val="25"/>
            </w:rPr>
          </w:rPrChange>
        </w:rPr>
        <w:t>monitoring</w:t>
      </w:r>
      <w:r w:rsidRPr="00DF3B93">
        <w:rPr>
          <w:spacing w:val="-4"/>
          <w:rPrChange w:id="2655" w:author="Brian Olea" w:date="2024-06-04T11:27:00Z" w16du:dateUtc="2024-06-04T17:27:00Z">
            <w:rPr>
              <w:spacing w:val="-4"/>
              <w:sz w:val="25"/>
            </w:rPr>
          </w:rPrChange>
        </w:rPr>
        <w:t xml:space="preserve"> </w:t>
      </w:r>
      <w:r w:rsidRPr="00DF3B93">
        <w:rPr>
          <w:rPrChange w:id="2656" w:author="Brian Olea" w:date="2024-06-04T11:27:00Z" w16du:dateUtc="2024-06-04T17:27:00Z">
            <w:rPr>
              <w:sz w:val="25"/>
            </w:rPr>
          </w:rPrChange>
        </w:rPr>
        <w:t>and</w:t>
      </w:r>
      <w:r w:rsidRPr="00DF3B93">
        <w:rPr>
          <w:spacing w:val="-4"/>
          <w:rPrChange w:id="2657" w:author="Brian Olea" w:date="2024-06-04T11:27:00Z" w16du:dateUtc="2024-06-04T17:27:00Z">
            <w:rPr>
              <w:spacing w:val="-4"/>
              <w:sz w:val="25"/>
            </w:rPr>
          </w:rPrChange>
        </w:rPr>
        <w:t xml:space="preserve"> </w:t>
      </w:r>
      <w:r w:rsidRPr="00DF3B93">
        <w:rPr>
          <w:rPrChange w:id="2658" w:author="Brian Olea" w:date="2024-06-04T11:27:00Z" w16du:dateUtc="2024-06-04T17:27:00Z">
            <w:rPr>
              <w:sz w:val="25"/>
            </w:rPr>
          </w:rPrChange>
        </w:rPr>
        <w:t>measurement</w:t>
      </w:r>
      <w:r w:rsidRPr="00DF3B93">
        <w:rPr>
          <w:spacing w:val="-4"/>
          <w:rPrChange w:id="2659" w:author="Brian Olea" w:date="2024-06-04T11:27:00Z" w16du:dateUtc="2024-06-04T17:27:00Z">
            <w:rPr>
              <w:spacing w:val="-4"/>
              <w:sz w:val="25"/>
            </w:rPr>
          </w:rPrChange>
        </w:rPr>
        <w:t xml:space="preserve"> </w:t>
      </w:r>
      <w:r w:rsidRPr="00DF3B93">
        <w:rPr>
          <w:rPrChange w:id="2660" w:author="Brian Olea" w:date="2024-06-04T11:27:00Z" w16du:dateUtc="2024-06-04T17:27:00Z">
            <w:rPr>
              <w:sz w:val="25"/>
            </w:rPr>
          </w:rPrChange>
        </w:rPr>
        <w:t>requirements throughout production and service provision.</w:t>
      </w:r>
    </w:p>
    <w:p w14:paraId="59B34404" w14:textId="77777777" w:rsidR="00DF0971" w:rsidRPr="00DF3B93" w:rsidRDefault="00000000">
      <w:pPr>
        <w:pStyle w:val="ListParagraph"/>
        <w:numPr>
          <w:ilvl w:val="0"/>
          <w:numId w:val="5"/>
        </w:numPr>
        <w:tabs>
          <w:tab w:val="left" w:pos="459"/>
        </w:tabs>
        <w:spacing w:before="2" w:line="306" w:lineRule="exact"/>
        <w:ind w:left="459" w:hanging="287"/>
        <w:rPr>
          <w:rPrChange w:id="2661" w:author="Brian Olea" w:date="2024-06-04T11:27:00Z" w16du:dateUtc="2024-06-04T17:27:00Z">
            <w:rPr>
              <w:sz w:val="25"/>
            </w:rPr>
          </w:rPrChange>
        </w:rPr>
      </w:pPr>
      <w:r w:rsidRPr="00DF3B93">
        <w:rPr>
          <w:rPrChange w:id="2662" w:author="Brian Olea" w:date="2024-06-04T11:27:00Z" w16du:dateUtc="2024-06-04T17:27:00Z">
            <w:rPr>
              <w:sz w:val="25"/>
            </w:rPr>
          </w:rPrChange>
        </w:rPr>
        <w:t>The</w:t>
      </w:r>
      <w:r w:rsidRPr="00DF3B93">
        <w:rPr>
          <w:spacing w:val="-7"/>
          <w:rPrChange w:id="2663" w:author="Brian Olea" w:date="2024-06-04T11:27:00Z" w16du:dateUtc="2024-06-04T17:27:00Z">
            <w:rPr>
              <w:spacing w:val="-7"/>
              <w:sz w:val="25"/>
            </w:rPr>
          </w:rPrChange>
        </w:rPr>
        <w:t xml:space="preserve"> </w:t>
      </w:r>
      <w:r w:rsidRPr="00DF3B93">
        <w:rPr>
          <w:rPrChange w:id="2664" w:author="Brian Olea" w:date="2024-06-04T11:27:00Z" w16du:dateUtc="2024-06-04T17:27:00Z">
            <w:rPr>
              <w:sz w:val="25"/>
            </w:rPr>
          </w:rPrChange>
        </w:rPr>
        <w:t>control</w:t>
      </w:r>
      <w:r w:rsidRPr="00DF3B93">
        <w:rPr>
          <w:spacing w:val="-6"/>
          <w:rPrChange w:id="2665" w:author="Brian Olea" w:date="2024-06-04T11:27:00Z" w16du:dateUtc="2024-06-04T17:27:00Z">
            <w:rPr>
              <w:spacing w:val="-6"/>
              <w:sz w:val="25"/>
            </w:rPr>
          </w:rPrChange>
        </w:rPr>
        <w:t xml:space="preserve"> </w:t>
      </w:r>
      <w:r w:rsidRPr="00DF3B93">
        <w:rPr>
          <w:rPrChange w:id="2666" w:author="Brian Olea" w:date="2024-06-04T11:27:00Z" w16du:dateUtc="2024-06-04T17:27:00Z">
            <w:rPr>
              <w:sz w:val="25"/>
            </w:rPr>
          </w:rPrChange>
        </w:rPr>
        <w:t>of</w:t>
      </w:r>
      <w:r w:rsidRPr="00DF3B93">
        <w:rPr>
          <w:spacing w:val="-5"/>
          <w:rPrChange w:id="2667" w:author="Brian Olea" w:date="2024-06-04T11:27:00Z" w16du:dateUtc="2024-06-04T17:27:00Z">
            <w:rPr>
              <w:spacing w:val="-5"/>
              <w:sz w:val="25"/>
            </w:rPr>
          </w:rPrChange>
        </w:rPr>
        <w:t xml:space="preserve"> </w:t>
      </w:r>
      <w:r w:rsidRPr="00DF3B93">
        <w:rPr>
          <w:rPrChange w:id="2668" w:author="Brian Olea" w:date="2024-06-04T11:27:00Z" w16du:dateUtc="2024-06-04T17:27:00Z">
            <w:rPr>
              <w:sz w:val="25"/>
            </w:rPr>
          </w:rPrChange>
        </w:rPr>
        <w:t>the</w:t>
      </w:r>
      <w:r w:rsidRPr="00DF3B93">
        <w:rPr>
          <w:spacing w:val="-6"/>
          <w:rPrChange w:id="2669" w:author="Brian Olea" w:date="2024-06-04T11:27:00Z" w16du:dateUtc="2024-06-04T17:27:00Z">
            <w:rPr>
              <w:spacing w:val="-6"/>
              <w:sz w:val="25"/>
            </w:rPr>
          </w:rPrChange>
        </w:rPr>
        <w:t xml:space="preserve"> </w:t>
      </w:r>
      <w:r w:rsidRPr="00DF3B93">
        <w:rPr>
          <w:rPrChange w:id="2670" w:author="Brian Olea" w:date="2024-06-04T11:27:00Z" w16du:dateUtc="2024-06-04T17:27:00Z">
            <w:rPr>
              <w:sz w:val="25"/>
            </w:rPr>
          </w:rPrChange>
        </w:rPr>
        <w:t>unique</w:t>
      </w:r>
      <w:r w:rsidRPr="00DF3B93">
        <w:rPr>
          <w:spacing w:val="-6"/>
          <w:rPrChange w:id="2671" w:author="Brian Olea" w:date="2024-06-04T11:27:00Z" w16du:dateUtc="2024-06-04T17:27:00Z">
            <w:rPr>
              <w:spacing w:val="-6"/>
              <w:sz w:val="25"/>
            </w:rPr>
          </w:rPrChange>
        </w:rPr>
        <w:t xml:space="preserve"> </w:t>
      </w:r>
      <w:r w:rsidRPr="00DF3B93">
        <w:rPr>
          <w:rPrChange w:id="2672" w:author="Brian Olea" w:date="2024-06-04T11:27:00Z" w16du:dateUtc="2024-06-04T17:27:00Z">
            <w:rPr>
              <w:sz w:val="25"/>
            </w:rPr>
          </w:rPrChange>
        </w:rPr>
        <w:t>identification</w:t>
      </w:r>
      <w:r w:rsidRPr="00DF3B93">
        <w:rPr>
          <w:spacing w:val="-6"/>
          <w:rPrChange w:id="2673" w:author="Brian Olea" w:date="2024-06-04T11:27:00Z" w16du:dateUtc="2024-06-04T17:27:00Z">
            <w:rPr>
              <w:spacing w:val="-6"/>
              <w:sz w:val="25"/>
            </w:rPr>
          </w:rPrChange>
        </w:rPr>
        <w:t xml:space="preserve"> </w:t>
      </w:r>
      <w:r w:rsidRPr="00DF3B93">
        <w:rPr>
          <w:rPrChange w:id="2674" w:author="Brian Olea" w:date="2024-06-04T11:27:00Z" w16du:dateUtc="2024-06-04T17:27:00Z">
            <w:rPr>
              <w:sz w:val="25"/>
            </w:rPr>
          </w:rPrChange>
        </w:rPr>
        <w:t>of</w:t>
      </w:r>
      <w:r w:rsidRPr="00DF3B93">
        <w:rPr>
          <w:spacing w:val="-5"/>
          <w:rPrChange w:id="2675" w:author="Brian Olea" w:date="2024-06-04T11:27:00Z" w16du:dateUtc="2024-06-04T17:27:00Z">
            <w:rPr>
              <w:spacing w:val="-5"/>
              <w:sz w:val="25"/>
            </w:rPr>
          </w:rPrChange>
        </w:rPr>
        <w:t xml:space="preserve"> </w:t>
      </w:r>
      <w:r w:rsidRPr="00DF3B93">
        <w:rPr>
          <w:rPrChange w:id="2676" w:author="Brian Olea" w:date="2024-06-04T11:27:00Z" w16du:dateUtc="2024-06-04T17:27:00Z">
            <w:rPr>
              <w:sz w:val="25"/>
            </w:rPr>
          </w:rPrChange>
        </w:rPr>
        <w:t>the</w:t>
      </w:r>
      <w:r w:rsidRPr="00DF3B93">
        <w:rPr>
          <w:spacing w:val="-7"/>
          <w:rPrChange w:id="2677" w:author="Brian Olea" w:date="2024-06-04T11:27:00Z" w16du:dateUtc="2024-06-04T17:27:00Z">
            <w:rPr>
              <w:spacing w:val="-7"/>
              <w:sz w:val="25"/>
            </w:rPr>
          </w:rPrChange>
        </w:rPr>
        <w:t xml:space="preserve"> </w:t>
      </w:r>
      <w:r w:rsidRPr="00DF3B93">
        <w:rPr>
          <w:rPrChange w:id="2678" w:author="Brian Olea" w:date="2024-06-04T11:27:00Z" w16du:dateUtc="2024-06-04T17:27:00Z">
            <w:rPr>
              <w:sz w:val="25"/>
            </w:rPr>
          </w:rPrChange>
        </w:rPr>
        <w:t>outputs</w:t>
      </w:r>
      <w:r w:rsidRPr="00DF3B93">
        <w:rPr>
          <w:spacing w:val="-4"/>
          <w:rPrChange w:id="2679" w:author="Brian Olea" w:date="2024-06-04T11:27:00Z" w16du:dateUtc="2024-06-04T17:27:00Z">
            <w:rPr>
              <w:spacing w:val="-4"/>
              <w:sz w:val="25"/>
            </w:rPr>
          </w:rPrChange>
        </w:rPr>
        <w:t xml:space="preserve"> </w:t>
      </w:r>
      <w:r w:rsidRPr="00DF3B93">
        <w:rPr>
          <w:rPrChange w:id="2680" w:author="Brian Olea" w:date="2024-06-04T11:27:00Z" w16du:dateUtc="2024-06-04T17:27:00Z">
            <w:rPr>
              <w:sz w:val="25"/>
            </w:rPr>
          </w:rPrChange>
        </w:rPr>
        <w:t>when</w:t>
      </w:r>
      <w:r w:rsidRPr="00DF3B93">
        <w:rPr>
          <w:spacing w:val="-6"/>
          <w:rPrChange w:id="2681" w:author="Brian Olea" w:date="2024-06-04T11:27:00Z" w16du:dateUtc="2024-06-04T17:27:00Z">
            <w:rPr>
              <w:spacing w:val="-6"/>
              <w:sz w:val="25"/>
            </w:rPr>
          </w:rPrChange>
        </w:rPr>
        <w:t xml:space="preserve"> </w:t>
      </w:r>
      <w:r w:rsidRPr="00DF3B93">
        <w:rPr>
          <w:rPrChange w:id="2682" w:author="Brian Olea" w:date="2024-06-04T11:27:00Z" w16du:dateUtc="2024-06-04T17:27:00Z">
            <w:rPr>
              <w:sz w:val="25"/>
            </w:rPr>
          </w:rPrChange>
        </w:rPr>
        <w:t>traceability</w:t>
      </w:r>
      <w:r w:rsidRPr="00DF3B93">
        <w:rPr>
          <w:spacing w:val="-3"/>
          <w:rPrChange w:id="2683" w:author="Brian Olea" w:date="2024-06-04T11:27:00Z" w16du:dateUtc="2024-06-04T17:27:00Z">
            <w:rPr>
              <w:spacing w:val="-3"/>
              <w:sz w:val="25"/>
            </w:rPr>
          </w:rPrChange>
        </w:rPr>
        <w:t xml:space="preserve"> </w:t>
      </w:r>
      <w:r w:rsidRPr="00DF3B93">
        <w:rPr>
          <w:rPrChange w:id="2684" w:author="Brian Olea" w:date="2024-06-04T11:27:00Z" w16du:dateUtc="2024-06-04T17:27:00Z">
            <w:rPr>
              <w:sz w:val="25"/>
            </w:rPr>
          </w:rPrChange>
        </w:rPr>
        <w:t>is</w:t>
      </w:r>
      <w:r w:rsidRPr="00DF3B93">
        <w:rPr>
          <w:spacing w:val="-5"/>
          <w:rPrChange w:id="2685" w:author="Brian Olea" w:date="2024-06-04T11:27:00Z" w16du:dateUtc="2024-06-04T17:27:00Z">
            <w:rPr>
              <w:spacing w:val="-5"/>
              <w:sz w:val="25"/>
            </w:rPr>
          </w:rPrChange>
        </w:rPr>
        <w:t xml:space="preserve"> </w:t>
      </w:r>
      <w:r w:rsidRPr="00DF3B93">
        <w:rPr>
          <w:rPrChange w:id="2686" w:author="Brian Olea" w:date="2024-06-04T11:27:00Z" w16du:dateUtc="2024-06-04T17:27:00Z">
            <w:rPr>
              <w:sz w:val="25"/>
            </w:rPr>
          </w:rPrChange>
        </w:rPr>
        <w:t>a</w:t>
      </w:r>
      <w:r w:rsidRPr="00DF3B93">
        <w:rPr>
          <w:spacing w:val="-6"/>
          <w:rPrChange w:id="2687" w:author="Brian Olea" w:date="2024-06-04T11:27:00Z" w16du:dateUtc="2024-06-04T17:27:00Z">
            <w:rPr>
              <w:spacing w:val="-6"/>
              <w:sz w:val="25"/>
            </w:rPr>
          </w:rPrChange>
        </w:rPr>
        <w:t xml:space="preserve"> </w:t>
      </w:r>
      <w:r w:rsidRPr="00DF3B93">
        <w:rPr>
          <w:spacing w:val="-2"/>
          <w:rPrChange w:id="2688" w:author="Brian Olea" w:date="2024-06-04T11:27:00Z" w16du:dateUtc="2024-06-04T17:27:00Z">
            <w:rPr>
              <w:spacing w:val="-2"/>
              <w:sz w:val="25"/>
            </w:rPr>
          </w:rPrChange>
        </w:rPr>
        <w:t>requirement.</w:t>
      </w:r>
    </w:p>
    <w:p w14:paraId="4D454231" w14:textId="77777777" w:rsidR="00DF0971" w:rsidRPr="00DF3B93" w:rsidRDefault="00000000">
      <w:pPr>
        <w:pStyle w:val="ListParagraph"/>
        <w:numPr>
          <w:ilvl w:val="0"/>
          <w:numId w:val="5"/>
        </w:numPr>
        <w:tabs>
          <w:tab w:val="left" w:pos="459"/>
        </w:tabs>
        <w:spacing w:line="306" w:lineRule="exact"/>
        <w:ind w:left="459" w:hanging="287"/>
        <w:rPr>
          <w:rPrChange w:id="2689" w:author="Brian Olea" w:date="2024-06-04T11:27:00Z" w16du:dateUtc="2024-06-04T17:27:00Z">
            <w:rPr>
              <w:sz w:val="25"/>
            </w:rPr>
          </w:rPrChange>
        </w:rPr>
      </w:pPr>
      <w:r w:rsidRPr="00DF3B93">
        <w:rPr>
          <w:rPrChange w:id="2690" w:author="Brian Olea" w:date="2024-06-04T11:27:00Z" w16du:dateUtc="2024-06-04T17:27:00Z">
            <w:rPr>
              <w:sz w:val="25"/>
            </w:rPr>
          </w:rPrChange>
        </w:rPr>
        <w:t>The</w:t>
      </w:r>
      <w:r w:rsidRPr="00DF3B93">
        <w:rPr>
          <w:spacing w:val="-8"/>
          <w:rPrChange w:id="2691" w:author="Brian Olea" w:date="2024-06-04T11:27:00Z" w16du:dateUtc="2024-06-04T17:27:00Z">
            <w:rPr>
              <w:spacing w:val="-8"/>
              <w:sz w:val="25"/>
            </w:rPr>
          </w:rPrChange>
        </w:rPr>
        <w:t xml:space="preserve"> </w:t>
      </w:r>
      <w:r w:rsidRPr="00DF3B93">
        <w:rPr>
          <w:rPrChange w:id="2692" w:author="Brian Olea" w:date="2024-06-04T11:27:00Z" w16du:dateUtc="2024-06-04T17:27:00Z">
            <w:rPr>
              <w:sz w:val="25"/>
            </w:rPr>
          </w:rPrChange>
        </w:rPr>
        <w:t>retention</w:t>
      </w:r>
      <w:r w:rsidRPr="00DF3B93">
        <w:rPr>
          <w:spacing w:val="-8"/>
          <w:rPrChange w:id="2693" w:author="Brian Olea" w:date="2024-06-04T11:27:00Z" w16du:dateUtc="2024-06-04T17:27:00Z">
            <w:rPr>
              <w:spacing w:val="-8"/>
              <w:sz w:val="25"/>
            </w:rPr>
          </w:rPrChange>
        </w:rPr>
        <w:t xml:space="preserve"> </w:t>
      </w:r>
      <w:r w:rsidRPr="00DF3B93">
        <w:rPr>
          <w:rPrChange w:id="2694" w:author="Brian Olea" w:date="2024-06-04T11:27:00Z" w16du:dateUtc="2024-06-04T17:27:00Z">
            <w:rPr>
              <w:sz w:val="25"/>
            </w:rPr>
          </w:rPrChange>
        </w:rPr>
        <w:t>of</w:t>
      </w:r>
      <w:r w:rsidRPr="00DF3B93">
        <w:rPr>
          <w:spacing w:val="-7"/>
          <w:rPrChange w:id="2695" w:author="Brian Olea" w:date="2024-06-04T11:27:00Z" w16du:dateUtc="2024-06-04T17:27:00Z">
            <w:rPr>
              <w:spacing w:val="-7"/>
              <w:sz w:val="25"/>
            </w:rPr>
          </w:rPrChange>
        </w:rPr>
        <w:t xml:space="preserve"> </w:t>
      </w:r>
      <w:r w:rsidRPr="00DF3B93">
        <w:rPr>
          <w:rPrChange w:id="2696" w:author="Brian Olea" w:date="2024-06-04T11:27:00Z" w16du:dateUtc="2024-06-04T17:27:00Z">
            <w:rPr>
              <w:sz w:val="25"/>
            </w:rPr>
          </w:rPrChange>
        </w:rPr>
        <w:t>documented</w:t>
      </w:r>
      <w:r w:rsidRPr="00DF3B93">
        <w:rPr>
          <w:spacing w:val="-8"/>
          <w:rPrChange w:id="2697" w:author="Brian Olea" w:date="2024-06-04T11:27:00Z" w16du:dateUtc="2024-06-04T17:27:00Z">
            <w:rPr>
              <w:spacing w:val="-8"/>
              <w:sz w:val="25"/>
            </w:rPr>
          </w:rPrChange>
        </w:rPr>
        <w:t xml:space="preserve"> </w:t>
      </w:r>
      <w:r w:rsidRPr="00DF3B93">
        <w:rPr>
          <w:rPrChange w:id="2698" w:author="Brian Olea" w:date="2024-06-04T11:27:00Z" w16du:dateUtc="2024-06-04T17:27:00Z">
            <w:rPr>
              <w:sz w:val="25"/>
            </w:rPr>
          </w:rPrChange>
        </w:rPr>
        <w:t>information</w:t>
      </w:r>
      <w:r w:rsidRPr="00DF3B93">
        <w:rPr>
          <w:spacing w:val="-8"/>
          <w:rPrChange w:id="2699" w:author="Brian Olea" w:date="2024-06-04T11:27:00Z" w16du:dateUtc="2024-06-04T17:27:00Z">
            <w:rPr>
              <w:spacing w:val="-8"/>
              <w:sz w:val="25"/>
            </w:rPr>
          </w:rPrChange>
        </w:rPr>
        <w:t xml:space="preserve"> </w:t>
      </w:r>
      <w:r w:rsidRPr="00DF3B93">
        <w:rPr>
          <w:rPrChange w:id="2700" w:author="Brian Olea" w:date="2024-06-04T11:27:00Z" w16du:dateUtc="2024-06-04T17:27:00Z">
            <w:rPr>
              <w:sz w:val="25"/>
            </w:rPr>
          </w:rPrChange>
        </w:rPr>
        <w:t>(records)</w:t>
      </w:r>
      <w:r w:rsidRPr="00DF3B93">
        <w:rPr>
          <w:spacing w:val="-7"/>
          <w:rPrChange w:id="2701" w:author="Brian Olea" w:date="2024-06-04T11:27:00Z" w16du:dateUtc="2024-06-04T17:27:00Z">
            <w:rPr>
              <w:spacing w:val="-7"/>
              <w:sz w:val="25"/>
            </w:rPr>
          </w:rPrChange>
        </w:rPr>
        <w:t xml:space="preserve"> </w:t>
      </w:r>
      <w:proofErr w:type="gramStart"/>
      <w:r w:rsidRPr="00DF3B93">
        <w:rPr>
          <w:rPrChange w:id="2702" w:author="Brian Olea" w:date="2024-06-04T11:27:00Z" w16du:dateUtc="2024-06-04T17:27:00Z">
            <w:rPr>
              <w:sz w:val="25"/>
            </w:rPr>
          </w:rPrChange>
        </w:rPr>
        <w:t>necessary</w:t>
      </w:r>
      <w:proofErr w:type="gramEnd"/>
      <w:r w:rsidRPr="00DF3B93">
        <w:rPr>
          <w:spacing w:val="-8"/>
          <w:rPrChange w:id="2703" w:author="Brian Olea" w:date="2024-06-04T11:27:00Z" w16du:dateUtc="2024-06-04T17:27:00Z">
            <w:rPr>
              <w:spacing w:val="-8"/>
              <w:sz w:val="25"/>
            </w:rPr>
          </w:rPrChange>
        </w:rPr>
        <w:t xml:space="preserve"> </w:t>
      </w:r>
      <w:r w:rsidRPr="00DF3B93">
        <w:rPr>
          <w:rPrChange w:id="2704" w:author="Brian Olea" w:date="2024-06-04T11:27:00Z" w16du:dateUtc="2024-06-04T17:27:00Z">
            <w:rPr>
              <w:sz w:val="25"/>
            </w:rPr>
          </w:rPrChange>
        </w:rPr>
        <w:t>to</w:t>
      </w:r>
      <w:r w:rsidRPr="00DF3B93">
        <w:rPr>
          <w:spacing w:val="-8"/>
          <w:rPrChange w:id="2705" w:author="Brian Olea" w:date="2024-06-04T11:27:00Z" w16du:dateUtc="2024-06-04T17:27:00Z">
            <w:rPr>
              <w:spacing w:val="-8"/>
              <w:sz w:val="25"/>
            </w:rPr>
          </w:rPrChange>
        </w:rPr>
        <w:t xml:space="preserve"> </w:t>
      </w:r>
      <w:r w:rsidRPr="00DF3B93">
        <w:rPr>
          <w:rPrChange w:id="2706" w:author="Brian Olea" w:date="2024-06-04T11:27:00Z" w16du:dateUtc="2024-06-04T17:27:00Z">
            <w:rPr>
              <w:sz w:val="25"/>
            </w:rPr>
          </w:rPrChange>
        </w:rPr>
        <w:t>enable</w:t>
      </w:r>
      <w:r w:rsidRPr="00DF3B93">
        <w:rPr>
          <w:spacing w:val="-8"/>
          <w:rPrChange w:id="2707" w:author="Brian Olea" w:date="2024-06-04T11:27:00Z" w16du:dateUtc="2024-06-04T17:27:00Z">
            <w:rPr>
              <w:spacing w:val="-8"/>
              <w:sz w:val="25"/>
            </w:rPr>
          </w:rPrChange>
        </w:rPr>
        <w:t xml:space="preserve"> </w:t>
      </w:r>
      <w:r w:rsidRPr="00DF3B93">
        <w:rPr>
          <w:spacing w:val="-2"/>
          <w:rPrChange w:id="2708" w:author="Brian Olea" w:date="2024-06-04T11:27:00Z" w16du:dateUtc="2024-06-04T17:27:00Z">
            <w:rPr>
              <w:spacing w:val="-2"/>
              <w:sz w:val="25"/>
            </w:rPr>
          </w:rPrChange>
        </w:rPr>
        <w:t>traceability.</w:t>
      </w:r>
    </w:p>
    <w:p w14:paraId="75092B7D" w14:textId="77777777" w:rsidR="00DF0971" w:rsidRPr="00DF3B93" w:rsidRDefault="00DF0971">
      <w:pPr>
        <w:spacing w:line="306" w:lineRule="exact"/>
        <w:rPr>
          <w:rPrChange w:id="2709" w:author="Brian Olea" w:date="2024-06-04T11:27:00Z" w16du:dateUtc="2024-06-04T17:27:00Z">
            <w:rPr>
              <w:sz w:val="25"/>
            </w:rPr>
          </w:rPrChange>
        </w:rPr>
        <w:sectPr w:rsidR="00DF0971" w:rsidRPr="00DF3B93">
          <w:pgSz w:w="12240" w:h="15840"/>
          <w:pgMar w:top="720" w:right="600" w:bottom="660" w:left="620" w:header="446" w:footer="474" w:gutter="0"/>
          <w:cols w:space="720"/>
        </w:sectPr>
      </w:pPr>
    </w:p>
    <w:p w14:paraId="7BD64481" w14:textId="77777777" w:rsidR="00DF0971" w:rsidRPr="00DF3B93" w:rsidRDefault="00000000">
      <w:pPr>
        <w:pStyle w:val="Heading2"/>
        <w:spacing w:before="274"/>
        <w:rPr>
          <w:sz w:val="22"/>
          <w:szCs w:val="22"/>
          <w:rPrChange w:id="2710" w:author="Brian Olea" w:date="2024-06-04T11:27:00Z" w16du:dateUtc="2024-06-04T17:27:00Z">
            <w:rPr/>
          </w:rPrChange>
        </w:rPr>
      </w:pPr>
      <w:r w:rsidRPr="00DF3B93">
        <w:rPr>
          <w:spacing w:val="-2"/>
          <w:sz w:val="22"/>
          <w:szCs w:val="22"/>
          <w:rPrChange w:id="2711" w:author="Brian Olea" w:date="2024-06-04T11:27:00Z" w16du:dateUtc="2024-06-04T17:27:00Z">
            <w:rPr>
              <w:spacing w:val="-2"/>
            </w:rPr>
          </w:rPrChange>
        </w:rPr>
        <w:lastRenderedPageBreak/>
        <w:t>Preservation</w:t>
      </w:r>
    </w:p>
    <w:p w14:paraId="660F10DB" w14:textId="77777777" w:rsidR="00DF0971" w:rsidRPr="00DF3B93" w:rsidRDefault="00000000">
      <w:pPr>
        <w:pStyle w:val="BodyText"/>
        <w:spacing w:before="30"/>
        <w:ind w:right="228"/>
        <w:rPr>
          <w:sz w:val="22"/>
          <w:szCs w:val="22"/>
          <w:rPrChange w:id="2712" w:author="Brian Olea" w:date="2024-06-04T11:27:00Z" w16du:dateUtc="2024-06-04T17:27:00Z">
            <w:rPr/>
          </w:rPrChange>
        </w:rPr>
      </w:pPr>
      <w:r w:rsidRPr="00DF3B93">
        <w:rPr>
          <w:sz w:val="22"/>
          <w:szCs w:val="22"/>
          <w:rPrChange w:id="2713" w:author="Brian Olea" w:date="2024-06-04T11:27:00Z" w16du:dateUtc="2024-06-04T17:27:00Z">
            <w:rPr/>
          </w:rPrChange>
        </w:rPr>
        <w:t>The</w:t>
      </w:r>
      <w:r w:rsidRPr="00DF3B93">
        <w:rPr>
          <w:spacing w:val="-4"/>
          <w:sz w:val="22"/>
          <w:szCs w:val="22"/>
          <w:rPrChange w:id="2714" w:author="Brian Olea" w:date="2024-06-04T11:27:00Z" w16du:dateUtc="2024-06-04T17:27:00Z">
            <w:rPr>
              <w:spacing w:val="-4"/>
            </w:rPr>
          </w:rPrChange>
        </w:rPr>
        <w:t xml:space="preserve"> </w:t>
      </w:r>
      <w:r w:rsidRPr="00DF3B93">
        <w:rPr>
          <w:sz w:val="22"/>
          <w:szCs w:val="22"/>
          <w:rPrChange w:id="2715" w:author="Brian Olea" w:date="2024-06-04T11:27:00Z" w16du:dateUtc="2024-06-04T17:27:00Z">
            <w:rPr/>
          </w:rPrChange>
        </w:rPr>
        <w:t>Organization</w:t>
      </w:r>
      <w:r w:rsidRPr="00DF3B93">
        <w:rPr>
          <w:spacing w:val="-2"/>
          <w:sz w:val="22"/>
          <w:szCs w:val="22"/>
          <w:rPrChange w:id="2716" w:author="Brian Olea" w:date="2024-06-04T11:27:00Z" w16du:dateUtc="2024-06-04T17:27:00Z">
            <w:rPr>
              <w:spacing w:val="-2"/>
            </w:rPr>
          </w:rPrChange>
        </w:rPr>
        <w:t xml:space="preserve"> </w:t>
      </w:r>
      <w:r w:rsidRPr="00DF3B93">
        <w:rPr>
          <w:sz w:val="22"/>
          <w:szCs w:val="22"/>
          <w:rPrChange w:id="2717" w:author="Brian Olea" w:date="2024-06-04T11:27:00Z" w16du:dateUtc="2024-06-04T17:27:00Z">
            <w:rPr/>
          </w:rPrChange>
        </w:rPr>
        <w:t>preserves</w:t>
      </w:r>
      <w:r w:rsidRPr="00DF3B93">
        <w:rPr>
          <w:spacing w:val="-3"/>
          <w:sz w:val="22"/>
          <w:szCs w:val="22"/>
          <w:rPrChange w:id="2718" w:author="Brian Olea" w:date="2024-06-04T11:27:00Z" w16du:dateUtc="2024-06-04T17:27:00Z">
            <w:rPr>
              <w:spacing w:val="-3"/>
            </w:rPr>
          </w:rPrChange>
        </w:rPr>
        <w:t xml:space="preserve"> </w:t>
      </w:r>
      <w:r w:rsidRPr="00DF3B93">
        <w:rPr>
          <w:sz w:val="22"/>
          <w:szCs w:val="22"/>
          <w:rPrChange w:id="2719" w:author="Brian Olea" w:date="2024-06-04T11:27:00Z" w16du:dateUtc="2024-06-04T17:27:00Z">
            <w:rPr/>
          </w:rPrChange>
        </w:rPr>
        <w:t>conformity</w:t>
      </w:r>
      <w:r w:rsidRPr="00DF3B93">
        <w:rPr>
          <w:spacing w:val="-4"/>
          <w:sz w:val="22"/>
          <w:szCs w:val="22"/>
          <w:rPrChange w:id="2720" w:author="Brian Olea" w:date="2024-06-04T11:27:00Z" w16du:dateUtc="2024-06-04T17:27:00Z">
            <w:rPr>
              <w:spacing w:val="-4"/>
            </w:rPr>
          </w:rPrChange>
        </w:rPr>
        <w:t xml:space="preserve"> </w:t>
      </w:r>
      <w:r w:rsidRPr="00DF3B93">
        <w:rPr>
          <w:sz w:val="22"/>
          <w:szCs w:val="22"/>
          <w:rPrChange w:id="2721" w:author="Brian Olea" w:date="2024-06-04T11:27:00Z" w16du:dateUtc="2024-06-04T17:27:00Z">
            <w:rPr/>
          </w:rPrChange>
        </w:rPr>
        <w:t>of</w:t>
      </w:r>
      <w:r w:rsidRPr="00DF3B93">
        <w:rPr>
          <w:spacing w:val="-2"/>
          <w:sz w:val="22"/>
          <w:szCs w:val="22"/>
          <w:rPrChange w:id="2722" w:author="Brian Olea" w:date="2024-06-04T11:27:00Z" w16du:dateUtc="2024-06-04T17:27:00Z">
            <w:rPr>
              <w:spacing w:val="-2"/>
            </w:rPr>
          </w:rPrChange>
        </w:rPr>
        <w:t xml:space="preserve"> </w:t>
      </w:r>
      <w:proofErr w:type="gramStart"/>
      <w:r w:rsidRPr="00DF3B93">
        <w:rPr>
          <w:sz w:val="22"/>
          <w:szCs w:val="22"/>
          <w:rPrChange w:id="2723" w:author="Brian Olea" w:date="2024-06-04T11:27:00Z" w16du:dateUtc="2024-06-04T17:27:00Z">
            <w:rPr/>
          </w:rPrChange>
        </w:rPr>
        <w:t>product</w:t>
      </w:r>
      <w:proofErr w:type="gramEnd"/>
      <w:r w:rsidRPr="00DF3B93">
        <w:rPr>
          <w:spacing w:val="-4"/>
          <w:sz w:val="22"/>
          <w:szCs w:val="22"/>
          <w:rPrChange w:id="2724" w:author="Brian Olea" w:date="2024-06-04T11:27:00Z" w16du:dateUtc="2024-06-04T17:27:00Z">
            <w:rPr>
              <w:spacing w:val="-4"/>
            </w:rPr>
          </w:rPrChange>
        </w:rPr>
        <w:t xml:space="preserve"> </w:t>
      </w:r>
      <w:r w:rsidRPr="00DF3B93">
        <w:rPr>
          <w:sz w:val="22"/>
          <w:szCs w:val="22"/>
          <w:rPrChange w:id="2725" w:author="Brian Olea" w:date="2024-06-04T11:27:00Z" w16du:dateUtc="2024-06-04T17:27:00Z">
            <w:rPr/>
          </w:rPrChange>
        </w:rPr>
        <w:t>during</w:t>
      </w:r>
      <w:r w:rsidRPr="00DF3B93">
        <w:rPr>
          <w:spacing w:val="-1"/>
          <w:sz w:val="22"/>
          <w:szCs w:val="22"/>
          <w:rPrChange w:id="2726" w:author="Brian Olea" w:date="2024-06-04T11:27:00Z" w16du:dateUtc="2024-06-04T17:27:00Z">
            <w:rPr>
              <w:spacing w:val="-1"/>
            </w:rPr>
          </w:rPrChange>
        </w:rPr>
        <w:t xml:space="preserve"> </w:t>
      </w:r>
      <w:r w:rsidRPr="00DF3B93">
        <w:rPr>
          <w:sz w:val="22"/>
          <w:szCs w:val="22"/>
          <w:rPrChange w:id="2727" w:author="Brian Olea" w:date="2024-06-04T11:27:00Z" w16du:dateUtc="2024-06-04T17:27:00Z">
            <w:rPr/>
          </w:rPrChange>
        </w:rPr>
        <w:t>internal</w:t>
      </w:r>
      <w:r w:rsidRPr="00DF3B93">
        <w:rPr>
          <w:spacing w:val="-4"/>
          <w:sz w:val="22"/>
          <w:szCs w:val="22"/>
          <w:rPrChange w:id="2728" w:author="Brian Olea" w:date="2024-06-04T11:27:00Z" w16du:dateUtc="2024-06-04T17:27:00Z">
            <w:rPr>
              <w:spacing w:val="-4"/>
            </w:rPr>
          </w:rPrChange>
        </w:rPr>
        <w:t xml:space="preserve"> </w:t>
      </w:r>
      <w:r w:rsidRPr="00DF3B93">
        <w:rPr>
          <w:sz w:val="22"/>
          <w:szCs w:val="22"/>
          <w:rPrChange w:id="2729" w:author="Brian Olea" w:date="2024-06-04T11:27:00Z" w16du:dateUtc="2024-06-04T17:27:00Z">
            <w:rPr/>
          </w:rPrChange>
        </w:rPr>
        <w:t>processing</w:t>
      </w:r>
      <w:r w:rsidRPr="00DF3B93">
        <w:rPr>
          <w:spacing w:val="-4"/>
          <w:sz w:val="22"/>
          <w:szCs w:val="22"/>
          <w:rPrChange w:id="2730" w:author="Brian Olea" w:date="2024-06-04T11:27:00Z" w16du:dateUtc="2024-06-04T17:27:00Z">
            <w:rPr>
              <w:spacing w:val="-4"/>
            </w:rPr>
          </w:rPrChange>
        </w:rPr>
        <w:t xml:space="preserve"> </w:t>
      </w:r>
      <w:r w:rsidRPr="00DF3B93">
        <w:rPr>
          <w:sz w:val="22"/>
          <w:szCs w:val="22"/>
          <w:rPrChange w:id="2731" w:author="Brian Olea" w:date="2024-06-04T11:27:00Z" w16du:dateUtc="2024-06-04T17:27:00Z">
            <w:rPr/>
          </w:rPrChange>
        </w:rPr>
        <w:t>and</w:t>
      </w:r>
      <w:r w:rsidRPr="00DF3B93">
        <w:rPr>
          <w:spacing w:val="-4"/>
          <w:sz w:val="22"/>
          <w:szCs w:val="22"/>
          <w:rPrChange w:id="2732" w:author="Brian Olea" w:date="2024-06-04T11:27:00Z" w16du:dateUtc="2024-06-04T17:27:00Z">
            <w:rPr>
              <w:spacing w:val="-4"/>
            </w:rPr>
          </w:rPrChange>
        </w:rPr>
        <w:t xml:space="preserve"> </w:t>
      </w:r>
      <w:r w:rsidRPr="00DF3B93">
        <w:rPr>
          <w:sz w:val="22"/>
          <w:szCs w:val="22"/>
          <w:rPrChange w:id="2733" w:author="Brian Olea" w:date="2024-06-04T11:27:00Z" w16du:dateUtc="2024-06-04T17:27:00Z">
            <w:rPr/>
          </w:rPrChange>
        </w:rPr>
        <w:t>delivery</w:t>
      </w:r>
      <w:r w:rsidRPr="00DF3B93">
        <w:rPr>
          <w:spacing w:val="-4"/>
          <w:sz w:val="22"/>
          <w:szCs w:val="22"/>
          <w:rPrChange w:id="2734" w:author="Brian Olea" w:date="2024-06-04T11:27:00Z" w16du:dateUtc="2024-06-04T17:27:00Z">
            <w:rPr>
              <w:spacing w:val="-4"/>
            </w:rPr>
          </w:rPrChange>
        </w:rPr>
        <w:t xml:space="preserve"> </w:t>
      </w:r>
      <w:r w:rsidRPr="00DF3B93">
        <w:rPr>
          <w:sz w:val="22"/>
          <w:szCs w:val="22"/>
          <w:rPrChange w:id="2735" w:author="Brian Olea" w:date="2024-06-04T11:27:00Z" w16du:dateUtc="2024-06-04T17:27:00Z">
            <w:rPr/>
          </w:rPrChange>
        </w:rPr>
        <w:t>to</w:t>
      </w:r>
      <w:r w:rsidRPr="00DF3B93">
        <w:rPr>
          <w:spacing w:val="-4"/>
          <w:sz w:val="22"/>
          <w:szCs w:val="22"/>
          <w:rPrChange w:id="2736" w:author="Brian Olea" w:date="2024-06-04T11:27:00Z" w16du:dateUtc="2024-06-04T17:27:00Z">
            <w:rPr>
              <w:spacing w:val="-4"/>
            </w:rPr>
          </w:rPrChange>
        </w:rPr>
        <w:t xml:space="preserve"> </w:t>
      </w:r>
      <w:r w:rsidRPr="00DF3B93">
        <w:rPr>
          <w:sz w:val="22"/>
          <w:szCs w:val="22"/>
          <w:rPrChange w:id="2737" w:author="Brian Olea" w:date="2024-06-04T11:27:00Z" w16du:dateUtc="2024-06-04T17:27:00Z">
            <w:rPr/>
          </w:rPrChange>
        </w:rPr>
        <w:t>the</w:t>
      </w:r>
      <w:r w:rsidRPr="00DF3B93">
        <w:rPr>
          <w:spacing w:val="-1"/>
          <w:sz w:val="22"/>
          <w:szCs w:val="22"/>
          <w:rPrChange w:id="2738" w:author="Brian Olea" w:date="2024-06-04T11:27:00Z" w16du:dateUtc="2024-06-04T17:27:00Z">
            <w:rPr>
              <w:spacing w:val="-1"/>
            </w:rPr>
          </w:rPrChange>
        </w:rPr>
        <w:t xml:space="preserve"> </w:t>
      </w:r>
      <w:r w:rsidRPr="00DF3B93">
        <w:rPr>
          <w:sz w:val="22"/>
          <w:szCs w:val="22"/>
          <w:rPrChange w:id="2739" w:author="Brian Olea" w:date="2024-06-04T11:27:00Z" w16du:dateUtc="2024-06-04T17:27:00Z">
            <w:rPr/>
          </w:rPrChange>
        </w:rPr>
        <w:t xml:space="preserve">intended </w:t>
      </w:r>
      <w:r w:rsidRPr="00DF3B93">
        <w:rPr>
          <w:spacing w:val="-2"/>
          <w:sz w:val="22"/>
          <w:szCs w:val="22"/>
          <w:rPrChange w:id="2740" w:author="Brian Olea" w:date="2024-06-04T11:27:00Z" w16du:dateUtc="2024-06-04T17:27:00Z">
            <w:rPr>
              <w:spacing w:val="-2"/>
            </w:rPr>
          </w:rPrChange>
        </w:rPr>
        <w:t>destination.</w:t>
      </w:r>
    </w:p>
    <w:p w14:paraId="6B069578" w14:textId="77777777" w:rsidR="00DF0971" w:rsidRPr="00DF3B93" w:rsidRDefault="00000000">
      <w:pPr>
        <w:pStyle w:val="Heading2"/>
        <w:rPr>
          <w:sz w:val="22"/>
          <w:szCs w:val="22"/>
          <w:rPrChange w:id="2741" w:author="Brian Olea" w:date="2024-06-04T11:27:00Z" w16du:dateUtc="2024-06-04T17:27:00Z">
            <w:rPr/>
          </w:rPrChange>
        </w:rPr>
      </w:pPr>
      <w:r w:rsidRPr="00DF3B93">
        <w:rPr>
          <w:sz w:val="22"/>
          <w:szCs w:val="22"/>
          <w:rPrChange w:id="2742" w:author="Brian Olea" w:date="2024-06-04T11:27:00Z" w16du:dateUtc="2024-06-04T17:27:00Z">
            <w:rPr/>
          </w:rPrChange>
        </w:rPr>
        <w:t>Post-Delivery</w:t>
      </w:r>
      <w:r w:rsidRPr="00DF3B93">
        <w:rPr>
          <w:spacing w:val="-14"/>
          <w:sz w:val="22"/>
          <w:szCs w:val="22"/>
          <w:rPrChange w:id="2743" w:author="Brian Olea" w:date="2024-06-04T11:27:00Z" w16du:dateUtc="2024-06-04T17:27:00Z">
            <w:rPr>
              <w:spacing w:val="-14"/>
            </w:rPr>
          </w:rPrChange>
        </w:rPr>
        <w:t xml:space="preserve"> </w:t>
      </w:r>
      <w:r w:rsidRPr="00DF3B93">
        <w:rPr>
          <w:spacing w:val="-2"/>
          <w:sz w:val="22"/>
          <w:szCs w:val="22"/>
          <w:rPrChange w:id="2744" w:author="Brian Olea" w:date="2024-06-04T11:27:00Z" w16du:dateUtc="2024-06-04T17:27:00Z">
            <w:rPr>
              <w:spacing w:val="-2"/>
            </w:rPr>
          </w:rPrChange>
        </w:rPr>
        <w:t>Activities</w:t>
      </w:r>
    </w:p>
    <w:p w14:paraId="76A11CB8" w14:textId="77777777" w:rsidR="00DF0971" w:rsidRPr="00DF3B93" w:rsidRDefault="00000000">
      <w:pPr>
        <w:pStyle w:val="BodyText"/>
        <w:spacing w:before="29"/>
        <w:ind w:right="228"/>
        <w:rPr>
          <w:sz w:val="22"/>
          <w:szCs w:val="22"/>
          <w:rPrChange w:id="2745" w:author="Brian Olea" w:date="2024-06-04T11:27:00Z" w16du:dateUtc="2024-06-04T17:27:00Z">
            <w:rPr/>
          </w:rPrChange>
        </w:rPr>
      </w:pPr>
      <w:r w:rsidRPr="00DF3B93">
        <w:rPr>
          <w:sz w:val="22"/>
          <w:szCs w:val="22"/>
          <w:rPrChange w:id="2746" w:author="Brian Olea" w:date="2024-06-04T11:27:00Z" w16du:dateUtc="2024-06-04T17:27:00Z">
            <w:rPr/>
          </w:rPrChange>
        </w:rPr>
        <w:t>Post-delivery</w:t>
      </w:r>
      <w:r w:rsidRPr="00DF3B93">
        <w:rPr>
          <w:spacing w:val="-4"/>
          <w:sz w:val="22"/>
          <w:szCs w:val="22"/>
          <w:rPrChange w:id="2747" w:author="Brian Olea" w:date="2024-06-04T11:27:00Z" w16du:dateUtc="2024-06-04T17:27:00Z">
            <w:rPr>
              <w:spacing w:val="-4"/>
            </w:rPr>
          </w:rPrChange>
        </w:rPr>
        <w:t xml:space="preserve"> </w:t>
      </w:r>
      <w:r w:rsidRPr="00DF3B93">
        <w:rPr>
          <w:sz w:val="22"/>
          <w:szCs w:val="22"/>
          <w:rPrChange w:id="2748" w:author="Brian Olea" w:date="2024-06-04T11:27:00Z" w16du:dateUtc="2024-06-04T17:27:00Z">
            <w:rPr/>
          </w:rPrChange>
        </w:rPr>
        <w:t>activities</w:t>
      </w:r>
      <w:r w:rsidRPr="00DF3B93">
        <w:rPr>
          <w:spacing w:val="-2"/>
          <w:sz w:val="22"/>
          <w:szCs w:val="22"/>
          <w:rPrChange w:id="2749" w:author="Brian Olea" w:date="2024-06-04T11:27:00Z" w16du:dateUtc="2024-06-04T17:27:00Z">
            <w:rPr>
              <w:spacing w:val="-2"/>
            </w:rPr>
          </w:rPrChange>
        </w:rPr>
        <w:t xml:space="preserve"> </w:t>
      </w:r>
      <w:r w:rsidRPr="00DF3B93">
        <w:rPr>
          <w:sz w:val="22"/>
          <w:szCs w:val="22"/>
          <w:rPrChange w:id="2750" w:author="Brian Olea" w:date="2024-06-04T11:27:00Z" w16du:dateUtc="2024-06-04T17:27:00Z">
            <w:rPr/>
          </w:rPrChange>
        </w:rPr>
        <w:t>are</w:t>
      </w:r>
      <w:r w:rsidRPr="00DF3B93">
        <w:rPr>
          <w:spacing w:val="-4"/>
          <w:sz w:val="22"/>
          <w:szCs w:val="22"/>
          <w:rPrChange w:id="2751" w:author="Brian Olea" w:date="2024-06-04T11:27:00Z" w16du:dateUtc="2024-06-04T17:27:00Z">
            <w:rPr>
              <w:spacing w:val="-4"/>
            </w:rPr>
          </w:rPrChange>
        </w:rPr>
        <w:t xml:space="preserve"> </w:t>
      </w:r>
      <w:r w:rsidRPr="00DF3B93">
        <w:rPr>
          <w:sz w:val="22"/>
          <w:szCs w:val="22"/>
          <w:rPrChange w:id="2752" w:author="Brian Olea" w:date="2024-06-04T11:27:00Z" w16du:dateUtc="2024-06-04T17:27:00Z">
            <w:rPr/>
          </w:rPrChange>
        </w:rPr>
        <w:t>conducted</w:t>
      </w:r>
      <w:r w:rsidRPr="00DF3B93">
        <w:rPr>
          <w:spacing w:val="-4"/>
          <w:sz w:val="22"/>
          <w:szCs w:val="22"/>
          <w:rPrChange w:id="2753" w:author="Brian Olea" w:date="2024-06-04T11:27:00Z" w16du:dateUtc="2024-06-04T17:27:00Z">
            <w:rPr>
              <w:spacing w:val="-4"/>
            </w:rPr>
          </w:rPrChange>
        </w:rPr>
        <w:t xml:space="preserve"> </w:t>
      </w:r>
      <w:r w:rsidRPr="00DF3B93">
        <w:rPr>
          <w:sz w:val="22"/>
          <w:szCs w:val="22"/>
          <w:rPrChange w:id="2754" w:author="Brian Olea" w:date="2024-06-04T11:27:00Z" w16du:dateUtc="2024-06-04T17:27:00Z">
            <w:rPr/>
          </w:rPrChange>
        </w:rPr>
        <w:t>in</w:t>
      </w:r>
      <w:r w:rsidRPr="00DF3B93">
        <w:rPr>
          <w:spacing w:val="-1"/>
          <w:sz w:val="22"/>
          <w:szCs w:val="22"/>
          <w:rPrChange w:id="2755" w:author="Brian Olea" w:date="2024-06-04T11:27:00Z" w16du:dateUtc="2024-06-04T17:27:00Z">
            <w:rPr>
              <w:spacing w:val="-1"/>
            </w:rPr>
          </w:rPrChange>
        </w:rPr>
        <w:t xml:space="preserve"> </w:t>
      </w:r>
      <w:r w:rsidRPr="00DF3B93">
        <w:rPr>
          <w:sz w:val="22"/>
          <w:szCs w:val="22"/>
          <w:rPrChange w:id="2756" w:author="Brian Olea" w:date="2024-06-04T11:27:00Z" w16du:dateUtc="2024-06-04T17:27:00Z">
            <w:rPr/>
          </w:rPrChange>
        </w:rPr>
        <w:t>compliance</w:t>
      </w:r>
      <w:r w:rsidRPr="00DF3B93">
        <w:rPr>
          <w:spacing w:val="-4"/>
          <w:sz w:val="22"/>
          <w:szCs w:val="22"/>
          <w:rPrChange w:id="2757" w:author="Brian Olea" w:date="2024-06-04T11:27:00Z" w16du:dateUtc="2024-06-04T17:27:00Z">
            <w:rPr>
              <w:spacing w:val="-4"/>
            </w:rPr>
          </w:rPrChange>
        </w:rPr>
        <w:t xml:space="preserve"> </w:t>
      </w:r>
      <w:r w:rsidRPr="00DF3B93">
        <w:rPr>
          <w:sz w:val="22"/>
          <w:szCs w:val="22"/>
          <w:rPrChange w:id="2758" w:author="Brian Olea" w:date="2024-06-04T11:27:00Z" w16du:dateUtc="2024-06-04T17:27:00Z">
            <w:rPr/>
          </w:rPrChange>
        </w:rPr>
        <w:t>with</w:t>
      </w:r>
      <w:r w:rsidRPr="00DF3B93">
        <w:rPr>
          <w:spacing w:val="-4"/>
          <w:sz w:val="22"/>
          <w:szCs w:val="22"/>
          <w:rPrChange w:id="2759" w:author="Brian Olea" w:date="2024-06-04T11:27:00Z" w16du:dateUtc="2024-06-04T17:27:00Z">
            <w:rPr>
              <w:spacing w:val="-4"/>
            </w:rPr>
          </w:rPrChange>
        </w:rPr>
        <w:t xml:space="preserve"> </w:t>
      </w:r>
      <w:r w:rsidRPr="00DF3B93">
        <w:rPr>
          <w:sz w:val="22"/>
          <w:szCs w:val="22"/>
          <w:rPrChange w:id="2760" w:author="Brian Olea" w:date="2024-06-04T11:27:00Z" w16du:dateUtc="2024-06-04T17:27:00Z">
            <w:rPr/>
          </w:rPrChange>
        </w:rPr>
        <w:t>the</w:t>
      </w:r>
      <w:r w:rsidRPr="00DF3B93">
        <w:rPr>
          <w:spacing w:val="-1"/>
          <w:sz w:val="22"/>
          <w:szCs w:val="22"/>
          <w:rPrChange w:id="2761" w:author="Brian Olea" w:date="2024-06-04T11:27:00Z" w16du:dateUtc="2024-06-04T17:27:00Z">
            <w:rPr>
              <w:spacing w:val="-1"/>
            </w:rPr>
          </w:rPrChange>
        </w:rPr>
        <w:t xml:space="preserve"> </w:t>
      </w:r>
      <w:r w:rsidRPr="00DF3B93">
        <w:rPr>
          <w:sz w:val="22"/>
          <w:szCs w:val="22"/>
          <w:rPrChange w:id="2762" w:author="Brian Olea" w:date="2024-06-04T11:27:00Z" w16du:dateUtc="2024-06-04T17:27:00Z">
            <w:rPr/>
          </w:rPrChange>
        </w:rPr>
        <w:t>quality</w:t>
      </w:r>
      <w:r w:rsidRPr="00DF3B93">
        <w:rPr>
          <w:spacing w:val="-3"/>
          <w:sz w:val="22"/>
          <w:szCs w:val="22"/>
          <w:rPrChange w:id="2763" w:author="Brian Olea" w:date="2024-06-04T11:27:00Z" w16du:dateUtc="2024-06-04T17:27:00Z">
            <w:rPr>
              <w:spacing w:val="-3"/>
            </w:rPr>
          </w:rPrChange>
        </w:rPr>
        <w:t xml:space="preserve"> </w:t>
      </w:r>
      <w:r w:rsidRPr="00DF3B93">
        <w:rPr>
          <w:sz w:val="22"/>
          <w:szCs w:val="22"/>
          <w:rPrChange w:id="2764" w:author="Brian Olea" w:date="2024-06-04T11:27:00Z" w16du:dateUtc="2024-06-04T17:27:00Z">
            <w:rPr/>
          </w:rPrChange>
        </w:rPr>
        <w:t>management</w:t>
      </w:r>
      <w:r w:rsidRPr="00DF3B93">
        <w:rPr>
          <w:spacing w:val="-4"/>
          <w:sz w:val="22"/>
          <w:szCs w:val="22"/>
          <w:rPrChange w:id="2765" w:author="Brian Olea" w:date="2024-06-04T11:27:00Z" w16du:dateUtc="2024-06-04T17:27:00Z">
            <w:rPr>
              <w:spacing w:val="-4"/>
            </w:rPr>
          </w:rPrChange>
        </w:rPr>
        <w:t xml:space="preserve"> </w:t>
      </w:r>
      <w:r w:rsidRPr="00DF3B93">
        <w:rPr>
          <w:sz w:val="22"/>
          <w:szCs w:val="22"/>
          <w:rPrChange w:id="2766" w:author="Brian Olea" w:date="2024-06-04T11:27:00Z" w16du:dateUtc="2024-06-04T17:27:00Z">
            <w:rPr/>
          </w:rPrChange>
        </w:rPr>
        <w:t>system</w:t>
      </w:r>
      <w:r w:rsidRPr="00DF3B93">
        <w:rPr>
          <w:spacing w:val="-2"/>
          <w:sz w:val="22"/>
          <w:szCs w:val="22"/>
          <w:rPrChange w:id="2767" w:author="Brian Olea" w:date="2024-06-04T11:27:00Z" w16du:dateUtc="2024-06-04T17:27:00Z">
            <w:rPr>
              <w:spacing w:val="-2"/>
            </w:rPr>
          </w:rPrChange>
        </w:rPr>
        <w:t xml:space="preserve"> </w:t>
      </w:r>
      <w:r w:rsidRPr="00DF3B93">
        <w:rPr>
          <w:sz w:val="22"/>
          <w:szCs w:val="22"/>
          <w:rPrChange w:id="2768" w:author="Brian Olea" w:date="2024-06-04T11:27:00Z" w16du:dateUtc="2024-06-04T17:27:00Z">
            <w:rPr/>
          </w:rPrChange>
        </w:rPr>
        <w:t>and</w:t>
      </w:r>
      <w:r w:rsidRPr="00DF3B93">
        <w:rPr>
          <w:spacing w:val="-4"/>
          <w:sz w:val="22"/>
          <w:szCs w:val="22"/>
          <w:rPrChange w:id="2769" w:author="Brian Olea" w:date="2024-06-04T11:27:00Z" w16du:dateUtc="2024-06-04T17:27:00Z">
            <w:rPr>
              <w:spacing w:val="-4"/>
            </w:rPr>
          </w:rPrChange>
        </w:rPr>
        <w:t xml:space="preserve"> </w:t>
      </w:r>
      <w:r w:rsidRPr="00DF3B93">
        <w:rPr>
          <w:sz w:val="22"/>
          <w:szCs w:val="22"/>
          <w:rPrChange w:id="2770" w:author="Brian Olea" w:date="2024-06-04T11:27:00Z" w16du:dateUtc="2024-06-04T17:27:00Z">
            <w:rPr/>
          </w:rPrChange>
        </w:rPr>
        <w:t>relevant interested party requirements.</w:t>
      </w:r>
    </w:p>
    <w:p w14:paraId="1DD7B010" w14:textId="77777777" w:rsidR="00DF0971" w:rsidRPr="00DF3B93" w:rsidRDefault="00000000">
      <w:pPr>
        <w:pStyle w:val="Heading2"/>
        <w:rPr>
          <w:sz w:val="22"/>
          <w:szCs w:val="22"/>
          <w:rPrChange w:id="2771" w:author="Brian Olea" w:date="2024-06-04T11:27:00Z" w16du:dateUtc="2024-06-04T17:27:00Z">
            <w:rPr/>
          </w:rPrChange>
        </w:rPr>
      </w:pPr>
      <w:r w:rsidRPr="00DF3B93">
        <w:rPr>
          <w:sz w:val="22"/>
          <w:szCs w:val="22"/>
          <w:rPrChange w:id="2772" w:author="Brian Olea" w:date="2024-06-04T11:27:00Z" w16du:dateUtc="2024-06-04T17:27:00Z">
            <w:rPr/>
          </w:rPrChange>
        </w:rPr>
        <w:t>Control</w:t>
      </w:r>
      <w:r w:rsidRPr="00DF3B93">
        <w:rPr>
          <w:spacing w:val="-7"/>
          <w:sz w:val="22"/>
          <w:szCs w:val="22"/>
          <w:rPrChange w:id="2773" w:author="Brian Olea" w:date="2024-06-04T11:27:00Z" w16du:dateUtc="2024-06-04T17:27:00Z">
            <w:rPr>
              <w:spacing w:val="-7"/>
            </w:rPr>
          </w:rPrChange>
        </w:rPr>
        <w:t xml:space="preserve"> </w:t>
      </w:r>
      <w:r w:rsidRPr="00DF3B93">
        <w:rPr>
          <w:sz w:val="22"/>
          <w:szCs w:val="22"/>
          <w:rPrChange w:id="2774" w:author="Brian Olea" w:date="2024-06-04T11:27:00Z" w16du:dateUtc="2024-06-04T17:27:00Z">
            <w:rPr/>
          </w:rPrChange>
        </w:rPr>
        <w:t>of</w:t>
      </w:r>
      <w:r w:rsidRPr="00DF3B93">
        <w:rPr>
          <w:spacing w:val="-6"/>
          <w:sz w:val="22"/>
          <w:szCs w:val="22"/>
          <w:rPrChange w:id="2775" w:author="Brian Olea" w:date="2024-06-04T11:27:00Z" w16du:dateUtc="2024-06-04T17:27:00Z">
            <w:rPr>
              <w:spacing w:val="-6"/>
            </w:rPr>
          </w:rPrChange>
        </w:rPr>
        <w:t xml:space="preserve"> </w:t>
      </w:r>
      <w:r w:rsidRPr="00DF3B93">
        <w:rPr>
          <w:spacing w:val="-2"/>
          <w:sz w:val="22"/>
          <w:szCs w:val="22"/>
          <w:rPrChange w:id="2776" w:author="Brian Olea" w:date="2024-06-04T11:27:00Z" w16du:dateUtc="2024-06-04T17:27:00Z">
            <w:rPr>
              <w:spacing w:val="-2"/>
            </w:rPr>
          </w:rPrChange>
        </w:rPr>
        <w:t>Changes</w:t>
      </w:r>
    </w:p>
    <w:p w14:paraId="768A1AF8" w14:textId="77777777" w:rsidR="00DF0971" w:rsidRPr="00DF3B93" w:rsidRDefault="00000000">
      <w:pPr>
        <w:pStyle w:val="BodyText"/>
        <w:spacing w:before="30"/>
        <w:ind w:right="228"/>
        <w:rPr>
          <w:sz w:val="22"/>
          <w:szCs w:val="22"/>
          <w:rPrChange w:id="2777" w:author="Brian Olea" w:date="2024-06-04T11:27:00Z" w16du:dateUtc="2024-06-04T17:27:00Z">
            <w:rPr/>
          </w:rPrChange>
        </w:rPr>
      </w:pPr>
      <w:r w:rsidRPr="00DF3B93">
        <w:rPr>
          <w:sz w:val="22"/>
          <w:szCs w:val="22"/>
          <w:rPrChange w:id="2778" w:author="Brian Olea" w:date="2024-06-04T11:27:00Z" w16du:dateUtc="2024-06-04T17:27:00Z">
            <w:rPr/>
          </w:rPrChange>
        </w:rPr>
        <w:t>The</w:t>
      </w:r>
      <w:r w:rsidRPr="00DF3B93">
        <w:rPr>
          <w:spacing w:val="-4"/>
          <w:sz w:val="22"/>
          <w:szCs w:val="22"/>
          <w:rPrChange w:id="2779" w:author="Brian Olea" w:date="2024-06-04T11:27:00Z" w16du:dateUtc="2024-06-04T17:27:00Z">
            <w:rPr>
              <w:spacing w:val="-4"/>
            </w:rPr>
          </w:rPrChange>
        </w:rPr>
        <w:t xml:space="preserve"> </w:t>
      </w:r>
      <w:r w:rsidRPr="00DF3B93">
        <w:rPr>
          <w:sz w:val="22"/>
          <w:szCs w:val="22"/>
          <w:rPrChange w:id="2780" w:author="Brian Olea" w:date="2024-06-04T11:27:00Z" w16du:dateUtc="2024-06-04T17:27:00Z">
            <w:rPr/>
          </w:rPrChange>
        </w:rPr>
        <w:t>Organization</w:t>
      </w:r>
      <w:r w:rsidRPr="00DF3B93">
        <w:rPr>
          <w:spacing w:val="-2"/>
          <w:sz w:val="22"/>
          <w:szCs w:val="22"/>
          <w:rPrChange w:id="2781" w:author="Brian Olea" w:date="2024-06-04T11:27:00Z" w16du:dateUtc="2024-06-04T17:27:00Z">
            <w:rPr>
              <w:spacing w:val="-2"/>
            </w:rPr>
          </w:rPrChange>
        </w:rPr>
        <w:t xml:space="preserve"> </w:t>
      </w:r>
      <w:r w:rsidRPr="00DF3B93">
        <w:rPr>
          <w:sz w:val="22"/>
          <w:szCs w:val="22"/>
          <w:rPrChange w:id="2782" w:author="Brian Olea" w:date="2024-06-04T11:27:00Z" w16du:dateUtc="2024-06-04T17:27:00Z">
            <w:rPr/>
          </w:rPrChange>
        </w:rPr>
        <w:t>reviews</w:t>
      </w:r>
      <w:r w:rsidRPr="00DF3B93">
        <w:rPr>
          <w:spacing w:val="-3"/>
          <w:sz w:val="22"/>
          <w:szCs w:val="22"/>
          <w:rPrChange w:id="2783" w:author="Brian Olea" w:date="2024-06-04T11:27:00Z" w16du:dateUtc="2024-06-04T17:27:00Z">
            <w:rPr>
              <w:spacing w:val="-3"/>
            </w:rPr>
          </w:rPrChange>
        </w:rPr>
        <w:t xml:space="preserve"> </w:t>
      </w:r>
      <w:r w:rsidRPr="00DF3B93">
        <w:rPr>
          <w:sz w:val="22"/>
          <w:szCs w:val="22"/>
          <w:rPrChange w:id="2784" w:author="Brian Olea" w:date="2024-06-04T11:27:00Z" w16du:dateUtc="2024-06-04T17:27:00Z">
            <w:rPr/>
          </w:rPrChange>
        </w:rPr>
        <w:t>and</w:t>
      </w:r>
      <w:r w:rsidRPr="00DF3B93">
        <w:rPr>
          <w:spacing w:val="-4"/>
          <w:sz w:val="22"/>
          <w:szCs w:val="22"/>
          <w:rPrChange w:id="2785" w:author="Brian Olea" w:date="2024-06-04T11:27:00Z" w16du:dateUtc="2024-06-04T17:27:00Z">
            <w:rPr>
              <w:spacing w:val="-4"/>
            </w:rPr>
          </w:rPrChange>
        </w:rPr>
        <w:t xml:space="preserve"> </w:t>
      </w:r>
      <w:r w:rsidRPr="00DF3B93">
        <w:rPr>
          <w:sz w:val="22"/>
          <w:szCs w:val="22"/>
          <w:rPrChange w:id="2786" w:author="Brian Olea" w:date="2024-06-04T11:27:00Z" w16du:dateUtc="2024-06-04T17:27:00Z">
            <w:rPr/>
          </w:rPrChange>
        </w:rPr>
        <w:t>controls</w:t>
      </w:r>
      <w:r w:rsidRPr="00DF3B93">
        <w:rPr>
          <w:spacing w:val="-2"/>
          <w:sz w:val="22"/>
          <w:szCs w:val="22"/>
          <w:rPrChange w:id="2787" w:author="Brian Olea" w:date="2024-06-04T11:27:00Z" w16du:dateUtc="2024-06-04T17:27:00Z">
            <w:rPr>
              <w:spacing w:val="-2"/>
            </w:rPr>
          </w:rPrChange>
        </w:rPr>
        <w:t xml:space="preserve"> </w:t>
      </w:r>
      <w:r w:rsidRPr="00DF3B93">
        <w:rPr>
          <w:sz w:val="22"/>
          <w:szCs w:val="22"/>
          <w:rPrChange w:id="2788" w:author="Brian Olea" w:date="2024-06-04T11:27:00Z" w16du:dateUtc="2024-06-04T17:27:00Z">
            <w:rPr/>
          </w:rPrChange>
        </w:rPr>
        <w:t>both</w:t>
      </w:r>
      <w:r w:rsidRPr="00DF3B93">
        <w:rPr>
          <w:spacing w:val="-4"/>
          <w:sz w:val="22"/>
          <w:szCs w:val="22"/>
          <w:rPrChange w:id="2789" w:author="Brian Olea" w:date="2024-06-04T11:27:00Z" w16du:dateUtc="2024-06-04T17:27:00Z">
            <w:rPr>
              <w:spacing w:val="-4"/>
            </w:rPr>
          </w:rPrChange>
        </w:rPr>
        <w:t xml:space="preserve"> </w:t>
      </w:r>
      <w:r w:rsidRPr="00DF3B93">
        <w:rPr>
          <w:sz w:val="22"/>
          <w:szCs w:val="22"/>
          <w:rPrChange w:id="2790" w:author="Brian Olea" w:date="2024-06-04T11:27:00Z" w16du:dateUtc="2024-06-04T17:27:00Z">
            <w:rPr/>
          </w:rPrChange>
        </w:rPr>
        <w:t>planned</w:t>
      </w:r>
      <w:r w:rsidRPr="00DF3B93">
        <w:rPr>
          <w:spacing w:val="-4"/>
          <w:sz w:val="22"/>
          <w:szCs w:val="22"/>
          <w:rPrChange w:id="2791" w:author="Brian Olea" w:date="2024-06-04T11:27:00Z" w16du:dateUtc="2024-06-04T17:27:00Z">
            <w:rPr>
              <w:spacing w:val="-4"/>
            </w:rPr>
          </w:rPrChange>
        </w:rPr>
        <w:t xml:space="preserve"> </w:t>
      </w:r>
      <w:r w:rsidRPr="00DF3B93">
        <w:rPr>
          <w:sz w:val="22"/>
          <w:szCs w:val="22"/>
          <w:rPrChange w:id="2792" w:author="Brian Olea" w:date="2024-06-04T11:27:00Z" w16du:dateUtc="2024-06-04T17:27:00Z">
            <w:rPr/>
          </w:rPrChange>
        </w:rPr>
        <w:t>and</w:t>
      </w:r>
      <w:r w:rsidRPr="00DF3B93">
        <w:rPr>
          <w:spacing w:val="-4"/>
          <w:sz w:val="22"/>
          <w:szCs w:val="22"/>
          <w:rPrChange w:id="2793" w:author="Brian Olea" w:date="2024-06-04T11:27:00Z" w16du:dateUtc="2024-06-04T17:27:00Z">
            <w:rPr>
              <w:spacing w:val="-4"/>
            </w:rPr>
          </w:rPrChange>
        </w:rPr>
        <w:t xml:space="preserve"> </w:t>
      </w:r>
      <w:r w:rsidRPr="00DF3B93">
        <w:rPr>
          <w:sz w:val="22"/>
          <w:szCs w:val="22"/>
          <w:rPrChange w:id="2794" w:author="Brian Olea" w:date="2024-06-04T11:27:00Z" w16du:dateUtc="2024-06-04T17:27:00Z">
            <w:rPr/>
          </w:rPrChange>
        </w:rPr>
        <w:t>unplanned</w:t>
      </w:r>
      <w:r w:rsidRPr="00DF3B93">
        <w:rPr>
          <w:spacing w:val="-4"/>
          <w:sz w:val="22"/>
          <w:szCs w:val="22"/>
          <w:rPrChange w:id="2795" w:author="Brian Olea" w:date="2024-06-04T11:27:00Z" w16du:dateUtc="2024-06-04T17:27:00Z">
            <w:rPr>
              <w:spacing w:val="-4"/>
            </w:rPr>
          </w:rPrChange>
        </w:rPr>
        <w:t xml:space="preserve"> </w:t>
      </w:r>
      <w:r w:rsidRPr="00DF3B93">
        <w:rPr>
          <w:sz w:val="22"/>
          <w:szCs w:val="22"/>
          <w:rPrChange w:id="2796" w:author="Brian Olea" w:date="2024-06-04T11:27:00Z" w16du:dateUtc="2024-06-04T17:27:00Z">
            <w:rPr/>
          </w:rPrChange>
        </w:rPr>
        <w:t>changes</w:t>
      </w:r>
      <w:r w:rsidRPr="00DF3B93">
        <w:rPr>
          <w:spacing w:val="-3"/>
          <w:sz w:val="22"/>
          <w:szCs w:val="22"/>
          <w:rPrChange w:id="2797" w:author="Brian Olea" w:date="2024-06-04T11:27:00Z" w16du:dateUtc="2024-06-04T17:27:00Z">
            <w:rPr>
              <w:spacing w:val="-3"/>
            </w:rPr>
          </w:rPrChange>
        </w:rPr>
        <w:t xml:space="preserve"> </w:t>
      </w:r>
      <w:r w:rsidRPr="00DF3B93">
        <w:rPr>
          <w:sz w:val="22"/>
          <w:szCs w:val="22"/>
          <w:rPrChange w:id="2798" w:author="Brian Olea" w:date="2024-06-04T11:27:00Z" w16du:dateUtc="2024-06-04T17:27:00Z">
            <w:rPr/>
          </w:rPrChange>
        </w:rPr>
        <w:t>to</w:t>
      </w:r>
      <w:r w:rsidRPr="00DF3B93">
        <w:rPr>
          <w:spacing w:val="-4"/>
          <w:sz w:val="22"/>
          <w:szCs w:val="22"/>
          <w:rPrChange w:id="2799" w:author="Brian Olea" w:date="2024-06-04T11:27:00Z" w16du:dateUtc="2024-06-04T17:27:00Z">
            <w:rPr>
              <w:spacing w:val="-4"/>
            </w:rPr>
          </w:rPrChange>
        </w:rPr>
        <w:t xml:space="preserve"> </w:t>
      </w:r>
      <w:r w:rsidRPr="00DF3B93">
        <w:rPr>
          <w:sz w:val="22"/>
          <w:szCs w:val="22"/>
          <w:rPrChange w:id="2800" w:author="Brian Olea" w:date="2024-06-04T11:27:00Z" w16du:dateUtc="2024-06-04T17:27:00Z">
            <w:rPr/>
          </w:rPrChange>
        </w:rPr>
        <w:t>processes</w:t>
      </w:r>
      <w:r w:rsidRPr="00DF3B93">
        <w:rPr>
          <w:spacing w:val="-3"/>
          <w:sz w:val="22"/>
          <w:szCs w:val="22"/>
          <w:rPrChange w:id="2801" w:author="Brian Olea" w:date="2024-06-04T11:27:00Z" w16du:dateUtc="2024-06-04T17:27:00Z">
            <w:rPr>
              <w:spacing w:val="-3"/>
            </w:rPr>
          </w:rPrChange>
        </w:rPr>
        <w:t xml:space="preserve"> </w:t>
      </w:r>
      <w:r w:rsidRPr="00DF3B93">
        <w:rPr>
          <w:sz w:val="22"/>
          <w:szCs w:val="22"/>
          <w:rPrChange w:id="2802" w:author="Brian Olea" w:date="2024-06-04T11:27:00Z" w16du:dateUtc="2024-06-04T17:27:00Z">
            <w:rPr/>
          </w:rPrChange>
        </w:rPr>
        <w:t>to</w:t>
      </w:r>
      <w:r w:rsidRPr="00DF3B93">
        <w:rPr>
          <w:spacing w:val="-4"/>
          <w:sz w:val="22"/>
          <w:szCs w:val="22"/>
          <w:rPrChange w:id="2803" w:author="Brian Olea" w:date="2024-06-04T11:27:00Z" w16du:dateUtc="2024-06-04T17:27:00Z">
            <w:rPr>
              <w:spacing w:val="-4"/>
            </w:rPr>
          </w:rPrChange>
        </w:rPr>
        <w:t xml:space="preserve"> </w:t>
      </w:r>
      <w:r w:rsidRPr="00DF3B93">
        <w:rPr>
          <w:sz w:val="22"/>
          <w:szCs w:val="22"/>
          <w:rPrChange w:id="2804" w:author="Brian Olea" w:date="2024-06-04T11:27:00Z" w16du:dateUtc="2024-06-04T17:27:00Z">
            <w:rPr/>
          </w:rPrChange>
        </w:rPr>
        <w:t>the</w:t>
      </w:r>
      <w:r w:rsidRPr="00DF3B93">
        <w:rPr>
          <w:spacing w:val="-4"/>
          <w:sz w:val="22"/>
          <w:szCs w:val="22"/>
          <w:rPrChange w:id="2805" w:author="Brian Olea" w:date="2024-06-04T11:27:00Z" w16du:dateUtc="2024-06-04T17:27:00Z">
            <w:rPr>
              <w:spacing w:val="-4"/>
            </w:rPr>
          </w:rPrChange>
        </w:rPr>
        <w:t xml:space="preserve"> </w:t>
      </w:r>
      <w:r w:rsidRPr="00DF3B93">
        <w:rPr>
          <w:sz w:val="22"/>
          <w:szCs w:val="22"/>
          <w:rPrChange w:id="2806" w:author="Brian Olea" w:date="2024-06-04T11:27:00Z" w16du:dateUtc="2024-06-04T17:27:00Z">
            <w:rPr/>
          </w:rPrChange>
        </w:rPr>
        <w:t>extent necessary to ensure continuing conformity with all requirements.</w:t>
      </w:r>
    </w:p>
    <w:p w14:paraId="2B398F09" w14:textId="77777777" w:rsidR="00DF0971" w:rsidRPr="00DF3B93" w:rsidRDefault="00000000">
      <w:pPr>
        <w:pStyle w:val="Heading2"/>
        <w:rPr>
          <w:sz w:val="22"/>
          <w:szCs w:val="22"/>
          <w:rPrChange w:id="2807" w:author="Brian Olea" w:date="2024-06-04T11:27:00Z" w16du:dateUtc="2024-06-04T17:27:00Z">
            <w:rPr/>
          </w:rPrChange>
        </w:rPr>
      </w:pPr>
      <w:r w:rsidRPr="00DF3B93">
        <w:rPr>
          <w:sz w:val="22"/>
          <w:szCs w:val="22"/>
          <w:rPrChange w:id="2808" w:author="Brian Olea" w:date="2024-06-04T11:27:00Z" w16du:dateUtc="2024-06-04T17:27:00Z">
            <w:rPr/>
          </w:rPrChange>
        </w:rPr>
        <w:t>Release</w:t>
      </w:r>
      <w:r w:rsidRPr="00DF3B93">
        <w:rPr>
          <w:spacing w:val="-7"/>
          <w:sz w:val="22"/>
          <w:szCs w:val="22"/>
          <w:rPrChange w:id="2809" w:author="Brian Olea" w:date="2024-06-04T11:27:00Z" w16du:dateUtc="2024-06-04T17:27:00Z">
            <w:rPr>
              <w:spacing w:val="-7"/>
            </w:rPr>
          </w:rPrChange>
        </w:rPr>
        <w:t xml:space="preserve"> </w:t>
      </w:r>
      <w:r w:rsidRPr="00DF3B93">
        <w:rPr>
          <w:sz w:val="22"/>
          <w:szCs w:val="22"/>
          <w:rPrChange w:id="2810" w:author="Brian Olea" w:date="2024-06-04T11:27:00Z" w16du:dateUtc="2024-06-04T17:27:00Z">
            <w:rPr/>
          </w:rPrChange>
        </w:rPr>
        <w:t>of</w:t>
      </w:r>
      <w:r w:rsidRPr="00DF3B93">
        <w:rPr>
          <w:spacing w:val="-7"/>
          <w:sz w:val="22"/>
          <w:szCs w:val="22"/>
          <w:rPrChange w:id="2811" w:author="Brian Olea" w:date="2024-06-04T11:27:00Z" w16du:dateUtc="2024-06-04T17:27:00Z">
            <w:rPr>
              <w:spacing w:val="-7"/>
            </w:rPr>
          </w:rPrChange>
        </w:rPr>
        <w:t xml:space="preserve"> </w:t>
      </w:r>
      <w:r w:rsidRPr="00DF3B93">
        <w:rPr>
          <w:sz w:val="22"/>
          <w:szCs w:val="22"/>
          <w:rPrChange w:id="2812" w:author="Brian Olea" w:date="2024-06-04T11:27:00Z" w16du:dateUtc="2024-06-04T17:27:00Z">
            <w:rPr/>
          </w:rPrChange>
        </w:rPr>
        <w:t>Products</w:t>
      </w:r>
      <w:r w:rsidRPr="00DF3B93">
        <w:rPr>
          <w:spacing w:val="-6"/>
          <w:sz w:val="22"/>
          <w:szCs w:val="22"/>
          <w:rPrChange w:id="2813" w:author="Brian Olea" w:date="2024-06-04T11:27:00Z" w16du:dateUtc="2024-06-04T17:27:00Z">
            <w:rPr>
              <w:spacing w:val="-6"/>
            </w:rPr>
          </w:rPrChange>
        </w:rPr>
        <w:t xml:space="preserve"> </w:t>
      </w:r>
      <w:r w:rsidRPr="00DF3B93">
        <w:rPr>
          <w:sz w:val="22"/>
          <w:szCs w:val="22"/>
          <w:rPrChange w:id="2814" w:author="Brian Olea" w:date="2024-06-04T11:27:00Z" w16du:dateUtc="2024-06-04T17:27:00Z">
            <w:rPr/>
          </w:rPrChange>
        </w:rPr>
        <w:t>and</w:t>
      </w:r>
      <w:r w:rsidRPr="00DF3B93">
        <w:rPr>
          <w:spacing w:val="-5"/>
          <w:sz w:val="22"/>
          <w:szCs w:val="22"/>
          <w:rPrChange w:id="2815" w:author="Brian Olea" w:date="2024-06-04T11:27:00Z" w16du:dateUtc="2024-06-04T17:27:00Z">
            <w:rPr>
              <w:spacing w:val="-5"/>
            </w:rPr>
          </w:rPrChange>
        </w:rPr>
        <w:t xml:space="preserve"> </w:t>
      </w:r>
      <w:r w:rsidRPr="00DF3B93">
        <w:rPr>
          <w:spacing w:val="-2"/>
          <w:sz w:val="22"/>
          <w:szCs w:val="22"/>
          <w:rPrChange w:id="2816" w:author="Brian Olea" w:date="2024-06-04T11:27:00Z" w16du:dateUtc="2024-06-04T17:27:00Z">
            <w:rPr>
              <w:spacing w:val="-2"/>
            </w:rPr>
          </w:rPrChange>
        </w:rPr>
        <w:t>Services</w:t>
      </w:r>
    </w:p>
    <w:p w14:paraId="5A311852" w14:textId="77777777" w:rsidR="00DF0971" w:rsidRPr="00DF3B93" w:rsidRDefault="00000000">
      <w:pPr>
        <w:pStyle w:val="BodyText"/>
        <w:spacing w:before="29"/>
        <w:ind w:right="228"/>
        <w:rPr>
          <w:sz w:val="22"/>
          <w:szCs w:val="22"/>
          <w:rPrChange w:id="2817" w:author="Brian Olea" w:date="2024-06-04T11:27:00Z" w16du:dateUtc="2024-06-04T17:27:00Z">
            <w:rPr/>
          </w:rPrChange>
        </w:rPr>
      </w:pPr>
      <w:r w:rsidRPr="00DF3B93">
        <w:rPr>
          <w:sz w:val="22"/>
          <w:szCs w:val="22"/>
          <w:rPrChange w:id="2818" w:author="Brian Olea" w:date="2024-06-04T11:27:00Z" w16du:dateUtc="2024-06-04T17:27:00Z">
            <w:rPr/>
          </w:rPrChange>
        </w:rPr>
        <w:t>The Organization uses processes for inspection and test of all products based on contract or regulatory requirements</w:t>
      </w:r>
      <w:r w:rsidRPr="00DF3B93">
        <w:rPr>
          <w:spacing w:val="-1"/>
          <w:sz w:val="22"/>
          <w:szCs w:val="22"/>
          <w:rPrChange w:id="2819" w:author="Brian Olea" w:date="2024-06-04T11:27:00Z" w16du:dateUtc="2024-06-04T17:27:00Z">
            <w:rPr>
              <w:spacing w:val="-1"/>
            </w:rPr>
          </w:rPrChange>
        </w:rPr>
        <w:t xml:space="preserve"> </w:t>
      </w:r>
      <w:r w:rsidRPr="00DF3B93">
        <w:rPr>
          <w:sz w:val="22"/>
          <w:szCs w:val="22"/>
          <w:rPrChange w:id="2820" w:author="Brian Olea" w:date="2024-06-04T11:27:00Z" w16du:dateUtc="2024-06-04T17:27:00Z">
            <w:rPr/>
          </w:rPrChange>
        </w:rPr>
        <w:t>and</w:t>
      </w:r>
      <w:r w:rsidRPr="00DF3B93">
        <w:rPr>
          <w:spacing w:val="-4"/>
          <w:sz w:val="22"/>
          <w:szCs w:val="22"/>
          <w:rPrChange w:id="2821" w:author="Brian Olea" w:date="2024-06-04T11:27:00Z" w16du:dateUtc="2024-06-04T17:27:00Z">
            <w:rPr>
              <w:spacing w:val="-4"/>
            </w:rPr>
          </w:rPrChange>
        </w:rPr>
        <w:t xml:space="preserve"> </w:t>
      </w:r>
      <w:r w:rsidRPr="00DF3B93">
        <w:rPr>
          <w:sz w:val="22"/>
          <w:szCs w:val="22"/>
          <w:rPrChange w:id="2822" w:author="Brian Olea" w:date="2024-06-04T11:27:00Z" w16du:dateUtc="2024-06-04T17:27:00Z">
            <w:rPr/>
          </w:rPrChange>
        </w:rPr>
        <w:t>may</w:t>
      </w:r>
      <w:r w:rsidRPr="00DF3B93">
        <w:rPr>
          <w:spacing w:val="-4"/>
          <w:sz w:val="22"/>
          <w:szCs w:val="22"/>
          <w:rPrChange w:id="2823" w:author="Brian Olea" w:date="2024-06-04T11:27:00Z" w16du:dateUtc="2024-06-04T17:27:00Z">
            <w:rPr>
              <w:spacing w:val="-4"/>
            </w:rPr>
          </w:rPrChange>
        </w:rPr>
        <w:t xml:space="preserve"> </w:t>
      </w:r>
      <w:r w:rsidRPr="00DF3B93">
        <w:rPr>
          <w:sz w:val="22"/>
          <w:szCs w:val="22"/>
          <w:rPrChange w:id="2824" w:author="Brian Olea" w:date="2024-06-04T11:27:00Z" w16du:dateUtc="2024-06-04T17:27:00Z">
            <w:rPr/>
          </w:rPrChange>
        </w:rPr>
        <w:t>include,</w:t>
      </w:r>
      <w:r w:rsidRPr="00DF3B93">
        <w:rPr>
          <w:spacing w:val="-4"/>
          <w:sz w:val="22"/>
          <w:szCs w:val="22"/>
          <w:rPrChange w:id="2825" w:author="Brian Olea" w:date="2024-06-04T11:27:00Z" w16du:dateUtc="2024-06-04T17:27:00Z">
            <w:rPr>
              <w:spacing w:val="-4"/>
            </w:rPr>
          </w:rPrChange>
        </w:rPr>
        <w:t xml:space="preserve"> </w:t>
      </w:r>
      <w:r w:rsidRPr="00DF3B93">
        <w:rPr>
          <w:sz w:val="22"/>
          <w:szCs w:val="22"/>
          <w:rPrChange w:id="2826" w:author="Brian Olea" w:date="2024-06-04T11:27:00Z" w16du:dateUtc="2024-06-04T17:27:00Z">
            <w:rPr/>
          </w:rPrChange>
        </w:rPr>
        <w:t>receiving,</w:t>
      </w:r>
      <w:r w:rsidRPr="00DF3B93">
        <w:rPr>
          <w:spacing w:val="-4"/>
          <w:sz w:val="22"/>
          <w:szCs w:val="22"/>
          <w:rPrChange w:id="2827" w:author="Brian Olea" w:date="2024-06-04T11:27:00Z" w16du:dateUtc="2024-06-04T17:27:00Z">
            <w:rPr>
              <w:spacing w:val="-4"/>
            </w:rPr>
          </w:rPrChange>
        </w:rPr>
        <w:t xml:space="preserve"> </w:t>
      </w:r>
      <w:r w:rsidRPr="00DF3B93">
        <w:rPr>
          <w:sz w:val="22"/>
          <w:szCs w:val="22"/>
          <w:rPrChange w:id="2828" w:author="Brian Olea" w:date="2024-06-04T11:27:00Z" w16du:dateUtc="2024-06-04T17:27:00Z">
            <w:rPr/>
          </w:rPrChange>
        </w:rPr>
        <w:t>in-process,</w:t>
      </w:r>
      <w:r w:rsidRPr="00DF3B93">
        <w:rPr>
          <w:spacing w:val="-4"/>
          <w:sz w:val="22"/>
          <w:szCs w:val="22"/>
          <w:rPrChange w:id="2829" w:author="Brian Olea" w:date="2024-06-04T11:27:00Z" w16du:dateUtc="2024-06-04T17:27:00Z">
            <w:rPr>
              <w:spacing w:val="-4"/>
            </w:rPr>
          </w:rPrChange>
        </w:rPr>
        <w:t xml:space="preserve"> </w:t>
      </w:r>
      <w:r w:rsidRPr="00DF3B93">
        <w:rPr>
          <w:sz w:val="22"/>
          <w:szCs w:val="22"/>
          <w:rPrChange w:id="2830" w:author="Brian Olea" w:date="2024-06-04T11:27:00Z" w16du:dateUtc="2024-06-04T17:27:00Z">
            <w:rPr/>
          </w:rPrChange>
        </w:rPr>
        <w:t>first</w:t>
      </w:r>
      <w:r w:rsidRPr="00DF3B93">
        <w:rPr>
          <w:spacing w:val="-4"/>
          <w:sz w:val="22"/>
          <w:szCs w:val="22"/>
          <w:rPrChange w:id="2831" w:author="Brian Olea" w:date="2024-06-04T11:27:00Z" w16du:dateUtc="2024-06-04T17:27:00Z">
            <w:rPr>
              <w:spacing w:val="-4"/>
            </w:rPr>
          </w:rPrChange>
        </w:rPr>
        <w:t xml:space="preserve"> </w:t>
      </w:r>
      <w:r w:rsidRPr="00DF3B93">
        <w:rPr>
          <w:sz w:val="22"/>
          <w:szCs w:val="22"/>
          <w:rPrChange w:id="2832" w:author="Brian Olea" w:date="2024-06-04T11:27:00Z" w16du:dateUtc="2024-06-04T17:27:00Z">
            <w:rPr/>
          </w:rPrChange>
        </w:rPr>
        <w:t>article,</w:t>
      </w:r>
      <w:r w:rsidRPr="00DF3B93">
        <w:rPr>
          <w:spacing w:val="-4"/>
          <w:sz w:val="22"/>
          <w:szCs w:val="22"/>
          <w:rPrChange w:id="2833" w:author="Brian Olea" w:date="2024-06-04T11:27:00Z" w16du:dateUtc="2024-06-04T17:27:00Z">
            <w:rPr>
              <w:spacing w:val="-4"/>
            </w:rPr>
          </w:rPrChange>
        </w:rPr>
        <w:t xml:space="preserve"> </w:t>
      </w:r>
      <w:r w:rsidRPr="00DF3B93">
        <w:rPr>
          <w:sz w:val="22"/>
          <w:szCs w:val="22"/>
          <w:rPrChange w:id="2834" w:author="Brian Olea" w:date="2024-06-04T11:27:00Z" w16du:dateUtc="2024-06-04T17:27:00Z">
            <w:rPr/>
          </w:rPrChange>
        </w:rPr>
        <w:t>and/or</w:t>
      </w:r>
      <w:r w:rsidRPr="00DF3B93">
        <w:rPr>
          <w:spacing w:val="-4"/>
          <w:sz w:val="22"/>
          <w:szCs w:val="22"/>
          <w:rPrChange w:id="2835" w:author="Brian Olea" w:date="2024-06-04T11:27:00Z" w16du:dateUtc="2024-06-04T17:27:00Z">
            <w:rPr>
              <w:spacing w:val="-4"/>
            </w:rPr>
          </w:rPrChange>
        </w:rPr>
        <w:t xml:space="preserve"> </w:t>
      </w:r>
      <w:r w:rsidRPr="00DF3B93">
        <w:rPr>
          <w:sz w:val="22"/>
          <w:szCs w:val="22"/>
          <w:rPrChange w:id="2836" w:author="Brian Olea" w:date="2024-06-04T11:27:00Z" w16du:dateUtc="2024-06-04T17:27:00Z">
            <w:rPr/>
          </w:rPrChange>
        </w:rPr>
        <w:t>final</w:t>
      </w:r>
      <w:r w:rsidRPr="00DF3B93">
        <w:rPr>
          <w:spacing w:val="-4"/>
          <w:sz w:val="22"/>
          <w:szCs w:val="22"/>
          <w:rPrChange w:id="2837" w:author="Brian Olea" w:date="2024-06-04T11:27:00Z" w16du:dateUtc="2024-06-04T17:27:00Z">
            <w:rPr>
              <w:spacing w:val="-4"/>
            </w:rPr>
          </w:rPrChange>
        </w:rPr>
        <w:t xml:space="preserve"> </w:t>
      </w:r>
      <w:r w:rsidRPr="00DF3B93">
        <w:rPr>
          <w:sz w:val="22"/>
          <w:szCs w:val="22"/>
          <w:rPrChange w:id="2838" w:author="Brian Olea" w:date="2024-06-04T11:27:00Z" w16du:dateUtc="2024-06-04T17:27:00Z">
            <w:rPr/>
          </w:rPrChange>
        </w:rPr>
        <w:t>inspection</w:t>
      </w:r>
      <w:r w:rsidRPr="00DF3B93">
        <w:rPr>
          <w:spacing w:val="-4"/>
          <w:sz w:val="22"/>
          <w:szCs w:val="22"/>
          <w:rPrChange w:id="2839" w:author="Brian Olea" w:date="2024-06-04T11:27:00Z" w16du:dateUtc="2024-06-04T17:27:00Z">
            <w:rPr>
              <w:spacing w:val="-4"/>
            </w:rPr>
          </w:rPrChange>
        </w:rPr>
        <w:t xml:space="preserve"> </w:t>
      </w:r>
      <w:r w:rsidRPr="00DF3B93">
        <w:rPr>
          <w:sz w:val="22"/>
          <w:szCs w:val="22"/>
          <w:rPrChange w:id="2840" w:author="Brian Olea" w:date="2024-06-04T11:27:00Z" w16du:dateUtc="2024-06-04T17:27:00Z">
            <w:rPr/>
          </w:rPrChange>
        </w:rPr>
        <w:t>and</w:t>
      </w:r>
      <w:r w:rsidRPr="00DF3B93">
        <w:rPr>
          <w:spacing w:val="-4"/>
          <w:sz w:val="22"/>
          <w:szCs w:val="22"/>
          <w:rPrChange w:id="2841" w:author="Brian Olea" w:date="2024-06-04T11:27:00Z" w16du:dateUtc="2024-06-04T17:27:00Z">
            <w:rPr>
              <w:spacing w:val="-4"/>
            </w:rPr>
          </w:rPrChange>
        </w:rPr>
        <w:t xml:space="preserve"> </w:t>
      </w:r>
      <w:r w:rsidRPr="00DF3B93">
        <w:rPr>
          <w:sz w:val="22"/>
          <w:szCs w:val="22"/>
          <w:rPrChange w:id="2842" w:author="Brian Olea" w:date="2024-06-04T11:27:00Z" w16du:dateUtc="2024-06-04T17:27:00Z">
            <w:rPr/>
          </w:rPrChange>
        </w:rPr>
        <w:t xml:space="preserve">test (where </w:t>
      </w:r>
      <w:r w:rsidRPr="00DF3B93">
        <w:rPr>
          <w:spacing w:val="-2"/>
          <w:sz w:val="22"/>
          <w:szCs w:val="22"/>
          <w:rPrChange w:id="2843" w:author="Brian Olea" w:date="2024-06-04T11:27:00Z" w16du:dateUtc="2024-06-04T17:27:00Z">
            <w:rPr>
              <w:spacing w:val="-2"/>
            </w:rPr>
          </w:rPrChange>
        </w:rPr>
        <w:t>required).</w:t>
      </w:r>
    </w:p>
    <w:p w14:paraId="287EE9A4" w14:textId="77777777" w:rsidR="00DF0971" w:rsidRPr="00DF3B93" w:rsidRDefault="00000000">
      <w:pPr>
        <w:pStyle w:val="BodyText"/>
        <w:spacing w:before="79"/>
        <w:rPr>
          <w:sz w:val="22"/>
          <w:szCs w:val="22"/>
          <w:rPrChange w:id="2844" w:author="Brian Olea" w:date="2024-06-04T11:27:00Z" w16du:dateUtc="2024-06-04T17:27:00Z">
            <w:rPr/>
          </w:rPrChange>
        </w:rPr>
      </w:pPr>
      <w:r w:rsidRPr="00DF3B93">
        <w:rPr>
          <w:sz w:val="22"/>
          <w:szCs w:val="22"/>
          <w:rPrChange w:id="2845" w:author="Brian Olea" w:date="2024-06-04T11:27:00Z" w16du:dateUtc="2024-06-04T17:27:00Z">
            <w:rPr/>
          </w:rPrChange>
        </w:rPr>
        <w:t>This</w:t>
      </w:r>
      <w:r w:rsidRPr="00DF3B93">
        <w:rPr>
          <w:spacing w:val="-6"/>
          <w:sz w:val="22"/>
          <w:szCs w:val="22"/>
          <w:rPrChange w:id="2846" w:author="Brian Olea" w:date="2024-06-04T11:27:00Z" w16du:dateUtc="2024-06-04T17:27:00Z">
            <w:rPr>
              <w:spacing w:val="-6"/>
            </w:rPr>
          </w:rPrChange>
        </w:rPr>
        <w:t xml:space="preserve"> </w:t>
      </w:r>
      <w:r w:rsidRPr="00DF3B93">
        <w:rPr>
          <w:sz w:val="22"/>
          <w:szCs w:val="22"/>
          <w:rPrChange w:id="2847" w:author="Brian Olea" w:date="2024-06-04T11:27:00Z" w16du:dateUtc="2024-06-04T17:27:00Z">
            <w:rPr/>
          </w:rPrChange>
        </w:rPr>
        <w:t>data</w:t>
      </w:r>
      <w:r w:rsidRPr="00DF3B93">
        <w:rPr>
          <w:spacing w:val="-7"/>
          <w:sz w:val="22"/>
          <w:szCs w:val="22"/>
          <w:rPrChange w:id="2848" w:author="Brian Olea" w:date="2024-06-04T11:27:00Z" w16du:dateUtc="2024-06-04T17:27:00Z">
            <w:rPr>
              <w:spacing w:val="-7"/>
            </w:rPr>
          </w:rPrChange>
        </w:rPr>
        <w:t xml:space="preserve"> </w:t>
      </w:r>
      <w:r w:rsidRPr="00DF3B93">
        <w:rPr>
          <w:sz w:val="22"/>
          <w:szCs w:val="22"/>
          <w:rPrChange w:id="2849" w:author="Brian Olea" w:date="2024-06-04T11:27:00Z" w16du:dateUtc="2024-06-04T17:27:00Z">
            <w:rPr/>
          </w:rPrChange>
        </w:rPr>
        <w:t>is</w:t>
      </w:r>
      <w:r w:rsidRPr="00DF3B93">
        <w:rPr>
          <w:spacing w:val="-7"/>
          <w:sz w:val="22"/>
          <w:szCs w:val="22"/>
          <w:rPrChange w:id="2850" w:author="Brian Olea" w:date="2024-06-04T11:27:00Z" w16du:dateUtc="2024-06-04T17:27:00Z">
            <w:rPr>
              <w:spacing w:val="-7"/>
            </w:rPr>
          </w:rPrChange>
        </w:rPr>
        <w:t xml:space="preserve"> </w:t>
      </w:r>
      <w:r w:rsidRPr="00DF3B93">
        <w:rPr>
          <w:sz w:val="22"/>
          <w:szCs w:val="22"/>
          <w:rPrChange w:id="2851" w:author="Brian Olea" w:date="2024-06-04T11:27:00Z" w16du:dateUtc="2024-06-04T17:27:00Z">
            <w:rPr/>
          </w:rPrChange>
        </w:rPr>
        <w:t>maintained</w:t>
      </w:r>
      <w:r w:rsidRPr="00DF3B93">
        <w:rPr>
          <w:spacing w:val="-7"/>
          <w:sz w:val="22"/>
          <w:szCs w:val="22"/>
          <w:rPrChange w:id="2852" w:author="Brian Olea" w:date="2024-06-04T11:27:00Z" w16du:dateUtc="2024-06-04T17:27:00Z">
            <w:rPr>
              <w:spacing w:val="-7"/>
            </w:rPr>
          </w:rPrChange>
        </w:rPr>
        <w:t xml:space="preserve"> </w:t>
      </w:r>
      <w:r w:rsidRPr="00DF3B93">
        <w:rPr>
          <w:sz w:val="22"/>
          <w:szCs w:val="22"/>
          <w:rPrChange w:id="2853" w:author="Brian Olea" w:date="2024-06-04T11:27:00Z" w16du:dateUtc="2024-06-04T17:27:00Z">
            <w:rPr/>
          </w:rPrChange>
        </w:rPr>
        <w:t>as</w:t>
      </w:r>
      <w:r w:rsidRPr="00DF3B93">
        <w:rPr>
          <w:spacing w:val="-6"/>
          <w:sz w:val="22"/>
          <w:szCs w:val="22"/>
          <w:rPrChange w:id="2854" w:author="Brian Olea" w:date="2024-06-04T11:27:00Z" w16du:dateUtc="2024-06-04T17:27:00Z">
            <w:rPr>
              <w:spacing w:val="-6"/>
            </w:rPr>
          </w:rPrChange>
        </w:rPr>
        <w:t xml:space="preserve"> </w:t>
      </w:r>
      <w:r w:rsidRPr="00DF3B93">
        <w:rPr>
          <w:sz w:val="22"/>
          <w:szCs w:val="22"/>
          <w:rPrChange w:id="2855" w:author="Brian Olea" w:date="2024-06-04T11:27:00Z" w16du:dateUtc="2024-06-04T17:27:00Z">
            <w:rPr/>
          </w:rPrChange>
        </w:rPr>
        <w:t>objective</w:t>
      </w:r>
      <w:r w:rsidRPr="00DF3B93">
        <w:rPr>
          <w:spacing w:val="-7"/>
          <w:sz w:val="22"/>
          <w:szCs w:val="22"/>
          <w:rPrChange w:id="2856" w:author="Brian Olea" w:date="2024-06-04T11:27:00Z" w16du:dateUtc="2024-06-04T17:27:00Z">
            <w:rPr>
              <w:spacing w:val="-7"/>
            </w:rPr>
          </w:rPrChange>
        </w:rPr>
        <w:t xml:space="preserve"> </w:t>
      </w:r>
      <w:r w:rsidRPr="00DF3B93">
        <w:rPr>
          <w:sz w:val="22"/>
          <w:szCs w:val="22"/>
          <w:rPrChange w:id="2857" w:author="Brian Olea" w:date="2024-06-04T11:27:00Z" w16du:dateUtc="2024-06-04T17:27:00Z">
            <w:rPr/>
          </w:rPrChange>
        </w:rPr>
        <w:t>evidence</w:t>
      </w:r>
      <w:r w:rsidRPr="00DF3B93">
        <w:rPr>
          <w:spacing w:val="-8"/>
          <w:sz w:val="22"/>
          <w:szCs w:val="22"/>
          <w:rPrChange w:id="2858" w:author="Brian Olea" w:date="2024-06-04T11:27:00Z" w16du:dateUtc="2024-06-04T17:27:00Z">
            <w:rPr>
              <w:spacing w:val="-8"/>
            </w:rPr>
          </w:rPrChange>
        </w:rPr>
        <w:t xml:space="preserve"> </w:t>
      </w:r>
      <w:r w:rsidRPr="00DF3B93">
        <w:rPr>
          <w:sz w:val="22"/>
          <w:szCs w:val="22"/>
          <w:rPrChange w:id="2859" w:author="Brian Olea" w:date="2024-06-04T11:27:00Z" w16du:dateUtc="2024-06-04T17:27:00Z">
            <w:rPr/>
          </w:rPrChange>
        </w:rPr>
        <w:t>retained</w:t>
      </w:r>
      <w:r w:rsidRPr="00DF3B93">
        <w:rPr>
          <w:spacing w:val="-7"/>
          <w:sz w:val="22"/>
          <w:szCs w:val="22"/>
          <w:rPrChange w:id="2860" w:author="Brian Olea" w:date="2024-06-04T11:27:00Z" w16du:dateUtc="2024-06-04T17:27:00Z">
            <w:rPr>
              <w:spacing w:val="-7"/>
            </w:rPr>
          </w:rPrChange>
        </w:rPr>
        <w:t xml:space="preserve"> </w:t>
      </w:r>
      <w:r w:rsidRPr="00DF3B93">
        <w:rPr>
          <w:sz w:val="22"/>
          <w:szCs w:val="22"/>
          <w:rPrChange w:id="2861" w:author="Brian Olea" w:date="2024-06-04T11:27:00Z" w16du:dateUtc="2024-06-04T17:27:00Z">
            <w:rPr/>
          </w:rPrChange>
        </w:rPr>
        <w:t>as</w:t>
      </w:r>
      <w:r w:rsidRPr="00DF3B93">
        <w:rPr>
          <w:spacing w:val="-6"/>
          <w:sz w:val="22"/>
          <w:szCs w:val="22"/>
          <w:rPrChange w:id="2862" w:author="Brian Olea" w:date="2024-06-04T11:27:00Z" w16du:dateUtc="2024-06-04T17:27:00Z">
            <w:rPr>
              <w:spacing w:val="-6"/>
            </w:rPr>
          </w:rPrChange>
        </w:rPr>
        <w:t xml:space="preserve"> </w:t>
      </w:r>
      <w:r w:rsidRPr="00DF3B93">
        <w:rPr>
          <w:sz w:val="22"/>
          <w:szCs w:val="22"/>
          <w:rPrChange w:id="2863" w:author="Brian Olea" w:date="2024-06-04T11:27:00Z" w16du:dateUtc="2024-06-04T17:27:00Z">
            <w:rPr/>
          </w:rPrChange>
        </w:rPr>
        <w:t>documented</w:t>
      </w:r>
      <w:r w:rsidRPr="00DF3B93">
        <w:rPr>
          <w:spacing w:val="-7"/>
          <w:sz w:val="22"/>
          <w:szCs w:val="22"/>
          <w:rPrChange w:id="2864" w:author="Brian Olea" w:date="2024-06-04T11:27:00Z" w16du:dateUtc="2024-06-04T17:27:00Z">
            <w:rPr>
              <w:spacing w:val="-7"/>
            </w:rPr>
          </w:rPrChange>
        </w:rPr>
        <w:t xml:space="preserve"> </w:t>
      </w:r>
      <w:r w:rsidRPr="00DF3B93">
        <w:rPr>
          <w:spacing w:val="-2"/>
          <w:sz w:val="22"/>
          <w:szCs w:val="22"/>
          <w:rPrChange w:id="2865" w:author="Brian Olea" w:date="2024-06-04T11:27:00Z" w16du:dateUtc="2024-06-04T17:27:00Z">
            <w:rPr>
              <w:spacing w:val="-2"/>
            </w:rPr>
          </w:rPrChange>
        </w:rPr>
        <w:t>information.</w:t>
      </w:r>
    </w:p>
    <w:p w14:paraId="27D608FA" w14:textId="77777777" w:rsidR="00DF0971" w:rsidRPr="00DF3B93" w:rsidRDefault="00000000">
      <w:pPr>
        <w:pStyle w:val="Heading2"/>
        <w:rPr>
          <w:sz w:val="22"/>
          <w:szCs w:val="22"/>
          <w:rPrChange w:id="2866" w:author="Brian Olea" w:date="2024-06-04T11:27:00Z" w16du:dateUtc="2024-06-04T17:27:00Z">
            <w:rPr/>
          </w:rPrChange>
        </w:rPr>
      </w:pPr>
      <w:r w:rsidRPr="00DF3B93">
        <w:rPr>
          <w:sz w:val="22"/>
          <w:szCs w:val="22"/>
          <w:rPrChange w:id="2867" w:author="Brian Olea" w:date="2024-06-04T11:27:00Z" w16du:dateUtc="2024-06-04T17:27:00Z">
            <w:rPr/>
          </w:rPrChange>
        </w:rPr>
        <w:t>Control</w:t>
      </w:r>
      <w:r w:rsidRPr="00DF3B93">
        <w:rPr>
          <w:spacing w:val="-10"/>
          <w:sz w:val="22"/>
          <w:szCs w:val="22"/>
          <w:rPrChange w:id="2868" w:author="Brian Olea" w:date="2024-06-04T11:27:00Z" w16du:dateUtc="2024-06-04T17:27:00Z">
            <w:rPr>
              <w:spacing w:val="-10"/>
            </w:rPr>
          </w:rPrChange>
        </w:rPr>
        <w:t xml:space="preserve"> </w:t>
      </w:r>
      <w:r w:rsidRPr="00DF3B93">
        <w:rPr>
          <w:sz w:val="22"/>
          <w:szCs w:val="22"/>
          <w:rPrChange w:id="2869" w:author="Brian Olea" w:date="2024-06-04T11:27:00Z" w16du:dateUtc="2024-06-04T17:27:00Z">
            <w:rPr/>
          </w:rPrChange>
        </w:rPr>
        <w:t>of</w:t>
      </w:r>
      <w:r w:rsidRPr="00DF3B93">
        <w:rPr>
          <w:spacing w:val="-8"/>
          <w:sz w:val="22"/>
          <w:szCs w:val="22"/>
          <w:rPrChange w:id="2870" w:author="Brian Olea" w:date="2024-06-04T11:27:00Z" w16du:dateUtc="2024-06-04T17:27:00Z">
            <w:rPr>
              <w:spacing w:val="-8"/>
            </w:rPr>
          </w:rPrChange>
        </w:rPr>
        <w:t xml:space="preserve"> </w:t>
      </w:r>
      <w:r w:rsidRPr="00DF3B93">
        <w:rPr>
          <w:sz w:val="22"/>
          <w:szCs w:val="22"/>
          <w:rPrChange w:id="2871" w:author="Brian Olea" w:date="2024-06-04T11:27:00Z" w16du:dateUtc="2024-06-04T17:27:00Z">
            <w:rPr/>
          </w:rPrChange>
        </w:rPr>
        <w:t>Nonconforming</w:t>
      </w:r>
      <w:r w:rsidRPr="00DF3B93">
        <w:rPr>
          <w:spacing w:val="-10"/>
          <w:sz w:val="22"/>
          <w:szCs w:val="22"/>
          <w:rPrChange w:id="2872" w:author="Brian Olea" w:date="2024-06-04T11:27:00Z" w16du:dateUtc="2024-06-04T17:27:00Z">
            <w:rPr>
              <w:spacing w:val="-10"/>
            </w:rPr>
          </w:rPrChange>
        </w:rPr>
        <w:t xml:space="preserve"> </w:t>
      </w:r>
      <w:r w:rsidRPr="00DF3B93">
        <w:rPr>
          <w:spacing w:val="-2"/>
          <w:sz w:val="22"/>
          <w:szCs w:val="22"/>
          <w:rPrChange w:id="2873" w:author="Brian Olea" w:date="2024-06-04T11:27:00Z" w16du:dateUtc="2024-06-04T17:27:00Z">
            <w:rPr>
              <w:spacing w:val="-2"/>
            </w:rPr>
          </w:rPrChange>
        </w:rPr>
        <w:t>Outputs</w:t>
      </w:r>
    </w:p>
    <w:p w14:paraId="592334D6" w14:textId="77777777" w:rsidR="00DF0971" w:rsidRPr="00DF3B93" w:rsidRDefault="00000000">
      <w:pPr>
        <w:pStyle w:val="BodyText"/>
        <w:spacing w:before="29"/>
        <w:ind w:right="228"/>
        <w:rPr>
          <w:sz w:val="22"/>
          <w:szCs w:val="22"/>
          <w:rPrChange w:id="2874" w:author="Brian Olea" w:date="2024-06-04T11:27:00Z" w16du:dateUtc="2024-06-04T17:27:00Z">
            <w:rPr/>
          </w:rPrChange>
        </w:rPr>
      </w:pPr>
      <w:r w:rsidRPr="00DF3B93">
        <w:rPr>
          <w:sz w:val="22"/>
          <w:szCs w:val="22"/>
          <w:rPrChange w:id="2875" w:author="Brian Olea" w:date="2024-06-04T11:27:00Z" w16du:dateUtc="2024-06-04T17:27:00Z">
            <w:rPr/>
          </w:rPrChange>
        </w:rPr>
        <w:t>The</w:t>
      </w:r>
      <w:r w:rsidRPr="00DF3B93">
        <w:rPr>
          <w:spacing w:val="-4"/>
          <w:sz w:val="22"/>
          <w:szCs w:val="22"/>
          <w:rPrChange w:id="2876" w:author="Brian Olea" w:date="2024-06-04T11:27:00Z" w16du:dateUtc="2024-06-04T17:27:00Z">
            <w:rPr>
              <w:spacing w:val="-4"/>
            </w:rPr>
          </w:rPrChange>
        </w:rPr>
        <w:t xml:space="preserve"> </w:t>
      </w:r>
      <w:r w:rsidRPr="00DF3B93">
        <w:rPr>
          <w:sz w:val="22"/>
          <w:szCs w:val="22"/>
          <w:rPrChange w:id="2877" w:author="Brian Olea" w:date="2024-06-04T11:27:00Z" w16du:dateUtc="2024-06-04T17:27:00Z">
            <w:rPr/>
          </w:rPrChange>
        </w:rPr>
        <w:t>Organization</w:t>
      </w:r>
      <w:r w:rsidRPr="00DF3B93">
        <w:rPr>
          <w:spacing w:val="-2"/>
          <w:sz w:val="22"/>
          <w:szCs w:val="22"/>
          <w:rPrChange w:id="2878" w:author="Brian Olea" w:date="2024-06-04T11:27:00Z" w16du:dateUtc="2024-06-04T17:27:00Z">
            <w:rPr>
              <w:spacing w:val="-2"/>
            </w:rPr>
          </w:rPrChange>
        </w:rPr>
        <w:t xml:space="preserve"> </w:t>
      </w:r>
      <w:r w:rsidRPr="00DF3B93">
        <w:rPr>
          <w:sz w:val="22"/>
          <w:szCs w:val="22"/>
          <w:rPrChange w:id="2879" w:author="Brian Olea" w:date="2024-06-04T11:27:00Z" w16du:dateUtc="2024-06-04T17:27:00Z">
            <w:rPr/>
          </w:rPrChange>
        </w:rPr>
        <w:t>ensures</w:t>
      </w:r>
      <w:r w:rsidRPr="00DF3B93">
        <w:rPr>
          <w:spacing w:val="-3"/>
          <w:sz w:val="22"/>
          <w:szCs w:val="22"/>
          <w:rPrChange w:id="2880" w:author="Brian Olea" w:date="2024-06-04T11:27:00Z" w16du:dateUtc="2024-06-04T17:27:00Z">
            <w:rPr>
              <w:spacing w:val="-3"/>
            </w:rPr>
          </w:rPrChange>
        </w:rPr>
        <w:t xml:space="preserve"> </w:t>
      </w:r>
      <w:r w:rsidRPr="00DF3B93">
        <w:rPr>
          <w:sz w:val="22"/>
          <w:szCs w:val="22"/>
          <w:rPrChange w:id="2881" w:author="Brian Olea" w:date="2024-06-04T11:27:00Z" w16du:dateUtc="2024-06-04T17:27:00Z">
            <w:rPr/>
          </w:rPrChange>
        </w:rPr>
        <w:t>that</w:t>
      </w:r>
      <w:r w:rsidRPr="00DF3B93">
        <w:rPr>
          <w:spacing w:val="-4"/>
          <w:sz w:val="22"/>
          <w:szCs w:val="22"/>
          <w:rPrChange w:id="2882" w:author="Brian Olea" w:date="2024-06-04T11:27:00Z" w16du:dateUtc="2024-06-04T17:27:00Z">
            <w:rPr>
              <w:spacing w:val="-4"/>
            </w:rPr>
          </w:rPrChange>
        </w:rPr>
        <w:t xml:space="preserve"> </w:t>
      </w:r>
      <w:r w:rsidRPr="00DF3B93">
        <w:rPr>
          <w:sz w:val="22"/>
          <w:szCs w:val="22"/>
          <w:rPrChange w:id="2883" w:author="Brian Olea" w:date="2024-06-04T11:27:00Z" w16du:dateUtc="2024-06-04T17:27:00Z">
            <w:rPr/>
          </w:rPrChange>
        </w:rPr>
        <w:t>Products</w:t>
      </w:r>
      <w:r w:rsidRPr="00DF3B93">
        <w:rPr>
          <w:spacing w:val="-3"/>
          <w:sz w:val="22"/>
          <w:szCs w:val="22"/>
          <w:rPrChange w:id="2884" w:author="Brian Olea" w:date="2024-06-04T11:27:00Z" w16du:dateUtc="2024-06-04T17:27:00Z">
            <w:rPr>
              <w:spacing w:val="-3"/>
            </w:rPr>
          </w:rPrChange>
        </w:rPr>
        <w:t xml:space="preserve"> </w:t>
      </w:r>
      <w:r w:rsidRPr="00DF3B93">
        <w:rPr>
          <w:sz w:val="22"/>
          <w:szCs w:val="22"/>
          <w:rPrChange w:id="2885" w:author="Brian Olea" w:date="2024-06-04T11:27:00Z" w16du:dateUtc="2024-06-04T17:27:00Z">
            <w:rPr/>
          </w:rPrChange>
        </w:rPr>
        <w:t>or</w:t>
      </w:r>
      <w:r w:rsidRPr="00DF3B93">
        <w:rPr>
          <w:spacing w:val="-3"/>
          <w:sz w:val="22"/>
          <w:szCs w:val="22"/>
          <w:rPrChange w:id="2886" w:author="Brian Olea" w:date="2024-06-04T11:27:00Z" w16du:dateUtc="2024-06-04T17:27:00Z">
            <w:rPr>
              <w:spacing w:val="-3"/>
            </w:rPr>
          </w:rPrChange>
        </w:rPr>
        <w:t xml:space="preserve"> </w:t>
      </w:r>
      <w:r w:rsidRPr="00DF3B93">
        <w:rPr>
          <w:sz w:val="22"/>
          <w:szCs w:val="22"/>
          <w:rPrChange w:id="2887" w:author="Brian Olea" w:date="2024-06-04T11:27:00Z" w16du:dateUtc="2024-06-04T17:27:00Z">
            <w:rPr/>
          </w:rPrChange>
        </w:rPr>
        <w:t>Services</w:t>
      </w:r>
      <w:r w:rsidRPr="00DF3B93">
        <w:rPr>
          <w:spacing w:val="-3"/>
          <w:sz w:val="22"/>
          <w:szCs w:val="22"/>
          <w:rPrChange w:id="2888" w:author="Brian Olea" w:date="2024-06-04T11:27:00Z" w16du:dateUtc="2024-06-04T17:27:00Z">
            <w:rPr>
              <w:spacing w:val="-3"/>
            </w:rPr>
          </w:rPrChange>
        </w:rPr>
        <w:t xml:space="preserve"> </w:t>
      </w:r>
      <w:r w:rsidRPr="00DF3B93">
        <w:rPr>
          <w:sz w:val="22"/>
          <w:szCs w:val="22"/>
          <w:rPrChange w:id="2889" w:author="Brian Olea" w:date="2024-06-04T11:27:00Z" w16du:dateUtc="2024-06-04T17:27:00Z">
            <w:rPr/>
          </w:rPrChange>
        </w:rPr>
        <w:t>or</w:t>
      </w:r>
      <w:r w:rsidRPr="00DF3B93">
        <w:rPr>
          <w:spacing w:val="-3"/>
          <w:sz w:val="22"/>
          <w:szCs w:val="22"/>
          <w:rPrChange w:id="2890" w:author="Brian Olea" w:date="2024-06-04T11:27:00Z" w16du:dateUtc="2024-06-04T17:27:00Z">
            <w:rPr>
              <w:spacing w:val="-3"/>
            </w:rPr>
          </w:rPrChange>
        </w:rPr>
        <w:t xml:space="preserve"> </w:t>
      </w:r>
      <w:r w:rsidRPr="00DF3B93">
        <w:rPr>
          <w:sz w:val="22"/>
          <w:szCs w:val="22"/>
          <w:rPrChange w:id="2891" w:author="Brian Olea" w:date="2024-06-04T11:27:00Z" w16du:dateUtc="2024-06-04T17:27:00Z">
            <w:rPr/>
          </w:rPrChange>
        </w:rPr>
        <w:t>other</w:t>
      </w:r>
      <w:r w:rsidRPr="00DF3B93">
        <w:rPr>
          <w:spacing w:val="-4"/>
          <w:sz w:val="22"/>
          <w:szCs w:val="22"/>
          <w:rPrChange w:id="2892" w:author="Brian Olea" w:date="2024-06-04T11:27:00Z" w16du:dateUtc="2024-06-04T17:27:00Z">
            <w:rPr>
              <w:spacing w:val="-4"/>
            </w:rPr>
          </w:rPrChange>
        </w:rPr>
        <w:t xml:space="preserve"> </w:t>
      </w:r>
      <w:r w:rsidRPr="00DF3B93">
        <w:rPr>
          <w:sz w:val="22"/>
          <w:szCs w:val="22"/>
          <w:rPrChange w:id="2893" w:author="Brian Olea" w:date="2024-06-04T11:27:00Z" w16du:dateUtc="2024-06-04T17:27:00Z">
            <w:rPr/>
          </w:rPrChange>
        </w:rPr>
        <w:t>process</w:t>
      </w:r>
      <w:r w:rsidRPr="00DF3B93">
        <w:rPr>
          <w:spacing w:val="-3"/>
          <w:sz w:val="22"/>
          <w:szCs w:val="22"/>
          <w:rPrChange w:id="2894" w:author="Brian Olea" w:date="2024-06-04T11:27:00Z" w16du:dateUtc="2024-06-04T17:27:00Z">
            <w:rPr>
              <w:spacing w:val="-3"/>
            </w:rPr>
          </w:rPrChange>
        </w:rPr>
        <w:t xml:space="preserve"> </w:t>
      </w:r>
      <w:r w:rsidRPr="00DF3B93">
        <w:rPr>
          <w:sz w:val="22"/>
          <w:szCs w:val="22"/>
          <w:rPrChange w:id="2895" w:author="Brian Olea" w:date="2024-06-04T11:27:00Z" w16du:dateUtc="2024-06-04T17:27:00Z">
            <w:rPr/>
          </w:rPrChange>
        </w:rPr>
        <w:t>outputs</w:t>
      </w:r>
      <w:r w:rsidRPr="00DF3B93">
        <w:rPr>
          <w:spacing w:val="-2"/>
          <w:sz w:val="22"/>
          <w:szCs w:val="22"/>
          <w:rPrChange w:id="2896" w:author="Brian Olea" w:date="2024-06-04T11:27:00Z" w16du:dateUtc="2024-06-04T17:27:00Z">
            <w:rPr>
              <w:spacing w:val="-2"/>
            </w:rPr>
          </w:rPrChange>
        </w:rPr>
        <w:t xml:space="preserve"> </w:t>
      </w:r>
      <w:r w:rsidRPr="00DF3B93">
        <w:rPr>
          <w:sz w:val="22"/>
          <w:szCs w:val="22"/>
          <w:rPrChange w:id="2897" w:author="Brian Olea" w:date="2024-06-04T11:27:00Z" w16du:dateUtc="2024-06-04T17:27:00Z">
            <w:rPr/>
          </w:rPrChange>
        </w:rPr>
        <w:t>that</w:t>
      </w:r>
      <w:r w:rsidRPr="00DF3B93">
        <w:rPr>
          <w:spacing w:val="-4"/>
          <w:sz w:val="22"/>
          <w:szCs w:val="22"/>
          <w:rPrChange w:id="2898" w:author="Brian Olea" w:date="2024-06-04T11:27:00Z" w16du:dateUtc="2024-06-04T17:27:00Z">
            <w:rPr>
              <w:spacing w:val="-4"/>
            </w:rPr>
          </w:rPrChange>
        </w:rPr>
        <w:t xml:space="preserve"> </w:t>
      </w:r>
      <w:r w:rsidRPr="00DF3B93">
        <w:rPr>
          <w:sz w:val="22"/>
          <w:szCs w:val="22"/>
          <w:rPrChange w:id="2899" w:author="Brian Olea" w:date="2024-06-04T11:27:00Z" w16du:dateUtc="2024-06-04T17:27:00Z">
            <w:rPr/>
          </w:rPrChange>
        </w:rPr>
        <w:t>do</w:t>
      </w:r>
      <w:r w:rsidRPr="00DF3B93">
        <w:rPr>
          <w:spacing w:val="-4"/>
          <w:sz w:val="22"/>
          <w:szCs w:val="22"/>
          <w:rPrChange w:id="2900" w:author="Brian Olea" w:date="2024-06-04T11:27:00Z" w16du:dateUtc="2024-06-04T17:27:00Z">
            <w:rPr>
              <w:spacing w:val="-4"/>
            </w:rPr>
          </w:rPrChange>
        </w:rPr>
        <w:t xml:space="preserve"> </w:t>
      </w:r>
      <w:r w:rsidRPr="00DF3B93">
        <w:rPr>
          <w:sz w:val="22"/>
          <w:szCs w:val="22"/>
          <w:rPrChange w:id="2901" w:author="Brian Olea" w:date="2024-06-04T11:27:00Z" w16du:dateUtc="2024-06-04T17:27:00Z">
            <w:rPr/>
          </w:rPrChange>
        </w:rPr>
        <w:t>not</w:t>
      </w:r>
      <w:r w:rsidRPr="00DF3B93">
        <w:rPr>
          <w:spacing w:val="-4"/>
          <w:sz w:val="22"/>
          <w:szCs w:val="22"/>
          <w:rPrChange w:id="2902" w:author="Brian Olea" w:date="2024-06-04T11:27:00Z" w16du:dateUtc="2024-06-04T17:27:00Z">
            <w:rPr>
              <w:spacing w:val="-4"/>
            </w:rPr>
          </w:rPrChange>
        </w:rPr>
        <w:t xml:space="preserve"> </w:t>
      </w:r>
      <w:r w:rsidRPr="00DF3B93">
        <w:rPr>
          <w:sz w:val="22"/>
          <w:szCs w:val="22"/>
          <w:rPrChange w:id="2903" w:author="Brian Olea" w:date="2024-06-04T11:27:00Z" w16du:dateUtc="2024-06-04T17:27:00Z">
            <w:rPr/>
          </w:rPrChange>
        </w:rPr>
        <w:t>conform</w:t>
      </w:r>
      <w:r w:rsidRPr="00DF3B93">
        <w:rPr>
          <w:spacing w:val="-4"/>
          <w:sz w:val="22"/>
          <w:szCs w:val="22"/>
          <w:rPrChange w:id="2904" w:author="Brian Olea" w:date="2024-06-04T11:27:00Z" w16du:dateUtc="2024-06-04T17:27:00Z">
            <w:rPr>
              <w:spacing w:val="-4"/>
            </w:rPr>
          </w:rPrChange>
        </w:rPr>
        <w:t xml:space="preserve"> </w:t>
      </w:r>
      <w:r w:rsidRPr="00DF3B93">
        <w:rPr>
          <w:sz w:val="22"/>
          <w:szCs w:val="22"/>
          <w:rPrChange w:id="2905" w:author="Brian Olea" w:date="2024-06-04T11:27:00Z" w16du:dateUtc="2024-06-04T17:27:00Z">
            <w:rPr/>
          </w:rPrChange>
        </w:rPr>
        <w:t>to</w:t>
      </w:r>
      <w:r w:rsidRPr="00DF3B93">
        <w:rPr>
          <w:spacing w:val="-4"/>
          <w:sz w:val="22"/>
          <w:szCs w:val="22"/>
          <w:rPrChange w:id="2906" w:author="Brian Olea" w:date="2024-06-04T11:27:00Z" w16du:dateUtc="2024-06-04T17:27:00Z">
            <w:rPr>
              <w:spacing w:val="-4"/>
            </w:rPr>
          </w:rPrChange>
        </w:rPr>
        <w:t xml:space="preserve"> </w:t>
      </w:r>
      <w:r w:rsidRPr="00DF3B93">
        <w:rPr>
          <w:sz w:val="22"/>
          <w:szCs w:val="22"/>
          <w:rPrChange w:id="2907" w:author="Brian Olea" w:date="2024-06-04T11:27:00Z" w16du:dateUtc="2024-06-04T17:27:00Z">
            <w:rPr/>
          </w:rPrChange>
        </w:rPr>
        <w:t>their requirements are identified and controlled to prevent their unintended use or delivery.</w:t>
      </w:r>
    </w:p>
    <w:p w14:paraId="36AEE3AA" w14:textId="77777777" w:rsidR="00DF0971" w:rsidRPr="00DF3B93" w:rsidRDefault="00000000">
      <w:pPr>
        <w:pStyle w:val="Heading2"/>
        <w:rPr>
          <w:sz w:val="22"/>
          <w:szCs w:val="22"/>
          <w:rPrChange w:id="2908" w:author="Brian Olea" w:date="2024-06-04T11:27:00Z" w16du:dateUtc="2024-06-04T17:27:00Z">
            <w:rPr/>
          </w:rPrChange>
        </w:rPr>
      </w:pPr>
      <w:r w:rsidRPr="00DF3B93">
        <w:rPr>
          <w:sz w:val="22"/>
          <w:szCs w:val="22"/>
          <w:rPrChange w:id="2909" w:author="Brian Olea" w:date="2024-06-04T11:27:00Z" w16du:dateUtc="2024-06-04T17:27:00Z">
            <w:rPr/>
          </w:rPrChange>
        </w:rPr>
        <w:t>Prevention</w:t>
      </w:r>
      <w:r w:rsidRPr="00DF3B93">
        <w:rPr>
          <w:spacing w:val="-10"/>
          <w:sz w:val="22"/>
          <w:szCs w:val="22"/>
          <w:rPrChange w:id="2910" w:author="Brian Olea" w:date="2024-06-04T11:27:00Z" w16du:dateUtc="2024-06-04T17:27:00Z">
            <w:rPr>
              <w:spacing w:val="-10"/>
            </w:rPr>
          </w:rPrChange>
        </w:rPr>
        <w:t xml:space="preserve"> </w:t>
      </w:r>
      <w:r w:rsidRPr="00DF3B93">
        <w:rPr>
          <w:sz w:val="22"/>
          <w:szCs w:val="22"/>
          <w:rPrChange w:id="2911" w:author="Brian Olea" w:date="2024-06-04T11:27:00Z" w16du:dateUtc="2024-06-04T17:27:00Z">
            <w:rPr/>
          </w:rPrChange>
        </w:rPr>
        <w:t>of</w:t>
      </w:r>
      <w:r w:rsidRPr="00DF3B93">
        <w:rPr>
          <w:spacing w:val="-9"/>
          <w:sz w:val="22"/>
          <w:szCs w:val="22"/>
          <w:rPrChange w:id="2912" w:author="Brian Olea" w:date="2024-06-04T11:27:00Z" w16du:dateUtc="2024-06-04T17:27:00Z">
            <w:rPr>
              <w:spacing w:val="-9"/>
            </w:rPr>
          </w:rPrChange>
        </w:rPr>
        <w:t xml:space="preserve"> </w:t>
      </w:r>
      <w:r w:rsidRPr="00DF3B93">
        <w:rPr>
          <w:sz w:val="22"/>
          <w:szCs w:val="22"/>
          <w:rPrChange w:id="2913" w:author="Brian Olea" w:date="2024-06-04T11:27:00Z" w16du:dateUtc="2024-06-04T17:27:00Z">
            <w:rPr/>
          </w:rPrChange>
        </w:rPr>
        <w:t>Counterfeit</w:t>
      </w:r>
      <w:r w:rsidRPr="00DF3B93">
        <w:rPr>
          <w:spacing w:val="-9"/>
          <w:sz w:val="22"/>
          <w:szCs w:val="22"/>
          <w:rPrChange w:id="2914" w:author="Brian Olea" w:date="2024-06-04T11:27:00Z" w16du:dateUtc="2024-06-04T17:27:00Z">
            <w:rPr>
              <w:spacing w:val="-9"/>
            </w:rPr>
          </w:rPrChange>
        </w:rPr>
        <w:t xml:space="preserve"> </w:t>
      </w:r>
      <w:r w:rsidRPr="00DF3B93">
        <w:rPr>
          <w:sz w:val="22"/>
          <w:szCs w:val="22"/>
          <w:rPrChange w:id="2915" w:author="Brian Olea" w:date="2024-06-04T11:27:00Z" w16du:dateUtc="2024-06-04T17:27:00Z">
            <w:rPr/>
          </w:rPrChange>
        </w:rPr>
        <w:t>and</w:t>
      </w:r>
      <w:r w:rsidRPr="00DF3B93">
        <w:rPr>
          <w:spacing w:val="-10"/>
          <w:sz w:val="22"/>
          <w:szCs w:val="22"/>
          <w:rPrChange w:id="2916" w:author="Brian Olea" w:date="2024-06-04T11:27:00Z" w16du:dateUtc="2024-06-04T17:27:00Z">
            <w:rPr>
              <w:spacing w:val="-10"/>
            </w:rPr>
          </w:rPrChange>
        </w:rPr>
        <w:t xml:space="preserve"> </w:t>
      </w:r>
      <w:r w:rsidRPr="00DF3B93">
        <w:rPr>
          <w:sz w:val="22"/>
          <w:szCs w:val="22"/>
          <w:rPrChange w:id="2917" w:author="Brian Olea" w:date="2024-06-04T11:27:00Z" w16du:dateUtc="2024-06-04T17:27:00Z">
            <w:rPr/>
          </w:rPrChange>
        </w:rPr>
        <w:t>Suspect</w:t>
      </w:r>
      <w:r w:rsidRPr="00DF3B93">
        <w:rPr>
          <w:spacing w:val="-10"/>
          <w:sz w:val="22"/>
          <w:szCs w:val="22"/>
          <w:rPrChange w:id="2918" w:author="Brian Olea" w:date="2024-06-04T11:27:00Z" w16du:dateUtc="2024-06-04T17:27:00Z">
            <w:rPr>
              <w:spacing w:val="-10"/>
            </w:rPr>
          </w:rPrChange>
        </w:rPr>
        <w:t xml:space="preserve"> </w:t>
      </w:r>
      <w:r w:rsidRPr="00DF3B93">
        <w:rPr>
          <w:sz w:val="22"/>
          <w:szCs w:val="22"/>
          <w:rPrChange w:id="2919" w:author="Brian Olea" w:date="2024-06-04T11:27:00Z" w16du:dateUtc="2024-06-04T17:27:00Z">
            <w:rPr/>
          </w:rPrChange>
        </w:rPr>
        <w:t>Unapproved</w:t>
      </w:r>
      <w:r w:rsidRPr="00DF3B93">
        <w:rPr>
          <w:spacing w:val="-10"/>
          <w:sz w:val="22"/>
          <w:szCs w:val="22"/>
          <w:rPrChange w:id="2920" w:author="Brian Olea" w:date="2024-06-04T11:27:00Z" w16du:dateUtc="2024-06-04T17:27:00Z">
            <w:rPr>
              <w:spacing w:val="-10"/>
            </w:rPr>
          </w:rPrChange>
        </w:rPr>
        <w:t xml:space="preserve"> </w:t>
      </w:r>
      <w:r w:rsidRPr="00DF3B93">
        <w:rPr>
          <w:spacing w:val="-2"/>
          <w:sz w:val="22"/>
          <w:szCs w:val="22"/>
          <w:rPrChange w:id="2921" w:author="Brian Olea" w:date="2024-06-04T11:27:00Z" w16du:dateUtc="2024-06-04T17:27:00Z">
            <w:rPr>
              <w:spacing w:val="-2"/>
            </w:rPr>
          </w:rPrChange>
        </w:rPr>
        <w:t>Parts</w:t>
      </w:r>
    </w:p>
    <w:p w14:paraId="6E60B624" w14:textId="77777777" w:rsidR="00DF0971" w:rsidRPr="00DF3B93" w:rsidRDefault="00000000">
      <w:pPr>
        <w:pStyle w:val="BodyText"/>
        <w:spacing w:before="29"/>
        <w:rPr>
          <w:sz w:val="22"/>
          <w:szCs w:val="22"/>
          <w:rPrChange w:id="2922" w:author="Brian Olea" w:date="2024-06-04T11:27:00Z" w16du:dateUtc="2024-06-04T17:27:00Z">
            <w:rPr/>
          </w:rPrChange>
        </w:rPr>
      </w:pPr>
      <w:r w:rsidRPr="00DF3B93">
        <w:rPr>
          <w:sz w:val="22"/>
          <w:szCs w:val="22"/>
          <w:rPrChange w:id="2923" w:author="Brian Olea" w:date="2024-06-04T11:27:00Z" w16du:dateUtc="2024-06-04T17:27:00Z">
            <w:rPr/>
          </w:rPrChange>
        </w:rPr>
        <w:t>Operational</w:t>
      </w:r>
      <w:r w:rsidRPr="00DF3B93">
        <w:rPr>
          <w:spacing w:val="-4"/>
          <w:sz w:val="22"/>
          <w:szCs w:val="22"/>
          <w:rPrChange w:id="2924" w:author="Brian Olea" w:date="2024-06-04T11:27:00Z" w16du:dateUtc="2024-06-04T17:27:00Z">
            <w:rPr>
              <w:spacing w:val="-4"/>
            </w:rPr>
          </w:rPrChange>
        </w:rPr>
        <w:t xml:space="preserve"> </w:t>
      </w:r>
      <w:r w:rsidRPr="00DF3B93">
        <w:rPr>
          <w:sz w:val="22"/>
          <w:szCs w:val="22"/>
          <w:rPrChange w:id="2925" w:author="Brian Olea" w:date="2024-06-04T11:27:00Z" w16du:dateUtc="2024-06-04T17:27:00Z">
            <w:rPr/>
          </w:rPrChange>
        </w:rPr>
        <w:t>controls</w:t>
      </w:r>
      <w:r w:rsidRPr="00DF3B93">
        <w:rPr>
          <w:spacing w:val="-3"/>
          <w:sz w:val="22"/>
          <w:szCs w:val="22"/>
          <w:rPrChange w:id="2926" w:author="Brian Olea" w:date="2024-06-04T11:27:00Z" w16du:dateUtc="2024-06-04T17:27:00Z">
            <w:rPr>
              <w:spacing w:val="-3"/>
            </w:rPr>
          </w:rPrChange>
        </w:rPr>
        <w:t xml:space="preserve"> </w:t>
      </w:r>
      <w:r w:rsidRPr="00DF3B93">
        <w:rPr>
          <w:sz w:val="22"/>
          <w:szCs w:val="22"/>
          <w:rPrChange w:id="2927" w:author="Brian Olea" w:date="2024-06-04T11:27:00Z" w16du:dateUtc="2024-06-04T17:27:00Z">
            <w:rPr/>
          </w:rPrChange>
        </w:rPr>
        <w:t>shall</w:t>
      </w:r>
      <w:r w:rsidRPr="00DF3B93">
        <w:rPr>
          <w:spacing w:val="-4"/>
          <w:sz w:val="22"/>
          <w:szCs w:val="22"/>
          <w:rPrChange w:id="2928" w:author="Brian Olea" w:date="2024-06-04T11:27:00Z" w16du:dateUtc="2024-06-04T17:27:00Z">
            <w:rPr>
              <w:spacing w:val="-4"/>
            </w:rPr>
          </w:rPrChange>
        </w:rPr>
        <w:t xml:space="preserve"> </w:t>
      </w:r>
      <w:r w:rsidRPr="00DF3B93">
        <w:rPr>
          <w:sz w:val="22"/>
          <w:szCs w:val="22"/>
          <w:rPrChange w:id="2929" w:author="Brian Olea" w:date="2024-06-04T11:27:00Z" w16du:dateUtc="2024-06-04T17:27:00Z">
            <w:rPr/>
          </w:rPrChange>
        </w:rPr>
        <w:t>be</w:t>
      </w:r>
      <w:r w:rsidRPr="00DF3B93">
        <w:rPr>
          <w:spacing w:val="-4"/>
          <w:sz w:val="22"/>
          <w:szCs w:val="22"/>
          <w:rPrChange w:id="2930" w:author="Brian Olea" w:date="2024-06-04T11:27:00Z" w16du:dateUtc="2024-06-04T17:27:00Z">
            <w:rPr>
              <w:spacing w:val="-4"/>
            </w:rPr>
          </w:rPrChange>
        </w:rPr>
        <w:t xml:space="preserve"> </w:t>
      </w:r>
      <w:r w:rsidRPr="00DF3B93">
        <w:rPr>
          <w:sz w:val="22"/>
          <w:szCs w:val="22"/>
          <w:rPrChange w:id="2931" w:author="Brian Olea" w:date="2024-06-04T11:27:00Z" w16du:dateUtc="2024-06-04T17:27:00Z">
            <w:rPr/>
          </w:rPrChange>
        </w:rPr>
        <w:t>implemented</w:t>
      </w:r>
      <w:r w:rsidRPr="00DF3B93">
        <w:rPr>
          <w:spacing w:val="-4"/>
          <w:sz w:val="22"/>
          <w:szCs w:val="22"/>
          <w:rPrChange w:id="2932" w:author="Brian Olea" w:date="2024-06-04T11:27:00Z" w16du:dateUtc="2024-06-04T17:27:00Z">
            <w:rPr>
              <w:spacing w:val="-4"/>
            </w:rPr>
          </w:rPrChange>
        </w:rPr>
        <w:t xml:space="preserve"> </w:t>
      </w:r>
      <w:r w:rsidRPr="00DF3B93">
        <w:rPr>
          <w:sz w:val="22"/>
          <w:szCs w:val="22"/>
          <w:rPrChange w:id="2933" w:author="Brian Olea" w:date="2024-06-04T11:27:00Z" w16du:dateUtc="2024-06-04T17:27:00Z">
            <w:rPr/>
          </w:rPrChange>
        </w:rPr>
        <w:t>to</w:t>
      </w:r>
      <w:r w:rsidRPr="00DF3B93">
        <w:rPr>
          <w:spacing w:val="-1"/>
          <w:sz w:val="22"/>
          <w:szCs w:val="22"/>
          <w:rPrChange w:id="2934" w:author="Brian Olea" w:date="2024-06-04T11:27:00Z" w16du:dateUtc="2024-06-04T17:27:00Z">
            <w:rPr>
              <w:spacing w:val="-1"/>
            </w:rPr>
          </w:rPrChange>
        </w:rPr>
        <w:t xml:space="preserve"> </w:t>
      </w:r>
      <w:r w:rsidRPr="00DF3B93">
        <w:rPr>
          <w:sz w:val="22"/>
          <w:szCs w:val="22"/>
          <w:rPrChange w:id="2935" w:author="Brian Olea" w:date="2024-06-04T11:27:00Z" w16du:dateUtc="2024-06-04T17:27:00Z">
            <w:rPr/>
          </w:rPrChange>
        </w:rPr>
        <w:t>assure</w:t>
      </w:r>
      <w:r w:rsidRPr="00DF3B93">
        <w:rPr>
          <w:spacing w:val="-4"/>
          <w:sz w:val="22"/>
          <w:szCs w:val="22"/>
          <w:rPrChange w:id="2936" w:author="Brian Olea" w:date="2024-06-04T11:27:00Z" w16du:dateUtc="2024-06-04T17:27:00Z">
            <w:rPr>
              <w:spacing w:val="-4"/>
            </w:rPr>
          </w:rPrChange>
        </w:rPr>
        <w:t xml:space="preserve"> </w:t>
      </w:r>
      <w:r w:rsidRPr="00DF3B93">
        <w:rPr>
          <w:sz w:val="22"/>
          <w:szCs w:val="22"/>
          <w:rPrChange w:id="2937" w:author="Brian Olea" w:date="2024-06-04T11:27:00Z" w16du:dateUtc="2024-06-04T17:27:00Z">
            <w:rPr/>
          </w:rPrChange>
        </w:rPr>
        <w:t>the</w:t>
      </w:r>
      <w:r w:rsidRPr="00DF3B93">
        <w:rPr>
          <w:spacing w:val="-4"/>
          <w:sz w:val="22"/>
          <w:szCs w:val="22"/>
          <w:rPrChange w:id="2938" w:author="Brian Olea" w:date="2024-06-04T11:27:00Z" w16du:dateUtc="2024-06-04T17:27:00Z">
            <w:rPr>
              <w:spacing w:val="-4"/>
            </w:rPr>
          </w:rPrChange>
        </w:rPr>
        <w:t xml:space="preserve"> </w:t>
      </w:r>
      <w:r w:rsidRPr="00DF3B93">
        <w:rPr>
          <w:sz w:val="22"/>
          <w:szCs w:val="22"/>
          <w:rPrChange w:id="2939" w:author="Brian Olea" w:date="2024-06-04T11:27:00Z" w16du:dateUtc="2024-06-04T17:27:00Z">
            <w:rPr/>
          </w:rPrChange>
        </w:rPr>
        <w:t>prevention</w:t>
      </w:r>
      <w:r w:rsidRPr="00DF3B93">
        <w:rPr>
          <w:spacing w:val="-4"/>
          <w:sz w:val="22"/>
          <w:szCs w:val="22"/>
          <w:rPrChange w:id="2940" w:author="Brian Olea" w:date="2024-06-04T11:27:00Z" w16du:dateUtc="2024-06-04T17:27:00Z">
            <w:rPr>
              <w:spacing w:val="-4"/>
            </w:rPr>
          </w:rPrChange>
        </w:rPr>
        <w:t xml:space="preserve"> </w:t>
      </w:r>
      <w:r w:rsidRPr="00DF3B93">
        <w:rPr>
          <w:sz w:val="22"/>
          <w:szCs w:val="22"/>
          <w:rPrChange w:id="2941" w:author="Brian Olea" w:date="2024-06-04T11:27:00Z" w16du:dateUtc="2024-06-04T17:27:00Z">
            <w:rPr/>
          </w:rPrChange>
        </w:rPr>
        <w:t>of</w:t>
      </w:r>
      <w:r w:rsidRPr="00DF3B93">
        <w:rPr>
          <w:spacing w:val="-4"/>
          <w:sz w:val="22"/>
          <w:szCs w:val="22"/>
          <w:rPrChange w:id="2942" w:author="Brian Olea" w:date="2024-06-04T11:27:00Z" w16du:dateUtc="2024-06-04T17:27:00Z">
            <w:rPr>
              <w:spacing w:val="-4"/>
            </w:rPr>
          </w:rPrChange>
        </w:rPr>
        <w:t xml:space="preserve"> </w:t>
      </w:r>
      <w:r w:rsidRPr="00DF3B93">
        <w:rPr>
          <w:sz w:val="22"/>
          <w:szCs w:val="22"/>
          <w:rPrChange w:id="2943" w:author="Brian Olea" w:date="2024-06-04T11:27:00Z" w16du:dateUtc="2024-06-04T17:27:00Z">
            <w:rPr/>
          </w:rPrChange>
        </w:rPr>
        <w:t>counterfeit</w:t>
      </w:r>
      <w:r w:rsidRPr="00DF3B93">
        <w:rPr>
          <w:spacing w:val="-4"/>
          <w:sz w:val="22"/>
          <w:szCs w:val="22"/>
          <w:rPrChange w:id="2944" w:author="Brian Olea" w:date="2024-06-04T11:27:00Z" w16du:dateUtc="2024-06-04T17:27:00Z">
            <w:rPr>
              <w:spacing w:val="-4"/>
            </w:rPr>
          </w:rPrChange>
        </w:rPr>
        <w:t xml:space="preserve"> </w:t>
      </w:r>
      <w:r w:rsidRPr="00DF3B93">
        <w:rPr>
          <w:sz w:val="22"/>
          <w:szCs w:val="22"/>
          <w:rPrChange w:id="2945" w:author="Brian Olea" w:date="2024-06-04T11:27:00Z" w16du:dateUtc="2024-06-04T17:27:00Z">
            <w:rPr/>
          </w:rPrChange>
        </w:rPr>
        <w:t>or</w:t>
      </w:r>
      <w:r w:rsidRPr="00DF3B93">
        <w:rPr>
          <w:spacing w:val="-3"/>
          <w:sz w:val="22"/>
          <w:szCs w:val="22"/>
          <w:rPrChange w:id="2946" w:author="Brian Olea" w:date="2024-06-04T11:27:00Z" w16du:dateUtc="2024-06-04T17:27:00Z">
            <w:rPr>
              <w:spacing w:val="-3"/>
            </w:rPr>
          </w:rPrChange>
        </w:rPr>
        <w:t xml:space="preserve"> </w:t>
      </w:r>
      <w:proofErr w:type="gramStart"/>
      <w:r w:rsidRPr="00DF3B93">
        <w:rPr>
          <w:sz w:val="22"/>
          <w:szCs w:val="22"/>
          <w:rPrChange w:id="2947" w:author="Brian Olea" w:date="2024-06-04T11:27:00Z" w16du:dateUtc="2024-06-04T17:27:00Z">
            <w:rPr/>
          </w:rPrChange>
        </w:rPr>
        <w:t>suspect</w:t>
      </w:r>
      <w:proofErr w:type="gramEnd"/>
      <w:r w:rsidRPr="00DF3B93">
        <w:rPr>
          <w:spacing w:val="-4"/>
          <w:sz w:val="22"/>
          <w:szCs w:val="22"/>
          <w:rPrChange w:id="2948" w:author="Brian Olea" w:date="2024-06-04T11:27:00Z" w16du:dateUtc="2024-06-04T17:27:00Z">
            <w:rPr>
              <w:spacing w:val="-4"/>
            </w:rPr>
          </w:rPrChange>
        </w:rPr>
        <w:t xml:space="preserve"> </w:t>
      </w:r>
      <w:r w:rsidRPr="00DF3B93">
        <w:rPr>
          <w:sz w:val="22"/>
          <w:szCs w:val="22"/>
          <w:rPrChange w:id="2949" w:author="Brian Olea" w:date="2024-06-04T11:27:00Z" w16du:dateUtc="2024-06-04T17:27:00Z">
            <w:rPr/>
          </w:rPrChange>
        </w:rPr>
        <w:t>counterfeit</w:t>
      </w:r>
      <w:r w:rsidRPr="00DF3B93">
        <w:rPr>
          <w:spacing w:val="-4"/>
          <w:sz w:val="22"/>
          <w:szCs w:val="22"/>
          <w:rPrChange w:id="2950" w:author="Brian Olea" w:date="2024-06-04T11:27:00Z" w16du:dateUtc="2024-06-04T17:27:00Z">
            <w:rPr>
              <w:spacing w:val="-4"/>
            </w:rPr>
          </w:rPrChange>
        </w:rPr>
        <w:t xml:space="preserve"> </w:t>
      </w:r>
      <w:r w:rsidRPr="00DF3B93">
        <w:rPr>
          <w:sz w:val="22"/>
          <w:szCs w:val="22"/>
          <w:rPrChange w:id="2951" w:author="Brian Olea" w:date="2024-06-04T11:27:00Z" w16du:dateUtc="2024-06-04T17:27:00Z">
            <w:rPr/>
          </w:rPrChange>
        </w:rPr>
        <w:t>part use and their inclusion in product(s) delivered to the customer. Special consideration has been taken to review AS6174A and implement actions to support its implementation.</w:t>
      </w:r>
    </w:p>
    <w:p w14:paraId="0F386490" w14:textId="77777777" w:rsidR="00DF0971" w:rsidRPr="00DF3B93" w:rsidRDefault="00DF0971">
      <w:pPr>
        <w:pStyle w:val="BodyText"/>
        <w:spacing w:before="147"/>
        <w:ind w:left="0"/>
        <w:rPr>
          <w:sz w:val="22"/>
          <w:szCs w:val="22"/>
          <w:rPrChange w:id="2952" w:author="Brian Olea" w:date="2024-06-04T11:27:00Z" w16du:dateUtc="2024-06-04T17:27:00Z">
            <w:rPr/>
          </w:rPrChange>
        </w:rPr>
      </w:pPr>
    </w:p>
    <w:p w14:paraId="0176A7EE" w14:textId="77777777" w:rsidR="00DF0971" w:rsidRPr="00DF3B93" w:rsidRDefault="00000000">
      <w:pPr>
        <w:pStyle w:val="Heading1"/>
        <w:numPr>
          <w:ilvl w:val="0"/>
          <w:numId w:val="7"/>
        </w:numPr>
        <w:tabs>
          <w:tab w:val="left" w:pos="819"/>
        </w:tabs>
        <w:ind w:left="819" w:hanging="359"/>
        <w:rPr>
          <w:sz w:val="22"/>
          <w:szCs w:val="22"/>
          <w:rPrChange w:id="2953" w:author="Brian Olea" w:date="2024-06-04T11:27:00Z" w16du:dateUtc="2024-06-04T17:27:00Z">
            <w:rPr/>
          </w:rPrChange>
        </w:rPr>
      </w:pPr>
      <w:bookmarkStart w:id="2954" w:name="_bookmark8"/>
      <w:bookmarkEnd w:id="2954"/>
      <w:r w:rsidRPr="00DF3B93">
        <w:rPr>
          <w:spacing w:val="-2"/>
          <w:sz w:val="22"/>
          <w:szCs w:val="22"/>
          <w:rPrChange w:id="2955" w:author="Brian Olea" w:date="2024-06-04T11:27:00Z" w16du:dateUtc="2024-06-04T17:27:00Z">
            <w:rPr>
              <w:spacing w:val="-2"/>
            </w:rPr>
          </w:rPrChange>
        </w:rPr>
        <w:t>PERFORMANCE</w:t>
      </w:r>
      <w:r w:rsidRPr="00DF3B93">
        <w:rPr>
          <w:spacing w:val="4"/>
          <w:sz w:val="22"/>
          <w:szCs w:val="22"/>
          <w:rPrChange w:id="2956" w:author="Brian Olea" w:date="2024-06-04T11:27:00Z" w16du:dateUtc="2024-06-04T17:27:00Z">
            <w:rPr>
              <w:spacing w:val="4"/>
            </w:rPr>
          </w:rPrChange>
        </w:rPr>
        <w:t xml:space="preserve"> </w:t>
      </w:r>
      <w:r w:rsidRPr="00DF3B93">
        <w:rPr>
          <w:spacing w:val="-2"/>
          <w:sz w:val="22"/>
          <w:szCs w:val="22"/>
          <w:rPrChange w:id="2957" w:author="Brian Olea" w:date="2024-06-04T11:27:00Z" w16du:dateUtc="2024-06-04T17:27:00Z">
            <w:rPr>
              <w:spacing w:val="-2"/>
            </w:rPr>
          </w:rPrChange>
        </w:rPr>
        <w:t>EVALUATION</w:t>
      </w:r>
    </w:p>
    <w:p w14:paraId="4015111B" w14:textId="77777777" w:rsidR="00DF0971" w:rsidRPr="00DF3B93" w:rsidRDefault="00000000">
      <w:pPr>
        <w:pStyle w:val="Heading2"/>
        <w:spacing w:before="78"/>
        <w:rPr>
          <w:sz w:val="22"/>
          <w:szCs w:val="22"/>
          <w:rPrChange w:id="2958" w:author="Brian Olea" w:date="2024-06-04T11:27:00Z" w16du:dateUtc="2024-06-04T17:27:00Z">
            <w:rPr/>
          </w:rPrChange>
        </w:rPr>
      </w:pPr>
      <w:r w:rsidRPr="00DF3B93">
        <w:rPr>
          <w:sz w:val="22"/>
          <w:szCs w:val="22"/>
          <w:rPrChange w:id="2959" w:author="Brian Olea" w:date="2024-06-04T11:27:00Z" w16du:dateUtc="2024-06-04T17:27:00Z">
            <w:rPr/>
          </w:rPrChange>
        </w:rPr>
        <w:t>Monitoring,</w:t>
      </w:r>
      <w:r w:rsidRPr="00DF3B93">
        <w:rPr>
          <w:spacing w:val="-11"/>
          <w:sz w:val="22"/>
          <w:szCs w:val="22"/>
          <w:rPrChange w:id="2960" w:author="Brian Olea" w:date="2024-06-04T11:27:00Z" w16du:dateUtc="2024-06-04T17:27:00Z">
            <w:rPr>
              <w:spacing w:val="-11"/>
            </w:rPr>
          </w:rPrChange>
        </w:rPr>
        <w:t xml:space="preserve"> </w:t>
      </w:r>
      <w:r w:rsidRPr="00DF3B93">
        <w:rPr>
          <w:sz w:val="22"/>
          <w:szCs w:val="22"/>
          <w:rPrChange w:id="2961" w:author="Brian Olea" w:date="2024-06-04T11:27:00Z" w16du:dateUtc="2024-06-04T17:27:00Z">
            <w:rPr/>
          </w:rPrChange>
        </w:rPr>
        <w:t>Measurement,</w:t>
      </w:r>
      <w:r w:rsidRPr="00DF3B93">
        <w:rPr>
          <w:spacing w:val="-11"/>
          <w:sz w:val="22"/>
          <w:szCs w:val="22"/>
          <w:rPrChange w:id="2962" w:author="Brian Olea" w:date="2024-06-04T11:27:00Z" w16du:dateUtc="2024-06-04T17:27:00Z">
            <w:rPr>
              <w:spacing w:val="-11"/>
            </w:rPr>
          </w:rPrChange>
        </w:rPr>
        <w:t xml:space="preserve"> </w:t>
      </w:r>
      <w:r w:rsidRPr="00DF3B93">
        <w:rPr>
          <w:sz w:val="22"/>
          <w:szCs w:val="22"/>
          <w:rPrChange w:id="2963" w:author="Brian Olea" w:date="2024-06-04T11:27:00Z" w16du:dateUtc="2024-06-04T17:27:00Z">
            <w:rPr/>
          </w:rPrChange>
        </w:rPr>
        <w:t>Analysis</w:t>
      </w:r>
      <w:r w:rsidRPr="00DF3B93">
        <w:rPr>
          <w:spacing w:val="-9"/>
          <w:sz w:val="22"/>
          <w:szCs w:val="22"/>
          <w:rPrChange w:id="2964" w:author="Brian Olea" w:date="2024-06-04T11:27:00Z" w16du:dateUtc="2024-06-04T17:27:00Z">
            <w:rPr>
              <w:spacing w:val="-9"/>
            </w:rPr>
          </w:rPrChange>
        </w:rPr>
        <w:t xml:space="preserve"> </w:t>
      </w:r>
      <w:r w:rsidRPr="00DF3B93">
        <w:rPr>
          <w:sz w:val="22"/>
          <w:szCs w:val="22"/>
          <w:rPrChange w:id="2965" w:author="Brian Olea" w:date="2024-06-04T11:27:00Z" w16du:dateUtc="2024-06-04T17:27:00Z">
            <w:rPr/>
          </w:rPrChange>
        </w:rPr>
        <w:t>and</w:t>
      </w:r>
      <w:r w:rsidRPr="00DF3B93">
        <w:rPr>
          <w:spacing w:val="-10"/>
          <w:sz w:val="22"/>
          <w:szCs w:val="22"/>
          <w:rPrChange w:id="2966" w:author="Brian Olea" w:date="2024-06-04T11:27:00Z" w16du:dateUtc="2024-06-04T17:27:00Z">
            <w:rPr>
              <w:spacing w:val="-10"/>
            </w:rPr>
          </w:rPrChange>
        </w:rPr>
        <w:t xml:space="preserve"> </w:t>
      </w:r>
      <w:r w:rsidRPr="00DF3B93">
        <w:rPr>
          <w:spacing w:val="-2"/>
          <w:sz w:val="22"/>
          <w:szCs w:val="22"/>
          <w:rPrChange w:id="2967" w:author="Brian Olea" w:date="2024-06-04T11:27:00Z" w16du:dateUtc="2024-06-04T17:27:00Z">
            <w:rPr>
              <w:spacing w:val="-2"/>
            </w:rPr>
          </w:rPrChange>
        </w:rPr>
        <w:t>Evaluation</w:t>
      </w:r>
    </w:p>
    <w:p w14:paraId="033E02C5" w14:textId="77777777" w:rsidR="00DF0971" w:rsidRPr="00DF3B93" w:rsidRDefault="00000000">
      <w:pPr>
        <w:pStyle w:val="BodyText"/>
        <w:spacing w:before="29"/>
        <w:ind w:right="228"/>
        <w:rPr>
          <w:sz w:val="22"/>
          <w:szCs w:val="22"/>
          <w:rPrChange w:id="2968" w:author="Brian Olea" w:date="2024-06-04T11:27:00Z" w16du:dateUtc="2024-06-04T17:27:00Z">
            <w:rPr/>
          </w:rPrChange>
        </w:rPr>
      </w:pPr>
      <w:r w:rsidRPr="00DF3B93">
        <w:rPr>
          <w:sz w:val="22"/>
          <w:szCs w:val="22"/>
          <w:rPrChange w:id="2969" w:author="Brian Olea" w:date="2024-06-04T11:27:00Z" w16du:dateUtc="2024-06-04T17:27:00Z">
            <w:rPr/>
          </w:rPrChange>
        </w:rPr>
        <w:t>The Organization has determined which aspects of its quality management system must be monitored and measured,</w:t>
      </w:r>
      <w:r w:rsidRPr="00DF3B93">
        <w:rPr>
          <w:spacing w:val="-3"/>
          <w:sz w:val="22"/>
          <w:szCs w:val="22"/>
          <w:rPrChange w:id="2970" w:author="Brian Olea" w:date="2024-06-04T11:27:00Z" w16du:dateUtc="2024-06-04T17:27:00Z">
            <w:rPr>
              <w:spacing w:val="-3"/>
            </w:rPr>
          </w:rPrChange>
        </w:rPr>
        <w:t xml:space="preserve"> </w:t>
      </w:r>
      <w:r w:rsidRPr="00DF3B93">
        <w:rPr>
          <w:sz w:val="22"/>
          <w:szCs w:val="22"/>
          <w:rPrChange w:id="2971" w:author="Brian Olea" w:date="2024-06-04T11:27:00Z" w16du:dateUtc="2024-06-04T17:27:00Z">
            <w:rPr/>
          </w:rPrChange>
        </w:rPr>
        <w:t>as</w:t>
      </w:r>
      <w:r w:rsidRPr="00DF3B93">
        <w:rPr>
          <w:spacing w:val="-2"/>
          <w:sz w:val="22"/>
          <w:szCs w:val="22"/>
          <w:rPrChange w:id="2972" w:author="Brian Olea" w:date="2024-06-04T11:27:00Z" w16du:dateUtc="2024-06-04T17:27:00Z">
            <w:rPr>
              <w:spacing w:val="-2"/>
            </w:rPr>
          </w:rPrChange>
        </w:rPr>
        <w:t xml:space="preserve"> </w:t>
      </w:r>
      <w:r w:rsidRPr="00DF3B93">
        <w:rPr>
          <w:sz w:val="22"/>
          <w:szCs w:val="22"/>
          <w:rPrChange w:id="2973" w:author="Brian Olea" w:date="2024-06-04T11:27:00Z" w16du:dateUtc="2024-06-04T17:27:00Z">
            <w:rPr/>
          </w:rPrChange>
        </w:rPr>
        <w:t>well</w:t>
      </w:r>
      <w:r w:rsidRPr="00DF3B93">
        <w:rPr>
          <w:spacing w:val="-3"/>
          <w:sz w:val="22"/>
          <w:szCs w:val="22"/>
          <w:rPrChange w:id="2974" w:author="Brian Olea" w:date="2024-06-04T11:27:00Z" w16du:dateUtc="2024-06-04T17:27:00Z">
            <w:rPr>
              <w:spacing w:val="-3"/>
            </w:rPr>
          </w:rPrChange>
        </w:rPr>
        <w:t xml:space="preserve"> </w:t>
      </w:r>
      <w:r w:rsidRPr="00DF3B93">
        <w:rPr>
          <w:sz w:val="22"/>
          <w:szCs w:val="22"/>
          <w:rPrChange w:id="2975" w:author="Brian Olea" w:date="2024-06-04T11:27:00Z" w16du:dateUtc="2024-06-04T17:27:00Z">
            <w:rPr/>
          </w:rPrChange>
        </w:rPr>
        <w:t>as</w:t>
      </w:r>
      <w:r w:rsidRPr="00DF3B93">
        <w:rPr>
          <w:spacing w:val="-3"/>
          <w:sz w:val="22"/>
          <w:szCs w:val="22"/>
          <w:rPrChange w:id="2976" w:author="Brian Olea" w:date="2024-06-04T11:27:00Z" w16du:dateUtc="2024-06-04T17:27:00Z">
            <w:rPr>
              <w:spacing w:val="-3"/>
            </w:rPr>
          </w:rPrChange>
        </w:rPr>
        <w:t xml:space="preserve"> </w:t>
      </w:r>
      <w:r w:rsidRPr="00DF3B93">
        <w:rPr>
          <w:sz w:val="22"/>
          <w:szCs w:val="22"/>
          <w:rPrChange w:id="2977" w:author="Brian Olea" w:date="2024-06-04T11:27:00Z" w16du:dateUtc="2024-06-04T17:27:00Z">
            <w:rPr/>
          </w:rPrChange>
        </w:rPr>
        <w:t>the</w:t>
      </w:r>
      <w:r w:rsidRPr="00DF3B93">
        <w:rPr>
          <w:spacing w:val="-1"/>
          <w:sz w:val="22"/>
          <w:szCs w:val="22"/>
          <w:rPrChange w:id="2978" w:author="Brian Olea" w:date="2024-06-04T11:27:00Z" w16du:dateUtc="2024-06-04T17:27:00Z">
            <w:rPr>
              <w:spacing w:val="-1"/>
            </w:rPr>
          </w:rPrChange>
        </w:rPr>
        <w:t xml:space="preserve"> </w:t>
      </w:r>
      <w:r w:rsidRPr="00DF3B93">
        <w:rPr>
          <w:sz w:val="22"/>
          <w:szCs w:val="22"/>
          <w:rPrChange w:id="2979" w:author="Brian Olea" w:date="2024-06-04T11:27:00Z" w16du:dateUtc="2024-06-04T17:27:00Z">
            <w:rPr/>
          </w:rPrChange>
        </w:rPr>
        <w:t>methods</w:t>
      </w:r>
      <w:r w:rsidRPr="00DF3B93">
        <w:rPr>
          <w:spacing w:val="-2"/>
          <w:sz w:val="22"/>
          <w:szCs w:val="22"/>
          <w:rPrChange w:id="2980" w:author="Brian Olea" w:date="2024-06-04T11:27:00Z" w16du:dateUtc="2024-06-04T17:27:00Z">
            <w:rPr>
              <w:spacing w:val="-2"/>
            </w:rPr>
          </w:rPrChange>
        </w:rPr>
        <w:t xml:space="preserve"> </w:t>
      </w:r>
      <w:r w:rsidRPr="00DF3B93">
        <w:rPr>
          <w:sz w:val="22"/>
          <w:szCs w:val="22"/>
          <w:rPrChange w:id="2981" w:author="Brian Olea" w:date="2024-06-04T11:27:00Z" w16du:dateUtc="2024-06-04T17:27:00Z">
            <w:rPr/>
          </w:rPrChange>
        </w:rPr>
        <w:t>to</w:t>
      </w:r>
      <w:r w:rsidRPr="00DF3B93">
        <w:rPr>
          <w:spacing w:val="-3"/>
          <w:sz w:val="22"/>
          <w:szCs w:val="22"/>
          <w:rPrChange w:id="2982" w:author="Brian Olea" w:date="2024-06-04T11:27:00Z" w16du:dateUtc="2024-06-04T17:27:00Z">
            <w:rPr>
              <w:spacing w:val="-3"/>
            </w:rPr>
          </w:rPrChange>
        </w:rPr>
        <w:t xml:space="preserve"> </w:t>
      </w:r>
      <w:r w:rsidRPr="00DF3B93">
        <w:rPr>
          <w:sz w:val="22"/>
          <w:szCs w:val="22"/>
          <w:rPrChange w:id="2983" w:author="Brian Olea" w:date="2024-06-04T11:27:00Z" w16du:dateUtc="2024-06-04T17:27:00Z">
            <w:rPr/>
          </w:rPrChange>
        </w:rPr>
        <w:t>utilize</w:t>
      </w:r>
      <w:r w:rsidRPr="00DF3B93">
        <w:rPr>
          <w:spacing w:val="-3"/>
          <w:sz w:val="22"/>
          <w:szCs w:val="22"/>
          <w:rPrChange w:id="2984" w:author="Brian Olea" w:date="2024-06-04T11:27:00Z" w16du:dateUtc="2024-06-04T17:27:00Z">
            <w:rPr>
              <w:spacing w:val="-3"/>
            </w:rPr>
          </w:rPrChange>
        </w:rPr>
        <w:t xml:space="preserve"> </w:t>
      </w:r>
      <w:r w:rsidRPr="00DF3B93">
        <w:rPr>
          <w:sz w:val="22"/>
          <w:szCs w:val="22"/>
          <w:rPrChange w:id="2985" w:author="Brian Olea" w:date="2024-06-04T11:27:00Z" w16du:dateUtc="2024-06-04T17:27:00Z">
            <w:rPr/>
          </w:rPrChange>
        </w:rPr>
        <w:t>and</w:t>
      </w:r>
      <w:r w:rsidRPr="00DF3B93">
        <w:rPr>
          <w:spacing w:val="-3"/>
          <w:sz w:val="22"/>
          <w:szCs w:val="22"/>
          <w:rPrChange w:id="2986" w:author="Brian Olea" w:date="2024-06-04T11:27:00Z" w16du:dateUtc="2024-06-04T17:27:00Z">
            <w:rPr>
              <w:spacing w:val="-3"/>
            </w:rPr>
          </w:rPrChange>
        </w:rPr>
        <w:t xml:space="preserve"> </w:t>
      </w:r>
      <w:r w:rsidRPr="00DF3B93">
        <w:rPr>
          <w:sz w:val="22"/>
          <w:szCs w:val="22"/>
          <w:rPrChange w:id="2987" w:author="Brian Olea" w:date="2024-06-04T11:27:00Z" w16du:dateUtc="2024-06-04T17:27:00Z">
            <w:rPr/>
          </w:rPrChange>
        </w:rPr>
        <w:t>records</w:t>
      </w:r>
      <w:r w:rsidRPr="00DF3B93">
        <w:rPr>
          <w:spacing w:val="-2"/>
          <w:sz w:val="22"/>
          <w:szCs w:val="22"/>
          <w:rPrChange w:id="2988" w:author="Brian Olea" w:date="2024-06-04T11:27:00Z" w16du:dateUtc="2024-06-04T17:27:00Z">
            <w:rPr>
              <w:spacing w:val="-2"/>
            </w:rPr>
          </w:rPrChange>
        </w:rPr>
        <w:t xml:space="preserve"> </w:t>
      </w:r>
      <w:r w:rsidRPr="00DF3B93">
        <w:rPr>
          <w:sz w:val="22"/>
          <w:szCs w:val="22"/>
          <w:rPrChange w:id="2989" w:author="Brian Olea" w:date="2024-06-04T11:27:00Z" w16du:dateUtc="2024-06-04T17:27:00Z">
            <w:rPr/>
          </w:rPrChange>
        </w:rPr>
        <w:t>to maintain.</w:t>
      </w:r>
      <w:r w:rsidRPr="00DF3B93">
        <w:rPr>
          <w:spacing w:val="-2"/>
          <w:sz w:val="22"/>
          <w:szCs w:val="22"/>
          <w:rPrChange w:id="2990" w:author="Brian Olea" w:date="2024-06-04T11:27:00Z" w16du:dateUtc="2024-06-04T17:27:00Z">
            <w:rPr>
              <w:spacing w:val="-2"/>
            </w:rPr>
          </w:rPrChange>
        </w:rPr>
        <w:t xml:space="preserve"> </w:t>
      </w:r>
      <w:r w:rsidRPr="00DF3B93">
        <w:rPr>
          <w:sz w:val="22"/>
          <w:szCs w:val="22"/>
          <w:rPrChange w:id="2991" w:author="Brian Olea" w:date="2024-06-04T11:27:00Z" w16du:dateUtc="2024-06-04T17:27:00Z">
            <w:rPr/>
          </w:rPrChange>
        </w:rPr>
        <w:t>KPIs</w:t>
      </w:r>
      <w:r w:rsidRPr="00DF3B93">
        <w:rPr>
          <w:spacing w:val="-2"/>
          <w:sz w:val="22"/>
          <w:szCs w:val="22"/>
          <w:rPrChange w:id="2992" w:author="Brian Olea" w:date="2024-06-04T11:27:00Z" w16du:dateUtc="2024-06-04T17:27:00Z">
            <w:rPr>
              <w:spacing w:val="-2"/>
            </w:rPr>
          </w:rPrChange>
        </w:rPr>
        <w:t xml:space="preserve"> </w:t>
      </w:r>
      <w:r w:rsidRPr="00DF3B93">
        <w:rPr>
          <w:sz w:val="22"/>
          <w:szCs w:val="22"/>
          <w:rPrChange w:id="2993" w:author="Brian Olea" w:date="2024-06-04T11:27:00Z" w16du:dateUtc="2024-06-04T17:27:00Z">
            <w:rPr/>
          </w:rPrChange>
        </w:rPr>
        <w:t>and</w:t>
      </w:r>
      <w:r w:rsidRPr="00DF3B93">
        <w:rPr>
          <w:spacing w:val="-3"/>
          <w:sz w:val="22"/>
          <w:szCs w:val="22"/>
          <w:rPrChange w:id="2994" w:author="Brian Olea" w:date="2024-06-04T11:27:00Z" w16du:dateUtc="2024-06-04T17:27:00Z">
            <w:rPr>
              <w:spacing w:val="-3"/>
            </w:rPr>
          </w:rPrChange>
        </w:rPr>
        <w:t xml:space="preserve"> </w:t>
      </w:r>
      <w:r w:rsidRPr="00DF3B93">
        <w:rPr>
          <w:sz w:val="22"/>
          <w:szCs w:val="22"/>
          <w:rPrChange w:id="2995" w:author="Brian Olea" w:date="2024-06-04T11:27:00Z" w16du:dateUtc="2024-06-04T17:27:00Z">
            <w:rPr/>
          </w:rPrChange>
        </w:rPr>
        <w:t>other</w:t>
      </w:r>
      <w:r w:rsidRPr="00DF3B93">
        <w:rPr>
          <w:spacing w:val="-3"/>
          <w:sz w:val="22"/>
          <w:szCs w:val="22"/>
          <w:rPrChange w:id="2996" w:author="Brian Olea" w:date="2024-06-04T11:27:00Z" w16du:dateUtc="2024-06-04T17:27:00Z">
            <w:rPr>
              <w:spacing w:val="-3"/>
            </w:rPr>
          </w:rPrChange>
        </w:rPr>
        <w:t xml:space="preserve"> </w:t>
      </w:r>
      <w:r w:rsidRPr="00DF3B93">
        <w:rPr>
          <w:sz w:val="22"/>
          <w:szCs w:val="22"/>
          <w:rPrChange w:id="2997" w:author="Brian Olea" w:date="2024-06-04T11:27:00Z" w16du:dateUtc="2024-06-04T17:27:00Z">
            <w:rPr/>
          </w:rPrChange>
        </w:rPr>
        <w:t>relevant</w:t>
      </w:r>
      <w:r w:rsidRPr="00DF3B93">
        <w:rPr>
          <w:spacing w:val="-3"/>
          <w:sz w:val="22"/>
          <w:szCs w:val="22"/>
          <w:rPrChange w:id="2998" w:author="Brian Olea" w:date="2024-06-04T11:27:00Z" w16du:dateUtc="2024-06-04T17:27:00Z">
            <w:rPr>
              <w:spacing w:val="-3"/>
            </w:rPr>
          </w:rPrChange>
        </w:rPr>
        <w:t xml:space="preserve"> </w:t>
      </w:r>
      <w:r w:rsidRPr="00DF3B93">
        <w:rPr>
          <w:sz w:val="22"/>
          <w:szCs w:val="22"/>
          <w:rPrChange w:id="2999" w:author="Brian Olea" w:date="2024-06-04T11:27:00Z" w16du:dateUtc="2024-06-04T17:27:00Z">
            <w:rPr/>
          </w:rPrChange>
        </w:rPr>
        <w:t>Objectives</w:t>
      </w:r>
      <w:r w:rsidRPr="00DF3B93">
        <w:rPr>
          <w:spacing w:val="-2"/>
          <w:sz w:val="22"/>
          <w:szCs w:val="22"/>
          <w:rPrChange w:id="3000" w:author="Brian Olea" w:date="2024-06-04T11:27:00Z" w16du:dateUtc="2024-06-04T17:27:00Z">
            <w:rPr>
              <w:spacing w:val="-2"/>
            </w:rPr>
          </w:rPrChange>
        </w:rPr>
        <w:t xml:space="preserve"> </w:t>
      </w:r>
      <w:r w:rsidRPr="00DF3B93">
        <w:rPr>
          <w:sz w:val="22"/>
          <w:szCs w:val="22"/>
          <w:rPrChange w:id="3001" w:author="Brian Olea" w:date="2024-06-04T11:27:00Z" w16du:dateUtc="2024-06-04T17:27:00Z">
            <w:rPr/>
          </w:rPrChange>
        </w:rPr>
        <w:t>are reviewed during the Management Review Meetings. Statistical Techniques used are based on acceptable industry standards.</w:t>
      </w:r>
    </w:p>
    <w:p w14:paraId="7CFCE2DB" w14:textId="77777777" w:rsidR="00DF0971" w:rsidRPr="00DF3B93" w:rsidRDefault="00000000">
      <w:pPr>
        <w:pStyle w:val="Heading2"/>
        <w:spacing w:before="182"/>
        <w:rPr>
          <w:sz w:val="22"/>
          <w:szCs w:val="22"/>
          <w:rPrChange w:id="3002" w:author="Brian Olea" w:date="2024-06-04T11:27:00Z" w16du:dateUtc="2024-06-04T17:27:00Z">
            <w:rPr/>
          </w:rPrChange>
        </w:rPr>
      </w:pPr>
      <w:r w:rsidRPr="00DF3B93">
        <w:rPr>
          <w:sz w:val="22"/>
          <w:szCs w:val="22"/>
          <w:rPrChange w:id="3003" w:author="Brian Olea" w:date="2024-06-04T11:27:00Z" w16du:dateUtc="2024-06-04T17:27:00Z">
            <w:rPr/>
          </w:rPrChange>
        </w:rPr>
        <w:t>Customer</w:t>
      </w:r>
      <w:r w:rsidRPr="00DF3B93">
        <w:rPr>
          <w:spacing w:val="-11"/>
          <w:sz w:val="22"/>
          <w:szCs w:val="22"/>
          <w:rPrChange w:id="3004" w:author="Brian Olea" w:date="2024-06-04T11:27:00Z" w16du:dateUtc="2024-06-04T17:27:00Z">
            <w:rPr>
              <w:spacing w:val="-11"/>
            </w:rPr>
          </w:rPrChange>
        </w:rPr>
        <w:t xml:space="preserve"> </w:t>
      </w:r>
      <w:r w:rsidRPr="00DF3B93">
        <w:rPr>
          <w:spacing w:val="-2"/>
          <w:sz w:val="22"/>
          <w:szCs w:val="22"/>
          <w:rPrChange w:id="3005" w:author="Brian Olea" w:date="2024-06-04T11:27:00Z" w16du:dateUtc="2024-06-04T17:27:00Z">
            <w:rPr>
              <w:spacing w:val="-2"/>
            </w:rPr>
          </w:rPrChange>
        </w:rPr>
        <w:t>Satisfaction</w:t>
      </w:r>
    </w:p>
    <w:p w14:paraId="0C97DA9C" w14:textId="77777777" w:rsidR="00DF0971" w:rsidRPr="00DF3B93" w:rsidRDefault="00000000">
      <w:pPr>
        <w:pStyle w:val="BodyText"/>
        <w:spacing w:before="29"/>
        <w:ind w:right="228"/>
        <w:rPr>
          <w:sz w:val="22"/>
          <w:szCs w:val="22"/>
          <w:rPrChange w:id="3006" w:author="Brian Olea" w:date="2024-06-04T11:27:00Z" w16du:dateUtc="2024-06-04T17:27:00Z">
            <w:rPr/>
          </w:rPrChange>
        </w:rPr>
      </w:pPr>
      <w:r w:rsidRPr="00DF3B93">
        <w:rPr>
          <w:sz w:val="22"/>
          <w:szCs w:val="22"/>
          <w:rPrChange w:id="3007" w:author="Brian Olea" w:date="2024-06-04T11:27:00Z" w16du:dateUtc="2024-06-04T17:27:00Z">
            <w:rPr/>
          </w:rPrChange>
        </w:rPr>
        <w:t>As</w:t>
      </w:r>
      <w:r w:rsidRPr="00DF3B93">
        <w:rPr>
          <w:spacing w:val="-3"/>
          <w:sz w:val="22"/>
          <w:szCs w:val="22"/>
          <w:rPrChange w:id="3008" w:author="Brian Olea" w:date="2024-06-04T11:27:00Z" w16du:dateUtc="2024-06-04T17:27:00Z">
            <w:rPr>
              <w:spacing w:val="-3"/>
            </w:rPr>
          </w:rPrChange>
        </w:rPr>
        <w:t xml:space="preserve"> </w:t>
      </w:r>
      <w:r w:rsidRPr="00DF3B93">
        <w:rPr>
          <w:sz w:val="22"/>
          <w:szCs w:val="22"/>
          <w:rPrChange w:id="3009" w:author="Brian Olea" w:date="2024-06-04T11:27:00Z" w16du:dateUtc="2024-06-04T17:27:00Z">
            <w:rPr/>
          </w:rPrChange>
        </w:rPr>
        <w:t>one</w:t>
      </w:r>
      <w:r w:rsidRPr="00DF3B93">
        <w:rPr>
          <w:spacing w:val="-4"/>
          <w:sz w:val="22"/>
          <w:szCs w:val="22"/>
          <w:rPrChange w:id="3010" w:author="Brian Olea" w:date="2024-06-04T11:27:00Z" w16du:dateUtc="2024-06-04T17:27:00Z">
            <w:rPr>
              <w:spacing w:val="-4"/>
            </w:rPr>
          </w:rPrChange>
        </w:rPr>
        <w:t xml:space="preserve"> </w:t>
      </w:r>
      <w:r w:rsidRPr="00DF3B93">
        <w:rPr>
          <w:sz w:val="22"/>
          <w:szCs w:val="22"/>
          <w:rPrChange w:id="3011" w:author="Brian Olea" w:date="2024-06-04T11:27:00Z" w16du:dateUtc="2024-06-04T17:27:00Z">
            <w:rPr/>
          </w:rPrChange>
        </w:rPr>
        <w:t>of</w:t>
      </w:r>
      <w:r w:rsidRPr="00DF3B93">
        <w:rPr>
          <w:spacing w:val="-4"/>
          <w:sz w:val="22"/>
          <w:szCs w:val="22"/>
          <w:rPrChange w:id="3012" w:author="Brian Olea" w:date="2024-06-04T11:27:00Z" w16du:dateUtc="2024-06-04T17:27:00Z">
            <w:rPr>
              <w:spacing w:val="-4"/>
            </w:rPr>
          </w:rPrChange>
        </w:rPr>
        <w:t xml:space="preserve"> </w:t>
      </w:r>
      <w:r w:rsidRPr="00DF3B93">
        <w:rPr>
          <w:sz w:val="22"/>
          <w:szCs w:val="22"/>
          <w:rPrChange w:id="3013" w:author="Brian Olea" w:date="2024-06-04T11:27:00Z" w16du:dateUtc="2024-06-04T17:27:00Z">
            <w:rPr/>
          </w:rPrChange>
        </w:rPr>
        <w:t>the</w:t>
      </w:r>
      <w:r w:rsidRPr="00DF3B93">
        <w:rPr>
          <w:spacing w:val="-4"/>
          <w:sz w:val="22"/>
          <w:szCs w:val="22"/>
          <w:rPrChange w:id="3014" w:author="Brian Olea" w:date="2024-06-04T11:27:00Z" w16du:dateUtc="2024-06-04T17:27:00Z">
            <w:rPr>
              <w:spacing w:val="-4"/>
            </w:rPr>
          </w:rPrChange>
        </w:rPr>
        <w:t xml:space="preserve"> </w:t>
      </w:r>
      <w:r w:rsidRPr="00DF3B93">
        <w:rPr>
          <w:sz w:val="22"/>
          <w:szCs w:val="22"/>
          <w:rPrChange w:id="3015" w:author="Brian Olea" w:date="2024-06-04T11:27:00Z" w16du:dateUtc="2024-06-04T17:27:00Z">
            <w:rPr/>
          </w:rPrChange>
        </w:rPr>
        <w:t>measurements</w:t>
      </w:r>
      <w:r w:rsidRPr="00DF3B93">
        <w:rPr>
          <w:spacing w:val="-3"/>
          <w:sz w:val="22"/>
          <w:szCs w:val="22"/>
          <w:rPrChange w:id="3016" w:author="Brian Olea" w:date="2024-06-04T11:27:00Z" w16du:dateUtc="2024-06-04T17:27:00Z">
            <w:rPr>
              <w:spacing w:val="-3"/>
            </w:rPr>
          </w:rPrChange>
        </w:rPr>
        <w:t xml:space="preserve"> </w:t>
      </w:r>
      <w:r w:rsidRPr="00DF3B93">
        <w:rPr>
          <w:sz w:val="22"/>
          <w:szCs w:val="22"/>
          <w:rPrChange w:id="3017" w:author="Brian Olea" w:date="2024-06-04T11:27:00Z" w16du:dateUtc="2024-06-04T17:27:00Z">
            <w:rPr/>
          </w:rPrChange>
        </w:rPr>
        <w:t>of</w:t>
      </w:r>
      <w:r w:rsidRPr="00DF3B93">
        <w:rPr>
          <w:spacing w:val="-3"/>
          <w:sz w:val="22"/>
          <w:szCs w:val="22"/>
          <w:rPrChange w:id="3018" w:author="Brian Olea" w:date="2024-06-04T11:27:00Z" w16du:dateUtc="2024-06-04T17:27:00Z">
            <w:rPr>
              <w:spacing w:val="-3"/>
            </w:rPr>
          </w:rPrChange>
        </w:rPr>
        <w:t xml:space="preserve"> </w:t>
      </w:r>
      <w:r w:rsidRPr="00DF3B93">
        <w:rPr>
          <w:sz w:val="22"/>
          <w:szCs w:val="22"/>
          <w:rPrChange w:id="3019" w:author="Brian Olea" w:date="2024-06-04T11:27:00Z" w16du:dateUtc="2024-06-04T17:27:00Z">
            <w:rPr/>
          </w:rPrChange>
        </w:rPr>
        <w:t>the</w:t>
      </w:r>
      <w:r w:rsidRPr="00DF3B93">
        <w:rPr>
          <w:spacing w:val="-4"/>
          <w:sz w:val="22"/>
          <w:szCs w:val="22"/>
          <w:rPrChange w:id="3020" w:author="Brian Olea" w:date="2024-06-04T11:27:00Z" w16du:dateUtc="2024-06-04T17:27:00Z">
            <w:rPr>
              <w:spacing w:val="-4"/>
            </w:rPr>
          </w:rPrChange>
        </w:rPr>
        <w:t xml:space="preserve"> </w:t>
      </w:r>
      <w:r w:rsidRPr="00DF3B93">
        <w:rPr>
          <w:sz w:val="22"/>
          <w:szCs w:val="22"/>
          <w:rPrChange w:id="3021" w:author="Brian Olea" w:date="2024-06-04T11:27:00Z" w16du:dateUtc="2024-06-04T17:27:00Z">
            <w:rPr/>
          </w:rPrChange>
        </w:rPr>
        <w:t>performance</w:t>
      </w:r>
      <w:r w:rsidRPr="00DF3B93">
        <w:rPr>
          <w:spacing w:val="-5"/>
          <w:sz w:val="22"/>
          <w:szCs w:val="22"/>
          <w:rPrChange w:id="3022" w:author="Brian Olea" w:date="2024-06-04T11:27:00Z" w16du:dateUtc="2024-06-04T17:27:00Z">
            <w:rPr>
              <w:spacing w:val="-5"/>
            </w:rPr>
          </w:rPrChange>
        </w:rPr>
        <w:t xml:space="preserve"> </w:t>
      </w:r>
      <w:r w:rsidRPr="00DF3B93">
        <w:rPr>
          <w:sz w:val="22"/>
          <w:szCs w:val="22"/>
          <w:rPrChange w:id="3023" w:author="Brian Olea" w:date="2024-06-04T11:27:00Z" w16du:dateUtc="2024-06-04T17:27:00Z">
            <w:rPr/>
          </w:rPrChange>
        </w:rPr>
        <w:t>of</w:t>
      </w:r>
      <w:r w:rsidRPr="00DF3B93">
        <w:rPr>
          <w:spacing w:val="-3"/>
          <w:sz w:val="22"/>
          <w:szCs w:val="22"/>
          <w:rPrChange w:id="3024" w:author="Brian Olea" w:date="2024-06-04T11:27:00Z" w16du:dateUtc="2024-06-04T17:27:00Z">
            <w:rPr>
              <w:spacing w:val="-3"/>
            </w:rPr>
          </w:rPrChange>
        </w:rPr>
        <w:t xml:space="preserve"> </w:t>
      </w:r>
      <w:r w:rsidRPr="00DF3B93">
        <w:rPr>
          <w:sz w:val="22"/>
          <w:szCs w:val="22"/>
          <w:rPrChange w:id="3025" w:author="Brian Olea" w:date="2024-06-04T11:27:00Z" w16du:dateUtc="2024-06-04T17:27:00Z">
            <w:rPr/>
          </w:rPrChange>
        </w:rPr>
        <w:t>the</w:t>
      </w:r>
      <w:r w:rsidRPr="00DF3B93">
        <w:rPr>
          <w:spacing w:val="-4"/>
          <w:sz w:val="22"/>
          <w:szCs w:val="22"/>
          <w:rPrChange w:id="3026" w:author="Brian Olea" w:date="2024-06-04T11:27:00Z" w16du:dateUtc="2024-06-04T17:27:00Z">
            <w:rPr>
              <w:spacing w:val="-4"/>
            </w:rPr>
          </w:rPrChange>
        </w:rPr>
        <w:t xml:space="preserve"> </w:t>
      </w:r>
      <w:r w:rsidRPr="00DF3B93">
        <w:rPr>
          <w:sz w:val="22"/>
          <w:szCs w:val="22"/>
          <w:rPrChange w:id="3027" w:author="Brian Olea" w:date="2024-06-04T11:27:00Z" w16du:dateUtc="2024-06-04T17:27:00Z">
            <w:rPr/>
          </w:rPrChange>
        </w:rPr>
        <w:t>management</w:t>
      </w:r>
      <w:r w:rsidRPr="00DF3B93">
        <w:rPr>
          <w:spacing w:val="-4"/>
          <w:sz w:val="22"/>
          <w:szCs w:val="22"/>
          <w:rPrChange w:id="3028" w:author="Brian Olea" w:date="2024-06-04T11:27:00Z" w16du:dateUtc="2024-06-04T17:27:00Z">
            <w:rPr>
              <w:spacing w:val="-4"/>
            </w:rPr>
          </w:rPrChange>
        </w:rPr>
        <w:t xml:space="preserve"> </w:t>
      </w:r>
      <w:r w:rsidRPr="00DF3B93">
        <w:rPr>
          <w:sz w:val="22"/>
          <w:szCs w:val="22"/>
          <w:rPrChange w:id="3029" w:author="Brian Olea" w:date="2024-06-04T11:27:00Z" w16du:dateUtc="2024-06-04T17:27:00Z">
            <w:rPr/>
          </w:rPrChange>
        </w:rPr>
        <w:t>system, The</w:t>
      </w:r>
      <w:r w:rsidRPr="00DF3B93">
        <w:rPr>
          <w:spacing w:val="-4"/>
          <w:sz w:val="22"/>
          <w:szCs w:val="22"/>
          <w:rPrChange w:id="3030" w:author="Brian Olea" w:date="2024-06-04T11:27:00Z" w16du:dateUtc="2024-06-04T17:27:00Z">
            <w:rPr>
              <w:spacing w:val="-4"/>
            </w:rPr>
          </w:rPrChange>
        </w:rPr>
        <w:t xml:space="preserve"> </w:t>
      </w:r>
      <w:r w:rsidRPr="00DF3B93">
        <w:rPr>
          <w:sz w:val="22"/>
          <w:szCs w:val="22"/>
          <w:rPrChange w:id="3031" w:author="Brian Olea" w:date="2024-06-04T11:27:00Z" w16du:dateUtc="2024-06-04T17:27:00Z">
            <w:rPr/>
          </w:rPrChange>
        </w:rPr>
        <w:t>Organization</w:t>
      </w:r>
      <w:r w:rsidRPr="00DF3B93">
        <w:rPr>
          <w:spacing w:val="-2"/>
          <w:sz w:val="22"/>
          <w:szCs w:val="22"/>
          <w:rPrChange w:id="3032" w:author="Brian Olea" w:date="2024-06-04T11:27:00Z" w16du:dateUtc="2024-06-04T17:27:00Z">
            <w:rPr>
              <w:spacing w:val="-2"/>
            </w:rPr>
          </w:rPrChange>
        </w:rPr>
        <w:t xml:space="preserve"> </w:t>
      </w:r>
      <w:r w:rsidRPr="00DF3B93">
        <w:rPr>
          <w:sz w:val="22"/>
          <w:szCs w:val="22"/>
          <w:rPrChange w:id="3033" w:author="Brian Olea" w:date="2024-06-04T11:27:00Z" w16du:dateUtc="2024-06-04T17:27:00Z">
            <w:rPr/>
          </w:rPrChange>
        </w:rPr>
        <w:t xml:space="preserve">monitors information relating to customer perception as to whether The Organization has met customer </w:t>
      </w:r>
      <w:r w:rsidRPr="00DF3B93">
        <w:rPr>
          <w:spacing w:val="-2"/>
          <w:sz w:val="22"/>
          <w:szCs w:val="22"/>
          <w:rPrChange w:id="3034" w:author="Brian Olea" w:date="2024-06-04T11:27:00Z" w16du:dateUtc="2024-06-04T17:27:00Z">
            <w:rPr>
              <w:spacing w:val="-2"/>
            </w:rPr>
          </w:rPrChange>
        </w:rPr>
        <w:t>requirements.</w:t>
      </w:r>
    </w:p>
    <w:p w14:paraId="38AA3E35" w14:textId="77777777" w:rsidR="00DF0971" w:rsidRPr="00DF3B93" w:rsidRDefault="00000000">
      <w:pPr>
        <w:pStyle w:val="BodyText"/>
        <w:spacing w:before="79"/>
        <w:ind w:right="228"/>
        <w:rPr>
          <w:sz w:val="22"/>
          <w:szCs w:val="22"/>
          <w:rPrChange w:id="3035" w:author="Brian Olea" w:date="2024-06-04T11:27:00Z" w16du:dateUtc="2024-06-04T17:27:00Z">
            <w:rPr/>
          </w:rPrChange>
        </w:rPr>
      </w:pPr>
      <w:r w:rsidRPr="00DF3B93">
        <w:rPr>
          <w:sz w:val="22"/>
          <w:szCs w:val="22"/>
          <w:rPrChange w:id="3036" w:author="Brian Olea" w:date="2024-06-04T11:27:00Z" w16du:dateUtc="2024-06-04T17:27:00Z">
            <w:rPr/>
          </w:rPrChange>
        </w:rPr>
        <w:t>The</w:t>
      </w:r>
      <w:r w:rsidRPr="00DF3B93">
        <w:rPr>
          <w:spacing w:val="-4"/>
          <w:sz w:val="22"/>
          <w:szCs w:val="22"/>
          <w:rPrChange w:id="3037" w:author="Brian Olea" w:date="2024-06-04T11:27:00Z" w16du:dateUtc="2024-06-04T17:27:00Z">
            <w:rPr>
              <w:spacing w:val="-4"/>
            </w:rPr>
          </w:rPrChange>
        </w:rPr>
        <w:t xml:space="preserve"> </w:t>
      </w:r>
      <w:r w:rsidRPr="00DF3B93">
        <w:rPr>
          <w:sz w:val="22"/>
          <w:szCs w:val="22"/>
          <w:rPrChange w:id="3038" w:author="Brian Olea" w:date="2024-06-04T11:27:00Z" w16du:dateUtc="2024-06-04T17:27:00Z">
            <w:rPr/>
          </w:rPrChange>
        </w:rPr>
        <w:t>corrective</w:t>
      </w:r>
      <w:r w:rsidRPr="00DF3B93">
        <w:rPr>
          <w:spacing w:val="-4"/>
          <w:sz w:val="22"/>
          <w:szCs w:val="22"/>
          <w:rPrChange w:id="3039" w:author="Brian Olea" w:date="2024-06-04T11:27:00Z" w16du:dateUtc="2024-06-04T17:27:00Z">
            <w:rPr>
              <w:spacing w:val="-4"/>
            </w:rPr>
          </w:rPrChange>
        </w:rPr>
        <w:t xml:space="preserve"> </w:t>
      </w:r>
      <w:r w:rsidRPr="00DF3B93">
        <w:rPr>
          <w:sz w:val="22"/>
          <w:szCs w:val="22"/>
          <w:rPrChange w:id="3040" w:author="Brian Olea" w:date="2024-06-04T11:27:00Z" w16du:dateUtc="2024-06-04T17:27:00Z">
            <w:rPr/>
          </w:rPrChange>
        </w:rPr>
        <w:t>system</w:t>
      </w:r>
      <w:r w:rsidRPr="00DF3B93">
        <w:rPr>
          <w:spacing w:val="-2"/>
          <w:sz w:val="22"/>
          <w:szCs w:val="22"/>
          <w:rPrChange w:id="3041" w:author="Brian Olea" w:date="2024-06-04T11:27:00Z" w16du:dateUtc="2024-06-04T17:27:00Z">
            <w:rPr>
              <w:spacing w:val="-2"/>
            </w:rPr>
          </w:rPrChange>
        </w:rPr>
        <w:t xml:space="preserve"> </w:t>
      </w:r>
      <w:r w:rsidRPr="00DF3B93">
        <w:rPr>
          <w:sz w:val="22"/>
          <w:szCs w:val="22"/>
          <w:rPrChange w:id="3042" w:author="Brian Olea" w:date="2024-06-04T11:27:00Z" w16du:dateUtc="2024-06-04T17:27:00Z">
            <w:rPr/>
          </w:rPrChange>
        </w:rPr>
        <w:t>is</w:t>
      </w:r>
      <w:r w:rsidRPr="00DF3B93">
        <w:rPr>
          <w:spacing w:val="-5"/>
          <w:sz w:val="22"/>
          <w:szCs w:val="22"/>
          <w:rPrChange w:id="3043" w:author="Brian Olea" w:date="2024-06-04T11:27:00Z" w16du:dateUtc="2024-06-04T17:27:00Z">
            <w:rPr>
              <w:spacing w:val="-5"/>
            </w:rPr>
          </w:rPrChange>
        </w:rPr>
        <w:t xml:space="preserve"> </w:t>
      </w:r>
      <w:r w:rsidRPr="00DF3B93">
        <w:rPr>
          <w:sz w:val="22"/>
          <w:szCs w:val="22"/>
          <w:rPrChange w:id="3044" w:author="Brian Olea" w:date="2024-06-04T11:27:00Z" w16du:dateUtc="2024-06-04T17:27:00Z">
            <w:rPr/>
          </w:rPrChange>
        </w:rPr>
        <w:t>used</w:t>
      </w:r>
      <w:r w:rsidRPr="00DF3B93">
        <w:rPr>
          <w:spacing w:val="-4"/>
          <w:sz w:val="22"/>
          <w:szCs w:val="22"/>
          <w:rPrChange w:id="3045" w:author="Brian Olea" w:date="2024-06-04T11:27:00Z" w16du:dateUtc="2024-06-04T17:27:00Z">
            <w:rPr>
              <w:spacing w:val="-4"/>
            </w:rPr>
          </w:rPrChange>
        </w:rPr>
        <w:t xml:space="preserve"> </w:t>
      </w:r>
      <w:r w:rsidRPr="00DF3B93">
        <w:rPr>
          <w:sz w:val="22"/>
          <w:szCs w:val="22"/>
          <w:rPrChange w:id="3046" w:author="Brian Olea" w:date="2024-06-04T11:27:00Z" w16du:dateUtc="2024-06-04T17:27:00Z">
            <w:rPr/>
          </w:rPrChange>
        </w:rPr>
        <w:t>to</w:t>
      </w:r>
      <w:r w:rsidRPr="00DF3B93">
        <w:rPr>
          <w:spacing w:val="-4"/>
          <w:sz w:val="22"/>
          <w:szCs w:val="22"/>
          <w:rPrChange w:id="3047" w:author="Brian Olea" w:date="2024-06-04T11:27:00Z" w16du:dateUtc="2024-06-04T17:27:00Z">
            <w:rPr>
              <w:spacing w:val="-4"/>
            </w:rPr>
          </w:rPrChange>
        </w:rPr>
        <w:t xml:space="preserve"> </w:t>
      </w:r>
      <w:r w:rsidRPr="00DF3B93">
        <w:rPr>
          <w:sz w:val="22"/>
          <w:szCs w:val="22"/>
          <w:rPrChange w:id="3048" w:author="Brian Olea" w:date="2024-06-04T11:27:00Z" w16du:dateUtc="2024-06-04T17:27:00Z">
            <w:rPr/>
          </w:rPrChange>
        </w:rPr>
        <w:t>develop</w:t>
      </w:r>
      <w:r w:rsidRPr="00DF3B93">
        <w:rPr>
          <w:spacing w:val="-4"/>
          <w:sz w:val="22"/>
          <w:szCs w:val="22"/>
          <w:rPrChange w:id="3049" w:author="Brian Olea" w:date="2024-06-04T11:27:00Z" w16du:dateUtc="2024-06-04T17:27:00Z">
            <w:rPr>
              <w:spacing w:val="-4"/>
            </w:rPr>
          </w:rPrChange>
        </w:rPr>
        <w:t xml:space="preserve"> </w:t>
      </w:r>
      <w:r w:rsidRPr="00DF3B93">
        <w:rPr>
          <w:sz w:val="22"/>
          <w:szCs w:val="22"/>
          <w:rPrChange w:id="3050" w:author="Brian Olea" w:date="2024-06-04T11:27:00Z" w16du:dateUtc="2024-06-04T17:27:00Z">
            <w:rPr/>
          </w:rPrChange>
        </w:rPr>
        <w:t>and</w:t>
      </w:r>
      <w:r w:rsidRPr="00DF3B93">
        <w:rPr>
          <w:spacing w:val="-4"/>
          <w:sz w:val="22"/>
          <w:szCs w:val="22"/>
          <w:rPrChange w:id="3051" w:author="Brian Olea" w:date="2024-06-04T11:27:00Z" w16du:dateUtc="2024-06-04T17:27:00Z">
            <w:rPr>
              <w:spacing w:val="-4"/>
            </w:rPr>
          </w:rPrChange>
        </w:rPr>
        <w:t xml:space="preserve"> </w:t>
      </w:r>
      <w:r w:rsidRPr="00DF3B93">
        <w:rPr>
          <w:sz w:val="22"/>
          <w:szCs w:val="22"/>
          <w:rPrChange w:id="3052" w:author="Brian Olea" w:date="2024-06-04T11:27:00Z" w16du:dateUtc="2024-06-04T17:27:00Z">
            <w:rPr/>
          </w:rPrChange>
        </w:rPr>
        <w:t>implement</w:t>
      </w:r>
      <w:r w:rsidRPr="00DF3B93">
        <w:rPr>
          <w:spacing w:val="-4"/>
          <w:sz w:val="22"/>
          <w:szCs w:val="22"/>
          <w:rPrChange w:id="3053" w:author="Brian Olea" w:date="2024-06-04T11:27:00Z" w16du:dateUtc="2024-06-04T17:27:00Z">
            <w:rPr>
              <w:spacing w:val="-4"/>
            </w:rPr>
          </w:rPrChange>
        </w:rPr>
        <w:t xml:space="preserve"> </w:t>
      </w:r>
      <w:r w:rsidRPr="00DF3B93">
        <w:rPr>
          <w:sz w:val="22"/>
          <w:szCs w:val="22"/>
          <w:rPrChange w:id="3054" w:author="Brian Olea" w:date="2024-06-04T11:27:00Z" w16du:dateUtc="2024-06-04T17:27:00Z">
            <w:rPr/>
          </w:rPrChange>
        </w:rPr>
        <w:t>plans</w:t>
      </w:r>
      <w:r w:rsidRPr="00DF3B93">
        <w:rPr>
          <w:spacing w:val="-3"/>
          <w:sz w:val="22"/>
          <w:szCs w:val="22"/>
          <w:rPrChange w:id="3055" w:author="Brian Olea" w:date="2024-06-04T11:27:00Z" w16du:dateUtc="2024-06-04T17:27:00Z">
            <w:rPr>
              <w:spacing w:val="-3"/>
            </w:rPr>
          </w:rPrChange>
        </w:rPr>
        <w:t xml:space="preserve"> </w:t>
      </w:r>
      <w:r w:rsidRPr="00DF3B93">
        <w:rPr>
          <w:sz w:val="22"/>
          <w:szCs w:val="22"/>
          <w:rPrChange w:id="3056" w:author="Brian Olea" w:date="2024-06-04T11:27:00Z" w16du:dateUtc="2024-06-04T17:27:00Z">
            <w:rPr/>
          </w:rPrChange>
        </w:rPr>
        <w:t>for</w:t>
      </w:r>
      <w:r w:rsidRPr="00DF3B93">
        <w:rPr>
          <w:spacing w:val="-3"/>
          <w:sz w:val="22"/>
          <w:szCs w:val="22"/>
          <w:rPrChange w:id="3057" w:author="Brian Olea" w:date="2024-06-04T11:27:00Z" w16du:dateUtc="2024-06-04T17:27:00Z">
            <w:rPr>
              <w:spacing w:val="-3"/>
            </w:rPr>
          </w:rPrChange>
        </w:rPr>
        <w:t xml:space="preserve"> </w:t>
      </w:r>
      <w:r w:rsidRPr="00DF3B93">
        <w:rPr>
          <w:sz w:val="22"/>
          <w:szCs w:val="22"/>
          <w:rPrChange w:id="3058" w:author="Brian Olea" w:date="2024-06-04T11:27:00Z" w16du:dateUtc="2024-06-04T17:27:00Z">
            <w:rPr/>
          </w:rPrChange>
        </w:rPr>
        <w:t>customer</w:t>
      </w:r>
      <w:r w:rsidRPr="00DF3B93">
        <w:rPr>
          <w:spacing w:val="-3"/>
          <w:sz w:val="22"/>
          <w:szCs w:val="22"/>
          <w:rPrChange w:id="3059" w:author="Brian Olea" w:date="2024-06-04T11:27:00Z" w16du:dateUtc="2024-06-04T17:27:00Z">
            <w:rPr>
              <w:spacing w:val="-3"/>
            </w:rPr>
          </w:rPrChange>
        </w:rPr>
        <w:t xml:space="preserve"> </w:t>
      </w:r>
      <w:r w:rsidRPr="00DF3B93">
        <w:rPr>
          <w:sz w:val="22"/>
          <w:szCs w:val="22"/>
          <w:rPrChange w:id="3060" w:author="Brian Olea" w:date="2024-06-04T11:27:00Z" w16du:dateUtc="2024-06-04T17:27:00Z">
            <w:rPr/>
          </w:rPrChange>
        </w:rPr>
        <w:t>satisfaction</w:t>
      </w:r>
      <w:r w:rsidRPr="00DF3B93">
        <w:rPr>
          <w:spacing w:val="-4"/>
          <w:sz w:val="22"/>
          <w:szCs w:val="22"/>
          <w:rPrChange w:id="3061" w:author="Brian Olea" w:date="2024-06-04T11:27:00Z" w16du:dateUtc="2024-06-04T17:27:00Z">
            <w:rPr>
              <w:spacing w:val="-4"/>
            </w:rPr>
          </w:rPrChange>
        </w:rPr>
        <w:t xml:space="preserve"> </w:t>
      </w:r>
      <w:r w:rsidRPr="00DF3B93">
        <w:rPr>
          <w:sz w:val="22"/>
          <w:szCs w:val="22"/>
          <w:rPrChange w:id="3062" w:author="Brian Olea" w:date="2024-06-04T11:27:00Z" w16du:dateUtc="2024-06-04T17:27:00Z">
            <w:rPr/>
          </w:rPrChange>
        </w:rPr>
        <w:t>improvement</w:t>
      </w:r>
      <w:r w:rsidRPr="00DF3B93">
        <w:rPr>
          <w:spacing w:val="-4"/>
          <w:sz w:val="22"/>
          <w:szCs w:val="22"/>
          <w:rPrChange w:id="3063" w:author="Brian Olea" w:date="2024-06-04T11:27:00Z" w16du:dateUtc="2024-06-04T17:27:00Z">
            <w:rPr>
              <w:spacing w:val="-4"/>
            </w:rPr>
          </w:rPrChange>
        </w:rPr>
        <w:t xml:space="preserve"> </w:t>
      </w:r>
      <w:r w:rsidRPr="00DF3B93">
        <w:rPr>
          <w:sz w:val="22"/>
          <w:szCs w:val="22"/>
          <w:rPrChange w:id="3064" w:author="Brian Olea" w:date="2024-06-04T11:27:00Z" w16du:dateUtc="2024-06-04T17:27:00Z">
            <w:rPr/>
          </w:rPrChange>
        </w:rPr>
        <w:t>that address deficiencies identified by these evaluations and assess the effectiveness of the results.</w:t>
      </w:r>
    </w:p>
    <w:p w14:paraId="76213F2F" w14:textId="77777777" w:rsidR="00DF0971" w:rsidRPr="00DF3B93" w:rsidRDefault="00000000">
      <w:pPr>
        <w:pStyle w:val="Heading2"/>
        <w:rPr>
          <w:sz w:val="22"/>
          <w:szCs w:val="22"/>
          <w:rPrChange w:id="3065" w:author="Brian Olea" w:date="2024-06-04T11:27:00Z" w16du:dateUtc="2024-06-04T17:27:00Z">
            <w:rPr/>
          </w:rPrChange>
        </w:rPr>
      </w:pPr>
      <w:r w:rsidRPr="00DF3B93">
        <w:rPr>
          <w:sz w:val="22"/>
          <w:szCs w:val="22"/>
          <w:rPrChange w:id="3066" w:author="Brian Olea" w:date="2024-06-04T11:27:00Z" w16du:dateUtc="2024-06-04T17:27:00Z">
            <w:rPr/>
          </w:rPrChange>
        </w:rPr>
        <w:t>Analysis</w:t>
      </w:r>
      <w:r w:rsidRPr="00DF3B93">
        <w:rPr>
          <w:spacing w:val="-6"/>
          <w:sz w:val="22"/>
          <w:szCs w:val="22"/>
          <w:rPrChange w:id="3067" w:author="Brian Olea" w:date="2024-06-04T11:27:00Z" w16du:dateUtc="2024-06-04T17:27:00Z">
            <w:rPr>
              <w:spacing w:val="-6"/>
            </w:rPr>
          </w:rPrChange>
        </w:rPr>
        <w:t xml:space="preserve"> </w:t>
      </w:r>
      <w:r w:rsidRPr="00DF3B93">
        <w:rPr>
          <w:sz w:val="22"/>
          <w:szCs w:val="22"/>
          <w:rPrChange w:id="3068" w:author="Brian Olea" w:date="2024-06-04T11:27:00Z" w16du:dateUtc="2024-06-04T17:27:00Z">
            <w:rPr/>
          </w:rPrChange>
        </w:rPr>
        <w:t>and</w:t>
      </w:r>
      <w:r w:rsidRPr="00DF3B93">
        <w:rPr>
          <w:spacing w:val="-6"/>
          <w:sz w:val="22"/>
          <w:szCs w:val="22"/>
          <w:rPrChange w:id="3069" w:author="Brian Olea" w:date="2024-06-04T11:27:00Z" w16du:dateUtc="2024-06-04T17:27:00Z">
            <w:rPr>
              <w:spacing w:val="-6"/>
            </w:rPr>
          </w:rPrChange>
        </w:rPr>
        <w:t xml:space="preserve"> </w:t>
      </w:r>
      <w:r w:rsidRPr="00DF3B93">
        <w:rPr>
          <w:spacing w:val="-2"/>
          <w:sz w:val="22"/>
          <w:szCs w:val="22"/>
          <w:rPrChange w:id="3070" w:author="Brian Olea" w:date="2024-06-04T11:27:00Z" w16du:dateUtc="2024-06-04T17:27:00Z">
            <w:rPr>
              <w:spacing w:val="-2"/>
            </w:rPr>
          </w:rPrChange>
        </w:rPr>
        <w:t>Evaluation</w:t>
      </w:r>
    </w:p>
    <w:p w14:paraId="7481D64C" w14:textId="77777777" w:rsidR="00DF0971" w:rsidRPr="00DF3B93" w:rsidRDefault="00000000">
      <w:pPr>
        <w:pStyle w:val="BodyText"/>
        <w:spacing w:before="30"/>
        <w:ind w:right="228"/>
        <w:rPr>
          <w:sz w:val="22"/>
          <w:szCs w:val="22"/>
          <w:rPrChange w:id="3071" w:author="Brian Olea" w:date="2024-06-04T11:27:00Z" w16du:dateUtc="2024-06-04T17:27:00Z">
            <w:rPr/>
          </w:rPrChange>
        </w:rPr>
      </w:pPr>
      <w:r w:rsidRPr="00DF3B93">
        <w:rPr>
          <w:sz w:val="22"/>
          <w:szCs w:val="22"/>
          <w:rPrChange w:id="3072" w:author="Brian Olea" w:date="2024-06-04T11:27:00Z" w16du:dateUtc="2024-06-04T17:27:00Z">
            <w:rPr/>
          </w:rPrChange>
        </w:rPr>
        <w:t>The</w:t>
      </w:r>
      <w:r w:rsidRPr="00DF3B93">
        <w:rPr>
          <w:spacing w:val="-4"/>
          <w:sz w:val="22"/>
          <w:szCs w:val="22"/>
          <w:rPrChange w:id="3073" w:author="Brian Olea" w:date="2024-06-04T11:27:00Z" w16du:dateUtc="2024-06-04T17:27:00Z">
            <w:rPr>
              <w:spacing w:val="-4"/>
            </w:rPr>
          </w:rPrChange>
        </w:rPr>
        <w:t xml:space="preserve"> </w:t>
      </w:r>
      <w:r w:rsidRPr="00DF3B93">
        <w:rPr>
          <w:sz w:val="22"/>
          <w:szCs w:val="22"/>
          <w:rPrChange w:id="3074" w:author="Brian Olea" w:date="2024-06-04T11:27:00Z" w16du:dateUtc="2024-06-04T17:27:00Z">
            <w:rPr/>
          </w:rPrChange>
        </w:rPr>
        <w:t>Organization</w:t>
      </w:r>
      <w:r w:rsidRPr="00DF3B93">
        <w:rPr>
          <w:spacing w:val="-3"/>
          <w:sz w:val="22"/>
          <w:szCs w:val="22"/>
          <w:rPrChange w:id="3075" w:author="Brian Olea" w:date="2024-06-04T11:27:00Z" w16du:dateUtc="2024-06-04T17:27:00Z">
            <w:rPr>
              <w:spacing w:val="-3"/>
            </w:rPr>
          </w:rPrChange>
        </w:rPr>
        <w:t xml:space="preserve"> </w:t>
      </w:r>
      <w:r w:rsidRPr="00DF3B93">
        <w:rPr>
          <w:sz w:val="22"/>
          <w:szCs w:val="22"/>
          <w:rPrChange w:id="3076" w:author="Brian Olea" w:date="2024-06-04T11:27:00Z" w16du:dateUtc="2024-06-04T17:27:00Z">
            <w:rPr/>
          </w:rPrChange>
        </w:rPr>
        <w:t>monitors</w:t>
      </w:r>
      <w:r w:rsidRPr="00DF3B93">
        <w:rPr>
          <w:spacing w:val="-3"/>
          <w:sz w:val="22"/>
          <w:szCs w:val="22"/>
          <w:rPrChange w:id="3077" w:author="Brian Olea" w:date="2024-06-04T11:27:00Z" w16du:dateUtc="2024-06-04T17:27:00Z">
            <w:rPr>
              <w:spacing w:val="-3"/>
            </w:rPr>
          </w:rPrChange>
        </w:rPr>
        <w:t xml:space="preserve"> </w:t>
      </w:r>
      <w:r w:rsidRPr="00DF3B93">
        <w:rPr>
          <w:sz w:val="22"/>
          <w:szCs w:val="22"/>
          <w:rPrChange w:id="3078" w:author="Brian Olea" w:date="2024-06-04T11:27:00Z" w16du:dateUtc="2024-06-04T17:27:00Z">
            <w:rPr/>
          </w:rPrChange>
        </w:rPr>
        <w:t>its</w:t>
      </w:r>
      <w:r w:rsidRPr="00DF3B93">
        <w:rPr>
          <w:spacing w:val="-1"/>
          <w:sz w:val="22"/>
          <w:szCs w:val="22"/>
          <w:rPrChange w:id="3079" w:author="Brian Olea" w:date="2024-06-04T11:27:00Z" w16du:dateUtc="2024-06-04T17:27:00Z">
            <w:rPr>
              <w:spacing w:val="-1"/>
            </w:rPr>
          </w:rPrChange>
        </w:rPr>
        <w:t xml:space="preserve"> </w:t>
      </w:r>
      <w:r w:rsidRPr="00DF3B93">
        <w:rPr>
          <w:sz w:val="22"/>
          <w:szCs w:val="22"/>
          <w:rPrChange w:id="3080" w:author="Brian Olea" w:date="2024-06-04T11:27:00Z" w16du:dateUtc="2024-06-04T17:27:00Z">
            <w:rPr/>
          </w:rPrChange>
        </w:rPr>
        <w:t>KPIs</w:t>
      </w:r>
      <w:r w:rsidRPr="00DF3B93">
        <w:rPr>
          <w:spacing w:val="-3"/>
          <w:sz w:val="22"/>
          <w:szCs w:val="22"/>
          <w:rPrChange w:id="3081" w:author="Brian Olea" w:date="2024-06-04T11:27:00Z" w16du:dateUtc="2024-06-04T17:27:00Z">
            <w:rPr>
              <w:spacing w:val="-3"/>
            </w:rPr>
          </w:rPrChange>
        </w:rPr>
        <w:t xml:space="preserve"> </w:t>
      </w:r>
      <w:r w:rsidRPr="00DF3B93">
        <w:rPr>
          <w:sz w:val="22"/>
          <w:szCs w:val="22"/>
          <w:rPrChange w:id="3082" w:author="Brian Olea" w:date="2024-06-04T11:27:00Z" w16du:dateUtc="2024-06-04T17:27:00Z">
            <w:rPr/>
          </w:rPrChange>
        </w:rPr>
        <w:t>(Key</w:t>
      </w:r>
      <w:r w:rsidRPr="00DF3B93">
        <w:rPr>
          <w:spacing w:val="-4"/>
          <w:sz w:val="22"/>
          <w:szCs w:val="22"/>
          <w:rPrChange w:id="3083" w:author="Brian Olea" w:date="2024-06-04T11:27:00Z" w16du:dateUtc="2024-06-04T17:27:00Z">
            <w:rPr>
              <w:spacing w:val="-4"/>
            </w:rPr>
          </w:rPrChange>
        </w:rPr>
        <w:t xml:space="preserve"> </w:t>
      </w:r>
      <w:r w:rsidRPr="00DF3B93">
        <w:rPr>
          <w:sz w:val="22"/>
          <w:szCs w:val="22"/>
          <w:rPrChange w:id="3084" w:author="Brian Olea" w:date="2024-06-04T11:27:00Z" w16du:dateUtc="2024-06-04T17:27:00Z">
            <w:rPr/>
          </w:rPrChange>
        </w:rPr>
        <w:t>Process</w:t>
      </w:r>
      <w:r w:rsidRPr="00DF3B93">
        <w:rPr>
          <w:spacing w:val="-3"/>
          <w:sz w:val="22"/>
          <w:szCs w:val="22"/>
          <w:rPrChange w:id="3085" w:author="Brian Olea" w:date="2024-06-04T11:27:00Z" w16du:dateUtc="2024-06-04T17:27:00Z">
            <w:rPr>
              <w:spacing w:val="-3"/>
            </w:rPr>
          </w:rPrChange>
        </w:rPr>
        <w:t xml:space="preserve"> </w:t>
      </w:r>
      <w:r w:rsidRPr="00DF3B93">
        <w:rPr>
          <w:sz w:val="22"/>
          <w:szCs w:val="22"/>
          <w:rPrChange w:id="3086" w:author="Brian Olea" w:date="2024-06-04T11:27:00Z" w16du:dateUtc="2024-06-04T17:27:00Z">
            <w:rPr/>
          </w:rPrChange>
        </w:rPr>
        <w:t>Indicators)</w:t>
      </w:r>
      <w:r w:rsidRPr="00DF3B93">
        <w:rPr>
          <w:spacing w:val="-4"/>
          <w:sz w:val="22"/>
          <w:szCs w:val="22"/>
          <w:rPrChange w:id="3087" w:author="Brian Olea" w:date="2024-06-04T11:27:00Z" w16du:dateUtc="2024-06-04T17:27:00Z">
            <w:rPr>
              <w:spacing w:val="-4"/>
            </w:rPr>
          </w:rPrChange>
        </w:rPr>
        <w:t xml:space="preserve"> </w:t>
      </w:r>
      <w:r w:rsidRPr="00DF3B93">
        <w:rPr>
          <w:sz w:val="22"/>
          <w:szCs w:val="22"/>
          <w:rPrChange w:id="3088" w:author="Brian Olea" w:date="2024-06-04T11:27:00Z" w16du:dateUtc="2024-06-04T17:27:00Z">
            <w:rPr/>
          </w:rPrChange>
        </w:rPr>
        <w:t>to</w:t>
      </w:r>
      <w:r w:rsidRPr="00DF3B93">
        <w:rPr>
          <w:spacing w:val="-1"/>
          <w:sz w:val="22"/>
          <w:szCs w:val="22"/>
          <w:rPrChange w:id="3089" w:author="Brian Olea" w:date="2024-06-04T11:27:00Z" w16du:dateUtc="2024-06-04T17:27:00Z">
            <w:rPr>
              <w:spacing w:val="-1"/>
            </w:rPr>
          </w:rPrChange>
        </w:rPr>
        <w:t xml:space="preserve"> </w:t>
      </w:r>
      <w:r w:rsidRPr="00DF3B93">
        <w:rPr>
          <w:sz w:val="22"/>
          <w:szCs w:val="22"/>
          <w:rPrChange w:id="3090" w:author="Brian Olea" w:date="2024-06-04T11:27:00Z" w16du:dateUtc="2024-06-04T17:27:00Z">
            <w:rPr/>
          </w:rPrChange>
        </w:rPr>
        <w:t>determine</w:t>
      </w:r>
      <w:r w:rsidRPr="00DF3B93">
        <w:rPr>
          <w:spacing w:val="-3"/>
          <w:sz w:val="22"/>
          <w:szCs w:val="22"/>
          <w:rPrChange w:id="3091" w:author="Brian Olea" w:date="2024-06-04T11:27:00Z" w16du:dateUtc="2024-06-04T17:27:00Z">
            <w:rPr>
              <w:spacing w:val="-3"/>
            </w:rPr>
          </w:rPrChange>
        </w:rPr>
        <w:t xml:space="preserve"> </w:t>
      </w:r>
      <w:r w:rsidRPr="00DF3B93">
        <w:rPr>
          <w:sz w:val="22"/>
          <w:szCs w:val="22"/>
          <w:rPrChange w:id="3092" w:author="Brian Olea" w:date="2024-06-04T11:27:00Z" w16du:dateUtc="2024-06-04T17:27:00Z">
            <w:rPr/>
          </w:rPrChange>
        </w:rPr>
        <w:t>the</w:t>
      </w:r>
      <w:r w:rsidRPr="00DF3B93">
        <w:rPr>
          <w:spacing w:val="-4"/>
          <w:sz w:val="22"/>
          <w:szCs w:val="22"/>
          <w:rPrChange w:id="3093" w:author="Brian Olea" w:date="2024-06-04T11:27:00Z" w16du:dateUtc="2024-06-04T17:27:00Z">
            <w:rPr>
              <w:spacing w:val="-4"/>
            </w:rPr>
          </w:rPrChange>
        </w:rPr>
        <w:t xml:space="preserve"> </w:t>
      </w:r>
      <w:r w:rsidRPr="00DF3B93">
        <w:rPr>
          <w:sz w:val="22"/>
          <w:szCs w:val="22"/>
          <w:rPrChange w:id="3094" w:author="Brian Olea" w:date="2024-06-04T11:27:00Z" w16du:dateUtc="2024-06-04T17:27:00Z">
            <w:rPr/>
          </w:rPrChange>
        </w:rPr>
        <w:t>health</w:t>
      </w:r>
      <w:r w:rsidRPr="00DF3B93">
        <w:rPr>
          <w:spacing w:val="-4"/>
          <w:sz w:val="22"/>
          <w:szCs w:val="22"/>
          <w:rPrChange w:id="3095" w:author="Brian Olea" w:date="2024-06-04T11:27:00Z" w16du:dateUtc="2024-06-04T17:27:00Z">
            <w:rPr>
              <w:spacing w:val="-4"/>
            </w:rPr>
          </w:rPrChange>
        </w:rPr>
        <w:t xml:space="preserve"> </w:t>
      </w:r>
      <w:r w:rsidRPr="00DF3B93">
        <w:rPr>
          <w:sz w:val="22"/>
          <w:szCs w:val="22"/>
          <w:rPrChange w:id="3096" w:author="Brian Olea" w:date="2024-06-04T11:27:00Z" w16du:dateUtc="2024-06-04T17:27:00Z">
            <w:rPr/>
          </w:rPrChange>
        </w:rPr>
        <w:t>of</w:t>
      </w:r>
      <w:r w:rsidRPr="00DF3B93">
        <w:rPr>
          <w:spacing w:val="-3"/>
          <w:sz w:val="22"/>
          <w:szCs w:val="22"/>
          <w:rPrChange w:id="3097" w:author="Brian Olea" w:date="2024-06-04T11:27:00Z" w16du:dateUtc="2024-06-04T17:27:00Z">
            <w:rPr>
              <w:spacing w:val="-3"/>
            </w:rPr>
          </w:rPrChange>
        </w:rPr>
        <w:t xml:space="preserve"> </w:t>
      </w:r>
      <w:r w:rsidRPr="00DF3B93">
        <w:rPr>
          <w:sz w:val="22"/>
          <w:szCs w:val="22"/>
          <w:rPrChange w:id="3098" w:author="Brian Olea" w:date="2024-06-04T11:27:00Z" w16du:dateUtc="2024-06-04T17:27:00Z">
            <w:rPr/>
          </w:rPrChange>
        </w:rPr>
        <w:t>the</w:t>
      </w:r>
      <w:r w:rsidRPr="00DF3B93">
        <w:rPr>
          <w:spacing w:val="-4"/>
          <w:sz w:val="22"/>
          <w:szCs w:val="22"/>
          <w:rPrChange w:id="3099" w:author="Brian Olea" w:date="2024-06-04T11:27:00Z" w16du:dateUtc="2024-06-04T17:27:00Z">
            <w:rPr>
              <w:spacing w:val="-4"/>
            </w:rPr>
          </w:rPrChange>
        </w:rPr>
        <w:t xml:space="preserve"> </w:t>
      </w:r>
      <w:r w:rsidRPr="00DF3B93">
        <w:rPr>
          <w:sz w:val="22"/>
          <w:szCs w:val="22"/>
          <w:rPrChange w:id="3100" w:author="Brian Olea" w:date="2024-06-04T11:27:00Z" w16du:dateUtc="2024-06-04T17:27:00Z">
            <w:rPr/>
          </w:rPrChange>
        </w:rPr>
        <w:t>business processes. These KPIs are reviewed during the Management Review and results documented.</w:t>
      </w:r>
    </w:p>
    <w:p w14:paraId="340714ED" w14:textId="77777777" w:rsidR="00DF0971" w:rsidRPr="00DF3B93" w:rsidRDefault="00000000">
      <w:pPr>
        <w:pStyle w:val="BodyText"/>
        <w:spacing w:before="80"/>
        <w:rPr>
          <w:sz w:val="22"/>
          <w:szCs w:val="22"/>
          <w:rPrChange w:id="3101" w:author="Brian Olea" w:date="2024-06-04T11:27:00Z" w16du:dateUtc="2024-06-04T17:27:00Z">
            <w:rPr/>
          </w:rPrChange>
        </w:rPr>
      </w:pPr>
      <w:r w:rsidRPr="00DF3B93">
        <w:rPr>
          <w:sz w:val="22"/>
          <w:szCs w:val="22"/>
          <w:rPrChange w:id="3102" w:author="Brian Olea" w:date="2024-06-04T11:27:00Z" w16du:dateUtc="2024-06-04T17:27:00Z">
            <w:rPr/>
          </w:rPrChange>
        </w:rPr>
        <w:t>Where</w:t>
      </w:r>
      <w:r w:rsidRPr="00DF3B93">
        <w:rPr>
          <w:spacing w:val="-7"/>
          <w:sz w:val="22"/>
          <w:szCs w:val="22"/>
          <w:rPrChange w:id="3103" w:author="Brian Olea" w:date="2024-06-04T11:27:00Z" w16du:dateUtc="2024-06-04T17:27:00Z">
            <w:rPr>
              <w:spacing w:val="-7"/>
            </w:rPr>
          </w:rPrChange>
        </w:rPr>
        <w:t xml:space="preserve"> </w:t>
      </w:r>
      <w:r w:rsidRPr="00DF3B93">
        <w:rPr>
          <w:sz w:val="22"/>
          <w:szCs w:val="22"/>
          <w:rPrChange w:id="3104" w:author="Brian Olea" w:date="2024-06-04T11:27:00Z" w16du:dateUtc="2024-06-04T17:27:00Z">
            <w:rPr/>
          </w:rPrChange>
        </w:rPr>
        <w:t>a</w:t>
      </w:r>
      <w:r w:rsidRPr="00DF3B93">
        <w:rPr>
          <w:spacing w:val="-7"/>
          <w:sz w:val="22"/>
          <w:szCs w:val="22"/>
          <w:rPrChange w:id="3105" w:author="Brian Olea" w:date="2024-06-04T11:27:00Z" w16du:dateUtc="2024-06-04T17:27:00Z">
            <w:rPr>
              <w:spacing w:val="-7"/>
            </w:rPr>
          </w:rPrChange>
        </w:rPr>
        <w:t xml:space="preserve"> </w:t>
      </w:r>
      <w:r w:rsidRPr="00DF3B93">
        <w:rPr>
          <w:sz w:val="22"/>
          <w:szCs w:val="22"/>
          <w:rPrChange w:id="3106" w:author="Brian Olea" w:date="2024-06-04T11:27:00Z" w16du:dateUtc="2024-06-04T17:27:00Z">
            <w:rPr/>
          </w:rPrChange>
        </w:rPr>
        <w:t>negative</w:t>
      </w:r>
      <w:r w:rsidRPr="00DF3B93">
        <w:rPr>
          <w:spacing w:val="-7"/>
          <w:sz w:val="22"/>
          <w:szCs w:val="22"/>
          <w:rPrChange w:id="3107" w:author="Brian Olea" w:date="2024-06-04T11:27:00Z" w16du:dateUtc="2024-06-04T17:27:00Z">
            <w:rPr>
              <w:spacing w:val="-7"/>
            </w:rPr>
          </w:rPrChange>
        </w:rPr>
        <w:t xml:space="preserve"> </w:t>
      </w:r>
      <w:r w:rsidRPr="00DF3B93">
        <w:rPr>
          <w:sz w:val="22"/>
          <w:szCs w:val="22"/>
          <w:rPrChange w:id="3108" w:author="Brian Olea" w:date="2024-06-04T11:27:00Z" w16du:dateUtc="2024-06-04T17:27:00Z">
            <w:rPr/>
          </w:rPrChange>
        </w:rPr>
        <w:t>Trend</w:t>
      </w:r>
      <w:r w:rsidRPr="00DF3B93">
        <w:rPr>
          <w:spacing w:val="-4"/>
          <w:sz w:val="22"/>
          <w:szCs w:val="22"/>
          <w:rPrChange w:id="3109" w:author="Brian Olea" w:date="2024-06-04T11:27:00Z" w16du:dateUtc="2024-06-04T17:27:00Z">
            <w:rPr>
              <w:spacing w:val="-4"/>
            </w:rPr>
          </w:rPrChange>
        </w:rPr>
        <w:t xml:space="preserve"> </w:t>
      </w:r>
      <w:r w:rsidRPr="00DF3B93">
        <w:rPr>
          <w:sz w:val="22"/>
          <w:szCs w:val="22"/>
          <w:rPrChange w:id="3110" w:author="Brian Olea" w:date="2024-06-04T11:27:00Z" w16du:dateUtc="2024-06-04T17:27:00Z">
            <w:rPr/>
          </w:rPrChange>
        </w:rPr>
        <w:t>is</w:t>
      </w:r>
      <w:r w:rsidRPr="00DF3B93">
        <w:rPr>
          <w:spacing w:val="-5"/>
          <w:sz w:val="22"/>
          <w:szCs w:val="22"/>
          <w:rPrChange w:id="3111" w:author="Brian Olea" w:date="2024-06-04T11:27:00Z" w16du:dateUtc="2024-06-04T17:27:00Z">
            <w:rPr>
              <w:spacing w:val="-5"/>
            </w:rPr>
          </w:rPrChange>
        </w:rPr>
        <w:t xml:space="preserve"> </w:t>
      </w:r>
      <w:r w:rsidRPr="00DF3B93">
        <w:rPr>
          <w:sz w:val="22"/>
          <w:szCs w:val="22"/>
          <w:rPrChange w:id="3112" w:author="Brian Olea" w:date="2024-06-04T11:27:00Z" w16du:dateUtc="2024-06-04T17:27:00Z">
            <w:rPr/>
          </w:rPrChange>
        </w:rPr>
        <w:t>identified,</w:t>
      </w:r>
      <w:r w:rsidRPr="00DF3B93">
        <w:rPr>
          <w:spacing w:val="-7"/>
          <w:sz w:val="22"/>
          <w:szCs w:val="22"/>
          <w:rPrChange w:id="3113" w:author="Brian Olea" w:date="2024-06-04T11:27:00Z" w16du:dateUtc="2024-06-04T17:27:00Z">
            <w:rPr>
              <w:spacing w:val="-7"/>
            </w:rPr>
          </w:rPrChange>
        </w:rPr>
        <w:t xml:space="preserve"> </w:t>
      </w:r>
      <w:r w:rsidRPr="00DF3B93">
        <w:rPr>
          <w:sz w:val="22"/>
          <w:szCs w:val="22"/>
          <w:rPrChange w:id="3114" w:author="Brian Olea" w:date="2024-06-04T11:27:00Z" w16du:dateUtc="2024-06-04T17:27:00Z">
            <w:rPr/>
          </w:rPrChange>
        </w:rPr>
        <w:t>corrective</w:t>
      </w:r>
      <w:r w:rsidRPr="00DF3B93">
        <w:rPr>
          <w:spacing w:val="-7"/>
          <w:sz w:val="22"/>
          <w:szCs w:val="22"/>
          <w:rPrChange w:id="3115" w:author="Brian Olea" w:date="2024-06-04T11:27:00Z" w16du:dateUtc="2024-06-04T17:27:00Z">
            <w:rPr>
              <w:spacing w:val="-7"/>
            </w:rPr>
          </w:rPrChange>
        </w:rPr>
        <w:t xml:space="preserve"> </w:t>
      </w:r>
      <w:r w:rsidRPr="00DF3B93">
        <w:rPr>
          <w:sz w:val="22"/>
          <w:szCs w:val="22"/>
          <w:rPrChange w:id="3116" w:author="Brian Olea" w:date="2024-06-04T11:27:00Z" w16du:dateUtc="2024-06-04T17:27:00Z">
            <w:rPr/>
          </w:rPrChange>
        </w:rPr>
        <w:t>action</w:t>
      </w:r>
      <w:r w:rsidRPr="00DF3B93">
        <w:rPr>
          <w:spacing w:val="-6"/>
          <w:sz w:val="22"/>
          <w:szCs w:val="22"/>
          <w:rPrChange w:id="3117" w:author="Brian Olea" w:date="2024-06-04T11:27:00Z" w16du:dateUtc="2024-06-04T17:27:00Z">
            <w:rPr>
              <w:spacing w:val="-6"/>
            </w:rPr>
          </w:rPrChange>
        </w:rPr>
        <w:t xml:space="preserve"> </w:t>
      </w:r>
      <w:r w:rsidRPr="00DF3B93">
        <w:rPr>
          <w:sz w:val="22"/>
          <w:szCs w:val="22"/>
          <w:rPrChange w:id="3118" w:author="Brian Olea" w:date="2024-06-04T11:27:00Z" w16du:dateUtc="2024-06-04T17:27:00Z">
            <w:rPr/>
          </w:rPrChange>
        </w:rPr>
        <w:t>is</w:t>
      </w:r>
      <w:r w:rsidRPr="00DF3B93">
        <w:rPr>
          <w:spacing w:val="-5"/>
          <w:sz w:val="22"/>
          <w:szCs w:val="22"/>
          <w:rPrChange w:id="3119" w:author="Brian Olea" w:date="2024-06-04T11:27:00Z" w16du:dateUtc="2024-06-04T17:27:00Z">
            <w:rPr>
              <w:spacing w:val="-5"/>
            </w:rPr>
          </w:rPrChange>
        </w:rPr>
        <w:t xml:space="preserve"> </w:t>
      </w:r>
      <w:r w:rsidRPr="00DF3B93">
        <w:rPr>
          <w:spacing w:val="-2"/>
          <w:sz w:val="22"/>
          <w:szCs w:val="22"/>
          <w:rPrChange w:id="3120" w:author="Brian Olea" w:date="2024-06-04T11:27:00Z" w16du:dateUtc="2024-06-04T17:27:00Z">
            <w:rPr>
              <w:spacing w:val="-2"/>
            </w:rPr>
          </w:rPrChange>
        </w:rPr>
        <w:t>taken.</w:t>
      </w:r>
    </w:p>
    <w:p w14:paraId="0EBA908F" w14:textId="77777777" w:rsidR="00DF0971" w:rsidRPr="00DF3B93" w:rsidRDefault="00000000">
      <w:pPr>
        <w:pStyle w:val="Heading2"/>
        <w:spacing w:before="180"/>
        <w:rPr>
          <w:sz w:val="22"/>
          <w:szCs w:val="22"/>
          <w:rPrChange w:id="3121" w:author="Brian Olea" w:date="2024-06-04T11:27:00Z" w16du:dateUtc="2024-06-04T17:27:00Z">
            <w:rPr/>
          </w:rPrChange>
        </w:rPr>
      </w:pPr>
      <w:r w:rsidRPr="00DF3B93">
        <w:rPr>
          <w:sz w:val="22"/>
          <w:szCs w:val="22"/>
          <w:rPrChange w:id="3122" w:author="Brian Olea" w:date="2024-06-04T11:27:00Z" w16du:dateUtc="2024-06-04T17:27:00Z">
            <w:rPr/>
          </w:rPrChange>
        </w:rPr>
        <w:t>Internal</w:t>
      </w:r>
      <w:r w:rsidRPr="00DF3B93">
        <w:rPr>
          <w:spacing w:val="-9"/>
          <w:sz w:val="22"/>
          <w:szCs w:val="22"/>
          <w:rPrChange w:id="3123" w:author="Brian Olea" w:date="2024-06-04T11:27:00Z" w16du:dateUtc="2024-06-04T17:27:00Z">
            <w:rPr>
              <w:spacing w:val="-9"/>
            </w:rPr>
          </w:rPrChange>
        </w:rPr>
        <w:t xml:space="preserve"> </w:t>
      </w:r>
      <w:r w:rsidRPr="00DF3B93">
        <w:rPr>
          <w:spacing w:val="-2"/>
          <w:sz w:val="22"/>
          <w:szCs w:val="22"/>
          <w:rPrChange w:id="3124" w:author="Brian Olea" w:date="2024-06-04T11:27:00Z" w16du:dateUtc="2024-06-04T17:27:00Z">
            <w:rPr>
              <w:spacing w:val="-2"/>
            </w:rPr>
          </w:rPrChange>
        </w:rPr>
        <w:t>Audit</w:t>
      </w:r>
    </w:p>
    <w:p w14:paraId="264863DD" w14:textId="77777777" w:rsidR="00DF0971" w:rsidRPr="00DF3B93" w:rsidRDefault="00000000">
      <w:pPr>
        <w:pStyle w:val="BodyText"/>
        <w:spacing w:before="30"/>
        <w:ind w:right="228"/>
        <w:rPr>
          <w:sz w:val="22"/>
          <w:szCs w:val="22"/>
          <w:rPrChange w:id="3125" w:author="Brian Olea" w:date="2024-06-04T11:27:00Z" w16du:dateUtc="2024-06-04T17:27:00Z">
            <w:rPr/>
          </w:rPrChange>
        </w:rPr>
      </w:pPr>
      <w:r w:rsidRPr="00DF3B93">
        <w:rPr>
          <w:sz w:val="22"/>
          <w:szCs w:val="22"/>
          <w:rPrChange w:id="3126" w:author="Brian Olea" w:date="2024-06-04T11:27:00Z" w16du:dateUtc="2024-06-04T17:27:00Z">
            <w:rPr/>
          </w:rPrChange>
        </w:rPr>
        <w:t>The</w:t>
      </w:r>
      <w:r w:rsidRPr="00DF3B93">
        <w:rPr>
          <w:spacing w:val="-4"/>
          <w:sz w:val="22"/>
          <w:szCs w:val="22"/>
          <w:rPrChange w:id="3127" w:author="Brian Olea" w:date="2024-06-04T11:27:00Z" w16du:dateUtc="2024-06-04T17:27:00Z">
            <w:rPr>
              <w:spacing w:val="-4"/>
            </w:rPr>
          </w:rPrChange>
        </w:rPr>
        <w:t xml:space="preserve"> </w:t>
      </w:r>
      <w:r w:rsidRPr="00DF3B93">
        <w:rPr>
          <w:sz w:val="22"/>
          <w:szCs w:val="22"/>
          <w:rPrChange w:id="3128" w:author="Brian Olea" w:date="2024-06-04T11:27:00Z" w16du:dateUtc="2024-06-04T17:27:00Z">
            <w:rPr/>
          </w:rPrChange>
        </w:rPr>
        <w:t>Organization</w:t>
      </w:r>
      <w:r w:rsidRPr="00DF3B93">
        <w:rPr>
          <w:spacing w:val="-2"/>
          <w:sz w:val="22"/>
          <w:szCs w:val="22"/>
          <w:rPrChange w:id="3129" w:author="Brian Olea" w:date="2024-06-04T11:27:00Z" w16du:dateUtc="2024-06-04T17:27:00Z">
            <w:rPr>
              <w:spacing w:val="-2"/>
            </w:rPr>
          </w:rPrChange>
        </w:rPr>
        <w:t xml:space="preserve"> </w:t>
      </w:r>
      <w:r w:rsidRPr="00DF3B93">
        <w:rPr>
          <w:sz w:val="22"/>
          <w:szCs w:val="22"/>
          <w:rPrChange w:id="3130" w:author="Brian Olea" w:date="2024-06-04T11:27:00Z" w16du:dateUtc="2024-06-04T17:27:00Z">
            <w:rPr/>
          </w:rPrChange>
        </w:rPr>
        <w:t>conducts</w:t>
      </w:r>
      <w:r w:rsidRPr="00DF3B93">
        <w:rPr>
          <w:spacing w:val="-2"/>
          <w:sz w:val="22"/>
          <w:szCs w:val="22"/>
          <w:rPrChange w:id="3131" w:author="Brian Olea" w:date="2024-06-04T11:27:00Z" w16du:dateUtc="2024-06-04T17:27:00Z">
            <w:rPr>
              <w:spacing w:val="-2"/>
            </w:rPr>
          </w:rPrChange>
        </w:rPr>
        <w:t xml:space="preserve"> </w:t>
      </w:r>
      <w:r w:rsidRPr="00DF3B93">
        <w:rPr>
          <w:sz w:val="22"/>
          <w:szCs w:val="22"/>
          <w:rPrChange w:id="3132" w:author="Brian Olea" w:date="2024-06-04T11:27:00Z" w16du:dateUtc="2024-06-04T17:27:00Z">
            <w:rPr/>
          </w:rPrChange>
        </w:rPr>
        <w:t>risk</w:t>
      </w:r>
      <w:r w:rsidRPr="00DF3B93">
        <w:rPr>
          <w:spacing w:val="-4"/>
          <w:sz w:val="22"/>
          <w:szCs w:val="22"/>
          <w:rPrChange w:id="3133" w:author="Brian Olea" w:date="2024-06-04T11:27:00Z" w16du:dateUtc="2024-06-04T17:27:00Z">
            <w:rPr>
              <w:spacing w:val="-4"/>
            </w:rPr>
          </w:rPrChange>
        </w:rPr>
        <w:t xml:space="preserve"> </w:t>
      </w:r>
      <w:r w:rsidRPr="00DF3B93">
        <w:rPr>
          <w:sz w:val="22"/>
          <w:szCs w:val="22"/>
          <w:rPrChange w:id="3134" w:author="Brian Olea" w:date="2024-06-04T11:27:00Z" w16du:dateUtc="2024-06-04T17:27:00Z">
            <w:rPr/>
          </w:rPrChange>
        </w:rPr>
        <w:t>based</w:t>
      </w:r>
      <w:r w:rsidRPr="00DF3B93">
        <w:rPr>
          <w:spacing w:val="-3"/>
          <w:sz w:val="22"/>
          <w:szCs w:val="22"/>
          <w:rPrChange w:id="3135" w:author="Brian Olea" w:date="2024-06-04T11:27:00Z" w16du:dateUtc="2024-06-04T17:27:00Z">
            <w:rPr>
              <w:spacing w:val="-3"/>
            </w:rPr>
          </w:rPrChange>
        </w:rPr>
        <w:t xml:space="preserve"> </w:t>
      </w:r>
      <w:r w:rsidRPr="00DF3B93">
        <w:rPr>
          <w:sz w:val="22"/>
          <w:szCs w:val="22"/>
          <w:rPrChange w:id="3136" w:author="Brian Olea" w:date="2024-06-04T11:27:00Z" w16du:dateUtc="2024-06-04T17:27:00Z">
            <w:rPr/>
          </w:rPrChange>
        </w:rPr>
        <w:t>internal</w:t>
      </w:r>
      <w:r w:rsidRPr="00DF3B93">
        <w:rPr>
          <w:spacing w:val="-4"/>
          <w:sz w:val="22"/>
          <w:szCs w:val="22"/>
          <w:rPrChange w:id="3137" w:author="Brian Olea" w:date="2024-06-04T11:27:00Z" w16du:dateUtc="2024-06-04T17:27:00Z">
            <w:rPr>
              <w:spacing w:val="-4"/>
            </w:rPr>
          </w:rPrChange>
        </w:rPr>
        <w:t xml:space="preserve"> </w:t>
      </w:r>
      <w:r w:rsidRPr="00DF3B93">
        <w:rPr>
          <w:sz w:val="22"/>
          <w:szCs w:val="22"/>
          <w:rPrChange w:id="3138" w:author="Brian Olea" w:date="2024-06-04T11:27:00Z" w16du:dateUtc="2024-06-04T17:27:00Z">
            <w:rPr/>
          </w:rPrChange>
        </w:rPr>
        <w:t>audits</w:t>
      </w:r>
      <w:r w:rsidRPr="00DF3B93">
        <w:rPr>
          <w:spacing w:val="-2"/>
          <w:sz w:val="22"/>
          <w:szCs w:val="22"/>
          <w:rPrChange w:id="3139" w:author="Brian Olea" w:date="2024-06-04T11:27:00Z" w16du:dateUtc="2024-06-04T17:27:00Z">
            <w:rPr>
              <w:spacing w:val="-2"/>
            </w:rPr>
          </w:rPrChange>
        </w:rPr>
        <w:t xml:space="preserve"> </w:t>
      </w:r>
      <w:r w:rsidRPr="00DF3B93">
        <w:rPr>
          <w:sz w:val="22"/>
          <w:szCs w:val="22"/>
          <w:rPrChange w:id="3140" w:author="Brian Olea" w:date="2024-06-04T11:27:00Z" w16du:dateUtc="2024-06-04T17:27:00Z">
            <w:rPr/>
          </w:rPrChange>
        </w:rPr>
        <w:t>at</w:t>
      </w:r>
      <w:r w:rsidRPr="00DF3B93">
        <w:rPr>
          <w:spacing w:val="-4"/>
          <w:sz w:val="22"/>
          <w:szCs w:val="22"/>
          <w:rPrChange w:id="3141" w:author="Brian Olea" w:date="2024-06-04T11:27:00Z" w16du:dateUtc="2024-06-04T17:27:00Z">
            <w:rPr>
              <w:spacing w:val="-4"/>
            </w:rPr>
          </w:rPrChange>
        </w:rPr>
        <w:t xml:space="preserve"> </w:t>
      </w:r>
      <w:r w:rsidRPr="00DF3B93">
        <w:rPr>
          <w:sz w:val="22"/>
          <w:szCs w:val="22"/>
          <w:rPrChange w:id="3142" w:author="Brian Olea" w:date="2024-06-04T11:27:00Z" w16du:dateUtc="2024-06-04T17:27:00Z">
            <w:rPr/>
          </w:rPrChange>
        </w:rPr>
        <w:t>least</w:t>
      </w:r>
      <w:r w:rsidRPr="00DF3B93">
        <w:rPr>
          <w:spacing w:val="-4"/>
          <w:sz w:val="22"/>
          <w:szCs w:val="22"/>
          <w:rPrChange w:id="3143" w:author="Brian Olea" w:date="2024-06-04T11:27:00Z" w16du:dateUtc="2024-06-04T17:27:00Z">
            <w:rPr>
              <w:spacing w:val="-4"/>
            </w:rPr>
          </w:rPrChange>
        </w:rPr>
        <w:t xml:space="preserve"> </w:t>
      </w:r>
      <w:r w:rsidRPr="00DF3B93">
        <w:rPr>
          <w:sz w:val="22"/>
          <w:szCs w:val="22"/>
          <w:rPrChange w:id="3144" w:author="Brian Olea" w:date="2024-06-04T11:27:00Z" w16du:dateUtc="2024-06-04T17:27:00Z">
            <w:rPr/>
          </w:rPrChange>
        </w:rPr>
        <w:t>annually</w:t>
      </w:r>
      <w:r w:rsidRPr="00DF3B93">
        <w:rPr>
          <w:spacing w:val="-4"/>
          <w:sz w:val="22"/>
          <w:szCs w:val="22"/>
          <w:rPrChange w:id="3145" w:author="Brian Olea" w:date="2024-06-04T11:27:00Z" w16du:dateUtc="2024-06-04T17:27:00Z">
            <w:rPr>
              <w:spacing w:val="-4"/>
            </w:rPr>
          </w:rPrChange>
        </w:rPr>
        <w:t xml:space="preserve"> </w:t>
      </w:r>
      <w:r w:rsidRPr="00DF3B93">
        <w:rPr>
          <w:sz w:val="22"/>
          <w:szCs w:val="22"/>
          <w:rPrChange w:id="3146" w:author="Brian Olea" w:date="2024-06-04T11:27:00Z" w16du:dateUtc="2024-06-04T17:27:00Z">
            <w:rPr/>
          </w:rPrChange>
        </w:rPr>
        <w:t>for</w:t>
      </w:r>
      <w:r w:rsidRPr="00DF3B93">
        <w:rPr>
          <w:spacing w:val="-2"/>
          <w:sz w:val="22"/>
          <w:szCs w:val="22"/>
          <w:rPrChange w:id="3147" w:author="Brian Olea" w:date="2024-06-04T11:27:00Z" w16du:dateUtc="2024-06-04T17:27:00Z">
            <w:rPr>
              <w:spacing w:val="-2"/>
            </w:rPr>
          </w:rPrChange>
        </w:rPr>
        <w:t xml:space="preserve"> </w:t>
      </w:r>
      <w:r w:rsidRPr="00DF3B93">
        <w:rPr>
          <w:sz w:val="22"/>
          <w:szCs w:val="22"/>
          <w:rPrChange w:id="3148" w:author="Brian Olea" w:date="2024-06-04T11:27:00Z" w16du:dateUtc="2024-06-04T17:27:00Z">
            <w:rPr/>
          </w:rPrChange>
        </w:rPr>
        <w:t>all</w:t>
      </w:r>
      <w:r w:rsidRPr="00DF3B93">
        <w:rPr>
          <w:spacing w:val="-4"/>
          <w:sz w:val="22"/>
          <w:szCs w:val="22"/>
          <w:rPrChange w:id="3149" w:author="Brian Olea" w:date="2024-06-04T11:27:00Z" w16du:dateUtc="2024-06-04T17:27:00Z">
            <w:rPr>
              <w:spacing w:val="-4"/>
            </w:rPr>
          </w:rPrChange>
        </w:rPr>
        <w:t xml:space="preserve"> </w:t>
      </w:r>
      <w:r w:rsidRPr="00DF3B93">
        <w:rPr>
          <w:sz w:val="22"/>
          <w:szCs w:val="22"/>
          <w:rPrChange w:id="3150" w:author="Brian Olea" w:date="2024-06-04T11:27:00Z" w16du:dateUtc="2024-06-04T17:27:00Z">
            <w:rPr/>
          </w:rPrChange>
        </w:rPr>
        <w:t>areas</w:t>
      </w:r>
      <w:r w:rsidRPr="00DF3B93">
        <w:rPr>
          <w:spacing w:val="-3"/>
          <w:sz w:val="22"/>
          <w:szCs w:val="22"/>
          <w:rPrChange w:id="3151" w:author="Brian Olea" w:date="2024-06-04T11:27:00Z" w16du:dateUtc="2024-06-04T17:27:00Z">
            <w:rPr>
              <w:spacing w:val="-3"/>
            </w:rPr>
          </w:rPrChange>
        </w:rPr>
        <w:t xml:space="preserve"> </w:t>
      </w:r>
      <w:r w:rsidRPr="00DF3B93">
        <w:rPr>
          <w:sz w:val="22"/>
          <w:szCs w:val="22"/>
          <w:rPrChange w:id="3152" w:author="Brian Olea" w:date="2024-06-04T11:27:00Z" w16du:dateUtc="2024-06-04T17:27:00Z">
            <w:rPr/>
          </w:rPrChange>
        </w:rPr>
        <w:t>of</w:t>
      </w:r>
      <w:r w:rsidRPr="00DF3B93">
        <w:rPr>
          <w:spacing w:val="-3"/>
          <w:sz w:val="22"/>
          <w:szCs w:val="22"/>
          <w:rPrChange w:id="3153" w:author="Brian Olea" w:date="2024-06-04T11:27:00Z" w16du:dateUtc="2024-06-04T17:27:00Z">
            <w:rPr>
              <w:spacing w:val="-3"/>
            </w:rPr>
          </w:rPrChange>
        </w:rPr>
        <w:t xml:space="preserve"> </w:t>
      </w:r>
      <w:r w:rsidRPr="00DF3B93">
        <w:rPr>
          <w:sz w:val="22"/>
          <w:szCs w:val="22"/>
          <w:rPrChange w:id="3154" w:author="Brian Olea" w:date="2024-06-04T11:27:00Z" w16du:dateUtc="2024-06-04T17:27:00Z">
            <w:rPr/>
          </w:rPrChange>
        </w:rPr>
        <w:t>the</w:t>
      </w:r>
      <w:r w:rsidRPr="00DF3B93">
        <w:rPr>
          <w:spacing w:val="-2"/>
          <w:sz w:val="22"/>
          <w:szCs w:val="22"/>
          <w:rPrChange w:id="3155" w:author="Brian Olea" w:date="2024-06-04T11:27:00Z" w16du:dateUtc="2024-06-04T17:27:00Z">
            <w:rPr>
              <w:spacing w:val="-2"/>
            </w:rPr>
          </w:rPrChange>
        </w:rPr>
        <w:t xml:space="preserve"> </w:t>
      </w:r>
      <w:r w:rsidRPr="00DF3B93">
        <w:rPr>
          <w:sz w:val="22"/>
          <w:szCs w:val="22"/>
          <w:rPrChange w:id="3156" w:author="Brian Olea" w:date="2024-06-04T11:27:00Z" w16du:dateUtc="2024-06-04T17:27:00Z">
            <w:rPr/>
          </w:rPrChange>
        </w:rPr>
        <w:t>ISO9001/AS9120 standards or other controlling documents, such as customer requirements, where applicable.</w:t>
      </w:r>
    </w:p>
    <w:p w14:paraId="422BEBAD" w14:textId="77777777" w:rsidR="00DF0971" w:rsidRPr="00DF3B93" w:rsidRDefault="00DF0971">
      <w:pPr>
        <w:sectPr w:rsidR="00DF0971" w:rsidRPr="00DF3B93">
          <w:pgSz w:w="12240" w:h="15840"/>
          <w:pgMar w:top="720" w:right="600" w:bottom="660" w:left="620" w:header="446" w:footer="474" w:gutter="0"/>
          <w:cols w:space="720"/>
        </w:sectPr>
      </w:pPr>
    </w:p>
    <w:p w14:paraId="29FD363F" w14:textId="77777777" w:rsidR="00DF0971" w:rsidRPr="00DF3B93" w:rsidRDefault="00000000">
      <w:pPr>
        <w:pStyle w:val="Heading2"/>
        <w:spacing w:before="274"/>
        <w:rPr>
          <w:sz w:val="22"/>
          <w:szCs w:val="22"/>
          <w:rPrChange w:id="3157" w:author="Brian Olea" w:date="2024-06-04T11:27:00Z" w16du:dateUtc="2024-06-04T17:27:00Z">
            <w:rPr/>
          </w:rPrChange>
        </w:rPr>
      </w:pPr>
      <w:r w:rsidRPr="00DF3B93">
        <w:rPr>
          <w:sz w:val="22"/>
          <w:szCs w:val="22"/>
          <w:rPrChange w:id="3158" w:author="Brian Olea" w:date="2024-06-04T11:27:00Z" w16du:dateUtc="2024-06-04T17:27:00Z">
            <w:rPr/>
          </w:rPrChange>
        </w:rPr>
        <w:lastRenderedPageBreak/>
        <w:t>Management</w:t>
      </w:r>
      <w:r w:rsidRPr="00DF3B93">
        <w:rPr>
          <w:spacing w:val="-15"/>
          <w:sz w:val="22"/>
          <w:szCs w:val="22"/>
          <w:rPrChange w:id="3159" w:author="Brian Olea" w:date="2024-06-04T11:27:00Z" w16du:dateUtc="2024-06-04T17:27:00Z">
            <w:rPr>
              <w:spacing w:val="-15"/>
            </w:rPr>
          </w:rPrChange>
        </w:rPr>
        <w:t xml:space="preserve"> </w:t>
      </w:r>
      <w:r w:rsidRPr="00DF3B93">
        <w:rPr>
          <w:spacing w:val="-2"/>
          <w:sz w:val="22"/>
          <w:szCs w:val="22"/>
          <w:rPrChange w:id="3160" w:author="Brian Olea" w:date="2024-06-04T11:27:00Z" w16du:dateUtc="2024-06-04T17:27:00Z">
            <w:rPr>
              <w:spacing w:val="-2"/>
            </w:rPr>
          </w:rPrChange>
        </w:rPr>
        <w:t>Review</w:t>
      </w:r>
    </w:p>
    <w:p w14:paraId="7216E607" w14:textId="77777777" w:rsidR="00DF0971" w:rsidRPr="00DF3B93" w:rsidRDefault="00000000">
      <w:pPr>
        <w:pStyle w:val="BodyText"/>
        <w:spacing w:before="30"/>
        <w:ind w:right="109"/>
        <w:rPr>
          <w:sz w:val="22"/>
          <w:szCs w:val="22"/>
          <w:rPrChange w:id="3161" w:author="Brian Olea" w:date="2024-06-04T11:27:00Z" w16du:dateUtc="2024-06-04T17:27:00Z">
            <w:rPr/>
          </w:rPrChange>
        </w:rPr>
      </w:pPr>
      <w:r w:rsidRPr="00DF3B93">
        <w:rPr>
          <w:sz w:val="22"/>
          <w:szCs w:val="22"/>
          <w:rPrChange w:id="3162" w:author="Brian Olea" w:date="2024-06-04T11:27:00Z" w16du:dateUtc="2024-06-04T17:27:00Z">
            <w:rPr/>
          </w:rPrChange>
        </w:rPr>
        <w:t>Top Management reviews the management system, at least annually, following the requirements of ISO 9001 (Quality Management Systems), AS9120 (Aerospace Distribution) and AS6174A (Counterfeit Materials)</w:t>
      </w:r>
      <w:r w:rsidRPr="00DF3B93">
        <w:rPr>
          <w:spacing w:val="-1"/>
          <w:sz w:val="22"/>
          <w:szCs w:val="22"/>
          <w:rPrChange w:id="3163" w:author="Brian Olea" w:date="2024-06-04T11:27:00Z" w16du:dateUtc="2024-06-04T17:27:00Z">
            <w:rPr>
              <w:spacing w:val="-1"/>
            </w:rPr>
          </w:rPrChange>
        </w:rPr>
        <w:t xml:space="preserve"> </w:t>
      </w:r>
      <w:r w:rsidRPr="00DF3B93">
        <w:rPr>
          <w:sz w:val="22"/>
          <w:szCs w:val="22"/>
          <w:rPrChange w:id="3164" w:author="Brian Olea" w:date="2024-06-04T11:27:00Z" w16du:dateUtc="2024-06-04T17:27:00Z">
            <w:rPr/>
          </w:rPrChange>
        </w:rPr>
        <w:t>as</w:t>
      </w:r>
      <w:r w:rsidRPr="00DF3B93">
        <w:rPr>
          <w:spacing w:val="-3"/>
          <w:sz w:val="22"/>
          <w:szCs w:val="22"/>
          <w:rPrChange w:id="3165" w:author="Brian Olea" w:date="2024-06-04T11:27:00Z" w16du:dateUtc="2024-06-04T17:27:00Z">
            <w:rPr>
              <w:spacing w:val="-3"/>
            </w:rPr>
          </w:rPrChange>
        </w:rPr>
        <w:t xml:space="preserve"> </w:t>
      </w:r>
      <w:r w:rsidRPr="00DF3B93">
        <w:rPr>
          <w:sz w:val="22"/>
          <w:szCs w:val="22"/>
          <w:rPrChange w:id="3166" w:author="Brian Olea" w:date="2024-06-04T11:27:00Z" w16du:dateUtc="2024-06-04T17:27:00Z">
            <w:rPr/>
          </w:rPrChange>
        </w:rPr>
        <w:t>required</w:t>
      </w:r>
      <w:r w:rsidRPr="00DF3B93">
        <w:rPr>
          <w:spacing w:val="-3"/>
          <w:sz w:val="22"/>
          <w:szCs w:val="22"/>
          <w:rPrChange w:id="3167" w:author="Brian Olea" w:date="2024-06-04T11:27:00Z" w16du:dateUtc="2024-06-04T17:27:00Z">
            <w:rPr>
              <w:spacing w:val="-3"/>
            </w:rPr>
          </w:rPrChange>
        </w:rPr>
        <w:t xml:space="preserve"> </w:t>
      </w:r>
      <w:r w:rsidRPr="00DF3B93">
        <w:rPr>
          <w:sz w:val="22"/>
          <w:szCs w:val="22"/>
          <w:rPrChange w:id="3168" w:author="Brian Olea" w:date="2024-06-04T11:27:00Z" w16du:dateUtc="2024-06-04T17:27:00Z">
            <w:rPr/>
          </w:rPrChange>
        </w:rPr>
        <w:t>by</w:t>
      </w:r>
      <w:r w:rsidRPr="00DF3B93">
        <w:rPr>
          <w:spacing w:val="-4"/>
          <w:sz w:val="22"/>
          <w:szCs w:val="22"/>
          <w:rPrChange w:id="3169" w:author="Brian Olea" w:date="2024-06-04T11:27:00Z" w16du:dateUtc="2024-06-04T17:27:00Z">
            <w:rPr>
              <w:spacing w:val="-4"/>
            </w:rPr>
          </w:rPrChange>
        </w:rPr>
        <w:t xml:space="preserve"> </w:t>
      </w:r>
      <w:r w:rsidRPr="00DF3B93">
        <w:rPr>
          <w:sz w:val="22"/>
          <w:szCs w:val="22"/>
          <w:rPrChange w:id="3170" w:author="Brian Olea" w:date="2024-06-04T11:27:00Z" w16du:dateUtc="2024-06-04T17:27:00Z">
            <w:rPr/>
          </w:rPrChange>
        </w:rPr>
        <w:t>location,</w:t>
      </w:r>
      <w:r w:rsidRPr="00DF3B93">
        <w:rPr>
          <w:spacing w:val="-4"/>
          <w:sz w:val="22"/>
          <w:szCs w:val="22"/>
          <w:rPrChange w:id="3171" w:author="Brian Olea" w:date="2024-06-04T11:27:00Z" w16du:dateUtc="2024-06-04T17:27:00Z">
            <w:rPr>
              <w:spacing w:val="-4"/>
            </w:rPr>
          </w:rPrChange>
        </w:rPr>
        <w:t xml:space="preserve"> </w:t>
      </w:r>
      <w:r w:rsidRPr="00DF3B93">
        <w:rPr>
          <w:sz w:val="22"/>
          <w:szCs w:val="22"/>
          <w:rPrChange w:id="3172" w:author="Brian Olea" w:date="2024-06-04T11:27:00Z" w16du:dateUtc="2024-06-04T17:27:00Z">
            <w:rPr/>
          </w:rPrChange>
        </w:rPr>
        <w:t>ensuring</w:t>
      </w:r>
      <w:r w:rsidRPr="00DF3B93">
        <w:rPr>
          <w:spacing w:val="-2"/>
          <w:sz w:val="22"/>
          <w:szCs w:val="22"/>
          <w:rPrChange w:id="3173" w:author="Brian Olea" w:date="2024-06-04T11:27:00Z" w16du:dateUtc="2024-06-04T17:27:00Z">
            <w:rPr>
              <w:spacing w:val="-2"/>
            </w:rPr>
          </w:rPrChange>
        </w:rPr>
        <w:t xml:space="preserve"> </w:t>
      </w:r>
      <w:r w:rsidRPr="00DF3B93">
        <w:rPr>
          <w:sz w:val="22"/>
          <w:szCs w:val="22"/>
          <w:rPrChange w:id="3174" w:author="Brian Olea" w:date="2024-06-04T11:27:00Z" w16du:dateUtc="2024-06-04T17:27:00Z">
            <w:rPr/>
          </w:rPrChange>
        </w:rPr>
        <w:t>continuing</w:t>
      </w:r>
      <w:r w:rsidRPr="00DF3B93">
        <w:rPr>
          <w:spacing w:val="-4"/>
          <w:sz w:val="22"/>
          <w:szCs w:val="22"/>
          <w:rPrChange w:id="3175" w:author="Brian Olea" w:date="2024-06-04T11:27:00Z" w16du:dateUtc="2024-06-04T17:27:00Z">
            <w:rPr>
              <w:spacing w:val="-4"/>
            </w:rPr>
          </w:rPrChange>
        </w:rPr>
        <w:t xml:space="preserve"> </w:t>
      </w:r>
      <w:r w:rsidRPr="00DF3B93">
        <w:rPr>
          <w:sz w:val="22"/>
          <w:szCs w:val="22"/>
          <w:rPrChange w:id="3176" w:author="Brian Olea" w:date="2024-06-04T11:27:00Z" w16du:dateUtc="2024-06-04T17:27:00Z">
            <w:rPr/>
          </w:rPrChange>
        </w:rPr>
        <w:t>suitability,</w:t>
      </w:r>
      <w:r w:rsidRPr="00DF3B93">
        <w:rPr>
          <w:spacing w:val="-2"/>
          <w:sz w:val="22"/>
          <w:szCs w:val="22"/>
          <w:rPrChange w:id="3177" w:author="Brian Olea" w:date="2024-06-04T11:27:00Z" w16du:dateUtc="2024-06-04T17:27:00Z">
            <w:rPr>
              <w:spacing w:val="-2"/>
            </w:rPr>
          </w:rPrChange>
        </w:rPr>
        <w:t xml:space="preserve"> </w:t>
      </w:r>
      <w:r w:rsidRPr="00DF3B93">
        <w:rPr>
          <w:sz w:val="22"/>
          <w:szCs w:val="22"/>
          <w:rPrChange w:id="3178" w:author="Brian Olea" w:date="2024-06-04T11:27:00Z" w16du:dateUtc="2024-06-04T17:27:00Z">
            <w:rPr/>
          </w:rPrChange>
        </w:rPr>
        <w:t>adequacy,</w:t>
      </w:r>
      <w:r w:rsidRPr="00DF3B93">
        <w:rPr>
          <w:spacing w:val="-3"/>
          <w:sz w:val="22"/>
          <w:szCs w:val="22"/>
          <w:rPrChange w:id="3179" w:author="Brian Olea" w:date="2024-06-04T11:27:00Z" w16du:dateUtc="2024-06-04T17:27:00Z">
            <w:rPr>
              <w:spacing w:val="-3"/>
            </w:rPr>
          </w:rPrChange>
        </w:rPr>
        <w:t xml:space="preserve"> </w:t>
      </w:r>
      <w:r w:rsidRPr="00DF3B93">
        <w:rPr>
          <w:sz w:val="22"/>
          <w:szCs w:val="22"/>
          <w:rPrChange w:id="3180" w:author="Brian Olea" w:date="2024-06-04T11:27:00Z" w16du:dateUtc="2024-06-04T17:27:00Z">
            <w:rPr/>
          </w:rPrChange>
        </w:rPr>
        <w:t>and</w:t>
      </w:r>
      <w:r w:rsidRPr="00DF3B93">
        <w:rPr>
          <w:spacing w:val="-4"/>
          <w:sz w:val="22"/>
          <w:szCs w:val="22"/>
          <w:rPrChange w:id="3181" w:author="Brian Olea" w:date="2024-06-04T11:27:00Z" w16du:dateUtc="2024-06-04T17:27:00Z">
            <w:rPr>
              <w:spacing w:val="-4"/>
            </w:rPr>
          </w:rPrChange>
        </w:rPr>
        <w:t xml:space="preserve"> </w:t>
      </w:r>
      <w:r w:rsidRPr="00DF3B93">
        <w:rPr>
          <w:sz w:val="22"/>
          <w:szCs w:val="22"/>
          <w:rPrChange w:id="3182" w:author="Brian Olea" w:date="2024-06-04T11:27:00Z" w16du:dateUtc="2024-06-04T17:27:00Z">
            <w:rPr/>
          </w:rPrChange>
        </w:rPr>
        <w:t>effectiveness</w:t>
      </w:r>
      <w:r w:rsidRPr="00DF3B93">
        <w:rPr>
          <w:spacing w:val="-1"/>
          <w:sz w:val="22"/>
          <w:szCs w:val="22"/>
          <w:rPrChange w:id="3183" w:author="Brian Olea" w:date="2024-06-04T11:27:00Z" w16du:dateUtc="2024-06-04T17:27:00Z">
            <w:rPr>
              <w:spacing w:val="-1"/>
            </w:rPr>
          </w:rPrChange>
        </w:rPr>
        <w:t xml:space="preserve"> </w:t>
      </w:r>
      <w:r w:rsidRPr="00DF3B93">
        <w:rPr>
          <w:sz w:val="22"/>
          <w:szCs w:val="22"/>
          <w:rPrChange w:id="3184" w:author="Brian Olea" w:date="2024-06-04T11:27:00Z" w16du:dateUtc="2024-06-04T17:27:00Z">
            <w:rPr/>
          </w:rPrChange>
        </w:rPr>
        <w:t>of</w:t>
      </w:r>
      <w:r w:rsidRPr="00DF3B93">
        <w:rPr>
          <w:spacing w:val="-3"/>
          <w:sz w:val="22"/>
          <w:szCs w:val="22"/>
          <w:rPrChange w:id="3185" w:author="Brian Olea" w:date="2024-06-04T11:27:00Z" w16du:dateUtc="2024-06-04T17:27:00Z">
            <w:rPr>
              <w:spacing w:val="-3"/>
            </w:rPr>
          </w:rPrChange>
        </w:rPr>
        <w:t xml:space="preserve"> </w:t>
      </w:r>
      <w:r w:rsidRPr="00DF3B93">
        <w:rPr>
          <w:sz w:val="22"/>
          <w:szCs w:val="22"/>
          <w:rPrChange w:id="3186" w:author="Brian Olea" w:date="2024-06-04T11:27:00Z" w16du:dateUtc="2024-06-04T17:27:00Z">
            <w:rPr/>
          </w:rPrChange>
        </w:rPr>
        <w:t>the</w:t>
      </w:r>
      <w:r w:rsidRPr="00DF3B93">
        <w:rPr>
          <w:spacing w:val="-4"/>
          <w:sz w:val="22"/>
          <w:szCs w:val="22"/>
          <w:rPrChange w:id="3187" w:author="Brian Olea" w:date="2024-06-04T11:27:00Z" w16du:dateUtc="2024-06-04T17:27:00Z">
            <w:rPr>
              <w:spacing w:val="-4"/>
            </w:rPr>
          </w:rPrChange>
        </w:rPr>
        <w:t xml:space="preserve"> </w:t>
      </w:r>
      <w:r w:rsidRPr="00DF3B93">
        <w:rPr>
          <w:sz w:val="22"/>
          <w:szCs w:val="22"/>
          <w:rPrChange w:id="3188" w:author="Brian Olea" w:date="2024-06-04T11:27:00Z" w16du:dateUtc="2024-06-04T17:27:00Z">
            <w:rPr/>
          </w:rPrChange>
        </w:rPr>
        <w:t>QMS.</w:t>
      </w:r>
    </w:p>
    <w:p w14:paraId="73837DE5" w14:textId="77777777" w:rsidR="00DF0971" w:rsidRPr="00DF3B93" w:rsidRDefault="00000000">
      <w:pPr>
        <w:pStyle w:val="BodyText"/>
        <w:spacing w:before="81" w:line="307" w:lineRule="auto"/>
        <w:ind w:right="1864"/>
        <w:rPr>
          <w:sz w:val="22"/>
          <w:szCs w:val="22"/>
          <w:rPrChange w:id="3189" w:author="Brian Olea" w:date="2024-06-04T11:27:00Z" w16du:dateUtc="2024-06-04T17:27:00Z">
            <w:rPr/>
          </w:rPrChange>
        </w:rPr>
      </w:pPr>
      <w:r w:rsidRPr="00DF3B93">
        <w:rPr>
          <w:sz w:val="22"/>
          <w:szCs w:val="22"/>
          <w:rPrChange w:id="3190" w:author="Brian Olea" w:date="2024-06-04T11:27:00Z" w16du:dateUtc="2024-06-04T17:27:00Z">
            <w:rPr/>
          </w:rPrChange>
        </w:rPr>
        <w:t>Management</w:t>
      </w:r>
      <w:r w:rsidRPr="00DF3B93">
        <w:rPr>
          <w:spacing w:val="-6"/>
          <w:sz w:val="22"/>
          <w:szCs w:val="22"/>
          <w:rPrChange w:id="3191" w:author="Brian Olea" w:date="2024-06-04T11:27:00Z" w16du:dateUtc="2024-06-04T17:27:00Z">
            <w:rPr>
              <w:spacing w:val="-6"/>
            </w:rPr>
          </w:rPrChange>
        </w:rPr>
        <w:t xml:space="preserve"> </w:t>
      </w:r>
      <w:r w:rsidRPr="00DF3B93">
        <w:rPr>
          <w:sz w:val="22"/>
          <w:szCs w:val="22"/>
          <w:rPrChange w:id="3192" w:author="Brian Olea" w:date="2024-06-04T11:27:00Z" w16du:dateUtc="2024-06-04T17:27:00Z">
            <w:rPr/>
          </w:rPrChange>
        </w:rPr>
        <w:t>review</w:t>
      </w:r>
      <w:r w:rsidRPr="00DF3B93">
        <w:rPr>
          <w:spacing w:val="-5"/>
          <w:sz w:val="22"/>
          <w:szCs w:val="22"/>
          <w:rPrChange w:id="3193" w:author="Brian Olea" w:date="2024-06-04T11:27:00Z" w16du:dateUtc="2024-06-04T17:27:00Z">
            <w:rPr>
              <w:spacing w:val="-5"/>
            </w:rPr>
          </w:rPrChange>
        </w:rPr>
        <w:t xml:space="preserve"> </w:t>
      </w:r>
      <w:r w:rsidRPr="00DF3B93">
        <w:rPr>
          <w:sz w:val="22"/>
          <w:szCs w:val="22"/>
          <w:rPrChange w:id="3194" w:author="Brian Olea" w:date="2024-06-04T11:27:00Z" w16du:dateUtc="2024-06-04T17:27:00Z">
            <w:rPr/>
          </w:rPrChange>
        </w:rPr>
        <w:t>details</w:t>
      </w:r>
      <w:r w:rsidRPr="00DF3B93">
        <w:rPr>
          <w:spacing w:val="-5"/>
          <w:sz w:val="22"/>
          <w:szCs w:val="22"/>
          <w:rPrChange w:id="3195" w:author="Brian Olea" w:date="2024-06-04T11:27:00Z" w16du:dateUtc="2024-06-04T17:27:00Z">
            <w:rPr>
              <w:spacing w:val="-5"/>
            </w:rPr>
          </w:rPrChange>
        </w:rPr>
        <w:t xml:space="preserve"> </w:t>
      </w:r>
      <w:r w:rsidRPr="00DF3B93">
        <w:rPr>
          <w:sz w:val="22"/>
          <w:szCs w:val="22"/>
          <w:rPrChange w:id="3196" w:author="Brian Olea" w:date="2024-06-04T11:27:00Z" w16du:dateUtc="2024-06-04T17:27:00Z">
            <w:rPr/>
          </w:rPrChange>
        </w:rPr>
        <w:t>are</w:t>
      </w:r>
      <w:r w:rsidRPr="00DF3B93">
        <w:rPr>
          <w:spacing w:val="-6"/>
          <w:sz w:val="22"/>
          <w:szCs w:val="22"/>
          <w:rPrChange w:id="3197" w:author="Brian Olea" w:date="2024-06-04T11:27:00Z" w16du:dateUtc="2024-06-04T17:27:00Z">
            <w:rPr>
              <w:spacing w:val="-6"/>
            </w:rPr>
          </w:rPrChange>
        </w:rPr>
        <w:t xml:space="preserve"> </w:t>
      </w:r>
      <w:r w:rsidRPr="00DF3B93">
        <w:rPr>
          <w:sz w:val="22"/>
          <w:szCs w:val="22"/>
          <w:rPrChange w:id="3198" w:author="Brian Olea" w:date="2024-06-04T11:27:00Z" w16du:dateUtc="2024-06-04T17:27:00Z">
            <w:rPr/>
          </w:rPrChange>
        </w:rPr>
        <w:t>documented</w:t>
      </w:r>
      <w:r w:rsidRPr="00DF3B93">
        <w:rPr>
          <w:spacing w:val="-6"/>
          <w:sz w:val="22"/>
          <w:szCs w:val="22"/>
          <w:rPrChange w:id="3199" w:author="Brian Olea" w:date="2024-06-04T11:27:00Z" w16du:dateUtc="2024-06-04T17:27:00Z">
            <w:rPr>
              <w:spacing w:val="-6"/>
            </w:rPr>
          </w:rPrChange>
        </w:rPr>
        <w:t xml:space="preserve"> </w:t>
      </w:r>
      <w:r w:rsidRPr="00DF3B93">
        <w:rPr>
          <w:sz w:val="22"/>
          <w:szCs w:val="22"/>
          <w:rPrChange w:id="3200" w:author="Brian Olea" w:date="2024-06-04T11:27:00Z" w16du:dateUtc="2024-06-04T17:27:00Z">
            <w:rPr/>
          </w:rPrChange>
        </w:rPr>
        <w:t>in</w:t>
      </w:r>
      <w:r w:rsidRPr="00DF3B93">
        <w:rPr>
          <w:spacing w:val="-6"/>
          <w:sz w:val="22"/>
          <w:szCs w:val="22"/>
          <w:rPrChange w:id="3201" w:author="Brian Olea" w:date="2024-06-04T11:27:00Z" w16du:dateUtc="2024-06-04T17:27:00Z">
            <w:rPr>
              <w:spacing w:val="-6"/>
            </w:rPr>
          </w:rPrChange>
        </w:rPr>
        <w:t xml:space="preserve"> </w:t>
      </w:r>
      <w:r w:rsidRPr="00DF3B93">
        <w:rPr>
          <w:sz w:val="22"/>
          <w:szCs w:val="22"/>
          <w:rPrChange w:id="3202" w:author="Brian Olea" w:date="2024-06-04T11:27:00Z" w16du:dateUtc="2024-06-04T17:27:00Z">
            <w:rPr/>
          </w:rPrChange>
        </w:rPr>
        <w:t>the</w:t>
      </w:r>
      <w:r w:rsidRPr="00DF3B93">
        <w:rPr>
          <w:spacing w:val="-4"/>
          <w:sz w:val="22"/>
          <w:szCs w:val="22"/>
          <w:rPrChange w:id="3203" w:author="Brian Olea" w:date="2024-06-04T11:27:00Z" w16du:dateUtc="2024-06-04T17:27:00Z">
            <w:rPr>
              <w:spacing w:val="-4"/>
            </w:rPr>
          </w:rPrChange>
        </w:rPr>
        <w:t xml:space="preserve"> </w:t>
      </w:r>
      <w:r w:rsidRPr="00DF3B93">
        <w:rPr>
          <w:sz w:val="22"/>
          <w:szCs w:val="22"/>
          <w:rPrChange w:id="3204" w:author="Brian Olea" w:date="2024-06-04T11:27:00Z" w16du:dateUtc="2024-06-04T17:27:00Z">
            <w:rPr/>
          </w:rPrChange>
        </w:rPr>
        <w:t>Management</w:t>
      </w:r>
      <w:r w:rsidRPr="00DF3B93">
        <w:rPr>
          <w:spacing w:val="-4"/>
          <w:sz w:val="22"/>
          <w:szCs w:val="22"/>
          <w:rPrChange w:id="3205" w:author="Brian Olea" w:date="2024-06-04T11:27:00Z" w16du:dateUtc="2024-06-04T17:27:00Z">
            <w:rPr>
              <w:spacing w:val="-4"/>
            </w:rPr>
          </w:rPrChange>
        </w:rPr>
        <w:t xml:space="preserve"> </w:t>
      </w:r>
      <w:r w:rsidRPr="00DF3B93">
        <w:rPr>
          <w:sz w:val="22"/>
          <w:szCs w:val="22"/>
          <w:rPrChange w:id="3206" w:author="Brian Olea" w:date="2024-06-04T11:27:00Z" w16du:dateUtc="2024-06-04T17:27:00Z">
            <w:rPr/>
          </w:rPrChange>
        </w:rPr>
        <w:t>Review</w:t>
      </w:r>
      <w:r w:rsidRPr="00DF3B93">
        <w:rPr>
          <w:spacing w:val="-4"/>
          <w:sz w:val="22"/>
          <w:szCs w:val="22"/>
          <w:rPrChange w:id="3207" w:author="Brian Olea" w:date="2024-06-04T11:27:00Z" w16du:dateUtc="2024-06-04T17:27:00Z">
            <w:rPr>
              <w:spacing w:val="-4"/>
            </w:rPr>
          </w:rPrChange>
        </w:rPr>
        <w:t xml:space="preserve"> </w:t>
      </w:r>
      <w:r w:rsidRPr="00DF3B93">
        <w:rPr>
          <w:sz w:val="22"/>
          <w:szCs w:val="22"/>
          <w:rPrChange w:id="3208" w:author="Brian Olea" w:date="2024-06-04T11:27:00Z" w16du:dateUtc="2024-06-04T17:27:00Z">
            <w:rPr/>
          </w:rPrChange>
        </w:rPr>
        <w:t>Template. Records from management reviews are maintained.</w:t>
      </w:r>
    </w:p>
    <w:p w14:paraId="1681B500" w14:textId="77777777" w:rsidR="00DF0971" w:rsidRPr="00DF3B93" w:rsidRDefault="00DF0971">
      <w:pPr>
        <w:pStyle w:val="BodyText"/>
        <w:spacing w:before="66"/>
        <w:ind w:left="0"/>
        <w:rPr>
          <w:sz w:val="22"/>
          <w:szCs w:val="22"/>
          <w:rPrChange w:id="3209" w:author="Brian Olea" w:date="2024-06-04T11:27:00Z" w16du:dateUtc="2024-06-04T17:27:00Z">
            <w:rPr/>
          </w:rPrChange>
        </w:rPr>
      </w:pPr>
    </w:p>
    <w:p w14:paraId="09098FC1" w14:textId="77777777" w:rsidR="00DF0971" w:rsidRPr="00DF3B93" w:rsidRDefault="00000000">
      <w:pPr>
        <w:pStyle w:val="Heading1"/>
        <w:numPr>
          <w:ilvl w:val="0"/>
          <w:numId w:val="7"/>
        </w:numPr>
        <w:tabs>
          <w:tab w:val="left" w:pos="819"/>
        </w:tabs>
        <w:ind w:left="819" w:hanging="359"/>
        <w:rPr>
          <w:sz w:val="22"/>
          <w:szCs w:val="22"/>
          <w:rPrChange w:id="3210" w:author="Brian Olea" w:date="2024-06-04T11:27:00Z" w16du:dateUtc="2024-06-04T17:27:00Z">
            <w:rPr/>
          </w:rPrChange>
        </w:rPr>
      </w:pPr>
      <w:bookmarkStart w:id="3211" w:name="_bookmark9"/>
      <w:bookmarkEnd w:id="3211"/>
      <w:r w:rsidRPr="00DF3B93">
        <w:rPr>
          <w:spacing w:val="-2"/>
          <w:sz w:val="22"/>
          <w:szCs w:val="22"/>
          <w:rPrChange w:id="3212" w:author="Brian Olea" w:date="2024-06-04T11:27:00Z" w16du:dateUtc="2024-06-04T17:27:00Z">
            <w:rPr>
              <w:spacing w:val="-2"/>
            </w:rPr>
          </w:rPrChange>
        </w:rPr>
        <w:t>IMPROVEMENT</w:t>
      </w:r>
    </w:p>
    <w:p w14:paraId="4EDC8EEB" w14:textId="77777777" w:rsidR="00DF0971" w:rsidRPr="00DF3B93" w:rsidRDefault="00000000">
      <w:pPr>
        <w:pStyle w:val="BodyText"/>
        <w:spacing w:before="75"/>
        <w:ind w:right="151"/>
        <w:rPr>
          <w:sz w:val="22"/>
          <w:szCs w:val="22"/>
          <w:rPrChange w:id="3213" w:author="Brian Olea" w:date="2024-06-04T11:27:00Z" w16du:dateUtc="2024-06-04T17:27:00Z">
            <w:rPr/>
          </w:rPrChange>
        </w:rPr>
      </w:pPr>
      <w:r w:rsidRPr="00DF3B93">
        <w:rPr>
          <w:sz w:val="22"/>
          <w:szCs w:val="22"/>
          <w:rPrChange w:id="3214" w:author="Brian Olea" w:date="2024-06-04T11:27:00Z" w16du:dateUtc="2024-06-04T17:27:00Z">
            <w:rPr/>
          </w:rPrChange>
        </w:rPr>
        <w:t>The Organization uses the QMS to improve its processes, products, and services. Such improvements aim to</w:t>
      </w:r>
      <w:r w:rsidRPr="00DF3B93">
        <w:rPr>
          <w:spacing w:val="-3"/>
          <w:sz w:val="22"/>
          <w:szCs w:val="22"/>
          <w:rPrChange w:id="3215" w:author="Brian Olea" w:date="2024-06-04T11:27:00Z" w16du:dateUtc="2024-06-04T17:27:00Z">
            <w:rPr>
              <w:spacing w:val="-3"/>
            </w:rPr>
          </w:rPrChange>
        </w:rPr>
        <w:t xml:space="preserve"> </w:t>
      </w:r>
      <w:r w:rsidRPr="00DF3B93">
        <w:rPr>
          <w:sz w:val="22"/>
          <w:szCs w:val="22"/>
          <w:rPrChange w:id="3216" w:author="Brian Olea" w:date="2024-06-04T11:27:00Z" w16du:dateUtc="2024-06-04T17:27:00Z">
            <w:rPr/>
          </w:rPrChange>
        </w:rPr>
        <w:t>address</w:t>
      </w:r>
      <w:r w:rsidRPr="00DF3B93">
        <w:rPr>
          <w:spacing w:val="-2"/>
          <w:sz w:val="22"/>
          <w:szCs w:val="22"/>
          <w:rPrChange w:id="3217" w:author="Brian Olea" w:date="2024-06-04T11:27:00Z" w16du:dateUtc="2024-06-04T17:27:00Z">
            <w:rPr>
              <w:spacing w:val="-2"/>
            </w:rPr>
          </w:rPrChange>
        </w:rPr>
        <w:t xml:space="preserve"> </w:t>
      </w:r>
      <w:r w:rsidRPr="00DF3B93">
        <w:rPr>
          <w:sz w:val="22"/>
          <w:szCs w:val="22"/>
          <w:rPrChange w:id="3218" w:author="Brian Olea" w:date="2024-06-04T11:27:00Z" w16du:dateUtc="2024-06-04T17:27:00Z">
            <w:rPr/>
          </w:rPrChange>
        </w:rPr>
        <w:t>the</w:t>
      </w:r>
      <w:r w:rsidRPr="00DF3B93">
        <w:rPr>
          <w:spacing w:val="-3"/>
          <w:sz w:val="22"/>
          <w:szCs w:val="22"/>
          <w:rPrChange w:id="3219" w:author="Brian Olea" w:date="2024-06-04T11:27:00Z" w16du:dateUtc="2024-06-04T17:27:00Z">
            <w:rPr>
              <w:spacing w:val="-3"/>
            </w:rPr>
          </w:rPrChange>
        </w:rPr>
        <w:t xml:space="preserve"> </w:t>
      </w:r>
      <w:r w:rsidRPr="00DF3B93">
        <w:rPr>
          <w:sz w:val="22"/>
          <w:szCs w:val="22"/>
          <w:rPrChange w:id="3220" w:author="Brian Olea" w:date="2024-06-04T11:27:00Z" w16du:dateUtc="2024-06-04T17:27:00Z">
            <w:rPr/>
          </w:rPrChange>
        </w:rPr>
        <w:t>needs</w:t>
      </w:r>
      <w:r w:rsidRPr="00DF3B93">
        <w:rPr>
          <w:spacing w:val="-2"/>
          <w:sz w:val="22"/>
          <w:szCs w:val="22"/>
          <w:rPrChange w:id="3221" w:author="Brian Olea" w:date="2024-06-04T11:27:00Z" w16du:dateUtc="2024-06-04T17:27:00Z">
            <w:rPr>
              <w:spacing w:val="-2"/>
            </w:rPr>
          </w:rPrChange>
        </w:rPr>
        <w:t xml:space="preserve"> </w:t>
      </w:r>
      <w:r w:rsidRPr="00DF3B93">
        <w:rPr>
          <w:sz w:val="22"/>
          <w:szCs w:val="22"/>
          <w:rPrChange w:id="3222" w:author="Brian Olea" w:date="2024-06-04T11:27:00Z" w16du:dateUtc="2024-06-04T17:27:00Z">
            <w:rPr/>
          </w:rPrChange>
        </w:rPr>
        <w:t>and</w:t>
      </w:r>
      <w:r w:rsidRPr="00DF3B93">
        <w:rPr>
          <w:spacing w:val="-3"/>
          <w:sz w:val="22"/>
          <w:szCs w:val="22"/>
          <w:rPrChange w:id="3223" w:author="Brian Olea" w:date="2024-06-04T11:27:00Z" w16du:dateUtc="2024-06-04T17:27:00Z">
            <w:rPr>
              <w:spacing w:val="-3"/>
            </w:rPr>
          </w:rPrChange>
        </w:rPr>
        <w:t xml:space="preserve"> </w:t>
      </w:r>
      <w:r w:rsidRPr="00DF3B93">
        <w:rPr>
          <w:sz w:val="22"/>
          <w:szCs w:val="22"/>
          <w:rPrChange w:id="3224" w:author="Brian Olea" w:date="2024-06-04T11:27:00Z" w16du:dateUtc="2024-06-04T17:27:00Z">
            <w:rPr/>
          </w:rPrChange>
        </w:rPr>
        <w:t>expectations</w:t>
      </w:r>
      <w:r w:rsidRPr="00DF3B93">
        <w:rPr>
          <w:spacing w:val="-1"/>
          <w:sz w:val="22"/>
          <w:szCs w:val="22"/>
          <w:rPrChange w:id="3225" w:author="Brian Olea" w:date="2024-06-04T11:27:00Z" w16du:dateUtc="2024-06-04T17:27:00Z">
            <w:rPr>
              <w:spacing w:val="-1"/>
            </w:rPr>
          </w:rPrChange>
        </w:rPr>
        <w:t xml:space="preserve"> </w:t>
      </w:r>
      <w:r w:rsidRPr="00DF3B93">
        <w:rPr>
          <w:sz w:val="22"/>
          <w:szCs w:val="22"/>
          <w:rPrChange w:id="3226" w:author="Brian Olea" w:date="2024-06-04T11:27:00Z" w16du:dateUtc="2024-06-04T17:27:00Z">
            <w:rPr/>
          </w:rPrChange>
        </w:rPr>
        <w:t>of</w:t>
      </w:r>
      <w:r w:rsidRPr="00DF3B93">
        <w:rPr>
          <w:spacing w:val="-2"/>
          <w:sz w:val="22"/>
          <w:szCs w:val="22"/>
          <w:rPrChange w:id="3227" w:author="Brian Olea" w:date="2024-06-04T11:27:00Z" w16du:dateUtc="2024-06-04T17:27:00Z">
            <w:rPr>
              <w:spacing w:val="-2"/>
            </w:rPr>
          </w:rPrChange>
        </w:rPr>
        <w:t xml:space="preserve"> </w:t>
      </w:r>
      <w:r w:rsidRPr="00DF3B93">
        <w:rPr>
          <w:sz w:val="22"/>
          <w:szCs w:val="22"/>
          <w:rPrChange w:id="3228" w:author="Brian Olea" w:date="2024-06-04T11:27:00Z" w16du:dateUtc="2024-06-04T17:27:00Z">
            <w:rPr/>
          </w:rPrChange>
        </w:rPr>
        <w:t>customers</w:t>
      </w:r>
      <w:r w:rsidRPr="00DF3B93">
        <w:rPr>
          <w:spacing w:val="-1"/>
          <w:sz w:val="22"/>
          <w:szCs w:val="22"/>
          <w:rPrChange w:id="3229" w:author="Brian Olea" w:date="2024-06-04T11:27:00Z" w16du:dateUtc="2024-06-04T17:27:00Z">
            <w:rPr>
              <w:spacing w:val="-1"/>
            </w:rPr>
          </w:rPrChange>
        </w:rPr>
        <w:t xml:space="preserve"> </w:t>
      </w:r>
      <w:r w:rsidRPr="00DF3B93">
        <w:rPr>
          <w:sz w:val="22"/>
          <w:szCs w:val="22"/>
          <w:rPrChange w:id="3230" w:author="Brian Olea" w:date="2024-06-04T11:27:00Z" w16du:dateUtc="2024-06-04T17:27:00Z">
            <w:rPr/>
          </w:rPrChange>
        </w:rPr>
        <w:t>as</w:t>
      </w:r>
      <w:r w:rsidRPr="00DF3B93">
        <w:rPr>
          <w:spacing w:val="-2"/>
          <w:sz w:val="22"/>
          <w:szCs w:val="22"/>
          <w:rPrChange w:id="3231" w:author="Brian Olea" w:date="2024-06-04T11:27:00Z" w16du:dateUtc="2024-06-04T17:27:00Z">
            <w:rPr>
              <w:spacing w:val="-2"/>
            </w:rPr>
          </w:rPrChange>
        </w:rPr>
        <w:t xml:space="preserve"> </w:t>
      </w:r>
      <w:r w:rsidRPr="00DF3B93">
        <w:rPr>
          <w:sz w:val="22"/>
          <w:szCs w:val="22"/>
          <w:rPrChange w:id="3232" w:author="Brian Olea" w:date="2024-06-04T11:27:00Z" w16du:dateUtc="2024-06-04T17:27:00Z">
            <w:rPr/>
          </w:rPrChange>
        </w:rPr>
        <w:t>well</w:t>
      </w:r>
      <w:r w:rsidRPr="00DF3B93">
        <w:rPr>
          <w:spacing w:val="-3"/>
          <w:sz w:val="22"/>
          <w:szCs w:val="22"/>
          <w:rPrChange w:id="3233" w:author="Brian Olea" w:date="2024-06-04T11:27:00Z" w16du:dateUtc="2024-06-04T17:27:00Z">
            <w:rPr>
              <w:spacing w:val="-3"/>
            </w:rPr>
          </w:rPrChange>
        </w:rPr>
        <w:t xml:space="preserve"> </w:t>
      </w:r>
      <w:r w:rsidRPr="00DF3B93">
        <w:rPr>
          <w:sz w:val="22"/>
          <w:szCs w:val="22"/>
          <w:rPrChange w:id="3234" w:author="Brian Olea" w:date="2024-06-04T11:27:00Z" w16du:dateUtc="2024-06-04T17:27:00Z">
            <w:rPr/>
          </w:rPrChange>
        </w:rPr>
        <w:t>as</w:t>
      </w:r>
      <w:r w:rsidRPr="00DF3B93">
        <w:rPr>
          <w:spacing w:val="-3"/>
          <w:sz w:val="22"/>
          <w:szCs w:val="22"/>
          <w:rPrChange w:id="3235" w:author="Brian Olea" w:date="2024-06-04T11:27:00Z" w16du:dateUtc="2024-06-04T17:27:00Z">
            <w:rPr>
              <w:spacing w:val="-3"/>
            </w:rPr>
          </w:rPrChange>
        </w:rPr>
        <w:t xml:space="preserve"> </w:t>
      </w:r>
      <w:r w:rsidRPr="00DF3B93">
        <w:rPr>
          <w:sz w:val="22"/>
          <w:szCs w:val="22"/>
          <w:rPrChange w:id="3236" w:author="Brian Olea" w:date="2024-06-04T11:27:00Z" w16du:dateUtc="2024-06-04T17:27:00Z">
            <w:rPr/>
          </w:rPrChange>
        </w:rPr>
        <w:t>other</w:t>
      </w:r>
      <w:r w:rsidRPr="00DF3B93">
        <w:rPr>
          <w:spacing w:val="-3"/>
          <w:sz w:val="22"/>
          <w:szCs w:val="22"/>
          <w:rPrChange w:id="3237" w:author="Brian Olea" w:date="2024-06-04T11:27:00Z" w16du:dateUtc="2024-06-04T17:27:00Z">
            <w:rPr>
              <w:spacing w:val="-3"/>
            </w:rPr>
          </w:rPrChange>
        </w:rPr>
        <w:t xml:space="preserve"> </w:t>
      </w:r>
      <w:r w:rsidRPr="00DF3B93">
        <w:rPr>
          <w:sz w:val="22"/>
          <w:szCs w:val="22"/>
          <w:rPrChange w:id="3238" w:author="Brian Olea" w:date="2024-06-04T11:27:00Z" w16du:dateUtc="2024-06-04T17:27:00Z">
            <w:rPr/>
          </w:rPrChange>
        </w:rPr>
        <w:t>interested</w:t>
      </w:r>
      <w:r w:rsidRPr="00DF3B93">
        <w:rPr>
          <w:spacing w:val="-3"/>
          <w:sz w:val="22"/>
          <w:szCs w:val="22"/>
          <w:rPrChange w:id="3239" w:author="Brian Olea" w:date="2024-06-04T11:27:00Z" w16du:dateUtc="2024-06-04T17:27:00Z">
            <w:rPr>
              <w:spacing w:val="-3"/>
            </w:rPr>
          </w:rPrChange>
        </w:rPr>
        <w:t xml:space="preserve"> </w:t>
      </w:r>
      <w:r w:rsidRPr="00DF3B93">
        <w:rPr>
          <w:sz w:val="22"/>
          <w:szCs w:val="22"/>
          <w:rPrChange w:id="3240" w:author="Brian Olea" w:date="2024-06-04T11:27:00Z" w16du:dateUtc="2024-06-04T17:27:00Z">
            <w:rPr/>
          </w:rPrChange>
        </w:rPr>
        <w:t>parties,</w:t>
      </w:r>
      <w:r w:rsidRPr="00DF3B93">
        <w:rPr>
          <w:spacing w:val="-3"/>
          <w:sz w:val="22"/>
          <w:szCs w:val="22"/>
          <w:rPrChange w:id="3241" w:author="Brian Olea" w:date="2024-06-04T11:27:00Z" w16du:dateUtc="2024-06-04T17:27:00Z">
            <w:rPr>
              <w:spacing w:val="-3"/>
            </w:rPr>
          </w:rPrChange>
        </w:rPr>
        <w:t xml:space="preserve"> </w:t>
      </w:r>
      <w:r w:rsidRPr="00DF3B93">
        <w:rPr>
          <w:sz w:val="22"/>
          <w:szCs w:val="22"/>
          <w:rPrChange w:id="3242" w:author="Brian Olea" w:date="2024-06-04T11:27:00Z" w16du:dateUtc="2024-06-04T17:27:00Z">
            <w:rPr/>
          </w:rPrChange>
        </w:rPr>
        <w:t>to</w:t>
      </w:r>
      <w:r w:rsidRPr="00DF3B93">
        <w:rPr>
          <w:spacing w:val="-3"/>
          <w:sz w:val="22"/>
          <w:szCs w:val="22"/>
          <w:rPrChange w:id="3243" w:author="Brian Olea" w:date="2024-06-04T11:27:00Z" w16du:dateUtc="2024-06-04T17:27:00Z">
            <w:rPr>
              <w:spacing w:val="-3"/>
            </w:rPr>
          </w:rPrChange>
        </w:rPr>
        <w:t xml:space="preserve"> </w:t>
      </w:r>
      <w:r w:rsidRPr="00DF3B93">
        <w:rPr>
          <w:sz w:val="22"/>
          <w:szCs w:val="22"/>
          <w:rPrChange w:id="3244" w:author="Brian Olea" w:date="2024-06-04T11:27:00Z" w16du:dateUtc="2024-06-04T17:27:00Z">
            <w:rPr/>
          </w:rPrChange>
        </w:rPr>
        <w:t>the</w:t>
      </w:r>
      <w:r w:rsidRPr="00DF3B93">
        <w:rPr>
          <w:spacing w:val="-3"/>
          <w:sz w:val="22"/>
          <w:szCs w:val="22"/>
          <w:rPrChange w:id="3245" w:author="Brian Olea" w:date="2024-06-04T11:27:00Z" w16du:dateUtc="2024-06-04T17:27:00Z">
            <w:rPr>
              <w:spacing w:val="-3"/>
            </w:rPr>
          </w:rPrChange>
        </w:rPr>
        <w:t xml:space="preserve"> </w:t>
      </w:r>
      <w:r w:rsidRPr="00DF3B93">
        <w:rPr>
          <w:sz w:val="22"/>
          <w:szCs w:val="22"/>
          <w:rPrChange w:id="3246" w:author="Brian Olea" w:date="2024-06-04T11:27:00Z" w16du:dateUtc="2024-06-04T17:27:00Z">
            <w:rPr/>
          </w:rPrChange>
        </w:rPr>
        <w:t>extent</w:t>
      </w:r>
      <w:r w:rsidRPr="00DF3B93">
        <w:rPr>
          <w:spacing w:val="-3"/>
          <w:sz w:val="22"/>
          <w:szCs w:val="22"/>
          <w:rPrChange w:id="3247" w:author="Brian Olea" w:date="2024-06-04T11:27:00Z" w16du:dateUtc="2024-06-04T17:27:00Z">
            <w:rPr>
              <w:spacing w:val="-3"/>
            </w:rPr>
          </w:rPrChange>
        </w:rPr>
        <w:t xml:space="preserve"> </w:t>
      </w:r>
      <w:r w:rsidRPr="00DF3B93">
        <w:rPr>
          <w:sz w:val="22"/>
          <w:szCs w:val="22"/>
          <w:rPrChange w:id="3248" w:author="Brian Olea" w:date="2024-06-04T11:27:00Z" w16du:dateUtc="2024-06-04T17:27:00Z">
            <w:rPr/>
          </w:rPrChange>
        </w:rPr>
        <w:t>possible.</w:t>
      </w:r>
    </w:p>
    <w:p w14:paraId="7E63A2DC" w14:textId="77777777" w:rsidR="00DF0971" w:rsidRPr="00DF3B93" w:rsidRDefault="00000000">
      <w:pPr>
        <w:pStyle w:val="Heading2"/>
        <w:rPr>
          <w:sz w:val="22"/>
          <w:szCs w:val="22"/>
          <w:rPrChange w:id="3249" w:author="Brian Olea" w:date="2024-06-04T11:27:00Z" w16du:dateUtc="2024-06-04T17:27:00Z">
            <w:rPr/>
          </w:rPrChange>
        </w:rPr>
      </w:pPr>
      <w:r w:rsidRPr="00DF3B93">
        <w:rPr>
          <w:sz w:val="22"/>
          <w:szCs w:val="22"/>
          <w:rPrChange w:id="3250" w:author="Brian Olea" w:date="2024-06-04T11:27:00Z" w16du:dateUtc="2024-06-04T17:27:00Z">
            <w:rPr/>
          </w:rPrChange>
        </w:rPr>
        <w:t>Nonconformity</w:t>
      </w:r>
      <w:r w:rsidRPr="00DF3B93">
        <w:rPr>
          <w:spacing w:val="-12"/>
          <w:sz w:val="22"/>
          <w:szCs w:val="22"/>
          <w:rPrChange w:id="3251" w:author="Brian Olea" w:date="2024-06-04T11:27:00Z" w16du:dateUtc="2024-06-04T17:27:00Z">
            <w:rPr>
              <w:spacing w:val="-12"/>
            </w:rPr>
          </w:rPrChange>
        </w:rPr>
        <w:t xml:space="preserve"> </w:t>
      </w:r>
      <w:r w:rsidRPr="00DF3B93">
        <w:rPr>
          <w:sz w:val="22"/>
          <w:szCs w:val="22"/>
          <w:rPrChange w:id="3252" w:author="Brian Olea" w:date="2024-06-04T11:27:00Z" w16du:dateUtc="2024-06-04T17:27:00Z">
            <w:rPr/>
          </w:rPrChange>
        </w:rPr>
        <w:t>and</w:t>
      </w:r>
      <w:r w:rsidRPr="00DF3B93">
        <w:rPr>
          <w:spacing w:val="-11"/>
          <w:sz w:val="22"/>
          <w:szCs w:val="22"/>
          <w:rPrChange w:id="3253" w:author="Brian Olea" w:date="2024-06-04T11:27:00Z" w16du:dateUtc="2024-06-04T17:27:00Z">
            <w:rPr>
              <w:spacing w:val="-11"/>
            </w:rPr>
          </w:rPrChange>
        </w:rPr>
        <w:t xml:space="preserve"> </w:t>
      </w:r>
      <w:r w:rsidRPr="00DF3B93">
        <w:rPr>
          <w:sz w:val="22"/>
          <w:szCs w:val="22"/>
          <w:rPrChange w:id="3254" w:author="Brian Olea" w:date="2024-06-04T11:27:00Z" w16du:dateUtc="2024-06-04T17:27:00Z">
            <w:rPr/>
          </w:rPrChange>
        </w:rPr>
        <w:t>Corrective</w:t>
      </w:r>
      <w:r w:rsidRPr="00DF3B93">
        <w:rPr>
          <w:spacing w:val="-12"/>
          <w:sz w:val="22"/>
          <w:szCs w:val="22"/>
          <w:rPrChange w:id="3255" w:author="Brian Olea" w:date="2024-06-04T11:27:00Z" w16du:dateUtc="2024-06-04T17:27:00Z">
            <w:rPr>
              <w:spacing w:val="-12"/>
            </w:rPr>
          </w:rPrChange>
        </w:rPr>
        <w:t xml:space="preserve"> </w:t>
      </w:r>
      <w:r w:rsidRPr="00DF3B93">
        <w:rPr>
          <w:spacing w:val="-2"/>
          <w:sz w:val="22"/>
          <w:szCs w:val="22"/>
          <w:rPrChange w:id="3256" w:author="Brian Olea" w:date="2024-06-04T11:27:00Z" w16du:dateUtc="2024-06-04T17:27:00Z">
            <w:rPr>
              <w:spacing w:val="-2"/>
            </w:rPr>
          </w:rPrChange>
        </w:rPr>
        <w:t>Action</w:t>
      </w:r>
    </w:p>
    <w:p w14:paraId="4F6BDBCA" w14:textId="77777777" w:rsidR="00DF0971" w:rsidRPr="00DF3B93" w:rsidRDefault="00000000">
      <w:pPr>
        <w:pStyle w:val="BodyText"/>
        <w:spacing w:before="30"/>
        <w:ind w:right="228"/>
        <w:rPr>
          <w:sz w:val="22"/>
          <w:szCs w:val="22"/>
          <w:rPrChange w:id="3257" w:author="Brian Olea" w:date="2024-06-04T11:27:00Z" w16du:dateUtc="2024-06-04T17:27:00Z">
            <w:rPr/>
          </w:rPrChange>
        </w:rPr>
      </w:pPr>
      <w:r w:rsidRPr="00DF3B93">
        <w:rPr>
          <w:sz w:val="22"/>
          <w:szCs w:val="22"/>
          <w:rPrChange w:id="3258" w:author="Brian Olea" w:date="2024-06-04T11:27:00Z" w16du:dateUtc="2024-06-04T17:27:00Z">
            <w:rPr/>
          </w:rPrChange>
        </w:rPr>
        <w:t>The</w:t>
      </w:r>
      <w:r w:rsidRPr="00DF3B93">
        <w:rPr>
          <w:spacing w:val="-4"/>
          <w:sz w:val="22"/>
          <w:szCs w:val="22"/>
          <w:rPrChange w:id="3259" w:author="Brian Olea" w:date="2024-06-04T11:27:00Z" w16du:dateUtc="2024-06-04T17:27:00Z">
            <w:rPr>
              <w:spacing w:val="-4"/>
            </w:rPr>
          </w:rPrChange>
        </w:rPr>
        <w:t xml:space="preserve"> </w:t>
      </w:r>
      <w:r w:rsidRPr="00DF3B93">
        <w:rPr>
          <w:sz w:val="22"/>
          <w:szCs w:val="22"/>
          <w:rPrChange w:id="3260" w:author="Brian Olea" w:date="2024-06-04T11:27:00Z" w16du:dateUtc="2024-06-04T17:27:00Z">
            <w:rPr/>
          </w:rPrChange>
        </w:rPr>
        <w:t>Organization</w:t>
      </w:r>
      <w:r w:rsidRPr="00DF3B93">
        <w:rPr>
          <w:spacing w:val="-2"/>
          <w:sz w:val="22"/>
          <w:szCs w:val="22"/>
          <w:rPrChange w:id="3261" w:author="Brian Olea" w:date="2024-06-04T11:27:00Z" w16du:dateUtc="2024-06-04T17:27:00Z">
            <w:rPr>
              <w:spacing w:val="-2"/>
            </w:rPr>
          </w:rPrChange>
        </w:rPr>
        <w:t xml:space="preserve"> </w:t>
      </w:r>
      <w:r w:rsidRPr="00DF3B93">
        <w:rPr>
          <w:sz w:val="22"/>
          <w:szCs w:val="22"/>
          <w:rPrChange w:id="3262" w:author="Brian Olea" w:date="2024-06-04T11:27:00Z" w16du:dateUtc="2024-06-04T17:27:00Z">
            <w:rPr/>
          </w:rPrChange>
        </w:rPr>
        <w:t>takes</w:t>
      </w:r>
      <w:r w:rsidRPr="00DF3B93">
        <w:rPr>
          <w:spacing w:val="-1"/>
          <w:sz w:val="22"/>
          <w:szCs w:val="22"/>
          <w:rPrChange w:id="3263" w:author="Brian Olea" w:date="2024-06-04T11:27:00Z" w16du:dateUtc="2024-06-04T17:27:00Z">
            <w:rPr>
              <w:spacing w:val="-1"/>
            </w:rPr>
          </w:rPrChange>
        </w:rPr>
        <w:t xml:space="preserve"> </w:t>
      </w:r>
      <w:r w:rsidRPr="00DF3B93">
        <w:rPr>
          <w:sz w:val="22"/>
          <w:szCs w:val="22"/>
          <w:rPrChange w:id="3264" w:author="Brian Olea" w:date="2024-06-04T11:27:00Z" w16du:dateUtc="2024-06-04T17:27:00Z">
            <w:rPr/>
          </w:rPrChange>
        </w:rPr>
        <w:t>corrective</w:t>
      </w:r>
      <w:r w:rsidRPr="00DF3B93">
        <w:rPr>
          <w:spacing w:val="-4"/>
          <w:sz w:val="22"/>
          <w:szCs w:val="22"/>
          <w:rPrChange w:id="3265" w:author="Brian Olea" w:date="2024-06-04T11:27:00Z" w16du:dateUtc="2024-06-04T17:27:00Z">
            <w:rPr>
              <w:spacing w:val="-4"/>
            </w:rPr>
          </w:rPrChange>
        </w:rPr>
        <w:t xml:space="preserve"> </w:t>
      </w:r>
      <w:r w:rsidRPr="00DF3B93">
        <w:rPr>
          <w:sz w:val="22"/>
          <w:szCs w:val="22"/>
          <w:rPrChange w:id="3266" w:author="Brian Olea" w:date="2024-06-04T11:27:00Z" w16du:dateUtc="2024-06-04T17:27:00Z">
            <w:rPr/>
          </w:rPrChange>
        </w:rPr>
        <w:t>action</w:t>
      </w:r>
      <w:r w:rsidRPr="00DF3B93">
        <w:rPr>
          <w:spacing w:val="-2"/>
          <w:sz w:val="22"/>
          <w:szCs w:val="22"/>
          <w:rPrChange w:id="3267" w:author="Brian Olea" w:date="2024-06-04T11:27:00Z" w16du:dateUtc="2024-06-04T17:27:00Z">
            <w:rPr>
              <w:spacing w:val="-2"/>
            </w:rPr>
          </w:rPrChange>
        </w:rPr>
        <w:t xml:space="preserve"> </w:t>
      </w:r>
      <w:r w:rsidRPr="00DF3B93">
        <w:rPr>
          <w:sz w:val="22"/>
          <w:szCs w:val="22"/>
          <w:rPrChange w:id="3268" w:author="Brian Olea" w:date="2024-06-04T11:27:00Z" w16du:dateUtc="2024-06-04T17:27:00Z">
            <w:rPr/>
          </w:rPrChange>
        </w:rPr>
        <w:t>or</w:t>
      </w:r>
      <w:r w:rsidRPr="00DF3B93">
        <w:rPr>
          <w:spacing w:val="-3"/>
          <w:sz w:val="22"/>
          <w:szCs w:val="22"/>
          <w:rPrChange w:id="3269" w:author="Brian Olea" w:date="2024-06-04T11:27:00Z" w16du:dateUtc="2024-06-04T17:27:00Z">
            <w:rPr>
              <w:spacing w:val="-3"/>
            </w:rPr>
          </w:rPrChange>
        </w:rPr>
        <w:t xml:space="preserve"> </w:t>
      </w:r>
      <w:r w:rsidRPr="00DF3B93">
        <w:rPr>
          <w:sz w:val="22"/>
          <w:szCs w:val="22"/>
          <w:rPrChange w:id="3270" w:author="Brian Olea" w:date="2024-06-04T11:27:00Z" w16du:dateUtc="2024-06-04T17:27:00Z">
            <w:rPr/>
          </w:rPrChange>
        </w:rPr>
        <w:t>preventive</w:t>
      </w:r>
      <w:r w:rsidRPr="00DF3B93">
        <w:rPr>
          <w:spacing w:val="-4"/>
          <w:sz w:val="22"/>
          <w:szCs w:val="22"/>
          <w:rPrChange w:id="3271" w:author="Brian Olea" w:date="2024-06-04T11:27:00Z" w16du:dateUtc="2024-06-04T17:27:00Z">
            <w:rPr>
              <w:spacing w:val="-4"/>
            </w:rPr>
          </w:rPrChange>
        </w:rPr>
        <w:t xml:space="preserve"> </w:t>
      </w:r>
      <w:r w:rsidRPr="00DF3B93">
        <w:rPr>
          <w:sz w:val="22"/>
          <w:szCs w:val="22"/>
          <w:rPrChange w:id="3272" w:author="Brian Olea" w:date="2024-06-04T11:27:00Z" w16du:dateUtc="2024-06-04T17:27:00Z">
            <w:rPr/>
          </w:rPrChange>
        </w:rPr>
        <w:t>action</w:t>
      </w:r>
      <w:r w:rsidRPr="00DF3B93">
        <w:rPr>
          <w:spacing w:val="-2"/>
          <w:sz w:val="22"/>
          <w:szCs w:val="22"/>
          <w:rPrChange w:id="3273" w:author="Brian Olea" w:date="2024-06-04T11:27:00Z" w16du:dateUtc="2024-06-04T17:27:00Z">
            <w:rPr>
              <w:spacing w:val="-2"/>
            </w:rPr>
          </w:rPrChange>
        </w:rPr>
        <w:t xml:space="preserve"> </w:t>
      </w:r>
      <w:r w:rsidRPr="00DF3B93">
        <w:rPr>
          <w:sz w:val="22"/>
          <w:szCs w:val="22"/>
          <w:rPrChange w:id="3274" w:author="Brian Olea" w:date="2024-06-04T11:27:00Z" w16du:dateUtc="2024-06-04T17:27:00Z">
            <w:rPr/>
          </w:rPrChange>
        </w:rPr>
        <w:t>to</w:t>
      </w:r>
      <w:r w:rsidRPr="00DF3B93">
        <w:rPr>
          <w:spacing w:val="-4"/>
          <w:sz w:val="22"/>
          <w:szCs w:val="22"/>
          <w:rPrChange w:id="3275" w:author="Brian Olea" w:date="2024-06-04T11:27:00Z" w16du:dateUtc="2024-06-04T17:27:00Z">
            <w:rPr>
              <w:spacing w:val="-4"/>
            </w:rPr>
          </w:rPrChange>
        </w:rPr>
        <w:t xml:space="preserve"> </w:t>
      </w:r>
      <w:r w:rsidRPr="00DF3B93">
        <w:rPr>
          <w:sz w:val="22"/>
          <w:szCs w:val="22"/>
          <w:rPrChange w:id="3276" w:author="Brian Olea" w:date="2024-06-04T11:27:00Z" w16du:dateUtc="2024-06-04T17:27:00Z">
            <w:rPr/>
          </w:rPrChange>
        </w:rPr>
        <w:t>eliminate</w:t>
      </w:r>
      <w:r w:rsidRPr="00DF3B93">
        <w:rPr>
          <w:spacing w:val="-4"/>
          <w:sz w:val="22"/>
          <w:szCs w:val="22"/>
          <w:rPrChange w:id="3277" w:author="Brian Olea" w:date="2024-06-04T11:27:00Z" w16du:dateUtc="2024-06-04T17:27:00Z">
            <w:rPr>
              <w:spacing w:val="-4"/>
            </w:rPr>
          </w:rPrChange>
        </w:rPr>
        <w:t xml:space="preserve"> </w:t>
      </w:r>
      <w:r w:rsidRPr="00DF3B93">
        <w:rPr>
          <w:sz w:val="22"/>
          <w:szCs w:val="22"/>
          <w:rPrChange w:id="3278" w:author="Brian Olea" w:date="2024-06-04T11:27:00Z" w16du:dateUtc="2024-06-04T17:27:00Z">
            <w:rPr/>
          </w:rPrChange>
        </w:rPr>
        <w:t>the</w:t>
      </w:r>
      <w:r w:rsidRPr="00DF3B93">
        <w:rPr>
          <w:spacing w:val="-4"/>
          <w:sz w:val="22"/>
          <w:szCs w:val="22"/>
          <w:rPrChange w:id="3279" w:author="Brian Olea" w:date="2024-06-04T11:27:00Z" w16du:dateUtc="2024-06-04T17:27:00Z">
            <w:rPr>
              <w:spacing w:val="-4"/>
            </w:rPr>
          </w:rPrChange>
        </w:rPr>
        <w:t xml:space="preserve"> </w:t>
      </w:r>
      <w:r w:rsidRPr="00DF3B93">
        <w:rPr>
          <w:sz w:val="22"/>
          <w:szCs w:val="22"/>
          <w:rPrChange w:id="3280" w:author="Brian Olea" w:date="2024-06-04T11:27:00Z" w16du:dateUtc="2024-06-04T17:27:00Z">
            <w:rPr/>
          </w:rPrChange>
        </w:rPr>
        <w:t>cause</w:t>
      </w:r>
      <w:r w:rsidRPr="00DF3B93">
        <w:rPr>
          <w:spacing w:val="-4"/>
          <w:sz w:val="22"/>
          <w:szCs w:val="22"/>
          <w:rPrChange w:id="3281" w:author="Brian Olea" w:date="2024-06-04T11:27:00Z" w16du:dateUtc="2024-06-04T17:27:00Z">
            <w:rPr>
              <w:spacing w:val="-4"/>
            </w:rPr>
          </w:rPrChange>
        </w:rPr>
        <w:t xml:space="preserve"> </w:t>
      </w:r>
      <w:r w:rsidRPr="00DF3B93">
        <w:rPr>
          <w:sz w:val="22"/>
          <w:szCs w:val="22"/>
          <w:rPrChange w:id="3282" w:author="Brian Olea" w:date="2024-06-04T11:27:00Z" w16du:dateUtc="2024-06-04T17:27:00Z">
            <w:rPr/>
          </w:rPrChange>
        </w:rPr>
        <w:t>of</w:t>
      </w:r>
      <w:r w:rsidRPr="00DF3B93">
        <w:rPr>
          <w:spacing w:val="-4"/>
          <w:sz w:val="22"/>
          <w:szCs w:val="22"/>
          <w:rPrChange w:id="3283" w:author="Brian Olea" w:date="2024-06-04T11:27:00Z" w16du:dateUtc="2024-06-04T17:27:00Z">
            <w:rPr>
              <w:spacing w:val="-4"/>
            </w:rPr>
          </w:rPrChange>
        </w:rPr>
        <w:t xml:space="preserve"> </w:t>
      </w:r>
      <w:r w:rsidRPr="00DF3B93">
        <w:rPr>
          <w:sz w:val="22"/>
          <w:szCs w:val="22"/>
          <w:rPrChange w:id="3284" w:author="Brian Olea" w:date="2024-06-04T11:27:00Z" w16du:dateUtc="2024-06-04T17:27:00Z">
            <w:rPr/>
          </w:rPrChange>
        </w:rPr>
        <w:t>nonconformity</w:t>
      </w:r>
      <w:r w:rsidRPr="00DF3B93">
        <w:rPr>
          <w:spacing w:val="-1"/>
          <w:sz w:val="22"/>
          <w:szCs w:val="22"/>
          <w:rPrChange w:id="3285" w:author="Brian Olea" w:date="2024-06-04T11:27:00Z" w16du:dateUtc="2024-06-04T17:27:00Z">
            <w:rPr>
              <w:spacing w:val="-1"/>
            </w:rPr>
          </w:rPrChange>
        </w:rPr>
        <w:t xml:space="preserve"> </w:t>
      </w:r>
      <w:r w:rsidRPr="00DF3B93">
        <w:rPr>
          <w:sz w:val="22"/>
          <w:szCs w:val="22"/>
          <w:rPrChange w:id="3286" w:author="Brian Olea" w:date="2024-06-04T11:27:00Z" w16du:dateUtc="2024-06-04T17:27:00Z">
            <w:rPr/>
          </w:rPrChange>
        </w:rPr>
        <w:t>to prevent recurrence.</w:t>
      </w:r>
    </w:p>
    <w:p w14:paraId="77DBB69C" w14:textId="77777777" w:rsidR="00DF0971" w:rsidRPr="00DF3B93" w:rsidRDefault="00000000">
      <w:pPr>
        <w:pStyle w:val="Heading2"/>
        <w:rPr>
          <w:sz w:val="22"/>
          <w:szCs w:val="22"/>
          <w:rPrChange w:id="3287" w:author="Brian Olea" w:date="2024-06-04T11:27:00Z" w16du:dateUtc="2024-06-04T17:27:00Z">
            <w:rPr/>
          </w:rPrChange>
        </w:rPr>
      </w:pPr>
      <w:r w:rsidRPr="00DF3B93">
        <w:rPr>
          <w:sz w:val="22"/>
          <w:szCs w:val="22"/>
          <w:rPrChange w:id="3288" w:author="Brian Olea" w:date="2024-06-04T11:27:00Z" w16du:dateUtc="2024-06-04T17:27:00Z">
            <w:rPr/>
          </w:rPrChange>
        </w:rPr>
        <w:t>Continual</w:t>
      </w:r>
      <w:r w:rsidRPr="00DF3B93">
        <w:rPr>
          <w:spacing w:val="-12"/>
          <w:sz w:val="22"/>
          <w:szCs w:val="22"/>
          <w:rPrChange w:id="3289" w:author="Brian Olea" w:date="2024-06-04T11:27:00Z" w16du:dateUtc="2024-06-04T17:27:00Z">
            <w:rPr>
              <w:spacing w:val="-12"/>
            </w:rPr>
          </w:rPrChange>
        </w:rPr>
        <w:t xml:space="preserve"> </w:t>
      </w:r>
      <w:r w:rsidRPr="00DF3B93">
        <w:rPr>
          <w:spacing w:val="-2"/>
          <w:sz w:val="22"/>
          <w:szCs w:val="22"/>
          <w:rPrChange w:id="3290" w:author="Brian Olea" w:date="2024-06-04T11:27:00Z" w16du:dateUtc="2024-06-04T17:27:00Z">
            <w:rPr>
              <w:spacing w:val="-2"/>
            </w:rPr>
          </w:rPrChange>
        </w:rPr>
        <w:t>Improvement</w:t>
      </w:r>
    </w:p>
    <w:p w14:paraId="42F983E5" w14:textId="77777777" w:rsidR="00DF0971" w:rsidRPr="00DF3B93" w:rsidRDefault="00000000">
      <w:pPr>
        <w:pStyle w:val="BodyText"/>
        <w:spacing w:before="30"/>
        <w:ind w:right="228"/>
        <w:rPr>
          <w:sz w:val="22"/>
          <w:szCs w:val="22"/>
          <w:rPrChange w:id="3291" w:author="Brian Olea" w:date="2024-06-04T11:27:00Z" w16du:dateUtc="2024-06-04T17:27:00Z">
            <w:rPr/>
          </w:rPrChange>
        </w:rPr>
      </w:pPr>
      <w:r w:rsidRPr="00DF3B93">
        <w:rPr>
          <w:sz w:val="22"/>
          <w:szCs w:val="22"/>
          <w:rPrChange w:id="3292" w:author="Brian Olea" w:date="2024-06-04T11:27:00Z" w16du:dateUtc="2024-06-04T17:27:00Z">
            <w:rPr/>
          </w:rPrChange>
        </w:rPr>
        <w:t>The Organization uses Management Review to continually improve the suitability, adequacy, and effectiveness</w:t>
      </w:r>
      <w:r w:rsidRPr="00DF3B93">
        <w:rPr>
          <w:spacing w:val="-4"/>
          <w:sz w:val="22"/>
          <w:szCs w:val="22"/>
          <w:rPrChange w:id="3293" w:author="Brian Olea" w:date="2024-06-04T11:27:00Z" w16du:dateUtc="2024-06-04T17:27:00Z">
            <w:rPr>
              <w:spacing w:val="-4"/>
            </w:rPr>
          </w:rPrChange>
        </w:rPr>
        <w:t xml:space="preserve"> </w:t>
      </w:r>
      <w:r w:rsidRPr="00DF3B93">
        <w:rPr>
          <w:sz w:val="22"/>
          <w:szCs w:val="22"/>
          <w:rPrChange w:id="3294" w:author="Brian Olea" w:date="2024-06-04T11:27:00Z" w16du:dateUtc="2024-06-04T17:27:00Z">
            <w:rPr/>
          </w:rPrChange>
        </w:rPr>
        <w:t>of</w:t>
      </w:r>
      <w:r w:rsidRPr="00DF3B93">
        <w:rPr>
          <w:spacing w:val="-4"/>
          <w:sz w:val="22"/>
          <w:szCs w:val="22"/>
          <w:rPrChange w:id="3295" w:author="Brian Olea" w:date="2024-06-04T11:27:00Z" w16du:dateUtc="2024-06-04T17:27:00Z">
            <w:rPr>
              <w:spacing w:val="-4"/>
            </w:rPr>
          </w:rPrChange>
        </w:rPr>
        <w:t xml:space="preserve"> </w:t>
      </w:r>
      <w:r w:rsidRPr="00DF3B93">
        <w:rPr>
          <w:sz w:val="22"/>
          <w:szCs w:val="22"/>
          <w:rPrChange w:id="3296" w:author="Brian Olea" w:date="2024-06-04T11:27:00Z" w16du:dateUtc="2024-06-04T17:27:00Z">
            <w:rPr/>
          </w:rPrChange>
        </w:rPr>
        <w:t>the</w:t>
      </w:r>
      <w:r w:rsidRPr="00DF3B93">
        <w:rPr>
          <w:spacing w:val="-5"/>
          <w:sz w:val="22"/>
          <w:szCs w:val="22"/>
          <w:rPrChange w:id="3297" w:author="Brian Olea" w:date="2024-06-04T11:27:00Z" w16du:dateUtc="2024-06-04T17:27:00Z">
            <w:rPr>
              <w:spacing w:val="-5"/>
            </w:rPr>
          </w:rPrChange>
        </w:rPr>
        <w:t xml:space="preserve"> </w:t>
      </w:r>
      <w:r w:rsidRPr="00DF3B93">
        <w:rPr>
          <w:sz w:val="22"/>
          <w:szCs w:val="22"/>
          <w:rPrChange w:id="3298" w:author="Brian Olea" w:date="2024-06-04T11:27:00Z" w16du:dateUtc="2024-06-04T17:27:00Z">
            <w:rPr/>
          </w:rPrChange>
        </w:rPr>
        <w:t>quality</w:t>
      </w:r>
      <w:r w:rsidRPr="00DF3B93">
        <w:rPr>
          <w:spacing w:val="-5"/>
          <w:sz w:val="22"/>
          <w:szCs w:val="22"/>
          <w:rPrChange w:id="3299" w:author="Brian Olea" w:date="2024-06-04T11:27:00Z" w16du:dateUtc="2024-06-04T17:27:00Z">
            <w:rPr>
              <w:spacing w:val="-5"/>
            </w:rPr>
          </w:rPrChange>
        </w:rPr>
        <w:t xml:space="preserve"> </w:t>
      </w:r>
      <w:r w:rsidRPr="00DF3B93">
        <w:rPr>
          <w:sz w:val="22"/>
          <w:szCs w:val="22"/>
          <w:rPrChange w:id="3300" w:author="Brian Olea" w:date="2024-06-04T11:27:00Z" w16du:dateUtc="2024-06-04T17:27:00Z">
            <w:rPr/>
          </w:rPrChange>
        </w:rPr>
        <w:t>management</w:t>
      </w:r>
      <w:r w:rsidRPr="00DF3B93">
        <w:rPr>
          <w:spacing w:val="-5"/>
          <w:sz w:val="22"/>
          <w:szCs w:val="22"/>
          <w:rPrChange w:id="3301" w:author="Brian Olea" w:date="2024-06-04T11:27:00Z" w16du:dateUtc="2024-06-04T17:27:00Z">
            <w:rPr>
              <w:spacing w:val="-5"/>
            </w:rPr>
          </w:rPrChange>
        </w:rPr>
        <w:t xml:space="preserve"> </w:t>
      </w:r>
      <w:r w:rsidRPr="00DF3B93">
        <w:rPr>
          <w:sz w:val="22"/>
          <w:szCs w:val="22"/>
          <w:rPrChange w:id="3302" w:author="Brian Olea" w:date="2024-06-04T11:27:00Z" w16du:dateUtc="2024-06-04T17:27:00Z">
            <w:rPr/>
          </w:rPrChange>
        </w:rPr>
        <w:t>system.</w:t>
      </w:r>
      <w:r w:rsidRPr="00DF3B93">
        <w:rPr>
          <w:spacing w:val="-2"/>
          <w:sz w:val="22"/>
          <w:szCs w:val="22"/>
          <w:rPrChange w:id="3303" w:author="Brian Olea" w:date="2024-06-04T11:27:00Z" w16du:dateUtc="2024-06-04T17:27:00Z">
            <w:rPr>
              <w:spacing w:val="-2"/>
            </w:rPr>
          </w:rPrChange>
        </w:rPr>
        <w:t xml:space="preserve"> </w:t>
      </w:r>
      <w:r w:rsidRPr="00DF3B93">
        <w:rPr>
          <w:sz w:val="22"/>
          <w:szCs w:val="22"/>
          <w:rPrChange w:id="3304" w:author="Brian Olea" w:date="2024-06-04T11:27:00Z" w16du:dateUtc="2024-06-04T17:27:00Z">
            <w:rPr/>
          </w:rPrChange>
        </w:rPr>
        <w:t>This</w:t>
      </w:r>
      <w:r w:rsidRPr="00DF3B93">
        <w:rPr>
          <w:spacing w:val="-3"/>
          <w:sz w:val="22"/>
          <w:szCs w:val="22"/>
          <w:rPrChange w:id="3305" w:author="Brian Olea" w:date="2024-06-04T11:27:00Z" w16du:dateUtc="2024-06-04T17:27:00Z">
            <w:rPr>
              <w:spacing w:val="-3"/>
            </w:rPr>
          </w:rPrChange>
        </w:rPr>
        <w:t xml:space="preserve"> </w:t>
      </w:r>
      <w:r w:rsidRPr="00DF3B93">
        <w:rPr>
          <w:sz w:val="22"/>
          <w:szCs w:val="22"/>
          <w:rPrChange w:id="3306" w:author="Brian Olea" w:date="2024-06-04T11:27:00Z" w16du:dateUtc="2024-06-04T17:27:00Z">
            <w:rPr/>
          </w:rPrChange>
        </w:rPr>
        <w:t>includes</w:t>
      </w:r>
      <w:r w:rsidRPr="00DF3B93">
        <w:rPr>
          <w:spacing w:val="-4"/>
          <w:sz w:val="22"/>
          <w:szCs w:val="22"/>
          <w:rPrChange w:id="3307" w:author="Brian Olea" w:date="2024-06-04T11:27:00Z" w16du:dateUtc="2024-06-04T17:27:00Z">
            <w:rPr>
              <w:spacing w:val="-4"/>
            </w:rPr>
          </w:rPrChange>
        </w:rPr>
        <w:t xml:space="preserve"> </w:t>
      </w:r>
      <w:r w:rsidRPr="00DF3B93">
        <w:rPr>
          <w:sz w:val="22"/>
          <w:szCs w:val="22"/>
          <w:rPrChange w:id="3308" w:author="Brian Olea" w:date="2024-06-04T11:27:00Z" w16du:dateUtc="2024-06-04T17:27:00Z">
            <w:rPr/>
          </w:rPrChange>
        </w:rPr>
        <w:t>seeking</w:t>
      </w:r>
      <w:r w:rsidRPr="00DF3B93">
        <w:rPr>
          <w:spacing w:val="-5"/>
          <w:sz w:val="22"/>
          <w:szCs w:val="22"/>
          <w:rPrChange w:id="3309" w:author="Brian Olea" w:date="2024-06-04T11:27:00Z" w16du:dateUtc="2024-06-04T17:27:00Z">
            <w:rPr>
              <w:spacing w:val="-5"/>
            </w:rPr>
          </w:rPrChange>
        </w:rPr>
        <w:t xml:space="preserve"> </w:t>
      </w:r>
      <w:r w:rsidRPr="00DF3B93">
        <w:rPr>
          <w:sz w:val="22"/>
          <w:szCs w:val="22"/>
          <w:rPrChange w:id="3310" w:author="Brian Olea" w:date="2024-06-04T11:27:00Z" w16du:dateUtc="2024-06-04T17:27:00Z">
            <w:rPr/>
          </w:rPrChange>
        </w:rPr>
        <w:t>opportunities</w:t>
      </w:r>
      <w:r w:rsidRPr="00DF3B93">
        <w:rPr>
          <w:spacing w:val="-4"/>
          <w:sz w:val="22"/>
          <w:szCs w:val="22"/>
          <w:rPrChange w:id="3311" w:author="Brian Olea" w:date="2024-06-04T11:27:00Z" w16du:dateUtc="2024-06-04T17:27:00Z">
            <w:rPr>
              <w:spacing w:val="-4"/>
            </w:rPr>
          </w:rPrChange>
        </w:rPr>
        <w:t xml:space="preserve"> </w:t>
      </w:r>
      <w:r w:rsidRPr="00DF3B93">
        <w:rPr>
          <w:sz w:val="22"/>
          <w:szCs w:val="22"/>
          <w:rPrChange w:id="3312" w:author="Brian Olea" w:date="2024-06-04T11:27:00Z" w16du:dateUtc="2024-06-04T17:27:00Z">
            <w:rPr/>
          </w:rPrChange>
        </w:rPr>
        <w:t>for</w:t>
      </w:r>
      <w:r w:rsidRPr="00DF3B93">
        <w:rPr>
          <w:spacing w:val="-4"/>
          <w:sz w:val="22"/>
          <w:szCs w:val="22"/>
          <w:rPrChange w:id="3313" w:author="Brian Olea" w:date="2024-06-04T11:27:00Z" w16du:dateUtc="2024-06-04T17:27:00Z">
            <w:rPr>
              <w:spacing w:val="-4"/>
            </w:rPr>
          </w:rPrChange>
        </w:rPr>
        <w:t xml:space="preserve"> </w:t>
      </w:r>
      <w:r w:rsidRPr="00DF3B93">
        <w:rPr>
          <w:sz w:val="22"/>
          <w:szCs w:val="22"/>
          <w:rPrChange w:id="3314" w:author="Brian Olea" w:date="2024-06-04T11:27:00Z" w16du:dateUtc="2024-06-04T17:27:00Z">
            <w:rPr/>
          </w:rPrChange>
        </w:rPr>
        <w:t>improvement.</w:t>
      </w:r>
    </w:p>
    <w:p w14:paraId="7945C087" w14:textId="77777777" w:rsidR="00DF0971" w:rsidRPr="00DF3B93" w:rsidRDefault="00DF0971">
      <w:pPr>
        <w:pStyle w:val="BodyText"/>
        <w:spacing w:before="145"/>
        <w:ind w:left="0"/>
        <w:rPr>
          <w:sz w:val="22"/>
          <w:szCs w:val="22"/>
          <w:rPrChange w:id="3315" w:author="Brian Olea" w:date="2024-06-04T11:27:00Z" w16du:dateUtc="2024-06-04T17:27:00Z">
            <w:rPr/>
          </w:rPrChange>
        </w:rPr>
      </w:pPr>
    </w:p>
    <w:p w14:paraId="03F8012B" w14:textId="77777777" w:rsidR="00DF0971" w:rsidRPr="00DF3B93" w:rsidRDefault="00000000">
      <w:pPr>
        <w:pStyle w:val="Heading1"/>
        <w:numPr>
          <w:ilvl w:val="0"/>
          <w:numId w:val="7"/>
        </w:numPr>
        <w:tabs>
          <w:tab w:val="left" w:pos="819"/>
        </w:tabs>
        <w:spacing w:before="1"/>
        <w:ind w:left="819" w:hanging="359"/>
        <w:rPr>
          <w:sz w:val="22"/>
          <w:szCs w:val="22"/>
          <w:rPrChange w:id="3316" w:author="Brian Olea" w:date="2024-06-04T11:27:00Z" w16du:dateUtc="2024-06-04T17:27:00Z">
            <w:rPr/>
          </w:rPrChange>
        </w:rPr>
      </w:pPr>
      <w:bookmarkStart w:id="3317" w:name="_bookmark10"/>
      <w:bookmarkEnd w:id="3317"/>
      <w:r w:rsidRPr="00DF3B93">
        <w:rPr>
          <w:sz w:val="22"/>
          <w:szCs w:val="22"/>
          <w:rPrChange w:id="3318" w:author="Brian Olea" w:date="2024-06-04T11:27:00Z" w16du:dateUtc="2024-06-04T17:27:00Z">
            <w:rPr/>
          </w:rPrChange>
        </w:rPr>
        <w:t>FIGURES</w:t>
      </w:r>
      <w:r w:rsidRPr="00DF3B93">
        <w:rPr>
          <w:spacing w:val="-10"/>
          <w:sz w:val="22"/>
          <w:szCs w:val="22"/>
          <w:rPrChange w:id="3319" w:author="Brian Olea" w:date="2024-06-04T11:27:00Z" w16du:dateUtc="2024-06-04T17:27:00Z">
            <w:rPr>
              <w:spacing w:val="-10"/>
            </w:rPr>
          </w:rPrChange>
        </w:rPr>
        <w:t xml:space="preserve"> </w:t>
      </w:r>
      <w:r w:rsidRPr="00DF3B93">
        <w:rPr>
          <w:sz w:val="22"/>
          <w:szCs w:val="22"/>
          <w:rPrChange w:id="3320" w:author="Brian Olea" w:date="2024-06-04T11:27:00Z" w16du:dateUtc="2024-06-04T17:27:00Z">
            <w:rPr/>
          </w:rPrChange>
        </w:rPr>
        <w:t>AND</w:t>
      </w:r>
      <w:r w:rsidRPr="00DF3B93">
        <w:rPr>
          <w:spacing w:val="-7"/>
          <w:sz w:val="22"/>
          <w:szCs w:val="22"/>
          <w:rPrChange w:id="3321" w:author="Brian Olea" w:date="2024-06-04T11:27:00Z" w16du:dateUtc="2024-06-04T17:27:00Z">
            <w:rPr>
              <w:spacing w:val="-7"/>
            </w:rPr>
          </w:rPrChange>
        </w:rPr>
        <w:t xml:space="preserve"> </w:t>
      </w:r>
      <w:r w:rsidRPr="00DF3B93">
        <w:rPr>
          <w:sz w:val="22"/>
          <w:szCs w:val="22"/>
          <w:rPrChange w:id="3322" w:author="Brian Olea" w:date="2024-06-04T11:27:00Z" w16du:dateUtc="2024-06-04T17:27:00Z">
            <w:rPr/>
          </w:rPrChange>
        </w:rPr>
        <w:t>PROCESS</w:t>
      </w:r>
      <w:r w:rsidRPr="00DF3B93">
        <w:rPr>
          <w:spacing w:val="-10"/>
          <w:sz w:val="22"/>
          <w:szCs w:val="22"/>
          <w:rPrChange w:id="3323" w:author="Brian Olea" w:date="2024-06-04T11:27:00Z" w16du:dateUtc="2024-06-04T17:27:00Z">
            <w:rPr>
              <w:spacing w:val="-10"/>
            </w:rPr>
          </w:rPrChange>
        </w:rPr>
        <w:t xml:space="preserve"> </w:t>
      </w:r>
      <w:r w:rsidRPr="00DF3B93">
        <w:rPr>
          <w:spacing w:val="-4"/>
          <w:sz w:val="22"/>
          <w:szCs w:val="22"/>
          <w:rPrChange w:id="3324" w:author="Brian Olea" w:date="2024-06-04T11:27:00Z" w16du:dateUtc="2024-06-04T17:27:00Z">
            <w:rPr>
              <w:spacing w:val="-4"/>
            </w:rPr>
          </w:rPrChange>
        </w:rPr>
        <w:t>MAPS</w:t>
      </w:r>
    </w:p>
    <w:p w14:paraId="5C51877E" w14:textId="77777777" w:rsidR="00DF0971" w:rsidRPr="00DF3B93" w:rsidRDefault="00000000">
      <w:pPr>
        <w:pStyle w:val="Heading2"/>
        <w:spacing w:before="77"/>
        <w:rPr>
          <w:sz w:val="22"/>
          <w:szCs w:val="22"/>
          <w:rPrChange w:id="3325" w:author="Brian Olea" w:date="2024-06-04T11:27:00Z" w16du:dateUtc="2024-06-04T17:27:00Z">
            <w:rPr/>
          </w:rPrChange>
        </w:rPr>
      </w:pPr>
      <w:r w:rsidRPr="00DF3B93">
        <w:rPr>
          <w:sz w:val="22"/>
          <w:szCs w:val="22"/>
          <w:rPrChange w:id="3326" w:author="Brian Olea" w:date="2024-06-04T11:27:00Z" w16du:dateUtc="2024-06-04T17:27:00Z">
            <w:rPr/>
          </w:rPrChange>
        </w:rPr>
        <w:t>Figure</w:t>
      </w:r>
      <w:r w:rsidRPr="00DF3B93">
        <w:rPr>
          <w:spacing w:val="-7"/>
          <w:sz w:val="22"/>
          <w:szCs w:val="22"/>
          <w:rPrChange w:id="3327" w:author="Brian Olea" w:date="2024-06-04T11:27:00Z" w16du:dateUtc="2024-06-04T17:27:00Z">
            <w:rPr>
              <w:spacing w:val="-7"/>
            </w:rPr>
          </w:rPrChange>
        </w:rPr>
        <w:t xml:space="preserve"> </w:t>
      </w:r>
      <w:r w:rsidRPr="00DF3B93">
        <w:rPr>
          <w:sz w:val="22"/>
          <w:szCs w:val="22"/>
          <w:rPrChange w:id="3328" w:author="Brian Olea" w:date="2024-06-04T11:27:00Z" w16du:dateUtc="2024-06-04T17:27:00Z">
            <w:rPr/>
          </w:rPrChange>
        </w:rPr>
        <w:t>1</w:t>
      </w:r>
      <w:r w:rsidRPr="00DF3B93">
        <w:rPr>
          <w:spacing w:val="-6"/>
          <w:sz w:val="22"/>
          <w:szCs w:val="22"/>
          <w:rPrChange w:id="3329" w:author="Brian Olea" w:date="2024-06-04T11:27:00Z" w16du:dateUtc="2024-06-04T17:27:00Z">
            <w:rPr>
              <w:spacing w:val="-6"/>
            </w:rPr>
          </w:rPrChange>
        </w:rPr>
        <w:t xml:space="preserve"> </w:t>
      </w:r>
      <w:r w:rsidRPr="00DF3B93">
        <w:rPr>
          <w:sz w:val="22"/>
          <w:szCs w:val="22"/>
          <w:rPrChange w:id="3330" w:author="Brian Olea" w:date="2024-06-04T11:27:00Z" w16du:dateUtc="2024-06-04T17:27:00Z">
            <w:rPr/>
          </w:rPrChange>
        </w:rPr>
        <w:t>–</w:t>
      </w:r>
      <w:r w:rsidRPr="00DF3B93">
        <w:rPr>
          <w:spacing w:val="-7"/>
          <w:sz w:val="22"/>
          <w:szCs w:val="22"/>
          <w:rPrChange w:id="3331" w:author="Brian Olea" w:date="2024-06-04T11:27:00Z" w16du:dateUtc="2024-06-04T17:27:00Z">
            <w:rPr>
              <w:spacing w:val="-7"/>
            </w:rPr>
          </w:rPrChange>
        </w:rPr>
        <w:t xml:space="preserve"> </w:t>
      </w:r>
      <w:r w:rsidRPr="00DF3B93">
        <w:rPr>
          <w:sz w:val="22"/>
          <w:szCs w:val="22"/>
          <w:rPrChange w:id="3332" w:author="Brian Olea" w:date="2024-06-04T11:27:00Z" w16du:dateUtc="2024-06-04T17:27:00Z">
            <w:rPr/>
          </w:rPrChange>
        </w:rPr>
        <w:t>Interested</w:t>
      </w:r>
      <w:r w:rsidRPr="00DF3B93">
        <w:rPr>
          <w:spacing w:val="-6"/>
          <w:sz w:val="22"/>
          <w:szCs w:val="22"/>
          <w:rPrChange w:id="3333" w:author="Brian Olea" w:date="2024-06-04T11:27:00Z" w16du:dateUtc="2024-06-04T17:27:00Z">
            <w:rPr>
              <w:spacing w:val="-6"/>
            </w:rPr>
          </w:rPrChange>
        </w:rPr>
        <w:t xml:space="preserve"> </w:t>
      </w:r>
      <w:r w:rsidRPr="00DF3B93">
        <w:rPr>
          <w:sz w:val="22"/>
          <w:szCs w:val="22"/>
          <w:rPrChange w:id="3334" w:author="Brian Olea" w:date="2024-06-04T11:27:00Z" w16du:dateUtc="2024-06-04T17:27:00Z">
            <w:rPr/>
          </w:rPrChange>
        </w:rPr>
        <w:t>Parties</w:t>
      </w:r>
      <w:r w:rsidRPr="00DF3B93">
        <w:rPr>
          <w:spacing w:val="-5"/>
          <w:sz w:val="22"/>
          <w:szCs w:val="22"/>
          <w:rPrChange w:id="3335" w:author="Brian Olea" w:date="2024-06-04T11:27:00Z" w16du:dateUtc="2024-06-04T17:27:00Z">
            <w:rPr>
              <w:spacing w:val="-5"/>
            </w:rPr>
          </w:rPrChange>
        </w:rPr>
        <w:t xml:space="preserve"> </w:t>
      </w:r>
      <w:r w:rsidRPr="00DF3B93">
        <w:rPr>
          <w:spacing w:val="-2"/>
          <w:sz w:val="22"/>
          <w:szCs w:val="22"/>
          <w:rPrChange w:id="3336" w:author="Brian Olea" w:date="2024-06-04T11:27:00Z" w16du:dateUtc="2024-06-04T17:27:00Z">
            <w:rPr>
              <w:spacing w:val="-2"/>
            </w:rPr>
          </w:rPrChange>
        </w:rPr>
        <w:t>Table</w:t>
      </w:r>
    </w:p>
    <w:p w14:paraId="3EC7C171" w14:textId="77777777" w:rsidR="00DF0971" w:rsidRPr="00DF3B93" w:rsidRDefault="00DF0971">
      <w:pPr>
        <w:pStyle w:val="BodyText"/>
        <w:spacing w:before="6"/>
        <w:ind w:left="0"/>
        <w:rPr>
          <w:b/>
          <w:sz w:val="22"/>
          <w:szCs w:val="22"/>
          <w:rPrChange w:id="3337" w:author="Brian Olea" w:date="2024-06-04T11:27:00Z" w16du:dateUtc="2024-06-04T17:27:00Z">
            <w:rPr>
              <w:b/>
              <w:sz w:val="10"/>
            </w:rPr>
          </w:rPrChange>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628"/>
        <w:gridCol w:w="2153"/>
        <w:gridCol w:w="2542"/>
        <w:gridCol w:w="2751"/>
      </w:tblGrid>
      <w:tr w:rsidR="00DF0971" w:rsidRPr="00DF3B93" w14:paraId="3DAE32EC" w14:textId="77777777">
        <w:trPr>
          <w:trHeight w:val="431"/>
        </w:trPr>
        <w:tc>
          <w:tcPr>
            <w:tcW w:w="1719" w:type="dxa"/>
          </w:tcPr>
          <w:p w14:paraId="1054EFA2" w14:textId="77777777" w:rsidR="00DF0971" w:rsidRPr="00DF3B93" w:rsidRDefault="00000000">
            <w:pPr>
              <w:pStyle w:val="TableParagraph"/>
              <w:spacing w:before="101"/>
              <w:ind w:left="127"/>
              <w:rPr>
                <w:b/>
                <w:rPrChange w:id="3338" w:author="Brian Olea" w:date="2024-06-04T11:27:00Z" w16du:dateUtc="2024-06-04T17:27:00Z">
                  <w:rPr>
                    <w:b/>
                    <w:sz w:val="20"/>
                  </w:rPr>
                </w:rPrChange>
              </w:rPr>
            </w:pPr>
            <w:r w:rsidRPr="00DF3B93">
              <w:rPr>
                <w:b/>
                <w:rPrChange w:id="3339" w:author="Brian Olea" w:date="2024-06-04T11:27:00Z" w16du:dateUtc="2024-06-04T17:27:00Z">
                  <w:rPr>
                    <w:b/>
                    <w:sz w:val="20"/>
                  </w:rPr>
                </w:rPrChange>
              </w:rPr>
              <w:t>Interested</w:t>
            </w:r>
            <w:r w:rsidRPr="00DF3B93">
              <w:rPr>
                <w:b/>
                <w:spacing w:val="36"/>
                <w:rPrChange w:id="3340" w:author="Brian Olea" w:date="2024-06-04T11:27:00Z" w16du:dateUtc="2024-06-04T17:27:00Z">
                  <w:rPr>
                    <w:b/>
                    <w:spacing w:val="36"/>
                    <w:sz w:val="20"/>
                  </w:rPr>
                </w:rPrChange>
              </w:rPr>
              <w:t xml:space="preserve"> </w:t>
            </w:r>
            <w:r w:rsidRPr="00DF3B93">
              <w:rPr>
                <w:b/>
                <w:spacing w:val="-2"/>
                <w:rPrChange w:id="3341" w:author="Brian Olea" w:date="2024-06-04T11:27:00Z" w16du:dateUtc="2024-06-04T17:27:00Z">
                  <w:rPr>
                    <w:b/>
                    <w:spacing w:val="-2"/>
                    <w:sz w:val="20"/>
                  </w:rPr>
                </w:rPrChange>
              </w:rPr>
              <w:t>Party</w:t>
            </w:r>
          </w:p>
        </w:tc>
        <w:tc>
          <w:tcPr>
            <w:tcW w:w="1628" w:type="dxa"/>
          </w:tcPr>
          <w:p w14:paraId="2579DCB1" w14:textId="77777777" w:rsidR="00DF0971" w:rsidRPr="00DF3B93" w:rsidRDefault="00000000">
            <w:pPr>
              <w:pStyle w:val="TableParagraph"/>
              <w:spacing w:before="101"/>
              <w:ind w:left="3"/>
              <w:jc w:val="center"/>
              <w:rPr>
                <w:b/>
                <w:rPrChange w:id="3342" w:author="Brian Olea" w:date="2024-06-04T11:27:00Z" w16du:dateUtc="2024-06-04T17:27:00Z">
                  <w:rPr>
                    <w:b/>
                    <w:sz w:val="20"/>
                  </w:rPr>
                </w:rPrChange>
              </w:rPr>
            </w:pPr>
            <w:r w:rsidRPr="00DF3B93">
              <w:rPr>
                <w:b/>
                <w:spacing w:val="-2"/>
                <w:rPrChange w:id="3343" w:author="Brian Olea" w:date="2024-06-04T11:27:00Z" w16du:dateUtc="2024-06-04T17:27:00Z">
                  <w:rPr>
                    <w:b/>
                    <w:spacing w:val="-2"/>
                    <w:sz w:val="20"/>
                  </w:rPr>
                </w:rPrChange>
              </w:rPr>
              <w:t>Needs</w:t>
            </w:r>
          </w:p>
        </w:tc>
        <w:tc>
          <w:tcPr>
            <w:tcW w:w="2153" w:type="dxa"/>
          </w:tcPr>
          <w:p w14:paraId="4F1426AD" w14:textId="77777777" w:rsidR="00DF0971" w:rsidRPr="00DF3B93" w:rsidRDefault="00000000">
            <w:pPr>
              <w:pStyle w:val="TableParagraph"/>
              <w:spacing w:before="101"/>
              <w:ind w:left="498"/>
              <w:rPr>
                <w:b/>
                <w:rPrChange w:id="3344" w:author="Brian Olea" w:date="2024-06-04T11:27:00Z" w16du:dateUtc="2024-06-04T17:27:00Z">
                  <w:rPr>
                    <w:b/>
                    <w:sz w:val="20"/>
                  </w:rPr>
                </w:rPrChange>
              </w:rPr>
            </w:pPr>
            <w:r w:rsidRPr="00DF3B93">
              <w:rPr>
                <w:b/>
                <w:spacing w:val="-2"/>
                <w:rPrChange w:id="3345" w:author="Brian Olea" w:date="2024-06-04T11:27:00Z" w16du:dateUtc="2024-06-04T17:27:00Z">
                  <w:rPr>
                    <w:b/>
                    <w:spacing w:val="-2"/>
                    <w:sz w:val="20"/>
                  </w:rPr>
                </w:rPrChange>
              </w:rPr>
              <w:t>Expectations</w:t>
            </w:r>
          </w:p>
        </w:tc>
        <w:tc>
          <w:tcPr>
            <w:tcW w:w="2542" w:type="dxa"/>
          </w:tcPr>
          <w:p w14:paraId="531C9369" w14:textId="77777777" w:rsidR="00DF0971" w:rsidRPr="00DF3B93" w:rsidRDefault="00000000">
            <w:pPr>
              <w:pStyle w:val="TableParagraph"/>
              <w:spacing w:before="101"/>
              <w:ind w:left="777"/>
              <w:rPr>
                <w:b/>
                <w:rPrChange w:id="3346" w:author="Brian Olea" w:date="2024-06-04T11:27:00Z" w16du:dateUtc="2024-06-04T17:27:00Z">
                  <w:rPr>
                    <w:b/>
                    <w:sz w:val="20"/>
                  </w:rPr>
                </w:rPrChange>
              </w:rPr>
            </w:pPr>
            <w:r w:rsidRPr="00DF3B93">
              <w:rPr>
                <w:b/>
                <w:w w:val="110"/>
                <w:rPrChange w:id="3347" w:author="Brian Olea" w:date="2024-06-04T11:27:00Z" w16du:dateUtc="2024-06-04T17:27:00Z">
                  <w:rPr>
                    <w:b/>
                    <w:w w:val="110"/>
                    <w:sz w:val="20"/>
                  </w:rPr>
                </w:rPrChange>
              </w:rPr>
              <w:t>QMS</w:t>
            </w:r>
            <w:r w:rsidRPr="00DF3B93">
              <w:rPr>
                <w:b/>
                <w:spacing w:val="-3"/>
                <w:w w:val="110"/>
                <w:rPrChange w:id="3348" w:author="Brian Olea" w:date="2024-06-04T11:27:00Z" w16du:dateUtc="2024-06-04T17:27:00Z">
                  <w:rPr>
                    <w:b/>
                    <w:spacing w:val="-3"/>
                    <w:w w:val="110"/>
                    <w:sz w:val="20"/>
                  </w:rPr>
                </w:rPrChange>
              </w:rPr>
              <w:t xml:space="preserve"> </w:t>
            </w:r>
            <w:r w:rsidRPr="00DF3B93">
              <w:rPr>
                <w:b/>
                <w:spacing w:val="-4"/>
                <w:w w:val="110"/>
                <w:rPrChange w:id="3349" w:author="Brian Olea" w:date="2024-06-04T11:27:00Z" w16du:dateUtc="2024-06-04T17:27:00Z">
                  <w:rPr>
                    <w:b/>
                    <w:spacing w:val="-4"/>
                    <w:w w:val="110"/>
                    <w:sz w:val="20"/>
                  </w:rPr>
                </w:rPrChange>
              </w:rPr>
              <w:t>Risk</w:t>
            </w:r>
          </w:p>
        </w:tc>
        <w:tc>
          <w:tcPr>
            <w:tcW w:w="2751" w:type="dxa"/>
          </w:tcPr>
          <w:p w14:paraId="0A5017D0" w14:textId="77777777" w:rsidR="00DF0971" w:rsidRPr="00DF3B93" w:rsidRDefault="00000000">
            <w:pPr>
              <w:pStyle w:val="TableParagraph"/>
              <w:spacing w:before="101"/>
              <w:ind w:left="458"/>
              <w:rPr>
                <w:b/>
                <w:rPrChange w:id="3350" w:author="Brian Olea" w:date="2024-06-04T11:27:00Z" w16du:dateUtc="2024-06-04T17:27:00Z">
                  <w:rPr>
                    <w:b/>
                    <w:sz w:val="20"/>
                  </w:rPr>
                </w:rPrChange>
              </w:rPr>
            </w:pPr>
            <w:r w:rsidRPr="00DF3B93">
              <w:rPr>
                <w:b/>
                <w:rPrChange w:id="3351" w:author="Brian Olea" w:date="2024-06-04T11:27:00Z" w16du:dateUtc="2024-06-04T17:27:00Z">
                  <w:rPr>
                    <w:b/>
                    <w:sz w:val="20"/>
                  </w:rPr>
                </w:rPrChange>
              </w:rPr>
              <w:t>Mitigations</w:t>
            </w:r>
            <w:r w:rsidRPr="00DF3B93">
              <w:rPr>
                <w:b/>
                <w:spacing w:val="-9"/>
                <w:rPrChange w:id="3352" w:author="Brian Olea" w:date="2024-06-04T11:27:00Z" w16du:dateUtc="2024-06-04T17:27:00Z">
                  <w:rPr>
                    <w:b/>
                    <w:spacing w:val="-9"/>
                    <w:sz w:val="20"/>
                  </w:rPr>
                </w:rPrChange>
              </w:rPr>
              <w:t xml:space="preserve"> </w:t>
            </w:r>
            <w:r w:rsidRPr="00DF3B93">
              <w:rPr>
                <w:b/>
                <w:rPrChange w:id="3353" w:author="Brian Olea" w:date="2024-06-04T11:27:00Z" w16du:dateUtc="2024-06-04T17:27:00Z">
                  <w:rPr>
                    <w:b/>
                    <w:sz w:val="20"/>
                  </w:rPr>
                </w:rPrChange>
              </w:rPr>
              <w:t>and</w:t>
            </w:r>
            <w:r w:rsidRPr="00DF3B93">
              <w:rPr>
                <w:b/>
                <w:spacing w:val="-7"/>
                <w:rPrChange w:id="3354" w:author="Brian Olea" w:date="2024-06-04T11:27:00Z" w16du:dateUtc="2024-06-04T17:27:00Z">
                  <w:rPr>
                    <w:b/>
                    <w:spacing w:val="-7"/>
                    <w:sz w:val="20"/>
                  </w:rPr>
                </w:rPrChange>
              </w:rPr>
              <w:t xml:space="preserve"> </w:t>
            </w:r>
            <w:r w:rsidRPr="00DF3B93">
              <w:rPr>
                <w:b/>
                <w:spacing w:val="-4"/>
                <w:rPrChange w:id="3355" w:author="Brian Olea" w:date="2024-06-04T11:27:00Z" w16du:dateUtc="2024-06-04T17:27:00Z">
                  <w:rPr>
                    <w:b/>
                    <w:spacing w:val="-4"/>
                    <w:sz w:val="20"/>
                  </w:rPr>
                </w:rPrChange>
              </w:rPr>
              <w:t>KPIs</w:t>
            </w:r>
          </w:p>
        </w:tc>
      </w:tr>
      <w:tr w:rsidR="00DF0971" w:rsidRPr="00DF3B93" w14:paraId="1937454B" w14:textId="77777777">
        <w:trPr>
          <w:trHeight w:val="940"/>
        </w:trPr>
        <w:tc>
          <w:tcPr>
            <w:tcW w:w="1719" w:type="dxa"/>
            <w:vMerge w:val="restart"/>
          </w:tcPr>
          <w:p w14:paraId="5EE44F97" w14:textId="77777777" w:rsidR="00DF0971" w:rsidRPr="00DF3B93" w:rsidRDefault="00000000">
            <w:pPr>
              <w:pStyle w:val="TableParagraph"/>
              <w:rPr>
                <w:b/>
                <w:rPrChange w:id="3356" w:author="Brian Olea" w:date="2024-06-04T11:27:00Z" w16du:dateUtc="2024-06-04T17:27:00Z">
                  <w:rPr>
                    <w:b/>
                    <w:sz w:val="20"/>
                  </w:rPr>
                </w:rPrChange>
              </w:rPr>
            </w:pPr>
            <w:r w:rsidRPr="00DF3B93">
              <w:rPr>
                <w:b/>
                <w:spacing w:val="-2"/>
                <w:rPrChange w:id="3357" w:author="Brian Olea" w:date="2024-06-04T11:27:00Z" w16du:dateUtc="2024-06-04T17:27:00Z">
                  <w:rPr>
                    <w:b/>
                    <w:spacing w:val="-2"/>
                    <w:sz w:val="20"/>
                  </w:rPr>
                </w:rPrChange>
              </w:rPr>
              <w:t>Customers</w:t>
            </w:r>
          </w:p>
        </w:tc>
        <w:tc>
          <w:tcPr>
            <w:tcW w:w="1628" w:type="dxa"/>
            <w:vMerge w:val="restart"/>
          </w:tcPr>
          <w:p w14:paraId="77CE351C" w14:textId="77777777" w:rsidR="00DF0971" w:rsidRPr="00DF3B93" w:rsidRDefault="00000000">
            <w:pPr>
              <w:pStyle w:val="TableParagraph"/>
              <w:rPr>
                <w:rPrChange w:id="3358" w:author="Brian Olea" w:date="2024-06-04T11:27:00Z" w16du:dateUtc="2024-06-04T17:27:00Z">
                  <w:rPr>
                    <w:sz w:val="20"/>
                  </w:rPr>
                </w:rPrChange>
              </w:rPr>
            </w:pPr>
            <w:r w:rsidRPr="00DF3B93">
              <w:rPr>
                <w:spacing w:val="-2"/>
                <w:w w:val="110"/>
                <w:rPrChange w:id="3359" w:author="Brian Olea" w:date="2024-06-04T11:27:00Z" w16du:dateUtc="2024-06-04T17:27:00Z">
                  <w:rPr>
                    <w:spacing w:val="-2"/>
                    <w:w w:val="110"/>
                    <w:sz w:val="20"/>
                  </w:rPr>
                </w:rPrChange>
              </w:rPr>
              <w:t>Conforming Product</w:t>
            </w:r>
            <w:r w:rsidRPr="00DF3B93">
              <w:rPr>
                <w:spacing w:val="-12"/>
                <w:w w:val="110"/>
                <w:rPrChange w:id="3360" w:author="Brian Olea" w:date="2024-06-04T11:27:00Z" w16du:dateUtc="2024-06-04T17:27:00Z">
                  <w:rPr>
                    <w:spacing w:val="-12"/>
                    <w:w w:val="110"/>
                    <w:sz w:val="20"/>
                  </w:rPr>
                </w:rPrChange>
              </w:rPr>
              <w:t xml:space="preserve"> </w:t>
            </w:r>
            <w:r w:rsidRPr="00DF3B93">
              <w:rPr>
                <w:spacing w:val="-2"/>
                <w:w w:val="110"/>
                <w:rPrChange w:id="3361" w:author="Brian Olea" w:date="2024-06-04T11:27:00Z" w16du:dateUtc="2024-06-04T17:27:00Z">
                  <w:rPr>
                    <w:spacing w:val="-2"/>
                    <w:w w:val="110"/>
                    <w:sz w:val="20"/>
                  </w:rPr>
                </w:rPrChange>
              </w:rPr>
              <w:t xml:space="preserve">delivered </w:t>
            </w:r>
            <w:r w:rsidRPr="00DF3B93">
              <w:rPr>
                <w:w w:val="110"/>
                <w:rPrChange w:id="3362" w:author="Brian Olea" w:date="2024-06-04T11:27:00Z" w16du:dateUtc="2024-06-04T17:27:00Z">
                  <w:rPr>
                    <w:w w:val="110"/>
                    <w:sz w:val="20"/>
                  </w:rPr>
                </w:rPrChange>
              </w:rPr>
              <w:t>on time.</w:t>
            </w:r>
          </w:p>
          <w:p w14:paraId="3CD86A88" w14:textId="77777777" w:rsidR="00DF0971" w:rsidRPr="00DF3B93" w:rsidRDefault="00000000">
            <w:pPr>
              <w:pStyle w:val="TableParagraph"/>
              <w:spacing w:before="2"/>
              <w:rPr>
                <w:rPrChange w:id="3363" w:author="Brian Olea" w:date="2024-06-04T11:27:00Z" w16du:dateUtc="2024-06-04T17:27:00Z">
                  <w:rPr>
                    <w:sz w:val="20"/>
                  </w:rPr>
                </w:rPrChange>
              </w:rPr>
            </w:pPr>
            <w:r w:rsidRPr="00DF3B93">
              <w:rPr>
                <w:spacing w:val="-2"/>
                <w:w w:val="110"/>
                <w:rPrChange w:id="3364" w:author="Brian Olea" w:date="2024-06-04T11:27:00Z" w16du:dateUtc="2024-06-04T17:27:00Z">
                  <w:rPr>
                    <w:spacing w:val="-2"/>
                    <w:w w:val="110"/>
                    <w:sz w:val="20"/>
                  </w:rPr>
                </w:rPrChange>
              </w:rPr>
              <w:t xml:space="preserve">Contract </w:t>
            </w:r>
            <w:r w:rsidRPr="00DF3B93">
              <w:rPr>
                <w:spacing w:val="-2"/>
                <w:rPrChange w:id="3365" w:author="Brian Olea" w:date="2024-06-04T11:27:00Z" w16du:dateUtc="2024-06-04T17:27:00Z">
                  <w:rPr>
                    <w:spacing w:val="-2"/>
                    <w:sz w:val="20"/>
                  </w:rPr>
                </w:rPrChange>
              </w:rPr>
              <w:t>Fulfillment</w:t>
            </w:r>
          </w:p>
        </w:tc>
        <w:tc>
          <w:tcPr>
            <w:tcW w:w="2153" w:type="dxa"/>
            <w:vMerge w:val="restart"/>
          </w:tcPr>
          <w:p w14:paraId="557BCAE2" w14:textId="77777777" w:rsidR="00DF0971" w:rsidRPr="00DF3B93" w:rsidRDefault="00000000">
            <w:pPr>
              <w:pStyle w:val="TableParagraph"/>
              <w:ind w:right="31"/>
              <w:rPr>
                <w:rPrChange w:id="3366" w:author="Brian Olea" w:date="2024-06-04T11:27:00Z" w16du:dateUtc="2024-06-04T17:27:00Z">
                  <w:rPr>
                    <w:sz w:val="20"/>
                  </w:rPr>
                </w:rPrChange>
              </w:rPr>
            </w:pPr>
            <w:r w:rsidRPr="00DF3B93">
              <w:rPr>
                <w:rPrChange w:id="3367" w:author="Brian Olea" w:date="2024-06-04T11:27:00Z" w16du:dateUtc="2024-06-04T17:27:00Z">
                  <w:rPr>
                    <w:sz w:val="20"/>
                  </w:rPr>
                </w:rPrChange>
              </w:rPr>
              <w:t>OTD/Quality at or above industry standards at a</w:t>
            </w:r>
            <w:r w:rsidRPr="00DF3B93">
              <w:rPr>
                <w:spacing w:val="40"/>
                <w:rPrChange w:id="3368" w:author="Brian Olea" w:date="2024-06-04T11:27:00Z" w16du:dateUtc="2024-06-04T17:27:00Z">
                  <w:rPr>
                    <w:spacing w:val="40"/>
                    <w:sz w:val="20"/>
                  </w:rPr>
                </w:rPrChange>
              </w:rPr>
              <w:t xml:space="preserve"> </w:t>
            </w:r>
            <w:r w:rsidRPr="00DF3B93">
              <w:rPr>
                <w:rPrChange w:id="3369" w:author="Brian Olea" w:date="2024-06-04T11:27:00Z" w16du:dateUtc="2024-06-04T17:27:00Z">
                  <w:rPr>
                    <w:sz w:val="20"/>
                  </w:rPr>
                </w:rPrChange>
              </w:rPr>
              <w:t>fair market price</w:t>
            </w:r>
          </w:p>
        </w:tc>
        <w:tc>
          <w:tcPr>
            <w:tcW w:w="2542" w:type="dxa"/>
            <w:vMerge w:val="restart"/>
          </w:tcPr>
          <w:p w14:paraId="09231406" w14:textId="77777777" w:rsidR="00DF0971" w:rsidRPr="00DF3B93" w:rsidRDefault="00000000">
            <w:pPr>
              <w:pStyle w:val="TableParagraph"/>
              <w:rPr>
                <w:rPrChange w:id="3370" w:author="Brian Olea" w:date="2024-06-04T11:27:00Z" w16du:dateUtc="2024-06-04T17:27:00Z">
                  <w:rPr>
                    <w:sz w:val="20"/>
                  </w:rPr>
                </w:rPrChange>
              </w:rPr>
            </w:pPr>
            <w:r w:rsidRPr="00DF3B93">
              <w:rPr>
                <w:rPrChange w:id="3371" w:author="Brian Olea" w:date="2024-06-04T11:27:00Z" w16du:dateUtc="2024-06-04T17:27:00Z">
                  <w:rPr>
                    <w:sz w:val="20"/>
                  </w:rPr>
                </w:rPrChange>
              </w:rPr>
              <w:t>Contract</w:t>
            </w:r>
            <w:r w:rsidRPr="00DF3B93">
              <w:rPr>
                <w:spacing w:val="24"/>
                <w:rPrChange w:id="3372" w:author="Brian Olea" w:date="2024-06-04T11:27:00Z" w16du:dateUtc="2024-06-04T17:27:00Z">
                  <w:rPr>
                    <w:spacing w:val="24"/>
                    <w:sz w:val="20"/>
                  </w:rPr>
                </w:rPrChange>
              </w:rPr>
              <w:t xml:space="preserve"> </w:t>
            </w:r>
            <w:r w:rsidRPr="00DF3B93">
              <w:rPr>
                <w:spacing w:val="-2"/>
                <w:rPrChange w:id="3373" w:author="Brian Olea" w:date="2024-06-04T11:27:00Z" w16du:dateUtc="2024-06-04T17:27:00Z">
                  <w:rPr>
                    <w:spacing w:val="-2"/>
                    <w:sz w:val="20"/>
                  </w:rPr>
                </w:rPrChange>
              </w:rPr>
              <w:t>review,</w:t>
            </w:r>
          </w:p>
          <w:p w14:paraId="21C3EE71" w14:textId="77777777" w:rsidR="00DF0971" w:rsidRPr="00DF3B93" w:rsidRDefault="00000000">
            <w:pPr>
              <w:pStyle w:val="TableParagraph"/>
              <w:spacing w:before="1"/>
              <w:rPr>
                <w:rPrChange w:id="3374" w:author="Brian Olea" w:date="2024-06-04T11:27:00Z" w16du:dateUtc="2024-06-04T17:27:00Z">
                  <w:rPr>
                    <w:sz w:val="20"/>
                  </w:rPr>
                </w:rPrChange>
              </w:rPr>
            </w:pPr>
            <w:r w:rsidRPr="00DF3B93">
              <w:rPr>
                <w:rPrChange w:id="3375" w:author="Brian Olea" w:date="2024-06-04T11:27:00Z" w16du:dateUtc="2024-06-04T17:27:00Z">
                  <w:rPr>
                    <w:sz w:val="20"/>
                  </w:rPr>
                </w:rPrChange>
              </w:rPr>
              <w:t xml:space="preserve">Purchase order flow downs, </w:t>
            </w:r>
            <w:r w:rsidRPr="00DF3B93">
              <w:rPr>
                <w:spacing w:val="-2"/>
                <w:rPrChange w:id="3376" w:author="Brian Olea" w:date="2024-06-04T11:27:00Z" w16du:dateUtc="2024-06-04T17:27:00Z">
                  <w:rPr>
                    <w:spacing w:val="-2"/>
                    <w:sz w:val="20"/>
                  </w:rPr>
                </w:rPrChange>
              </w:rPr>
              <w:t>Nonconformities</w:t>
            </w:r>
          </w:p>
        </w:tc>
        <w:tc>
          <w:tcPr>
            <w:tcW w:w="2751" w:type="dxa"/>
          </w:tcPr>
          <w:p w14:paraId="749F2ABB" w14:textId="77777777" w:rsidR="00DF0971" w:rsidRPr="00DF3B93" w:rsidRDefault="00000000">
            <w:pPr>
              <w:pStyle w:val="TableParagraph"/>
              <w:ind w:left="47" w:right="904"/>
              <w:rPr>
                <w:rPrChange w:id="3377" w:author="Brian Olea" w:date="2024-06-04T11:27:00Z" w16du:dateUtc="2024-06-04T17:27:00Z">
                  <w:rPr>
                    <w:sz w:val="20"/>
                  </w:rPr>
                </w:rPrChange>
              </w:rPr>
            </w:pPr>
            <w:r w:rsidRPr="00DF3B93">
              <w:rPr>
                <w:spacing w:val="-2"/>
                <w:u w:val="single"/>
                <w:rPrChange w:id="3378" w:author="Brian Olea" w:date="2024-06-04T11:27:00Z" w16du:dateUtc="2024-06-04T17:27:00Z">
                  <w:rPr>
                    <w:spacing w:val="-2"/>
                    <w:sz w:val="20"/>
                    <w:u w:val="single"/>
                  </w:rPr>
                </w:rPrChange>
              </w:rPr>
              <w:t>Mitigations:</w:t>
            </w:r>
            <w:r w:rsidRPr="00DF3B93">
              <w:rPr>
                <w:spacing w:val="-2"/>
                <w:rPrChange w:id="3379" w:author="Brian Olea" w:date="2024-06-04T11:27:00Z" w16du:dateUtc="2024-06-04T17:27:00Z">
                  <w:rPr>
                    <w:spacing w:val="-2"/>
                    <w:sz w:val="20"/>
                  </w:rPr>
                </w:rPrChange>
              </w:rPr>
              <w:t xml:space="preserve"> </w:t>
            </w:r>
            <w:r w:rsidRPr="00DF3B93">
              <w:rPr>
                <w:rPrChange w:id="3380" w:author="Brian Olea" w:date="2024-06-04T11:27:00Z" w16du:dateUtc="2024-06-04T17:27:00Z">
                  <w:rPr>
                    <w:sz w:val="20"/>
                  </w:rPr>
                </w:rPrChange>
              </w:rPr>
              <w:t>Management Review Customer Surveys Customer Feedback</w:t>
            </w:r>
          </w:p>
        </w:tc>
      </w:tr>
      <w:tr w:rsidR="00DF0971" w:rsidRPr="00DF3B93" w14:paraId="6D1D46A7" w14:textId="77777777">
        <w:trPr>
          <w:trHeight w:val="940"/>
        </w:trPr>
        <w:tc>
          <w:tcPr>
            <w:tcW w:w="1719" w:type="dxa"/>
            <w:vMerge/>
            <w:tcBorders>
              <w:top w:val="nil"/>
            </w:tcBorders>
          </w:tcPr>
          <w:p w14:paraId="7869FD5F" w14:textId="77777777" w:rsidR="00DF0971" w:rsidRPr="00DF3B93" w:rsidRDefault="00DF0971">
            <w:pPr>
              <w:rPr>
                <w:rPrChange w:id="3381" w:author="Brian Olea" w:date="2024-06-04T11:27:00Z" w16du:dateUtc="2024-06-04T17:27:00Z">
                  <w:rPr>
                    <w:sz w:val="2"/>
                    <w:szCs w:val="2"/>
                  </w:rPr>
                </w:rPrChange>
              </w:rPr>
            </w:pPr>
          </w:p>
        </w:tc>
        <w:tc>
          <w:tcPr>
            <w:tcW w:w="1628" w:type="dxa"/>
            <w:vMerge/>
            <w:tcBorders>
              <w:top w:val="nil"/>
            </w:tcBorders>
          </w:tcPr>
          <w:p w14:paraId="152A2F62" w14:textId="77777777" w:rsidR="00DF0971" w:rsidRPr="00DF3B93" w:rsidRDefault="00DF0971">
            <w:pPr>
              <w:rPr>
                <w:rPrChange w:id="3382" w:author="Brian Olea" w:date="2024-06-04T11:27:00Z" w16du:dateUtc="2024-06-04T17:27:00Z">
                  <w:rPr>
                    <w:sz w:val="2"/>
                    <w:szCs w:val="2"/>
                  </w:rPr>
                </w:rPrChange>
              </w:rPr>
            </w:pPr>
          </w:p>
        </w:tc>
        <w:tc>
          <w:tcPr>
            <w:tcW w:w="2153" w:type="dxa"/>
            <w:vMerge/>
            <w:tcBorders>
              <w:top w:val="nil"/>
            </w:tcBorders>
          </w:tcPr>
          <w:p w14:paraId="0E687E79" w14:textId="77777777" w:rsidR="00DF0971" w:rsidRPr="00DF3B93" w:rsidRDefault="00DF0971">
            <w:pPr>
              <w:rPr>
                <w:rPrChange w:id="3383" w:author="Brian Olea" w:date="2024-06-04T11:27:00Z" w16du:dateUtc="2024-06-04T17:27:00Z">
                  <w:rPr>
                    <w:sz w:val="2"/>
                    <w:szCs w:val="2"/>
                  </w:rPr>
                </w:rPrChange>
              </w:rPr>
            </w:pPr>
          </w:p>
        </w:tc>
        <w:tc>
          <w:tcPr>
            <w:tcW w:w="2542" w:type="dxa"/>
            <w:vMerge/>
            <w:tcBorders>
              <w:top w:val="nil"/>
            </w:tcBorders>
          </w:tcPr>
          <w:p w14:paraId="59C8A074" w14:textId="77777777" w:rsidR="00DF0971" w:rsidRPr="00DF3B93" w:rsidRDefault="00DF0971">
            <w:pPr>
              <w:rPr>
                <w:rPrChange w:id="3384" w:author="Brian Olea" w:date="2024-06-04T11:27:00Z" w16du:dateUtc="2024-06-04T17:27:00Z">
                  <w:rPr>
                    <w:sz w:val="2"/>
                    <w:szCs w:val="2"/>
                  </w:rPr>
                </w:rPrChange>
              </w:rPr>
            </w:pPr>
          </w:p>
        </w:tc>
        <w:tc>
          <w:tcPr>
            <w:tcW w:w="2751" w:type="dxa"/>
          </w:tcPr>
          <w:p w14:paraId="00C05A56" w14:textId="77777777" w:rsidR="00DF0971" w:rsidRPr="00DF3B93" w:rsidRDefault="00000000">
            <w:pPr>
              <w:pStyle w:val="TableParagraph"/>
              <w:ind w:left="47"/>
              <w:rPr>
                <w:rPrChange w:id="3385" w:author="Brian Olea" w:date="2024-06-04T11:27:00Z" w16du:dateUtc="2024-06-04T17:27:00Z">
                  <w:rPr>
                    <w:sz w:val="20"/>
                  </w:rPr>
                </w:rPrChange>
              </w:rPr>
            </w:pPr>
            <w:r w:rsidRPr="00DF3B93">
              <w:rPr>
                <w:spacing w:val="-2"/>
                <w:u w:val="single"/>
                <w:rPrChange w:id="3386" w:author="Brian Olea" w:date="2024-06-04T11:27:00Z" w16du:dateUtc="2024-06-04T17:27:00Z">
                  <w:rPr>
                    <w:spacing w:val="-2"/>
                    <w:sz w:val="20"/>
                    <w:u w:val="single"/>
                  </w:rPr>
                </w:rPrChange>
              </w:rPr>
              <w:t>KPIs</w:t>
            </w:r>
            <w:r w:rsidRPr="00DF3B93">
              <w:rPr>
                <w:spacing w:val="-2"/>
                <w:rPrChange w:id="3387" w:author="Brian Olea" w:date="2024-06-04T11:27:00Z" w16du:dateUtc="2024-06-04T17:27:00Z">
                  <w:rPr>
                    <w:spacing w:val="-2"/>
                    <w:sz w:val="20"/>
                  </w:rPr>
                </w:rPrChange>
              </w:rPr>
              <w:t>:</w:t>
            </w:r>
          </w:p>
          <w:p w14:paraId="6E5640B3" w14:textId="77777777" w:rsidR="00DF0971" w:rsidRPr="00DF3B93" w:rsidRDefault="00000000">
            <w:pPr>
              <w:pStyle w:val="TableParagraph"/>
              <w:ind w:left="47"/>
              <w:rPr>
                <w:rPrChange w:id="3388" w:author="Brian Olea" w:date="2024-06-04T11:27:00Z" w16du:dateUtc="2024-06-04T17:27:00Z">
                  <w:rPr>
                    <w:sz w:val="20"/>
                  </w:rPr>
                </w:rPrChange>
              </w:rPr>
            </w:pPr>
            <w:r w:rsidRPr="00DF3B93">
              <w:rPr>
                <w:rPrChange w:id="3389" w:author="Brian Olea" w:date="2024-06-04T11:27:00Z" w16du:dateUtc="2024-06-04T17:27:00Z">
                  <w:rPr>
                    <w:sz w:val="20"/>
                  </w:rPr>
                </w:rPrChange>
              </w:rPr>
              <w:t>OTD</w:t>
            </w:r>
            <w:r w:rsidRPr="00DF3B93">
              <w:rPr>
                <w:spacing w:val="18"/>
                <w:rPrChange w:id="3390" w:author="Brian Olea" w:date="2024-06-04T11:27:00Z" w16du:dateUtc="2024-06-04T17:27:00Z">
                  <w:rPr>
                    <w:spacing w:val="18"/>
                    <w:sz w:val="20"/>
                  </w:rPr>
                </w:rPrChange>
              </w:rPr>
              <w:t xml:space="preserve"> </w:t>
            </w:r>
            <w:r w:rsidRPr="00DF3B93">
              <w:rPr>
                <w:spacing w:val="-5"/>
                <w:rPrChange w:id="3391" w:author="Brian Olea" w:date="2024-06-04T11:27:00Z" w16du:dateUtc="2024-06-04T17:27:00Z">
                  <w:rPr>
                    <w:spacing w:val="-5"/>
                    <w:sz w:val="20"/>
                  </w:rPr>
                </w:rPrChange>
              </w:rPr>
              <w:t>&gt;X</w:t>
            </w:r>
          </w:p>
          <w:p w14:paraId="7DFCFA5A" w14:textId="77777777" w:rsidR="00DF0971" w:rsidRPr="00DF3B93" w:rsidRDefault="00000000">
            <w:pPr>
              <w:pStyle w:val="TableParagraph"/>
              <w:spacing w:line="230" w:lineRule="atLeast"/>
              <w:ind w:left="47" w:right="34"/>
              <w:rPr>
                <w:rPrChange w:id="3392" w:author="Brian Olea" w:date="2024-06-04T11:27:00Z" w16du:dateUtc="2024-06-04T17:27:00Z">
                  <w:rPr>
                    <w:sz w:val="20"/>
                  </w:rPr>
                </w:rPrChange>
              </w:rPr>
            </w:pPr>
            <w:r w:rsidRPr="00DF3B93">
              <w:rPr>
                <w:rPrChange w:id="3393" w:author="Brian Olea" w:date="2024-06-04T11:27:00Z" w16du:dateUtc="2024-06-04T17:27:00Z">
                  <w:rPr>
                    <w:sz w:val="20"/>
                  </w:rPr>
                </w:rPrChange>
              </w:rPr>
              <w:t>Customer Satisfaction &gt;X Quality Escapes &lt;X</w:t>
            </w:r>
          </w:p>
        </w:tc>
      </w:tr>
      <w:tr w:rsidR="00DF0971" w:rsidRPr="00DF3B93" w14:paraId="23871B83" w14:textId="77777777">
        <w:trPr>
          <w:trHeight w:val="940"/>
        </w:trPr>
        <w:tc>
          <w:tcPr>
            <w:tcW w:w="1719" w:type="dxa"/>
            <w:vMerge w:val="restart"/>
          </w:tcPr>
          <w:p w14:paraId="172C6D88" w14:textId="77777777" w:rsidR="00DF0971" w:rsidRPr="00DF3B93" w:rsidRDefault="00000000">
            <w:pPr>
              <w:pStyle w:val="TableParagraph"/>
              <w:rPr>
                <w:b/>
                <w:rPrChange w:id="3394" w:author="Brian Olea" w:date="2024-06-04T11:27:00Z" w16du:dateUtc="2024-06-04T17:27:00Z">
                  <w:rPr>
                    <w:b/>
                    <w:sz w:val="20"/>
                  </w:rPr>
                </w:rPrChange>
              </w:rPr>
            </w:pPr>
            <w:r w:rsidRPr="00DF3B93">
              <w:rPr>
                <w:b/>
                <w:spacing w:val="-2"/>
                <w:rPrChange w:id="3395" w:author="Brian Olea" w:date="2024-06-04T11:27:00Z" w16du:dateUtc="2024-06-04T17:27:00Z">
                  <w:rPr>
                    <w:b/>
                    <w:spacing w:val="-2"/>
                    <w:sz w:val="20"/>
                  </w:rPr>
                </w:rPrChange>
              </w:rPr>
              <w:t>Employees</w:t>
            </w:r>
          </w:p>
        </w:tc>
        <w:tc>
          <w:tcPr>
            <w:tcW w:w="1628" w:type="dxa"/>
            <w:vMerge w:val="restart"/>
          </w:tcPr>
          <w:p w14:paraId="1E72AD6F" w14:textId="77777777" w:rsidR="00DF0971" w:rsidRPr="00DF3B93" w:rsidRDefault="00000000">
            <w:pPr>
              <w:pStyle w:val="TableParagraph"/>
              <w:rPr>
                <w:rPrChange w:id="3396" w:author="Brian Olea" w:date="2024-06-04T11:27:00Z" w16du:dateUtc="2024-06-04T17:27:00Z">
                  <w:rPr>
                    <w:sz w:val="20"/>
                  </w:rPr>
                </w:rPrChange>
              </w:rPr>
            </w:pPr>
            <w:r w:rsidRPr="00DF3B93">
              <w:rPr>
                <w:w w:val="110"/>
                <w:rPrChange w:id="3397" w:author="Brian Olea" w:date="2024-06-04T11:27:00Z" w16du:dateUtc="2024-06-04T17:27:00Z">
                  <w:rPr>
                    <w:w w:val="110"/>
                    <w:sz w:val="20"/>
                  </w:rPr>
                </w:rPrChange>
              </w:rPr>
              <w:t xml:space="preserve">Safe work </w:t>
            </w:r>
            <w:r w:rsidRPr="00DF3B93">
              <w:rPr>
                <w:spacing w:val="-2"/>
                <w:w w:val="110"/>
                <w:rPrChange w:id="3398" w:author="Brian Olea" w:date="2024-06-04T11:27:00Z" w16du:dateUtc="2024-06-04T17:27:00Z">
                  <w:rPr>
                    <w:spacing w:val="-2"/>
                    <w:w w:val="110"/>
                    <w:sz w:val="20"/>
                  </w:rPr>
                </w:rPrChange>
              </w:rPr>
              <w:t xml:space="preserve">environment </w:t>
            </w:r>
            <w:r w:rsidRPr="00DF3B93">
              <w:rPr>
                <w:spacing w:val="-2"/>
                <w:rPrChange w:id="3399" w:author="Brian Olea" w:date="2024-06-04T11:27:00Z" w16du:dateUtc="2024-06-04T17:27:00Z">
                  <w:rPr>
                    <w:spacing w:val="-2"/>
                    <w:sz w:val="20"/>
                  </w:rPr>
                </w:rPrChange>
              </w:rPr>
              <w:t xml:space="preserve">Remuneration/ </w:t>
            </w:r>
            <w:r w:rsidRPr="00DF3B93">
              <w:rPr>
                <w:spacing w:val="-2"/>
                <w:w w:val="110"/>
                <w:rPrChange w:id="3400" w:author="Brian Olea" w:date="2024-06-04T11:27:00Z" w16du:dateUtc="2024-06-04T17:27:00Z">
                  <w:rPr>
                    <w:spacing w:val="-2"/>
                    <w:w w:val="110"/>
                    <w:sz w:val="20"/>
                  </w:rPr>
                </w:rPrChange>
              </w:rPr>
              <w:t>benefits</w:t>
            </w:r>
          </w:p>
        </w:tc>
        <w:tc>
          <w:tcPr>
            <w:tcW w:w="2153" w:type="dxa"/>
            <w:vMerge w:val="restart"/>
          </w:tcPr>
          <w:p w14:paraId="3074498D" w14:textId="77777777" w:rsidR="00DF0971" w:rsidRPr="00DF3B93" w:rsidRDefault="00000000">
            <w:pPr>
              <w:pStyle w:val="TableParagraph"/>
              <w:ind w:right="144"/>
              <w:rPr>
                <w:rPrChange w:id="3401" w:author="Brian Olea" w:date="2024-06-04T11:27:00Z" w16du:dateUtc="2024-06-04T17:27:00Z">
                  <w:rPr>
                    <w:sz w:val="20"/>
                  </w:rPr>
                </w:rPrChange>
              </w:rPr>
            </w:pPr>
            <w:r w:rsidRPr="00DF3B93">
              <w:rPr>
                <w:rPrChange w:id="3402" w:author="Brian Olea" w:date="2024-06-04T11:27:00Z" w16du:dateUtc="2024-06-04T17:27:00Z">
                  <w:rPr>
                    <w:sz w:val="20"/>
                  </w:rPr>
                </w:rPrChange>
              </w:rPr>
              <w:t>Job security</w:t>
            </w:r>
            <w:r w:rsidRPr="00DF3B93">
              <w:rPr>
                <w:spacing w:val="80"/>
                <w:w w:val="150"/>
                <w:rPrChange w:id="3403" w:author="Brian Olea" w:date="2024-06-04T11:27:00Z" w16du:dateUtc="2024-06-04T17:27:00Z">
                  <w:rPr>
                    <w:spacing w:val="80"/>
                    <w:w w:val="150"/>
                    <w:sz w:val="20"/>
                  </w:rPr>
                </w:rPrChange>
              </w:rPr>
              <w:t xml:space="preserve"> </w:t>
            </w:r>
            <w:r w:rsidRPr="00DF3B93">
              <w:rPr>
                <w:rPrChange w:id="3404" w:author="Brian Olea" w:date="2024-06-04T11:27:00Z" w16du:dateUtc="2024-06-04T17:27:00Z">
                  <w:rPr>
                    <w:sz w:val="20"/>
                  </w:rPr>
                </w:rPrChange>
              </w:rPr>
              <w:t xml:space="preserve">Recognition and reward </w:t>
            </w:r>
            <w:r w:rsidRPr="00DF3B93">
              <w:rPr>
                <w:spacing w:val="-2"/>
                <w:rPrChange w:id="3405" w:author="Brian Olea" w:date="2024-06-04T11:27:00Z" w16du:dateUtc="2024-06-04T17:27:00Z">
                  <w:rPr>
                    <w:spacing w:val="-2"/>
                    <w:sz w:val="20"/>
                  </w:rPr>
                </w:rPrChange>
              </w:rPr>
              <w:t>Professional</w:t>
            </w:r>
            <w:r w:rsidRPr="00DF3B93">
              <w:rPr>
                <w:spacing w:val="80"/>
                <w:rPrChange w:id="3406" w:author="Brian Olea" w:date="2024-06-04T11:27:00Z" w16du:dateUtc="2024-06-04T17:27:00Z">
                  <w:rPr>
                    <w:spacing w:val="80"/>
                    <w:sz w:val="20"/>
                  </w:rPr>
                </w:rPrChange>
              </w:rPr>
              <w:t xml:space="preserve"> </w:t>
            </w:r>
            <w:r w:rsidRPr="00DF3B93">
              <w:rPr>
                <w:spacing w:val="-2"/>
                <w:rPrChange w:id="3407" w:author="Brian Olea" w:date="2024-06-04T11:27:00Z" w16du:dateUtc="2024-06-04T17:27:00Z">
                  <w:rPr>
                    <w:spacing w:val="-2"/>
                    <w:sz w:val="20"/>
                  </w:rPr>
                </w:rPrChange>
              </w:rPr>
              <w:t>development</w:t>
            </w:r>
          </w:p>
          <w:p w14:paraId="783671F9" w14:textId="77777777" w:rsidR="00DF0971" w:rsidRPr="00DF3B93" w:rsidRDefault="00000000">
            <w:pPr>
              <w:pStyle w:val="TableParagraph"/>
              <w:spacing w:line="229" w:lineRule="exact"/>
              <w:rPr>
                <w:rPrChange w:id="3408" w:author="Brian Olea" w:date="2024-06-04T11:27:00Z" w16du:dateUtc="2024-06-04T17:27:00Z">
                  <w:rPr>
                    <w:sz w:val="20"/>
                  </w:rPr>
                </w:rPrChange>
              </w:rPr>
            </w:pPr>
            <w:r w:rsidRPr="00DF3B93">
              <w:rPr>
                <w:w w:val="105"/>
                <w:rPrChange w:id="3409" w:author="Brian Olea" w:date="2024-06-04T11:27:00Z" w16du:dateUtc="2024-06-04T17:27:00Z">
                  <w:rPr>
                    <w:w w:val="105"/>
                    <w:sz w:val="20"/>
                  </w:rPr>
                </w:rPrChange>
              </w:rPr>
              <w:t>Good</w:t>
            </w:r>
            <w:r w:rsidRPr="00DF3B93">
              <w:rPr>
                <w:spacing w:val="-5"/>
                <w:w w:val="105"/>
                <w:rPrChange w:id="3410" w:author="Brian Olea" w:date="2024-06-04T11:27:00Z" w16du:dateUtc="2024-06-04T17:27:00Z">
                  <w:rPr>
                    <w:spacing w:val="-5"/>
                    <w:w w:val="105"/>
                    <w:sz w:val="20"/>
                  </w:rPr>
                </w:rPrChange>
              </w:rPr>
              <w:t xml:space="preserve"> </w:t>
            </w:r>
            <w:r w:rsidRPr="00DF3B93">
              <w:rPr>
                <w:w w:val="105"/>
                <w:rPrChange w:id="3411" w:author="Brian Olea" w:date="2024-06-04T11:27:00Z" w16du:dateUtc="2024-06-04T17:27:00Z">
                  <w:rPr>
                    <w:w w:val="105"/>
                    <w:sz w:val="20"/>
                  </w:rPr>
                </w:rPrChange>
              </w:rPr>
              <w:t>work/</w:t>
            </w:r>
            <w:r w:rsidRPr="00DF3B93">
              <w:rPr>
                <w:spacing w:val="-6"/>
                <w:w w:val="105"/>
                <w:rPrChange w:id="3412" w:author="Brian Olea" w:date="2024-06-04T11:27:00Z" w16du:dateUtc="2024-06-04T17:27:00Z">
                  <w:rPr>
                    <w:spacing w:val="-6"/>
                    <w:w w:val="105"/>
                    <w:sz w:val="20"/>
                  </w:rPr>
                </w:rPrChange>
              </w:rPr>
              <w:t xml:space="preserve"> </w:t>
            </w:r>
            <w:r w:rsidRPr="00DF3B93">
              <w:rPr>
                <w:w w:val="105"/>
                <w:rPrChange w:id="3413" w:author="Brian Olea" w:date="2024-06-04T11:27:00Z" w16du:dateUtc="2024-06-04T17:27:00Z">
                  <w:rPr>
                    <w:w w:val="105"/>
                    <w:sz w:val="20"/>
                  </w:rPr>
                </w:rPrChange>
              </w:rPr>
              <w:t>life</w:t>
            </w:r>
            <w:r w:rsidRPr="00DF3B93">
              <w:rPr>
                <w:spacing w:val="-3"/>
                <w:w w:val="105"/>
                <w:rPrChange w:id="3414" w:author="Brian Olea" w:date="2024-06-04T11:27:00Z" w16du:dateUtc="2024-06-04T17:27:00Z">
                  <w:rPr>
                    <w:spacing w:val="-3"/>
                    <w:w w:val="105"/>
                    <w:sz w:val="20"/>
                  </w:rPr>
                </w:rPrChange>
              </w:rPr>
              <w:t xml:space="preserve"> </w:t>
            </w:r>
            <w:r w:rsidRPr="00DF3B93">
              <w:rPr>
                <w:spacing w:val="-2"/>
                <w:w w:val="105"/>
                <w:rPrChange w:id="3415" w:author="Brian Olea" w:date="2024-06-04T11:27:00Z" w16du:dateUtc="2024-06-04T17:27:00Z">
                  <w:rPr>
                    <w:spacing w:val="-2"/>
                    <w:w w:val="105"/>
                    <w:sz w:val="20"/>
                  </w:rPr>
                </w:rPrChange>
              </w:rPr>
              <w:t>balance</w:t>
            </w:r>
          </w:p>
        </w:tc>
        <w:tc>
          <w:tcPr>
            <w:tcW w:w="2542" w:type="dxa"/>
            <w:vMerge w:val="restart"/>
          </w:tcPr>
          <w:p w14:paraId="5BBF4FCC" w14:textId="77777777" w:rsidR="00DF0971" w:rsidRPr="00DF3B93" w:rsidRDefault="00000000">
            <w:pPr>
              <w:pStyle w:val="TableParagraph"/>
              <w:rPr>
                <w:rPrChange w:id="3416" w:author="Brian Olea" w:date="2024-06-04T11:27:00Z" w16du:dateUtc="2024-06-04T17:27:00Z">
                  <w:rPr>
                    <w:sz w:val="20"/>
                  </w:rPr>
                </w:rPrChange>
              </w:rPr>
            </w:pPr>
            <w:r w:rsidRPr="00DF3B93">
              <w:rPr>
                <w:spacing w:val="-2"/>
                <w:rPrChange w:id="3417" w:author="Brian Olea" w:date="2024-06-04T11:27:00Z" w16du:dateUtc="2024-06-04T17:27:00Z">
                  <w:rPr>
                    <w:spacing w:val="-2"/>
                    <w:sz w:val="20"/>
                  </w:rPr>
                </w:rPrChange>
              </w:rPr>
              <w:t>Leave</w:t>
            </w:r>
          </w:p>
          <w:p w14:paraId="55652624" w14:textId="77777777" w:rsidR="00DF0971" w:rsidRPr="00DF3B93" w:rsidRDefault="00000000">
            <w:pPr>
              <w:pStyle w:val="TableParagraph"/>
              <w:ind w:right="746"/>
              <w:rPr>
                <w:rPrChange w:id="3418" w:author="Brian Olea" w:date="2024-06-04T11:27:00Z" w16du:dateUtc="2024-06-04T17:27:00Z">
                  <w:rPr>
                    <w:sz w:val="20"/>
                  </w:rPr>
                </w:rPrChange>
              </w:rPr>
            </w:pPr>
            <w:r w:rsidRPr="00DF3B93">
              <w:rPr>
                <w:rPrChange w:id="3419" w:author="Brian Olea" w:date="2024-06-04T11:27:00Z" w16du:dateUtc="2024-06-04T17:27:00Z">
                  <w:rPr>
                    <w:sz w:val="20"/>
                  </w:rPr>
                </w:rPrChange>
              </w:rPr>
              <w:t>Lack of attention Lack of training</w:t>
            </w:r>
          </w:p>
          <w:p w14:paraId="24751589" w14:textId="77777777" w:rsidR="00DF0971" w:rsidRPr="00DF3B93" w:rsidRDefault="00000000">
            <w:pPr>
              <w:pStyle w:val="TableParagraph"/>
              <w:spacing w:line="228" w:lineRule="exact"/>
              <w:rPr>
                <w:rPrChange w:id="3420" w:author="Brian Olea" w:date="2024-06-04T11:27:00Z" w16du:dateUtc="2024-06-04T17:27:00Z">
                  <w:rPr>
                    <w:sz w:val="20"/>
                  </w:rPr>
                </w:rPrChange>
              </w:rPr>
            </w:pPr>
            <w:r w:rsidRPr="00DF3B93">
              <w:rPr>
                <w:rPrChange w:id="3421" w:author="Brian Olea" w:date="2024-06-04T11:27:00Z" w16du:dateUtc="2024-06-04T17:27:00Z">
                  <w:rPr>
                    <w:sz w:val="20"/>
                  </w:rPr>
                </w:rPrChange>
              </w:rPr>
              <w:t>Human</w:t>
            </w:r>
            <w:r w:rsidRPr="00DF3B93">
              <w:rPr>
                <w:spacing w:val="26"/>
                <w:rPrChange w:id="3422" w:author="Brian Olea" w:date="2024-06-04T11:27:00Z" w16du:dateUtc="2024-06-04T17:27:00Z">
                  <w:rPr>
                    <w:spacing w:val="26"/>
                    <w:sz w:val="20"/>
                  </w:rPr>
                </w:rPrChange>
              </w:rPr>
              <w:t xml:space="preserve"> </w:t>
            </w:r>
            <w:r w:rsidRPr="00DF3B93">
              <w:rPr>
                <w:rPrChange w:id="3423" w:author="Brian Olea" w:date="2024-06-04T11:27:00Z" w16du:dateUtc="2024-06-04T17:27:00Z">
                  <w:rPr>
                    <w:sz w:val="20"/>
                  </w:rPr>
                </w:rPrChange>
              </w:rPr>
              <w:t>Factors</w:t>
            </w:r>
            <w:r w:rsidRPr="00DF3B93">
              <w:rPr>
                <w:spacing w:val="20"/>
                <w:rPrChange w:id="3424" w:author="Brian Olea" w:date="2024-06-04T11:27:00Z" w16du:dateUtc="2024-06-04T17:27:00Z">
                  <w:rPr>
                    <w:spacing w:val="20"/>
                    <w:sz w:val="20"/>
                  </w:rPr>
                </w:rPrChange>
              </w:rPr>
              <w:t xml:space="preserve"> </w:t>
            </w:r>
            <w:r w:rsidRPr="00DF3B93">
              <w:rPr>
                <w:spacing w:val="-2"/>
                <w:rPrChange w:id="3425" w:author="Brian Olea" w:date="2024-06-04T11:27:00Z" w16du:dateUtc="2024-06-04T17:27:00Z">
                  <w:rPr>
                    <w:spacing w:val="-2"/>
                    <w:sz w:val="20"/>
                  </w:rPr>
                </w:rPrChange>
              </w:rPr>
              <w:t>Impact</w:t>
            </w:r>
          </w:p>
        </w:tc>
        <w:tc>
          <w:tcPr>
            <w:tcW w:w="2751" w:type="dxa"/>
          </w:tcPr>
          <w:p w14:paraId="3AC7F62C" w14:textId="77777777" w:rsidR="00DF0971" w:rsidRPr="00DF3B93" w:rsidRDefault="00000000">
            <w:pPr>
              <w:pStyle w:val="TableParagraph"/>
              <w:ind w:left="47" w:right="1293"/>
              <w:rPr>
                <w:rPrChange w:id="3426" w:author="Brian Olea" w:date="2024-06-04T11:27:00Z" w16du:dateUtc="2024-06-04T17:27:00Z">
                  <w:rPr>
                    <w:sz w:val="20"/>
                  </w:rPr>
                </w:rPrChange>
              </w:rPr>
            </w:pPr>
            <w:r w:rsidRPr="00DF3B93">
              <w:rPr>
                <w:spacing w:val="-2"/>
                <w:u w:val="single"/>
                <w:rPrChange w:id="3427" w:author="Brian Olea" w:date="2024-06-04T11:27:00Z" w16du:dateUtc="2024-06-04T17:27:00Z">
                  <w:rPr>
                    <w:spacing w:val="-2"/>
                    <w:sz w:val="20"/>
                    <w:u w:val="single"/>
                  </w:rPr>
                </w:rPrChange>
              </w:rPr>
              <w:t>Mitigations:</w:t>
            </w:r>
            <w:r w:rsidRPr="00DF3B93">
              <w:rPr>
                <w:spacing w:val="-2"/>
                <w:rPrChange w:id="3428" w:author="Brian Olea" w:date="2024-06-04T11:27:00Z" w16du:dateUtc="2024-06-04T17:27:00Z">
                  <w:rPr>
                    <w:spacing w:val="-2"/>
                    <w:sz w:val="20"/>
                  </w:rPr>
                </w:rPrChange>
              </w:rPr>
              <w:t xml:space="preserve"> </w:t>
            </w:r>
            <w:r w:rsidRPr="00DF3B93">
              <w:rPr>
                <w:rPrChange w:id="3429" w:author="Brian Olea" w:date="2024-06-04T11:27:00Z" w16du:dateUtc="2024-06-04T17:27:00Z">
                  <w:rPr>
                    <w:sz w:val="20"/>
                  </w:rPr>
                </w:rPrChange>
              </w:rPr>
              <w:t xml:space="preserve">Town Hall </w:t>
            </w:r>
            <w:r w:rsidRPr="00DF3B93">
              <w:rPr>
                <w:spacing w:val="-2"/>
                <w:rPrChange w:id="3430" w:author="Brian Olea" w:date="2024-06-04T11:27:00Z" w16du:dateUtc="2024-06-04T17:27:00Z">
                  <w:rPr>
                    <w:spacing w:val="-2"/>
                    <w:sz w:val="20"/>
                  </w:rPr>
                </w:rPrChange>
              </w:rPr>
              <w:t>Training</w:t>
            </w:r>
          </w:p>
          <w:p w14:paraId="243BC1D0" w14:textId="77777777" w:rsidR="00DF0971" w:rsidRPr="00DF3B93" w:rsidRDefault="00000000">
            <w:pPr>
              <w:pStyle w:val="TableParagraph"/>
              <w:spacing w:line="229" w:lineRule="exact"/>
              <w:ind w:left="47"/>
              <w:rPr>
                <w:rPrChange w:id="3431" w:author="Brian Olea" w:date="2024-06-04T11:27:00Z" w16du:dateUtc="2024-06-04T17:27:00Z">
                  <w:rPr>
                    <w:sz w:val="20"/>
                  </w:rPr>
                </w:rPrChange>
              </w:rPr>
            </w:pPr>
            <w:r w:rsidRPr="00DF3B93">
              <w:rPr>
                <w:rPrChange w:id="3432" w:author="Brian Olea" w:date="2024-06-04T11:27:00Z" w16du:dateUtc="2024-06-04T17:27:00Z">
                  <w:rPr>
                    <w:sz w:val="20"/>
                  </w:rPr>
                </w:rPrChange>
              </w:rPr>
              <w:t>Growth</w:t>
            </w:r>
            <w:r w:rsidRPr="00DF3B93">
              <w:rPr>
                <w:spacing w:val="24"/>
                <w:rPrChange w:id="3433" w:author="Brian Olea" w:date="2024-06-04T11:27:00Z" w16du:dateUtc="2024-06-04T17:27:00Z">
                  <w:rPr>
                    <w:spacing w:val="24"/>
                    <w:sz w:val="20"/>
                  </w:rPr>
                </w:rPrChange>
              </w:rPr>
              <w:t xml:space="preserve"> </w:t>
            </w:r>
            <w:r w:rsidRPr="00DF3B93">
              <w:rPr>
                <w:spacing w:val="-2"/>
                <w:rPrChange w:id="3434" w:author="Brian Olea" w:date="2024-06-04T11:27:00Z" w16du:dateUtc="2024-06-04T17:27:00Z">
                  <w:rPr>
                    <w:spacing w:val="-2"/>
                    <w:sz w:val="20"/>
                  </w:rPr>
                </w:rPrChange>
              </w:rPr>
              <w:t>Opportunities</w:t>
            </w:r>
          </w:p>
        </w:tc>
      </w:tr>
      <w:tr w:rsidR="00DF0971" w:rsidRPr="00DF3B93" w14:paraId="3081A3EF" w14:textId="77777777">
        <w:trPr>
          <w:trHeight w:val="710"/>
        </w:trPr>
        <w:tc>
          <w:tcPr>
            <w:tcW w:w="1719" w:type="dxa"/>
            <w:vMerge/>
            <w:tcBorders>
              <w:top w:val="nil"/>
            </w:tcBorders>
          </w:tcPr>
          <w:p w14:paraId="113726FE" w14:textId="77777777" w:rsidR="00DF0971" w:rsidRPr="00DF3B93" w:rsidRDefault="00DF0971">
            <w:pPr>
              <w:rPr>
                <w:rPrChange w:id="3435" w:author="Brian Olea" w:date="2024-06-04T11:27:00Z" w16du:dateUtc="2024-06-04T17:27:00Z">
                  <w:rPr>
                    <w:sz w:val="2"/>
                    <w:szCs w:val="2"/>
                  </w:rPr>
                </w:rPrChange>
              </w:rPr>
            </w:pPr>
          </w:p>
        </w:tc>
        <w:tc>
          <w:tcPr>
            <w:tcW w:w="1628" w:type="dxa"/>
            <w:vMerge/>
            <w:tcBorders>
              <w:top w:val="nil"/>
            </w:tcBorders>
          </w:tcPr>
          <w:p w14:paraId="0BDF8CCF" w14:textId="77777777" w:rsidR="00DF0971" w:rsidRPr="00DF3B93" w:rsidRDefault="00DF0971">
            <w:pPr>
              <w:rPr>
                <w:rPrChange w:id="3436" w:author="Brian Olea" w:date="2024-06-04T11:27:00Z" w16du:dateUtc="2024-06-04T17:27:00Z">
                  <w:rPr>
                    <w:sz w:val="2"/>
                    <w:szCs w:val="2"/>
                  </w:rPr>
                </w:rPrChange>
              </w:rPr>
            </w:pPr>
          </w:p>
        </w:tc>
        <w:tc>
          <w:tcPr>
            <w:tcW w:w="2153" w:type="dxa"/>
            <w:vMerge/>
            <w:tcBorders>
              <w:top w:val="nil"/>
            </w:tcBorders>
          </w:tcPr>
          <w:p w14:paraId="1A298CF6" w14:textId="77777777" w:rsidR="00DF0971" w:rsidRPr="00DF3B93" w:rsidRDefault="00DF0971">
            <w:pPr>
              <w:rPr>
                <w:rPrChange w:id="3437" w:author="Brian Olea" w:date="2024-06-04T11:27:00Z" w16du:dateUtc="2024-06-04T17:27:00Z">
                  <w:rPr>
                    <w:sz w:val="2"/>
                    <w:szCs w:val="2"/>
                  </w:rPr>
                </w:rPrChange>
              </w:rPr>
            </w:pPr>
          </w:p>
        </w:tc>
        <w:tc>
          <w:tcPr>
            <w:tcW w:w="2542" w:type="dxa"/>
            <w:vMerge/>
            <w:tcBorders>
              <w:top w:val="nil"/>
            </w:tcBorders>
          </w:tcPr>
          <w:p w14:paraId="47116FD7" w14:textId="77777777" w:rsidR="00DF0971" w:rsidRPr="00DF3B93" w:rsidRDefault="00DF0971">
            <w:pPr>
              <w:rPr>
                <w:rPrChange w:id="3438" w:author="Brian Olea" w:date="2024-06-04T11:27:00Z" w16du:dateUtc="2024-06-04T17:27:00Z">
                  <w:rPr>
                    <w:sz w:val="2"/>
                    <w:szCs w:val="2"/>
                  </w:rPr>
                </w:rPrChange>
              </w:rPr>
            </w:pPr>
          </w:p>
        </w:tc>
        <w:tc>
          <w:tcPr>
            <w:tcW w:w="2751" w:type="dxa"/>
          </w:tcPr>
          <w:p w14:paraId="02FC66F9" w14:textId="77777777" w:rsidR="00DF0971" w:rsidRPr="00DF3B93" w:rsidRDefault="00000000">
            <w:pPr>
              <w:pStyle w:val="TableParagraph"/>
              <w:spacing w:line="229" w:lineRule="exact"/>
              <w:ind w:left="47"/>
              <w:rPr>
                <w:rPrChange w:id="3439" w:author="Brian Olea" w:date="2024-06-04T11:27:00Z" w16du:dateUtc="2024-06-04T17:27:00Z">
                  <w:rPr>
                    <w:sz w:val="20"/>
                  </w:rPr>
                </w:rPrChange>
              </w:rPr>
            </w:pPr>
            <w:r w:rsidRPr="00DF3B93">
              <w:rPr>
                <w:spacing w:val="-2"/>
                <w:u w:val="single"/>
                <w:rPrChange w:id="3440" w:author="Brian Olea" w:date="2024-06-04T11:27:00Z" w16du:dateUtc="2024-06-04T17:27:00Z">
                  <w:rPr>
                    <w:spacing w:val="-2"/>
                    <w:sz w:val="20"/>
                    <w:u w:val="single"/>
                  </w:rPr>
                </w:rPrChange>
              </w:rPr>
              <w:t>KPIs</w:t>
            </w:r>
            <w:r w:rsidRPr="00DF3B93">
              <w:rPr>
                <w:spacing w:val="-2"/>
                <w:rPrChange w:id="3441" w:author="Brian Olea" w:date="2024-06-04T11:27:00Z" w16du:dateUtc="2024-06-04T17:27:00Z">
                  <w:rPr>
                    <w:spacing w:val="-2"/>
                    <w:sz w:val="20"/>
                  </w:rPr>
                </w:rPrChange>
              </w:rPr>
              <w:t>:</w:t>
            </w:r>
          </w:p>
          <w:p w14:paraId="28070619" w14:textId="77777777" w:rsidR="00DF0971" w:rsidRPr="00DF3B93" w:rsidRDefault="00000000">
            <w:pPr>
              <w:pStyle w:val="TableParagraph"/>
              <w:ind w:left="47" w:right="1008"/>
              <w:rPr>
                <w:rPrChange w:id="3442" w:author="Brian Olea" w:date="2024-06-04T11:27:00Z" w16du:dateUtc="2024-06-04T17:27:00Z">
                  <w:rPr>
                    <w:sz w:val="20"/>
                  </w:rPr>
                </w:rPrChange>
              </w:rPr>
            </w:pPr>
            <w:r w:rsidRPr="00DF3B93">
              <w:rPr>
                <w:rPrChange w:id="3443" w:author="Brian Olea" w:date="2024-06-04T11:27:00Z" w16du:dateUtc="2024-06-04T17:27:00Z">
                  <w:rPr>
                    <w:sz w:val="20"/>
                  </w:rPr>
                </w:rPrChange>
              </w:rPr>
              <w:t>Retention Rate Safety Scorecards</w:t>
            </w:r>
          </w:p>
        </w:tc>
      </w:tr>
      <w:tr w:rsidR="00DF0971" w:rsidRPr="00DF3B93" w14:paraId="06478491" w14:textId="77777777">
        <w:trPr>
          <w:trHeight w:val="710"/>
        </w:trPr>
        <w:tc>
          <w:tcPr>
            <w:tcW w:w="1719" w:type="dxa"/>
            <w:vMerge w:val="restart"/>
          </w:tcPr>
          <w:p w14:paraId="787AD0CD" w14:textId="77777777" w:rsidR="00DF0971" w:rsidRPr="00DF3B93" w:rsidRDefault="00000000">
            <w:pPr>
              <w:pStyle w:val="TableParagraph"/>
              <w:ind w:right="71"/>
              <w:rPr>
                <w:b/>
                <w:rPrChange w:id="3444" w:author="Brian Olea" w:date="2024-06-04T11:27:00Z" w16du:dateUtc="2024-06-04T17:27:00Z">
                  <w:rPr>
                    <w:b/>
                    <w:sz w:val="20"/>
                  </w:rPr>
                </w:rPrChange>
              </w:rPr>
            </w:pPr>
            <w:r w:rsidRPr="00DF3B93">
              <w:rPr>
                <w:b/>
                <w:spacing w:val="-4"/>
                <w:rPrChange w:id="3445" w:author="Brian Olea" w:date="2024-06-04T11:27:00Z" w16du:dateUtc="2024-06-04T17:27:00Z">
                  <w:rPr>
                    <w:b/>
                    <w:spacing w:val="-4"/>
                    <w:sz w:val="20"/>
                  </w:rPr>
                </w:rPrChange>
              </w:rPr>
              <w:t xml:space="preserve">Key </w:t>
            </w:r>
            <w:r w:rsidRPr="00DF3B93">
              <w:rPr>
                <w:b/>
                <w:spacing w:val="-2"/>
                <w:w w:val="85"/>
                <w:rPrChange w:id="3446" w:author="Brian Olea" w:date="2024-06-04T11:27:00Z" w16du:dateUtc="2024-06-04T17:27:00Z">
                  <w:rPr>
                    <w:b/>
                    <w:spacing w:val="-2"/>
                    <w:w w:val="85"/>
                    <w:sz w:val="20"/>
                  </w:rPr>
                </w:rPrChange>
              </w:rPr>
              <w:t>Suppliers/Partners</w:t>
            </w:r>
          </w:p>
        </w:tc>
        <w:tc>
          <w:tcPr>
            <w:tcW w:w="1628" w:type="dxa"/>
            <w:vMerge w:val="restart"/>
          </w:tcPr>
          <w:p w14:paraId="1AA94588" w14:textId="77777777" w:rsidR="00DF0971" w:rsidRPr="00DF3B93" w:rsidRDefault="00000000">
            <w:pPr>
              <w:pStyle w:val="TableParagraph"/>
              <w:ind w:right="32"/>
              <w:rPr>
                <w:rPrChange w:id="3447" w:author="Brian Olea" w:date="2024-06-04T11:27:00Z" w16du:dateUtc="2024-06-04T17:27:00Z">
                  <w:rPr>
                    <w:sz w:val="20"/>
                  </w:rPr>
                </w:rPrChange>
              </w:rPr>
            </w:pPr>
            <w:r w:rsidRPr="00DF3B93">
              <w:rPr>
                <w:w w:val="110"/>
                <w:rPrChange w:id="3448" w:author="Brian Olea" w:date="2024-06-04T11:27:00Z" w16du:dateUtc="2024-06-04T17:27:00Z">
                  <w:rPr>
                    <w:w w:val="110"/>
                    <w:sz w:val="20"/>
                  </w:rPr>
                </w:rPrChange>
              </w:rPr>
              <w:t>On</w:t>
            </w:r>
            <w:r w:rsidRPr="00DF3B93">
              <w:rPr>
                <w:spacing w:val="-14"/>
                <w:w w:val="110"/>
                <w:rPrChange w:id="3449" w:author="Brian Olea" w:date="2024-06-04T11:27:00Z" w16du:dateUtc="2024-06-04T17:27:00Z">
                  <w:rPr>
                    <w:spacing w:val="-14"/>
                    <w:w w:val="110"/>
                    <w:sz w:val="20"/>
                  </w:rPr>
                </w:rPrChange>
              </w:rPr>
              <w:t xml:space="preserve"> </w:t>
            </w:r>
            <w:r w:rsidRPr="00DF3B93">
              <w:rPr>
                <w:w w:val="110"/>
                <w:rPrChange w:id="3450" w:author="Brian Olea" w:date="2024-06-04T11:27:00Z" w16du:dateUtc="2024-06-04T17:27:00Z">
                  <w:rPr>
                    <w:w w:val="110"/>
                    <w:sz w:val="20"/>
                  </w:rPr>
                </w:rPrChange>
              </w:rPr>
              <w:t>time</w:t>
            </w:r>
            <w:r w:rsidRPr="00DF3B93">
              <w:rPr>
                <w:spacing w:val="-14"/>
                <w:w w:val="110"/>
                <w:rPrChange w:id="3451" w:author="Brian Olea" w:date="2024-06-04T11:27:00Z" w16du:dateUtc="2024-06-04T17:27:00Z">
                  <w:rPr>
                    <w:spacing w:val="-14"/>
                    <w:w w:val="110"/>
                    <w:sz w:val="20"/>
                  </w:rPr>
                </w:rPrChange>
              </w:rPr>
              <w:t xml:space="preserve"> </w:t>
            </w:r>
            <w:r w:rsidRPr="00DF3B93">
              <w:rPr>
                <w:w w:val="110"/>
                <w:rPrChange w:id="3452" w:author="Brian Olea" w:date="2024-06-04T11:27:00Z" w16du:dateUtc="2024-06-04T17:27:00Z">
                  <w:rPr>
                    <w:w w:val="110"/>
                    <w:sz w:val="20"/>
                  </w:rPr>
                </w:rPrChange>
              </w:rPr>
              <w:t xml:space="preserve">Payment Clear and </w:t>
            </w:r>
            <w:r w:rsidRPr="00DF3B93">
              <w:rPr>
                <w:spacing w:val="-2"/>
                <w:w w:val="110"/>
                <w:rPrChange w:id="3453" w:author="Brian Olea" w:date="2024-06-04T11:27:00Z" w16du:dateUtc="2024-06-04T17:27:00Z">
                  <w:rPr>
                    <w:spacing w:val="-2"/>
                    <w:w w:val="110"/>
                    <w:sz w:val="20"/>
                  </w:rPr>
                </w:rPrChange>
              </w:rPr>
              <w:t xml:space="preserve">accurate information </w:t>
            </w:r>
            <w:r w:rsidRPr="00DF3B93">
              <w:rPr>
                <w:w w:val="110"/>
                <w:rPrChange w:id="3454" w:author="Brian Olea" w:date="2024-06-04T11:27:00Z" w16du:dateUtc="2024-06-04T17:27:00Z">
                  <w:rPr>
                    <w:w w:val="110"/>
                    <w:sz w:val="20"/>
                  </w:rPr>
                </w:rPrChange>
              </w:rPr>
              <w:t>Timely feedback</w:t>
            </w:r>
          </w:p>
        </w:tc>
        <w:tc>
          <w:tcPr>
            <w:tcW w:w="2153" w:type="dxa"/>
            <w:vMerge w:val="restart"/>
          </w:tcPr>
          <w:p w14:paraId="6ADD2C06" w14:textId="77777777" w:rsidR="00DF0971" w:rsidRPr="00DF3B93" w:rsidRDefault="00000000">
            <w:pPr>
              <w:pStyle w:val="TableParagraph"/>
              <w:rPr>
                <w:rPrChange w:id="3455" w:author="Brian Olea" w:date="2024-06-04T11:27:00Z" w16du:dateUtc="2024-06-04T17:27:00Z">
                  <w:rPr>
                    <w:sz w:val="20"/>
                  </w:rPr>
                </w:rPrChange>
              </w:rPr>
            </w:pPr>
            <w:r w:rsidRPr="00DF3B93">
              <w:rPr>
                <w:spacing w:val="-2"/>
                <w:w w:val="110"/>
                <w:rPrChange w:id="3456" w:author="Brian Olea" w:date="2024-06-04T11:27:00Z" w16du:dateUtc="2024-06-04T17:27:00Z">
                  <w:rPr>
                    <w:spacing w:val="-2"/>
                    <w:w w:val="110"/>
                    <w:sz w:val="20"/>
                  </w:rPr>
                </w:rPrChange>
              </w:rPr>
              <w:t xml:space="preserve">Communication </w:t>
            </w:r>
            <w:r w:rsidRPr="00DF3B93">
              <w:rPr>
                <w:w w:val="110"/>
                <w:rPrChange w:id="3457" w:author="Brian Olea" w:date="2024-06-04T11:27:00Z" w16du:dateUtc="2024-06-04T17:27:00Z">
                  <w:rPr>
                    <w:w w:val="110"/>
                    <w:sz w:val="20"/>
                  </w:rPr>
                </w:rPrChange>
              </w:rPr>
              <w:t>Contract adherence Compliance</w:t>
            </w:r>
            <w:r w:rsidRPr="00DF3B93">
              <w:rPr>
                <w:spacing w:val="-14"/>
                <w:w w:val="110"/>
                <w:rPrChange w:id="3458" w:author="Brian Olea" w:date="2024-06-04T11:27:00Z" w16du:dateUtc="2024-06-04T17:27:00Z">
                  <w:rPr>
                    <w:spacing w:val="-14"/>
                    <w:w w:val="110"/>
                    <w:sz w:val="20"/>
                  </w:rPr>
                </w:rPrChange>
              </w:rPr>
              <w:t xml:space="preserve"> </w:t>
            </w:r>
            <w:r w:rsidRPr="00DF3B93">
              <w:rPr>
                <w:w w:val="110"/>
                <w:rPrChange w:id="3459" w:author="Brian Olea" w:date="2024-06-04T11:27:00Z" w16du:dateUtc="2024-06-04T17:27:00Z">
                  <w:rPr>
                    <w:w w:val="110"/>
                    <w:sz w:val="20"/>
                  </w:rPr>
                </w:rPrChange>
              </w:rPr>
              <w:t>to</w:t>
            </w:r>
            <w:r w:rsidRPr="00DF3B93">
              <w:rPr>
                <w:spacing w:val="-14"/>
                <w:w w:val="110"/>
                <w:rPrChange w:id="3460" w:author="Brian Olea" w:date="2024-06-04T11:27:00Z" w16du:dateUtc="2024-06-04T17:27:00Z">
                  <w:rPr>
                    <w:spacing w:val="-14"/>
                    <w:w w:val="110"/>
                    <w:sz w:val="20"/>
                  </w:rPr>
                </w:rPrChange>
              </w:rPr>
              <w:t xml:space="preserve"> </w:t>
            </w:r>
            <w:r w:rsidRPr="00DF3B93">
              <w:rPr>
                <w:w w:val="110"/>
                <w:rPrChange w:id="3461" w:author="Brian Olea" w:date="2024-06-04T11:27:00Z" w16du:dateUtc="2024-06-04T17:27:00Z">
                  <w:rPr>
                    <w:w w:val="110"/>
                    <w:sz w:val="20"/>
                  </w:rPr>
                </w:rPrChange>
              </w:rPr>
              <w:t xml:space="preserve">required </w:t>
            </w:r>
            <w:r w:rsidRPr="00DF3B93">
              <w:rPr>
                <w:spacing w:val="-2"/>
                <w:w w:val="110"/>
                <w:rPrChange w:id="3462" w:author="Brian Olea" w:date="2024-06-04T11:27:00Z" w16du:dateUtc="2024-06-04T17:27:00Z">
                  <w:rPr>
                    <w:spacing w:val="-2"/>
                    <w:w w:val="110"/>
                    <w:sz w:val="20"/>
                  </w:rPr>
                </w:rPrChange>
              </w:rPr>
              <w:t>regulations</w:t>
            </w:r>
          </w:p>
          <w:p w14:paraId="41EED62B" w14:textId="77777777" w:rsidR="00DF0971" w:rsidRPr="00DF3B93" w:rsidRDefault="00000000">
            <w:pPr>
              <w:pStyle w:val="TableParagraph"/>
              <w:spacing w:line="229" w:lineRule="exact"/>
              <w:rPr>
                <w:rPrChange w:id="3463" w:author="Brian Olea" w:date="2024-06-04T11:27:00Z" w16du:dateUtc="2024-06-04T17:27:00Z">
                  <w:rPr>
                    <w:sz w:val="20"/>
                  </w:rPr>
                </w:rPrChange>
              </w:rPr>
            </w:pPr>
            <w:r w:rsidRPr="00DF3B93">
              <w:rPr>
                <w:w w:val="110"/>
                <w:rPrChange w:id="3464" w:author="Brian Olea" w:date="2024-06-04T11:27:00Z" w16du:dateUtc="2024-06-04T17:27:00Z">
                  <w:rPr>
                    <w:w w:val="110"/>
                    <w:sz w:val="20"/>
                  </w:rPr>
                </w:rPrChange>
              </w:rPr>
              <w:t>Ethical</w:t>
            </w:r>
            <w:r w:rsidRPr="00DF3B93">
              <w:rPr>
                <w:spacing w:val="-7"/>
                <w:w w:val="110"/>
                <w:rPrChange w:id="3465" w:author="Brian Olea" w:date="2024-06-04T11:27:00Z" w16du:dateUtc="2024-06-04T17:27:00Z">
                  <w:rPr>
                    <w:spacing w:val="-7"/>
                    <w:w w:val="110"/>
                    <w:sz w:val="20"/>
                  </w:rPr>
                </w:rPrChange>
              </w:rPr>
              <w:t xml:space="preserve"> </w:t>
            </w:r>
            <w:r w:rsidRPr="00DF3B93">
              <w:rPr>
                <w:spacing w:val="-2"/>
                <w:w w:val="110"/>
                <w:rPrChange w:id="3466" w:author="Brian Olea" w:date="2024-06-04T11:27:00Z" w16du:dateUtc="2024-06-04T17:27:00Z">
                  <w:rPr>
                    <w:spacing w:val="-2"/>
                    <w:w w:val="110"/>
                    <w:sz w:val="20"/>
                  </w:rPr>
                </w:rPrChange>
              </w:rPr>
              <w:t>Behavior</w:t>
            </w:r>
          </w:p>
        </w:tc>
        <w:tc>
          <w:tcPr>
            <w:tcW w:w="2542" w:type="dxa"/>
            <w:vMerge w:val="restart"/>
          </w:tcPr>
          <w:p w14:paraId="029B105C" w14:textId="77777777" w:rsidR="00DF0971" w:rsidRPr="00DF3B93" w:rsidRDefault="00000000">
            <w:pPr>
              <w:pStyle w:val="TableParagraph"/>
              <w:ind w:right="239"/>
              <w:rPr>
                <w:rPrChange w:id="3467" w:author="Brian Olea" w:date="2024-06-04T11:27:00Z" w16du:dateUtc="2024-06-04T17:27:00Z">
                  <w:rPr>
                    <w:sz w:val="20"/>
                  </w:rPr>
                </w:rPrChange>
              </w:rPr>
            </w:pPr>
            <w:r w:rsidRPr="00DF3B93">
              <w:rPr>
                <w:w w:val="110"/>
                <w:rPrChange w:id="3468" w:author="Brian Olea" w:date="2024-06-04T11:27:00Z" w16du:dateUtc="2024-06-04T17:27:00Z">
                  <w:rPr>
                    <w:w w:val="110"/>
                    <w:sz w:val="20"/>
                  </w:rPr>
                </w:rPrChange>
              </w:rPr>
              <w:t>Failure</w:t>
            </w:r>
            <w:r w:rsidRPr="00DF3B93">
              <w:rPr>
                <w:spacing w:val="-14"/>
                <w:w w:val="110"/>
                <w:rPrChange w:id="3469" w:author="Brian Olea" w:date="2024-06-04T11:27:00Z" w16du:dateUtc="2024-06-04T17:27:00Z">
                  <w:rPr>
                    <w:spacing w:val="-14"/>
                    <w:w w:val="110"/>
                    <w:sz w:val="20"/>
                  </w:rPr>
                </w:rPrChange>
              </w:rPr>
              <w:t xml:space="preserve"> </w:t>
            </w:r>
            <w:r w:rsidRPr="00DF3B93">
              <w:rPr>
                <w:w w:val="110"/>
                <w:rPrChange w:id="3470" w:author="Brian Olea" w:date="2024-06-04T11:27:00Z" w16du:dateUtc="2024-06-04T17:27:00Z">
                  <w:rPr>
                    <w:w w:val="110"/>
                    <w:sz w:val="20"/>
                  </w:rPr>
                </w:rPrChange>
              </w:rPr>
              <w:t>to</w:t>
            </w:r>
            <w:r w:rsidRPr="00DF3B93">
              <w:rPr>
                <w:spacing w:val="-14"/>
                <w:w w:val="110"/>
                <w:rPrChange w:id="3471" w:author="Brian Olea" w:date="2024-06-04T11:27:00Z" w16du:dateUtc="2024-06-04T17:27:00Z">
                  <w:rPr>
                    <w:spacing w:val="-14"/>
                    <w:w w:val="110"/>
                    <w:sz w:val="20"/>
                  </w:rPr>
                </w:rPrChange>
              </w:rPr>
              <w:t xml:space="preserve"> </w:t>
            </w:r>
            <w:r w:rsidRPr="00DF3B93">
              <w:rPr>
                <w:w w:val="110"/>
                <w:rPrChange w:id="3472" w:author="Brian Olea" w:date="2024-06-04T11:27:00Z" w16du:dateUtc="2024-06-04T17:27:00Z">
                  <w:rPr>
                    <w:w w:val="110"/>
                    <w:sz w:val="20"/>
                  </w:rPr>
                </w:rPrChange>
              </w:rPr>
              <w:t>comply</w:t>
            </w:r>
            <w:r w:rsidRPr="00DF3B93">
              <w:rPr>
                <w:spacing w:val="-14"/>
                <w:w w:val="110"/>
                <w:rPrChange w:id="3473" w:author="Brian Olea" w:date="2024-06-04T11:27:00Z" w16du:dateUtc="2024-06-04T17:27:00Z">
                  <w:rPr>
                    <w:spacing w:val="-14"/>
                    <w:w w:val="110"/>
                    <w:sz w:val="20"/>
                  </w:rPr>
                </w:rPrChange>
              </w:rPr>
              <w:t xml:space="preserve"> </w:t>
            </w:r>
            <w:r w:rsidRPr="00DF3B93">
              <w:rPr>
                <w:w w:val="110"/>
                <w:rPrChange w:id="3474" w:author="Brian Olea" w:date="2024-06-04T11:27:00Z" w16du:dateUtc="2024-06-04T17:27:00Z">
                  <w:rPr>
                    <w:w w:val="110"/>
                    <w:sz w:val="20"/>
                  </w:rPr>
                </w:rPrChange>
              </w:rPr>
              <w:t xml:space="preserve">with </w:t>
            </w:r>
            <w:r w:rsidRPr="00DF3B93">
              <w:rPr>
                <w:spacing w:val="-2"/>
                <w:w w:val="110"/>
                <w:rPrChange w:id="3475" w:author="Brian Olea" w:date="2024-06-04T11:27:00Z" w16du:dateUtc="2024-06-04T17:27:00Z">
                  <w:rPr>
                    <w:spacing w:val="-2"/>
                    <w:w w:val="110"/>
                    <w:sz w:val="20"/>
                  </w:rPr>
                </w:rPrChange>
              </w:rPr>
              <w:t xml:space="preserve">requirements </w:t>
            </w:r>
            <w:r w:rsidRPr="00DF3B93">
              <w:rPr>
                <w:w w:val="110"/>
                <w:rPrChange w:id="3476" w:author="Brian Olea" w:date="2024-06-04T11:27:00Z" w16du:dateUtc="2024-06-04T17:27:00Z">
                  <w:rPr>
                    <w:w w:val="110"/>
                    <w:sz w:val="20"/>
                  </w:rPr>
                </w:rPrChange>
              </w:rPr>
              <w:t xml:space="preserve">Management review </w:t>
            </w:r>
            <w:r w:rsidRPr="00DF3B93">
              <w:rPr>
                <w:spacing w:val="-2"/>
                <w:w w:val="110"/>
                <w:rPrChange w:id="3477" w:author="Brian Olea" w:date="2024-06-04T11:27:00Z" w16du:dateUtc="2024-06-04T17:27:00Z">
                  <w:rPr>
                    <w:spacing w:val="-2"/>
                    <w:w w:val="110"/>
                    <w:sz w:val="20"/>
                  </w:rPr>
                </w:rPrChange>
              </w:rPr>
              <w:t>incomplete</w:t>
            </w:r>
          </w:p>
        </w:tc>
        <w:tc>
          <w:tcPr>
            <w:tcW w:w="2751" w:type="dxa"/>
          </w:tcPr>
          <w:p w14:paraId="11CF39A5" w14:textId="77777777" w:rsidR="00DF0971" w:rsidRPr="00DF3B93" w:rsidRDefault="00000000">
            <w:pPr>
              <w:pStyle w:val="TableParagraph"/>
              <w:spacing w:line="229" w:lineRule="exact"/>
              <w:ind w:left="47"/>
              <w:rPr>
                <w:rPrChange w:id="3478" w:author="Brian Olea" w:date="2024-06-04T11:27:00Z" w16du:dateUtc="2024-06-04T17:27:00Z">
                  <w:rPr>
                    <w:sz w:val="20"/>
                  </w:rPr>
                </w:rPrChange>
              </w:rPr>
            </w:pPr>
            <w:r w:rsidRPr="00DF3B93">
              <w:rPr>
                <w:spacing w:val="-2"/>
                <w:u w:val="single"/>
                <w:rPrChange w:id="3479" w:author="Brian Olea" w:date="2024-06-04T11:27:00Z" w16du:dateUtc="2024-06-04T17:27:00Z">
                  <w:rPr>
                    <w:spacing w:val="-2"/>
                    <w:sz w:val="20"/>
                    <w:u w:val="single"/>
                  </w:rPr>
                </w:rPrChange>
              </w:rPr>
              <w:t>Mitigations:</w:t>
            </w:r>
          </w:p>
          <w:p w14:paraId="55E32677" w14:textId="77777777" w:rsidR="00DF0971" w:rsidRPr="00DF3B93" w:rsidRDefault="00000000">
            <w:pPr>
              <w:pStyle w:val="TableParagraph"/>
              <w:ind w:left="47" w:right="1226"/>
              <w:rPr>
                <w:rPrChange w:id="3480" w:author="Brian Olea" w:date="2024-06-04T11:27:00Z" w16du:dateUtc="2024-06-04T17:27:00Z">
                  <w:rPr>
                    <w:sz w:val="20"/>
                  </w:rPr>
                </w:rPrChange>
              </w:rPr>
            </w:pPr>
            <w:r w:rsidRPr="00DF3B93">
              <w:rPr>
                <w:rPrChange w:id="3481" w:author="Brian Olea" w:date="2024-06-04T11:27:00Z" w16du:dateUtc="2024-06-04T17:27:00Z">
                  <w:rPr>
                    <w:sz w:val="20"/>
                  </w:rPr>
                </w:rPrChange>
              </w:rPr>
              <w:t>Risk</w:t>
            </w:r>
            <w:r w:rsidRPr="00DF3B93">
              <w:rPr>
                <w:spacing w:val="-13"/>
                <w:rPrChange w:id="3482" w:author="Brian Olea" w:date="2024-06-04T11:27:00Z" w16du:dateUtc="2024-06-04T17:27:00Z">
                  <w:rPr>
                    <w:spacing w:val="-13"/>
                    <w:sz w:val="20"/>
                  </w:rPr>
                </w:rPrChange>
              </w:rPr>
              <w:t xml:space="preserve"> </w:t>
            </w:r>
            <w:r w:rsidRPr="00DF3B93">
              <w:rPr>
                <w:rPrChange w:id="3483" w:author="Brian Olea" w:date="2024-06-04T11:27:00Z" w16du:dateUtc="2024-06-04T17:27:00Z">
                  <w:rPr>
                    <w:sz w:val="20"/>
                  </w:rPr>
                </w:rPrChange>
              </w:rPr>
              <w:t>Management Contract Review</w:t>
            </w:r>
          </w:p>
        </w:tc>
      </w:tr>
      <w:tr w:rsidR="00DF0971" w:rsidRPr="00DF3B93" w14:paraId="23245917" w14:textId="77777777">
        <w:trPr>
          <w:trHeight w:val="710"/>
        </w:trPr>
        <w:tc>
          <w:tcPr>
            <w:tcW w:w="1719" w:type="dxa"/>
            <w:vMerge/>
            <w:tcBorders>
              <w:top w:val="nil"/>
            </w:tcBorders>
          </w:tcPr>
          <w:p w14:paraId="00B56048" w14:textId="77777777" w:rsidR="00DF0971" w:rsidRPr="00DF3B93" w:rsidRDefault="00DF0971">
            <w:pPr>
              <w:rPr>
                <w:rPrChange w:id="3484" w:author="Brian Olea" w:date="2024-06-04T11:27:00Z" w16du:dateUtc="2024-06-04T17:27:00Z">
                  <w:rPr>
                    <w:sz w:val="2"/>
                    <w:szCs w:val="2"/>
                  </w:rPr>
                </w:rPrChange>
              </w:rPr>
            </w:pPr>
          </w:p>
        </w:tc>
        <w:tc>
          <w:tcPr>
            <w:tcW w:w="1628" w:type="dxa"/>
            <w:vMerge/>
            <w:tcBorders>
              <w:top w:val="nil"/>
            </w:tcBorders>
          </w:tcPr>
          <w:p w14:paraId="493B6713" w14:textId="77777777" w:rsidR="00DF0971" w:rsidRPr="00DF3B93" w:rsidRDefault="00DF0971">
            <w:pPr>
              <w:rPr>
                <w:rPrChange w:id="3485" w:author="Brian Olea" w:date="2024-06-04T11:27:00Z" w16du:dateUtc="2024-06-04T17:27:00Z">
                  <w:rPr>
                    <w:sz w:val="2"/>
                    <w:szCs w:val="2"/>
                  </w:rPr>
                </w:rPrChange>
              </w:rPr>
            </w:pPr>
          </w:p>
        </w:tc>
        <w:tc>
          <w:tcPr>
            <w:tcW w:w="2153" w:type="dxa"/>
            <w:vMerge/>
            <w:tcBorders>
              <w:top w:val="nil"/>
            </w:tcBorders>
          </w:tcPr>
          <w:p w14:paraId="06EE113C" w14:textId="77777777" w:rsidR="00DF0971" w:rsidRPr="00DF3B93" w:rsidRDefault="00DF0971">
            <w:pPr>
              <w:rPr>
                <w:rPrChange w:id="3486" w:author="Brian Olea" w:date="2024-06-04T11:27:00Z" w16du:dateUtc="2024-06-04T17:27:00Z">
                  <w:rPr>
                    <w:sz w:val="2"/>
                    <w:szCs w:val="2"/>
                  </w:rPr>
                </w:rPrChange>
              </w:rPr>
            </w:pPr>
          </w:p>
        </w:tc>
        <w:tc>
          <w:tcPr>
            <w:tcW w:w="2542" w:type="dxa"/>
            <w:vMerge/>
            <w:tcBorders>
              <w:top w:val="nil"/>
            </w:tcBorders>
          </w:tcPr>
          <w:p w14:paraId="7617D4C1" w14:textId="77777777" w:rsidR="00DF0971" w:rsidRPr="00DF3B93" w:rsidRDefault="00DF0971">
            <w:pPr>
              <w:rPr>
                <w:rPrChange w:id="3487" w:author="Brian Olea" w:date="2024-06-04T11:27:00Z" w16du:dateUtc="2024-06-04T17:27:00Z">
                  <w:rPr>
                    <w:sz w:val="2"/>
                    <w:szCs w:val="2"/>
                  </w:rPr>
                </w:rPrChange>
              </w:rPr>
            </w:pPr>
          </w:p>
        </w:tc>
        <w:tc>
          <w:tcPr>
            <w:tcW w:w="2751" w:type="dxa"/>
          </w:tcPr>
          <w:p w14:paraId="0B49E588" w14:textId="77777777" w:rsidR="00DF0971" w:rsidRPr="00DF3B93" w:rsidRDefault="00000000">
            <w:pPr>
              <w:pStyle w:val="TableParagraph"/>
              <w:ind w:left="47" w:right="1857"/>
              <w:rPr>
                <w:rPrChange w:id="3488" w:author="Brian Olea" w:date="2024-06-04T11:27:00Z" w16du:dateUtc="2024-06-04T17:27:00Z">
                  <w:rPr>
                    <w:sz w:val="20"/>
                  </w:rPr>
                </w:rPrChange>
              </w:rPr>
            </w:pPr>
            <w:r w:rsidRPr="00DF3B93">
              <w:rPr>
                <w:spacing w:val="-2"/>
                <w:u w:val="single"/>
                <w:rPrChange w:id="3489" w:author="Brian Olea" w:date="2024-06-04T11:27:00Z" w16du:dateUtc="2024-06-04T17:27:00Z">
                  <w:rPr>
                    <w:spacing w:val="-2"/>
                    <w:sz w:val="20"/>
                    <w:u w:val="single"/>
                  </w:rPr>
                </w:rPrChange>
              </w:rPr>
              <w:t>KPIs</w:t>
            </w:r>
            <w:r w:rsidRPr="00DF3B93">
              <w:rPr>
                <w:spacing w:val="-2"/>
                <w:rPrChange w:id="3490" w:author="Brian Olea" w:date="2024-06-04T11:27:00Z" w16du:dateUtc="2024-06-04T17:27:00Z">
                  <w:rPr>
                    <w:spacing w:val="-2"/>
                    <w:sz w:val="20"/>
                  </w:rPr>
                </w:rPrChange>
              </w:rPr>
              <w:t xml:space="preserve">: </w:t>
            </w:r>
            <w:r w:rsidRPr="00DF3B93">
              <w:rPr>
                <w:rPrChange w:id="3491" w:author="Brian Olea" w:date="2024-06-04T11:27:00Z" w16du:dateUtc="2024-06-04T17:27:00Z">
                  <w:rPr>
                    <w:sz w:val="20"/>
                  </w:rPr>
                </w:rPrChange>
              </w:rPr>
              <w:t>OTD</w:t>
            </w:r>
            <w:r w:rsidRPr="00DF3B93">
              <w:rPr>
                <w:spacing w:val="-7"/>
                <w:rPrChange w:id="3492" w:author="Brian Olea" w:date="2024-06-04T11:27:00Z" w16du:dateUtc="2024-06-04T17:27:00Z">
                  <w:rPr>
                    <w:spacing w:val="-7"/>
                    <w:sz w:val="20"/>
                  </w:rPr>
                </w:rPrChange>
              </w:rPr>
              <w:t xml:space="preserve"> </w:t>
            </w:r>
            <w:r w:rsidRPr="00DF3B93">
              <w:rPr>
                <w:rPrChange w:id="3493" w:author="Brian Olea" w:date="2024-06-04T11:27:00Z" w16du:dateUtc="2024-06-04T17:27:00Z">
                  <w:rPr>
                    <w:sz w:val="20"/>
                  </w:rPr>
                </w:rPrChange>
              </w:rPr>
              <w:t>&gt;X</w:t>
            </w:r>
          </w:p>
          <w:p w14:paraId="2CF737CC" w14:textId="77777777" w:rsidR="00DF0971" w:rsidRPr="00DF3B93" w:rsidRDefault="00000000">
            <w:pPr>
              <w:pStyle w:val="TableParagraph"/>
              <w:spacing w:line="228" w:lineRule="exact"/>
              <w:ind w:left="47"/>
              <w:rPr>
                <w:rPrChange w:id="3494" w:author="Brian Olea" w:date="2024-06-04T11:27:00Z" w16du:dateUtc="2024-06-04T17:27:00Z">
                  <w:rPr>
                    <w:sz w:val="20"/>
                  </w:rPr>
                </w:rPrChange>
              </w:rPr>
            </w:pPr>
            <w:r w:rsidRPr="00DF3B93">
              <w:rPr>
                <w:rPrChange w:id="3495" w:author="Brian Olea" w:date="2024-06-04T11:27:00Z" w16du:dateUtc="2024-06-04T17:27:00Z">
                  <w:rPr>
                    <w:sz w:val="20"/>
                  </w:rPr>
                </w:rPrChange>
              </w:rPr>
              <w:t>Quality</w:t>
            </w:r>
            <w:r w:rsidRPr="00DF3B93">
              <w:rPr>
                <w:spacing w:val="21"/>
                <w:rPrChange w:id="3496" w:author="Brian Olea" w:date="2024-06-04T11:27:00Z" w16du:dateUtc="2024-06-04T17:27:00Z">
                  <w:rPr>
                    <w:spacing w:val="21"/>
                    <w:sz w:val="20"/>
                  </w:rPr>
                </w:rPrChange>
              </w:rPr>
              <w:t xml:space="preserve"> </w:t>
            </w:r>
            <w:r w:rsidRPr="00DF3B93">
              <w:rPr>
                <w:spacing w:val="-5"/>
                <w:rPrChange w:id="3497" w:author="Brian Olea" w:date="2024-06-04T11:27:00Z" w16du:dateUtc="2024-06-04T17:27:00Z">
                  <w:rPr>
                    <w:spacing w:val="-5"/>
                    <w:sz w:val="20"/>
                  </w:rPr>
                </w:rPrChange>
              </w:rPr>
              <w:t>&lt;X</w:t>
            </w:r>
          </w:p>
        </w:tc>
      </w:tr>
      <w:tr w:rsidR="00DF0971" w:rsidRPr="00DF3B93" w14:paraId="5576DB5E" w14:textId="77777777">
        <w:trPr>
          <w:trHeight w:val="1168"/>
        </w:trPr>
        <w:tc>
          <w:tcPr>
            <w:tcW w:w="1719" w:type="dxa"/>
            <w:vMerge w:val="restart"/>
          </w:tcPr>
          <w:p w14:paraId="447A81E0" w14:textId="77777777" w:rsidR="00DF0971" w:rsidRPr="00DF3B93" w:rsidRDefault="00000000">
            <w:pPr>
              <w:pStyle w:val="TableParagraph"/>
              <w:ind w:right="71"/>
              <w:rPr>
                <w:b/>
                <w:rPrChange w:id="3498" w:author="Brian Olea" w:date="2024-06-04T11:27:00Z" w16du:dateUtc="2024-06-04T17:27:00Z">
                  <w:rPr>
                    <w:b/>
                    <w:sz w:val="20"/>
                  </w:rPr>
                </w:rPrChange>
              </w:rPr>
            </w:pPr>
            <w:r w:rsidRPr="00DF3B93">
              <w:rPr>
                <w:b/>
                <w:spacing w:val="-2"/>
                <w:rPrChange w:id="3499" w:author="Brian Olea" w:date="2024-06-04T11:27:00Z" w16du:dateUtc="2024-06-04T17:27:00Z">
                  <w:rPr>
                    <w:b/>
                    <w:spacing w:val="-2"/>
                    <w:sz w:val="20"/>
                  </w:rPr>
                </w:rPrChange>
              </w:rPr>
              <w:t xml:space="preserve">Regulators, Statutory enforcers, Certification </w:t>
            </w:r>
            <w:r w:rsidRPr="00DF3B93">
              <w:rPr>
                <w:b/>
                <w:spacing w:val="-2"/>
                <w:rPrChange w:id="3500" w:author="Brian Olea" w:date="2024-06-04T11:27:00Z" w16du:dateUtc="2024-06-04T17:27:00Z">
                  <w:rPr>
                    <w:b/>
                    <w:spacing w:val="-2"/>
                    <w:sz w:val="20"/>
                  </w:rPr>
                </w:rPrChange>
              </w:rPr>
              <w:lastRenderedPageBreak/>
              <w:t>Bodies</w:t>
            </w:r>
          </w:p>
        </w:tc>
        <w:tc>
          <w:tcPr>
            <w:tcW w:w="1628" w:type="dxa"/>
            <w:vMerge w:val="restart"/>
          </w:tcPr>
          <w:p w14:paraId="2AD542E5" w14:textId="77777777" w:rsidR="00DF0971" w:rsidRPr="00DF3B93" w:rsidRDefault="00000000">
            <w:pPr>
              <w:pStyle w:val="TableParagraph"/>
              <w:ind w:right="148"/>
              <w:rPr>
                <w:rPrChange w:id="3501" w:author="Brian Olea" w:date="2024-06-04T11:27:00Z" w16du:dateUtc="2024-06-04T17:27:00Z">
                  <w:rPr>
                    <w:sz w:val="20"/>
                  </w:rPr>
                </w:rPrChange>
              </w:rPr>
            </w:pPr>
            <w:r w:rsidRPr="00DF3B93">
              <w:rPr>
                <w:w w:val="110"/>
                <w:rPrChange w:id="3502" w:author="Brian Olea" w:date="2024-06-04T11:27:00Z" w16du:dateUtc="2024-06-04T17:27:00Z">
                  <w:rPr>
                    <w:w w:val="110"/>
                    <w:sz w:val="20"/>
                  </w:rPr>
                </w:rPrChange>
              </w:rPr>
              <w:lastRenderedPageBreak/>
              <w:t>Strict</w:t>
            </w:r>
            <w:r w:rsidRPr="00DF3B93">
              <w:rPr>
                <w:spacing w:val="-14"/>
                <w:w w:val="110"/>
                <w:rPrChange w:id="3503" w:author="Brian Olea" w:date="2024-06-04T11:27:00Z" w16du:dateUtc="2024-06-04T17:27:00Z">
                  <w:rPr>
                    <w:spacing w:val="-14"/>
                    <w:w w:val="110"/>
                    <w:sz w:val="20"/>
                  </w:rPr>
                </w:rPrChange>
              </w:rPr>
              <w:t xml:space="preserve"> </w:t>
            </w:r>
            <w:r w:rsidRPr="00DF3B93">
              <w:rPr>
                <w:w w:val="110"/>
                <w:rPrChange w:id="3504" w:author="Brian Olea" w:date="2024-06-04T11:27:00Z" w16du:dateUtc="2024-06-04T17:27:00Z">
                  <w:rPr>
                    <w:w w:val="110"/>
                    <w:sz w:val="20"/>
                  </w:rPr>
                </w:rPrChange>
              </w:rPr>
              <w:t xml:space="preserve">adherence to requirements Verification </w:t>
            </w:r>
            <w:r w:rsidRPr="00DF3B93">
              <w:rPr>
                <w:w w:val="110"/>
                <w:rPrChange w:id="3505" w:author="Brian Olea" w:date="2024-06-04T11:27:00Z" w16du:dateUtc="2024-06-04T17:27:00Z">
                  <w:rPr>
                    <w:w w:val="110"/>
                    <w:sz w:val="20"/>
                  </w:rPr>
                </w:rPrChange>
              </w:rPr>
              <w:lastRenderedPageBreak/>
              <w:t xml:space="preserve">of </w:t>
            </w:r>
            <w:r w:rsidRPr="00DF3B93">
              <w:rPr>
                <w:spacing w:val="-2"/>
                <w:w w:val="110"/>
                <w:rPrChange w:id="3506" w:author="Brian Olea" w:date="2024-06-04T11:27:00Z" w16du:dateUtc="2024-06-04T17:27:00Z">
                  <w:rPr>
                    <w:spacing w:val="-2"/>
                    <w:w w:val="110"/>
                    <w:sz w:val="20"/>
                  </w:rPr>
                </w:rPrChange>
              </w:rPr>
              <w:t>system effectiveness</w:t>
            </w:r>
          </w:p>
        </w:tc>
        <w:tc>
          <w:tcPr>
            <w:tcW w:w="2153" w:type="dxa"/>
            <w:vMerge w:val="restart"/>
          </w:tcPr>
          <w:p w14:paraId="527420D5" w14:textId="77777777" w:rsidR="00DF0971" w:rsidRPr="00DF3B93" w:rsidRDefault="00000000">
            <w:pPr>
              <w:pStyle w:val="TableParagraph"/>
              <w:ind w:right="807"/>
              <w:rPr>
                <w:rPrChange w:id="3507" w:author="Brian Olea" w:date="2024-06-04T11:27:00Z" w16du:dateUtc="2024-06-04T17:27:00Z">
                  <w:rPr>
                    <w:sz w:val="20"/>
                  </w:rPr>
                </w:rPrChange>
              </w:rPr>
            </w:pPr>
            <w:r w:rsidRPr="00DF3B93">
              <w:rPr>
                <w:w w:val="110"/>
                <w:rPrChange w:id="3508" w:author="Brian Olea" w:date="2024-06-04T11:27:00Z" w16du:dateUtc="2024-06-04T17:27:00Z">
                  <w:rPr>
                    <w:w w:val="110"/>
                    <w:sz w:val="20"/>
                  </w:rPr>
                </w:rPrChange>
              </w:rPr>
              <w:lastRenderedPageBreak/>
              <w:t>Good</w:t>
            </w:r>
            <w:r w:rsidRPr="00DF3B93">
              <w:rPr>
                <w:spacing w:val="-14"/>
                <w:w w:val="110"/>
                <w:rPrChange w:id="3509" w:author="Brian Olea" w:date="2024-06-04T11:27:00Z" w16du:dateUtc="2024-06-04T17:27:00Z">
                  <w:rPr>
                    <w:spacing w:val="-14"/>
                    <w:w w:val="110"/>
                    <w:sz w:val="20"/>
                  </w:rPr>
                </w:rPrChange>
              </w:rPr>
              <w:t xml:space="preserve"> </w:t>
            </w:r>
            <w:r w:rsidRPr="00DF3B93">
              <w:rPr>
                <w:w w:val="110"/>
                <w:rPrChange w:id="3510" w:author="Brian Olea" w:date="2024-06-04T11:27:00Z" w16du:dateUtc="2024-06-04T17:27:00Z">
                  <w:rPr>
                    <w:w w:val="110"/>
                    <w:sz w:val="20"/>
                  </w:rPr>
                </w:rPrChange>
              </w:rPr>
              <w:t xml:space="preserve">business </w:t>
            </w:r>
            <w:r w:rsidRPr="00DF3B93">
              <w:rPr>
                <w:spacing w:val="-2"/>
                <w:w w:val="110"/>
                <w:rPrChange w:id="3511" w:author="Brian Olea" w:date="2024-06-04T11:27:00Z" w16du:dateUtc="2024-06-04T17:27:00Z">
                  <w:rPr>
                    <w:spacing w:val="-2"/>
                    <w:w w:val="110"/>
                    <w:sz w:val="20"/>
                  </w:rPr>
                </w:rPrChange>
              </w:rPr>
              <w:t>practices</w:t>
            </w:r>
          </w:p>
          <w:p w14:paraId="4C1C7CD2" w14:textId="77777777" w:rsidR="00DF0971" w:rsidRPr="00DF3B93" w:rsidRDefault="00000000">
            <w:pPr>
              <w:pStyle w:val="TableParagraph"/>
              <w:ind w:right="31"/>
              <w:rPr>
                <w:rPrChange w:id="3512" w:author="Brian Olea" w:date="2024-06-04T11:27:00Z" w16du:dateUtc="2024-06-04T17:27:00Z">
                  <w:rPr>
                    <w:sz w:val="20"/>
                  </w:rPr>
                </w:rPrChange>
              </w:rPr>
            </w:pPr>
            <w:r w:rsidRPr="00DF3B93">
              <w:rPr>
                <w:w w:val="110"/>
                <w:rPrChange w:id="3513" w:author="Brian Olea" w:date="2024-06-04T11:27:00Z" w16du:dateUtc="2024-06-04T17:27:00Z">
                  <w:rPr>
                    <w:w w:val="110"/>
                    <w:sz w:val="20"/>
                  </w:rPr>
                </w:rPrChange>
              </w:rPr>
              <w:t>Health</w:t>
            </w:r>
            <w:r w:rsidRPr="00DF3B93">
              <w:rPr>
                <w:spacing w:val="-14"/>
                <w:w w:val="110"/>
                <w:rPrChange w:id="3514" w:author="Brian Olea" w:date="2024-06-04T11:27:00Z" w16du:dateUtc="2024-06-04T17:27:00Z">
                  <w:rPr>
                    <w:spacing w:val="-14"/>
                    <w:w w:val="110"/>
                    <w:sz w:val="20"/>
                  </w:rPr>
                </w:rPrChange>
              </w:rPr>
              <w:t xml:space="preserve"> </w:t>
            </w:r>
            <w:r w:rsidRPr="00DF3B93">
              <w:rPr>
                <w:w w:val="110"/>
                <w:rPrChange w:id="3515" w:author="Brian Olea" w:date="2024-06-04T11:27:00Z" w16du:dateUtc="2024-06-04T17:27:00Z">
                  <w:rPr>
                    <w:w w:val="110"/>
                    <w:sz w:val="20"/>
                  </w:rPr>
                </w:rPrChange>
              </w:rPr>
              <w:t>and</w:t>
            </w:r>
            <w:r w:rsidRPr="00DF3B93">
              <w:rPr>
                <w:spacing w:val="-14"/>
                <w:w w:val="110"/>
                <w:rPrChange w:id="3516" w:author="Brian Olea" w:date="2024-06-04T11:27:00Z" w16du:dateUtc="2024-06-04T17:27:00Z">
                  <w:rPr>
                    <w:spacing w:val="-14"/>
                    <w:w w:val="110"/>
                    <w:sz w:val="20"/>
                  </w:rPr>
                </w:rPrChange>
              </w:rPr>
              <w:t xml:space="preserve"> </w:t>
            </w:r>
            <w:r w:rsidRPr="00DF3B93">
              <w:rPr>
                <w:w w:val="110"/>
                <w:rPrChange w:id="3517" w:author="Brian Olea" w:date="2024-06-04T11:27:00Z" w16du:dateUtc="2024-06-04T17:27:00Z">
                  <w:rPr>
                    <w:w w:val="110"/>
                    <w:sz w:val="20"/>
                  </w:rPr>
                </w:rPrChange>
              </w:rPr>
              <w:t xml:space="preserve">Safety </w:t>
            </w:r>
            <w:r w:rsidRPr="00DF3B93">
              <w:rPr>
                <w:spacing w:val="-2"/>
                <w:w w:val="110"/>
                <w:rPrChange w:id="3518" w:author="Brian Olea" w:date="2024-06-04T11:27:00Z" w16du:dateUtc="2024-06-04T17:27:00Z">
                  <w:rPr>
                    <w:spacing w:val="-2"/>
                    <w:w w:val="110"/>
                    <w:sz w:val="20"/>
                  </w:rPr>
                </w:rPrChange>
              </w:rPr>
              <w:lastRenderedPageBreak/>
              <w:t>provisions</w:t>
            </w:r>
          </w:p>
          <w:p w14:paraId="7BED5E46" w14:textId="77777777" w:rsidR="00DF0971" w:rsidRPr="00DF3B93" w:rsidRDefault="00000000">
            <w:pPr>
              <w:pStyle w:val="TableParagraph"/>
              <w:rPr>
                <w:rPrChange w:id="3519" w:author="Brian Olea" w:date="2024-06-04T11:27:00Z" w16du:dateUtc="2024-06-04T17:27:00Z">
                  <w:rPr>
                    <w:sz w:val="20"/>
                  </w:rPr>
                </w:rPrChange>
              </w:rPr>
            </w:pPr>
            <w:r w:rsidRPr="00DF3B93">
              <w:rPr>
                <w:w w:val="110"/>
                <w:rPrChange w:id="3520" w:author="Brian Olea" w:date="2024-06-04T11:27:00Z" w16du:dateUtc="2024-06-04T17:27:00Z">
                  <w:rPr>
                    <w:w w:val="110"/>
                    <w:sz w:val="20"/>
                  </w:rPr>
                </w:rPrChange>
              </w:rPr>
              <w:t>EPA</w:t>
            </w:r>
            <w:r w:rsidRPr="00DF3B93">
              <w:rPr>
                <w:spacing w:val="-7"/>
                <w:w w:val="110"/>
                <w:rPrChange w:id="3521" w:author="Brian Olea" w:date="2024-06-04T11:27:00Z" w16du:dateUtc="2024-06-04T17:27:00Z">
                  <w:rPr>
                    <w:spacing w:val="-7"/>
                    <w:w w:val="110"/>
                    <w:sz w:val="20"/>
                  </w:rPr>
                </w:rPrChange>
              </w:rPr>
              <w:t xml:space="preserve"> </w:t>
            </w:r>
            <w:r w:rsidRPr="00DF3B93">
              <w:rPr>
                <w:spacing w:val="-2"/>
                <w:w w:val="110"/>
                <w:rPrChange w:id="3522" w:author="Brian Olea" w:date="2024-06-04T11:27:00Z" w16du:dateUtc="2024-06-04T17:27:00Z">
                  <w:rPr>
                    <w:spacing w:val="-2"/>
                    <w:w w:val="110"/>
                    <w:sz w:val="20"/>
                  </w:rPr>
                </w:rPrChange>
              </w:rPr>
              <w:t>fulfillment</w:t>
            </w:r>
          </w:p>
        </w:tc>
        <w:tc>
          <w:tcPr>
            <w:tcW w:w="2542" w:type="dxa"/>
            <w:vMerge w:val="restart"/>
          </w:tcPr>
          <w:p w14:paraId="5C46A966" w14:textId="77777777" w:rsidR="00DF0971" w:rsidRPr="00DF3B93" w:rsidRDefault="00000000">
            <w:pPr>
              <w:pStyle w:val="TableParagraph"/>
              <w:ind w:right="105"/>
              <w:rPr>
                <w:rPrChange w:id="3523" w:author="Brian Olea" w:date="2024-06-04T11:27:00Z" w16du:dateUtc="2024-06-04T17:27:00Z">
                  <w:rPr>
                    <w:sz w:val="20"/>
                  </w:rPr>
                </w:rPrChange>
              </w:rPr>
            </w:pPr>
            <w:r w:rsidRPr="00DF3B93">
              <w:rPr>
                <w:w w:val="110"/>
                <w:rPrChange w:id="3524" w:author="Brian Olea" w:date="2024-06-04T11:27:00Z" w16du:dateUtc="2024-06-04T17:27:00Z">
                  <w:rPr>
                    <w:w w:val="110"/>
                    <w:sz w:val="20"/>
                  </w:rPr>
                </w:rPrChange>
              </w:rPr>
              <w:lastRenderedPageBreak/>
              <w:t>Lack of Training Inaccurate</w:t>
            </w:r>
            <w:r w:rsidRPr="00DF3B93">
              <w:rPr>
                <w:spacing w:val="-14"/>
                <w:w w:val="110"/>
                <w:rPrChange w:id="3525" w:author="Brian Olea" w:date="2024-06-04T11:27:00Z" w16du:dateUtc="2024-06-04T17:27:00Z">
                  <w:rPr>
                    <w:spacing w:val="-14"/>
                    <w:w w:val="110"/>
                    <w:sz w:val="20"/>
                  </w:rPr>
                </w:rPrChange>
              </w:rPr>
              <w:t xml:space="preserve"> </w:t>
            </w:r>
            <w:r w:rsidRPr="00DF3B93">
              <w:rPr>
                <w:w w:val="110"/>
                <w:rPrChange w:id="3526" w:author="Brian Olea" w:date="2024-06-04T11:27:00Z" w16du:dateUtc="2024-06-04T17:27:00Z">
                  <w:rPr>
                    <w:w w:val="110"/>
                    <w:sz w:val="20"/>
                  </w:rPr>
                </w:rPrChange>
              </w:rPr>
              <w:t>or</w:t>
            </w:r>
            <w:r w:rsidRPr="00DF3B93">
              <w:rPr>
                <w:spacing w:val="-14"/>
                <w:w w:val="110"/>
                <w:rPrChange w:id="3527" w:author="Brian Olea" w:date="2024-06-04T11:27:00Z" w16du:dateUtc="2024-06-04T17:27:00Z">
                  <w:rPr>
                    <w:spacing w:val="-14"/>
                    <w:w w:val="110"/>
                    <w:sz w:val="20"/>
                  </w:rPr>
                </w:rPrChange>
              </w:rPr>
              <w:t xml:space="preserve"> </w:t>
            </w:r>
            <w:r w:rsidRPr="00DF3B93">
              <w:rPr>
                <w:w w:val="110"/>
                <w:rPrChange w:id="3528" w:author="Brian Olea" w:date="2024-06-04T11:27:00Z" w16du:dateUtc="2024-06-04T17:27:00Z">
                  <w:rPr>
                    <w:w w:val="110"/>
                    <w:sz w:val="20"/>
                  </w:rPr>
                </w:rPrChange>
              </w:rPr>
              <w:t>inconsistent audit process</w:t>
            </w:r>
          </w:p>
          <w:p w14:paraId="1DDDA591" w14:textId="77777777" w:rsidR="00DF0971" w:rsidRPr="00DF3B93" w:rsidRDefault="00000000">
            <w:pPr>
              <w:pStyle w:val="TableParagraph"/>
              <w:spacing w:line="229" w:lineRule="exact"/>
              <w:rPr>
                <w:rPrChange w:id="3529" w:author="Brian Olea" w:date="2024-06-04T11:27:00Z" w16du:dateUtc="2024-06-04T17:27:00Z">
                  <w:rPr>
                    <w:sz w:val="20"/>
                  </w:rPr>
                </w:rPrChange>
              </w:rPr>
            </w:pPr>
            <w:r w:rsidRPr="00DF3B93">
              <w:rPr>
                <w:w w:val="110"/>
                <w:rPrChange w:id="3530" w:author="Brian Olea" w:date="2024-06-04T11:27:00Z" w16du:dateUtc="2024-06-04T17:27:00Z">
                  <w:rPr>
                    <w:w w:val="110"/>
                    <w:sz w:val="20"/>
                  </w:rPr>
                </w:rPrChange>
              </w:rPr>
              <w:lastRenderedPageBreak/>
              <w:t>Business</w:t>
            </w:r>
            <w:r w:rsidRPr="00DF3B93">
              <w:rPr>
                <w:spacing w:val="-9"/>
                <w:w w:val="110"/>
                <w:rPrChange w:id="3531" w:author="Brian Olea" w:date="2024-06-04T11:27:00Z" w16du:dateUtc="2024-06-04T17:27:00Z">
                  <w:rPr>
                    <w:spacing w:val="-9"/>
                    <w:w w:val="110"/>
                    <w:sz w:val="20"/>
                  </w:rPr>
                </w:rPrChange>
              </w:rPr>
              <w:t xml:space="preserve"> </w:t>
            </w:r>
            <w:r w:rsidRPr="00DF3B93">
              <w:rPr>
                <w:spacing w:val="-2"/>
                <w:w w:val="110"/>
                <w:rPrChange w:id="3532" w:author="Brian Olea" w:date="2024-06-04T11:27:00Z" w16du:dateUtc="2024-06-04T17:27:00Z">
                  <w:rPr>
                    <w:spacing w:val="-2"/>
                    <w:w w:val="110"/>
                    <w:sz w:val="20"/>
                  </w:rPr>
                </w:rPrChange>
              </w:rPr>
              <w:t>Continuity</w:t>
            </w:r>
          </w:p>
        </w:tc>
        <w:tc>
          <w:tcPr>
            <w:tcW w:w="2751" w:type="dxa"/>
          </w:tcPr>
          <w:p w14:paraId="5B257AA6" w14:textId="77777777" w:rsidR="00DF0971" w:rsidRPr="00DF3B93" w:rsidRDefault="00000000">
            <w:pPr>
              <w:pStyle w:val="TableParagraph"/>
              <w:ind w:left="47" w:right="904"/>
              <w:rPr>
                <w:rPrChange w:id="3533" w:author="Brian Olea" w:date="2024-06-04T11:27:00Z" w16du:dateUtc="2024-06-04T17:27:00Z">
                  <w:rPr>
                    <w:sz w:val="20"/>
                  </w:rPr>
                </w:rPrChange>
              </w:rPr>
            </w:pPr>
            <w:r w:rsidRPr="00DF3B93">
              <w:rPr>
                <w:spacing w:val="-2"/>
                <w:u w:val="single"/>
                <w:rPrChange w:id="3534" w:author="Brian Olea" w:date="2024-06-04T11:27:00Z" w16du:dateUtc="2024-06-04T17:27:00Z">
                  <w:rPr>
                    <w:spacing w:val="-2"/>
                    <w:sz w:val="20"/>
                    <w:u w:val="single"/>
                  </w:rPr>
                </w:rPrChange>
              </w:rPr>
              <w:lastRenderedPageBreak/>
              <w:t>Mitigations:</w:t>
            </w:r>
            <w:r w:rsidRPr="00DF3B93">
              <w:rPr>
                <w:spacing w:val="-2"/>
                <w:rPrChange w:id="3535" w:author="Brian Olea" w:date="2024-06-04T11:27:00Z" w16du:dateUtc="2024-06-04T17:27:00Z">
                  <w:rPr>
                    <w:spacing w:val="-2"/>
                    <w:sz w:val="20"/>
                  </w:rPr>
                </w:rPrChange>
              </w:rPr>
              <w:t xml:space="preserve"> </w:t>
            </w:r>
            <w:r w:rsidRPr="00DF3B93">
              <w:rPr>
                <w:rPrChange w:id="3536" w:author="Brian Olea" w:date="2024-06-04T11:27:00Z" w16du:dateUtc="2024-06-04T17:27:00Z">
                  <w:rPr>
                    <w:sz w:val="20"/>
                  </w:rPr>
                </w:rPrChange>
              </w:rPr>
              <w:t xml:space="preserve">Management Review Internal Audit </w:t>
            </w:r>
            <w:r w:rsidRPr="00DF3B93">
              <w:rPr>
                <w:spacing w:val="-2"/>
                <w:rPrChange w:id="3537" w:author="Brian Olea" w:date="2024-06-04T11:27:00Z" w16du:dateUtc="2024-06-04T17:27:00Z">
                  <w:rPr>
                    <w:spacing w:val="-2"/>
                    <w:sz w:val="20"/>
                  </w:rPr>
                </w:rPrChange>
              </w:rPr>
              <w:t>Training</w:t>
            </w:r>
          </w:p>
          <w:p w14:paraId="47DF1D61" w14:textId="77777777" w:rsidR="00DF0971" w:rsidRPr="00DF3B93" w:rsidRDefault="00000000">
            <w:pPr>
              <w:pStyle w:val="TableParagraph"/>
              <w:spacing w:line="228" w:lineRule="exact"/>
              <w:ind w:left="47"/>
              <w:rPr>
                <w:rPrChange w:id="3538" w:author="Brian Olea" w:date="2024-06-04T11:27:00Z" w16du:dateUtc="2024-06-04T17:27:00Z">
                  <w:rPr>
                    <w:sz w:val="20"/>
                  </w:rPr>
                </w:rPrChange>
              </w:rPr>
            </w:pPr>
            <w:r w:rsidRPr="00DF3B93">
              <w:rPr>
                <w:rPrChange w:id="3539" w:author="Brian Olea" w:date="2024-06-04T11:27:00Z" w16du:dateUtc="2024-06-04T17:27:00Z">
                  <w:rPr>
                    <w:sz w:val="20"/>
                  </w:rPr>
                </w:rPrChange>
              </w:rPr>
              <w:t>3</w:t>
            </w:r>
            <w:r w:rsidRPr="00DF3B93">
              <w:rPr>
                <w:vertAlign w:val="superscript"/>
                <w:rPrChange w:id="3540" w:author="Brian Olea" w:date="2024-06-04T11:27:00Z" w16du:dateUtc="2024-06-04T17:27:00Z">
                  <w:rPr>
                    <w:sz w:val="20"/>
                    <w:vertAlign w:val="superscript"/>
                  </w:rPr>
                </w:rPrChange>
              </w:rPr>
              <w:t>rd</w:t>
            </w:r>
            <w:r w:rsidRPr="00DF3B93">
              <w:rPr>
                <w:spacing w:val="14"/>
                <w:rPrChange w:id="3541" w:author="Brian Olea" w:date="2024-06-04T11:27:00Z" w16du:dateUtc="2024-06-04T17:27:00Z">
                  <w:rPr>
                    <w:spacing w:val="14"/>
                    <w:sz w:val="20"/>
                  </w:rPr>
                </w:rPrChange>
              </w:rPr>
              <w:t xml:space="preserve"> </w:t>
            </w:r>
            <w:r w:rsidRPr="00DF3B93">
              <w:rPr>
                <w:rPrChange w:id="3542" w:author="Brian Olea" w:date="2024-06-04T11:27:00Z" w16du:dateUtc="2024-06-04T17:27:00Z">
                  <w:rPr>
                    <w:sz w:val="20"/>
                  </w:rPr>
                </w:rPrChange>
              </w:rPr>
              <w:t>party</w:t>
            </w:r>
            <w:r w:rsidRPr="00DF3B93">
              <w:rPr>
                <w:spacing w:val="12"/>
                <w:rPrChange w:id="3543" w:author="Brian Olea" w:date="2024-06-04T11:27:00Z" w16du:dateUtc="2024-06-04T17:27:00Z">
                  <w:rPr>
                    <w:spacing w:val="12"/>
                    <w:sz w:val="20"/>
                  </w:rPr>
                </w:rPrChange>
              </w:rPr>
              <w:t xml:space="preserve"> </w:t>
            </w:r>
            <w:r w:rsidRPr="00DF3B93">
              <w:rPr>
                <w:spacing w:val="-2"/>
                <w:rPrChange w:id="3544" w:author="Brian Olea" w:date="2024-06-04T11:27:00Z" w16du:dateUtc="2024-06-04T17:27:00Z">
                  <w:rPr>
                    <w:spacing w:val="-2"/>
                    <w:sz w:val="20"/>
                  </w:rPr>
                </w:rPrChange>
              </w:rPr>
              <w:t>auditing</w:t>
            </w:r>
          </w:p>
        </w:tc>
      </w:tr>
      <w:tr w:rsidR="00DF0971" w:rsidRPr="00DF3B93" w14:paraId="6AE41531" w14:textId="77777777">
        <w:trPr>
          <w:trHeight w:val="457"/>
        </w:trPr>
        <w:tc>
          <w:tcPr>
            <w:tcW w:w="1719" w:type="dxa"/>
            <w:vMerge/>
            <w:tcBorders>
              <w:top w:val="nil"/>
            </w:tcBorders>
          </w:tcPr>
          <w:p w14:paraId="4BCA89C7" w14:textId="77777777" w:rsidR="00DF0971" w:rsidRPr="00DF3B93" w:rsidRDefault="00DF0971">
            <w:pPr>
              <w:rPr>
                <w:rPrChange w:id="3545" w:author="Brian Olea" w:date="2024-06-04T11:27:00Z" w16du:dateUtc="2024-06-04T17:27:00Z">
                  <w:rPr>
                    <w:sz w:val="2"/>
                    <w:szCs w:val="2"/>
                  </w:rPr>
                </w:rPrChange>
              </w:rPr>
            </w:pPr>
          </w:p>
        </w:tc>
        <w:tc>
          <w:tcPr>
            <w:tcW w:w="1628" w:type="dxa"/>
            <w:vMerge/>
            <w:tcBorders>
              <w:top w:val="nil"/>
            </w:tcBorders>
          </w:tcPr>
          <w:p w14:paraId="34146EF6" w14:textId="77777777" w:rsidR="00DF0971" w:rsidRPr="00DF3B93" w:rsidRDefault="00DF0971">
            <w:pPr>
              <w:rPr>
                <w:rPrChange w:id="3546" w:author="Brian Olea" w:date="2024-06-04T11:27:00Z" w16du:dateUtc="2024-06-04T17:27:00Z">
                  <w:rPr>
                    <w:sz w:val="2"/>
                    <w:szCs w:val="2"/>
                  </w:rPr>
                </w:rPrChange>
              </w:rPr>
            </w:pPr>
          </w:p>
        </w:tc>
        <w:tc>
          <w:tcPr>
            <w:tcW w:w="2153" w:type="dxa"/>
            <w:vMerge/>
            <w:tcBorders>
              <w:top w:val="nil"/>
            </w:tcBorders>
          </w:tcPr>
          <w:p w14:paraId="0EF19AC7" w14:textId="77777777" w:rsidR="00DF0971" w:rsidRPr="00DF3B93" w:rsidRDefault="00DF0971">
            <w:pPr>
              <w:rPr>
                <w:rPrChange w:id="3547" w:author="Brian Olea" w:date="2024-06-04T11:27:00Z" w16du:dateUtc="2024-06-04T17:27:00Z">
                  <w:rPr>
                    <w:sz w:val="2"/>
                    <w:szCs w:val="2"/>
                  </w:rPr>
                </w:rPrChange>
              </w:rPr>
            </w:pPr>
          </w:p>
        </w:tc>
        <w:tc>
          <w:tcPr>
            <w:tcW w:w="2542" w:type="dxa"/>
            <w:vMerge/>
            <w:tcBorders>
              <w:top w:val="nil"/>
            </w:tcBorders>
          </w:tcPr>
          <w:p w14:paraId="65CB7BBD" w14:textId="77777777" w:rsidR="00DF0971" w:rsidRPr="00DF3B93" w:rsidRDefault="00DF0971">
            <w:pPr>
              <w:rPr>
                <w:rPrChange w:id="3548" w:author="Brian Olea" w:date="2024-06-04T11:27:00Z" w16du:dateUtc="2024-06-04T17:27:00Z">
                  <w:rPr>
                    <w:sz w:val="2"/>
                    <w:szCs w:val="2"/>
                  </w:rPr>
                </w:rPrChange>
              </w:rPr>
            </w:pPr>
          </w:p>
        </w:tc>
        <w:tc>
          <w:tcPr>
            <w:tcW w:w="2751" w:type="dxa"/>
          </w:tcPr>
          <w:p w14:paraId="4A56EB62" w14:textId="77777777" w:rsidR="00DF0971" w:rsidRPr="00DF3B93" w:rsidRDefault="00000000">
            <w:pPr>
              <w:pStyle w:val="TableParagraph"/>
              <w:ind w:left="47"/>
              <w:rPr>
                <w:rPrChange w:id="3549" w:author="Brian Olea" w:date="2024-06-04T11:27:00Z" w16du:dateUtc="2024-06-04T17:27:00Z">
                  <w:rPr>
                    <w:sz w:val="20"/>
                  </w:rPr>
                </w:rPrChange>
              </w:rPr>
            </w:pPr>
            <w:r w:rsidRPr="00DF3B93">
              <w:rPr>
                <w:spacing w:val="-2"/>
                <w:u w:val="single"/>
                <w:rPrChange w:id="3550" w:author="Brian Olea" w:date="2024-06-04T11:27:00Z" w16du:dateUtc="2024-06-04T17:27:00Z">
                  <w:rPr>
                    <w:spacing w:val="-2"/>
                    <w:sz w:val="20"/>
                    <w:u w:val="single"/>
                  </w:rPr>
                </w:rPrChange>
              </w:rPr>
              <w:t>KPIs</w:t>
            </w:r>
            <w:r w:rsidRPr="00DF3B93">
              <w:rPr>
                <w:spacing w:val="-2"/>
                <w:rPrChange w:id="3551" w:author="Brian Olea" w:date="2024-06-04T11:27:00Z" w16du:dateUtc="2024-06-04T17:27:00Z">
                  <w:rPr>
                    <w:spacing w:val="-2"/>
                    <w:sz w:val="20"/>
                  </w:rPr>
                </w:rPrChange>
              </w:rPr>
              <w:t>:</w:t>
            </w:r>
          </w:p>
          <w:p w14:paraId="0390F3C2" w14:textId="77777777" w:rsidR="00DF0971" w:rsidRPr="00DF3B93" w:rsidRDefault="00000000">
            <w:pPr>
              <w:pStyle w:val="TableParagraph"/>
              <w:spacing w:before="2" w:line="205" w:lineRule="exact"/>
              <w:ind w:left="47"/>
              <w:rPr>
                <w:rPrChange w:id="3552" w:author="Brian Olea" w:date="2024-06-04T11:27:00Z" w16du:dateUtc="2024-06-04T17:27:00Z">
                  <w:rPr>
                    <w:sz w:val="18"/>
                  </w:rPr>
                </w:rPrChange>
              </w:rPr>
            </w:pPr>
            <w:r w:rsidRPr="00DF3B93">
              <w:rPr>
                <w:spacing w:val="-2"/>
                <w:rPrChange w:id="3553" w:author="Brian Olea" w:date="2024-06-04T11:27:00Z" w16du:dateUtc="2024-06-04T17:27:00Z">
                  <w:rPr>
                    <w:spacing w:val="-2"/>
                    <w:sz w:val="18"/>
                  </w:rPr>
                </w:rPrChange>
              </w:rPr>
              <w:t>Certification</w:t>
            </w:r>
          </w:p>
        </w:tc>
      </w:tr>
    </w:tbl>
    <w:p w14:paraId="4B0DF016" w14:textId="77777777" w:rsidR="00DF0971" w:rsidRPr="00DF3B93" w:rsidRDefault="00000000">
      <w:pPr>
        <w:spacing w:before="4"/>
        <w:ind w:left="100"/>
        <w:rPr>
          <w:rPrChange w:id="3554" w:author="Brian Olea" w:date="2024-06-04T11:27:00Z" w16du:dateUtc="2024-06-04T17:27:00Z">
            <w:rPr>
              <w:sz w:val="20"/>
            </w:rPr>
          </w:rPrChange>
        </w:rPr>
      </w:pPr>
      <w:r w:rsidRPr="00DF3B93">
        <w:rPr>
          <w:w w:val="110"/>
          <w:rPrChange w:id="3555" w:author="Brian Olea" w:date="2024-06-04T11:27:00Z" w16du:dateUtc="2024-06-04T17:27:00Z">
            <w:rPr>
              <w:w w:val="110"/>
              <w:sz w:val="20"/>
            </w:rPr>
          </w:rPrChange>
        </w:rPr>
        <w:t>Note:</w:t>
      </w:r>
      <w:r w:rsidRPr="00DF3B93">
        <w:rPr>
          <w:spacing w:val="-2"/>
          <w:w w:val="110"/>
          <w:rPrChange w:id="3556" w:author="Brian Olea" w:date="2024-06-04T11:27:00Z" w16du:dateUtc="2024-06-04T17:27:00Z">
            <w:rPr>
              <w:spacing w:val="-2"/>
              <w:w w:val="110"/>
              <w:sz w:val="20"/>
            </w:rPr>
          </w:rPrChange>
        </w:rPr>
        <w:t xml:space="preserve"> </w:t>
      </w:r>
      <w:r w:rsidRPr="00DF3B93">
        <w:rPr>
          <w:w w:val="110"/>
          <w:rPrChange w:id="3557" w:author="Brian Olea" w:date="2024-06-04T11:27:00Z" w16du:dateUtc="2024-06-04T17:27:00Z">
            <w:rPr>
              <w:w w:val="110"/>
              <w:sz w:val="20"/>
            </w:rPr>
          </w:rPrChange>
        </w:rPr>
        <w:t>X</w:t>
      </w:r>
      <w:r w:rsidRPr="00DF3B93">
        <w:rPr>
          <w:spacing w:val="-5"/>
          <w:w w:val="110"/>
          <w:rPrChange w:id="3558" w:author="Brian Olea" w:date="2024-06-04T11:27:00Z" w16du:dateUtc="2024-06-04T17:27:00Z">
            <w:rPr>
              <w:spacing w:val="-5"/>
              <w:w w:val="110"/>
              <w:sz w:val="20"/>
            </w:rPr>
          </w:rPrChange>
        </w:rPr>
        <w:t xml:space="preserve"> </w:t>
      </w:r>
      <w:r w:rsidRPr="00DF3B93">
        <w:rPr>
          <w:w w:val="110"/>
          <w:rPrChange w:id="3559" w:author="Brian Olea" w:date="2024-06-04T11:27:00Z" w16du:dateUtc="2024-06-04T17:27:00Z">
            <w:rPr>
              <w:w w:val="110"/>
              <w:sz w:val="20"/>
            </w:rPr>
          </w:rPrChange>
        </w:rPr>
        <w:t>is</w:t>
      </w:r>
      <w:r w:rsidRPr="00DF3B93">
        <w:rPr>
          <w:spacing w:val="-4"/>
          <w:w w:val="110"/>
          <w:rPrChange w:id="3560" w:author="Brian Olea" w:date="2024-06-04T11:27:00Z" w16du:dateUtc="2024-06-04T17:27:00Z">
            <w:rPr>
              <w:spacing w:val="-4"/>
              <w:w w:val="110"/>
              <w:sz w:val="20"/>
            </w:rPr>
          </w:rPrChange>
        </w:rPr>
        <w:t xml:space="preserve"> </w:t>
      </w:r>
      <w:r w:rsidRPr="00DF3B93">
        <w:rPr>
          <w:w w:val="110"/>
          <w:rPrChange w:id="3561" w:author="Brian Olea" w:date="2024-06-04T11:27:00Z" w16du:dateUtc="2024-06-04T17:27:00Z">
            <w:rPr>
              <w:w w:val="110"/>
              <w:sz w:val="20"/>
            </w:rPr>
          </w:rPrChange>
        </w:rPr>
        <w:t>listed</w:t>
      </w:r>
      <w:r w:rsidRPr="00DF3B93">
        <w:rPr>
          <w:spacing w:val="-3"/>
          <w:w w:val="110"/>
          <w:rPrChange w:id="3562" w:author="Brian Olea" w:date="2024-06-04T11:27:00Z" w16du:dateUtc="2024-06-04T17:27:00Z">
            <w:rPr>
              <w:spacing w:val="-3"/>
              <w:w w:val="110"/>
              <w:sz w:val="20"/>
            </w:rPr>
          </w:rPrChange>
        </w:rPr>
        <w:t xml:space="preserve"> </w:t>
      </w:r>
      <w:r w:rsidRPr="00DF3B93">
        <w:rPr>
          <w:w w:val="110"/>
          <w:rPrChange w:id="3563" w:author="Brian Olea" w:date="2024-06-04T11:27:00Z" w16du:dateUtc="2024-06-04T17:27:00Z">
            <w:rPr>
              <w:w w:val="110"/>
              <w:sz w:val="20"/>
            </w:rPr>
          </w:rPrChange>
        </w:rPr>
        <w:t>in</w:t>
      </w:r>
      <w:r w:rsidRPr="00DF3B93">
        <w:rPr>
          <w:spacing w:val="-3"/>
          <w:w w:val="110"/>
          <w:rPrChange w:id="3564" w:author="Brian Olea" w:date="2024-06-04T11:27:00Z" w16du:dateUtc="2024-06-04T17:27:00Z">
            <w:rPr>
              <w:spacing w:val="-3"/>
              <w:w w:val="110"/>
              <w:sz w:val="20"/>
            </w:rPr>
          </w:rPrChange>
        </w:rPr>
        <w:t xml:space="preserve"> </w:t>
      </w:r>
      <w:r w:rsidRPr="00DF3B93">
        <w:rPr>
          <w:w w:val="110"/>
          <w:rPrChange w:id="3565" w:author="Brian Olea" w:date="2024-06-04T11:27:00Z" w16du:dateUtc="2024-06-04T17:27:00Z">
            <w:rPr>
              <w:w w:val="110"/>
              <w:sz w:val="20"/>
            </w:rPr>
          </w:rPrChange>
        </w:rPr>
        <w:t>the</w:t>
      </w:r>
      <w:r w:rsidRPr="00DF3B93">
        <w:rPr>
          <w:spacing w:val="-3"/>
          <w:w w:val="110"/>
          <w:rPrChange w:id="3566" w:author="Brian Olea" w:date="2024-06-04T11:27:00Z" w16du:dateUtc="2024-06-04T17:27:00Z">
            <w:rPr>
              <w:spacing w:val="-3"/>
              <w:w w:val="110"/>
              <w:sz w:val="20"/>
            </w:rPr>
          </w:rPrChange>
        </w:rPr>
        <w:t xml:space="preserve"> </w:t>
      </w:r>
      <w:r w:rsidRPr="00DF3B93">
        <w:rPr>
          <w:spacing w:val="-2"/>
          <w:w w:val="110"/>
          <w:rPrChange w:id="3567" w:author="Brian Olea" w:date="2024-06-04T11:27:00Z" w16du:dateUtc="2024-06-04T17:27:00Z">
            <w:rPr>
              <w:spacing w:val="-2"/>
              <w:w w:val="110"/>
              <w:sz w:val="20"/>
            </w:rPr>
          </w:rPrChange>
        </w:rPr>
        <w:t>metrics</w:t>
      </w:r>
    </w:p>
    <w:p w14:paraId="70C05C6C" w14:textId="77777777" w:rsidR="00DF0971" w:rsidRPr="00DF3B93" w:rsidRDefault="00DF0971">
      <w:pPr>
        <w:rPr>
          <w:rPrChange w:id="3568" w:author="Brian Olea" w:date="2024-06-04T11:27:00Z" w16du:dateUtc="2024-06-04T17:27:00Z">
            <w:rPr>
              <w:sz w:val="20"/>
            </w:rPr>
          </w:rPrChange>
        </w:rPr>
        <w:sectPr w:rsidR="00DF0971" w:rsidRPr="00DF3B93">
          <w:pgSz w:w="12240" w:h="15840"/>
          <w:pgMar w:top="720" w:right="600" w:bottom="660" w:left="620" w:header="446" w:footer="474" w:gutter="0"/>
          <w:cols w:space="720"/>
        </w:sectPr>
      </w:pPr>
    </w:p>
    <w:p w14:paraId="1EA692AC" w14:textId="77777777" w:rsidR="00DF0971" w:rsidRPr="00DF3B93" w:rsidRDefault="00DF0971">
      <w:pPr>
        <w:pStyle w:val="BodyText"/>
        <w:spacing w:before="1"/>
        <w:ind w:left="0"/>
        <w:rPr>
          <w:sz w:val="22"/>
          <w:szCs w:val="22"/>
          <w:rPrChange w:id="3569" w:author="Brian Olea" w:date="2024-06-04T11:27:00Z" w16du:dateUtc="2024-06-04T17:27:00Z">
            <w:rPr>
              <w:sz w:val="16"/>
            </w:rPr>
          </w:rPrChange>
        </w:rPr>
      </w:pPr>
    </w:p>
    <w:p w14:paraId="775598A3" w14:textId="77777777" w:rsidR="00DF0971" w:rsidRPr="00DF3B93" w:rsidRDefault="00DF0971">
      <w:pPr>
        <w:rPr>
          <w:rPrChange w:id="3570" w:author="Brian Olea" w:date="2024-06-04T11:27:00Z" w16du:dateUtc="2024-06-04T17:27:00Z">
            <w:rPr>
              <w:sz w:val="16"/>
            </w:rPr>
          </w:rPrChange>
        </w:rPr>
        <w:sectPr w:rsidR="00DF0971" w:rsidRPr="00DF3B93">
          <w:pgSz w:w="12240" w:h="15840"/>
          <w:pgMar w:top="720" w:right="600" w:bottom="660" w:left="620" w:header="446" w:footer="474" w:gutter="0"/>
          <w:cols w:space="720"/>
        </w:sectPr>
      </w:pPr>
    </w:p>
    <w:p w14:paraId="29CDA259" w14:textId="77777777" w:rsidR="00DF0971" w:rsidRPr="00DF3B93" w:rsidRDefault="00000000">
      <w:pPr>
        <w:pStyle w:val="Heading2"/>
        <w:spacing w:before="89"/>
        <w:rPr>
          <w:sz w:val="22"/>
          <w:szCs w:val="22"/>
          <w:rPrChange w:id="3571" w:author="Brian Olea" w:date="2024-06-04T11:27:00Z" w16du:dateUtc="2024-06-04T17:27:00Z">
            <w:rPr/>
          </w:rPrChange>
        </w:rPr>
      </w:pPr>
      <w:r w:rsidRPr="00DF3B93">
        <w:rPr>
          <w:noProof/>
          <w:sz w:val="22"/>
          <w:szCs w:val="22"/>
          <w:rPrChange w:id="3572" w:author="Brian Olea" w:date="2024-06-04T11:27:00Z" w16du:dateUtc="2024-06-04T17:27:00Z">
            <w:rPr>
              <w:noProof/>
            </w:rPr>
          </w:rPrChange>
        </w:rPr>
        <mc:AlternateContent>
          <mc:Choice Requires="wpg">
            <w:drawing>
              <wp:anchor distT="0" distB="0" distL="0" distR="0" simplePos="0" relativeHeight="487108608" behindDoc="1" locked="0" layoutInCell="1" allowOverlap="1" wp14:anchorId="12F11BDB" wp14:editId="46C660FF">
                <wp:simplePos x="0" y="0"/>
                <wp:positionH relativeFrom="page">
                  <wp:posOffset>763498</wp:posOffset>
                </wp:positionH>
                <wp:positionV relativeFrom="paragraph">
                  <wp:posOffset>373976</wp:posOffset>
                </wp:positionV>
                <wp:extent cx="5747385" cy="27787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7385" cy="2778760"/>
                          <a:chOff x="0" y="0"/>
                          <a:chExt cx="5747385" cy="2778760"/>
                        </a:xfrm>
                      </wpg:grpSpPr>
                      <wps:wsp>
                        <wps:cNvPr id="11" name="Graphic 11"/>
                        <wps:cNvSpPr/>
                        <wps:spPr>
                          <a:xfrm>
                            <a:off x="0" y="0"/>
                            <a:ext cx="5747385" cy="2778760"/>
                          </a:xfrm>
                          <a:custGeom>
                            <a:avLst/>
                            <a:gdLst/>
                            <a:ahLst/>
                            <a:cxnLst/>
                            <a:rect l="l" t="t" r="r" b="b"/>
                            <a:pathLst>
                              <a:path w="5747385" h="2778760">
                                <a:moveTo>
                                  <a:pt x="5746842" y="0"/>
                                </a:moveTo>
                                <a:lnTo>
                                  <a:pt x="0" y="0"/>
                                </a:lnTo>
                                <a:lnTo>
                                  <a:pt x="0" y="2778676"/>
                                </a:lnTo>
                                <a:lnTo>
                                  <a:pt x="5746842" y="2778676"/>
                                </a:lnTo>
                                <a:lnTo>
                                  <a:pt x="5746842" y="2741503"/>
                                </a:lnTo>
                                <a:lnTo>
                                  <a:pt x="56619" y="2741503"/>
                                </a:lnTo>
                                <a:lnTo>
                                  <a:pt x="28309" y="2704330"/>
                                </a:lnTo>
                                <a:lnTo>
                                  <a:pt x="56619" y="2704330"/>
                                </a:lnTo>
                                <a:lnTo>
                                  <a:pt x="56619" y="74345"/>
                                </a:lnTo>
                                <a:lnTo>
                                  <a:pt x="28309" y="74345"/>
                                </a:lnTo>
                                <a:lnTo>
                                  <a:pt x="56619" y="37172"/>
                                </a:lnTo>
                                <a:lnTo>
                                  <a:pt x="5746842" y="37173"/>
                                </a:lnTo>
                                <a:lnTo>
                                  <a:pt x="5746842" y="0"/>
                                </a:lnTo>
                                <a:close/>
                              </a:path>
                              <a:path w="5747385" h="2778760">
                                <a:moveTo>
                                  <a:pt x="56619" y="2704330"/>
                                </a:moveTo>
                                <a:lnTo>
                                  <a:pt x="28309" y="2704330"/>
                                </a:lnTo>
                                <a:lnTo>
                                  <a:pt x="56619" y="2741503"/>
                                </a:lnTo>
                                <a:lnTo>
                                  <a:pt x="56619" y="2704330"/>
                                </a:lnTo>
                                <a:close/>
                              </a:path>
                              <a:path w="5747385" h="2778760">
                                <a:moveTo>
                                  <a:pt x="5690222" y="2704331"/>
                                </a:moveTo>
                                <a:lnTo>
                                  <a:pt x="56619" y="2704330"/>
                                </a:lnTo>
                                <a:lnTo>
                                  <a:pt x="56619" y="2741503"/>
                                </a:lnTo>
                                <a:lnTo>
                                  <a:pt x="5690222" y="2741503"/>
                                </a:lnTo>
                                <a:lnTo>
                                  <a:pt x="5690222" y="2704331"/>
                                </a:lnTo>
                                <a:close/>
                              </a:path>
                              <a:path w="5747385" h="2778760">
                                <a:moveTo>
                                  <a:pt x="5690222" y="37173"/>
                                </a:moveTo>
                                <a:lnTo>
                                  <a:pt x="5690222" y="2741503"/>
                                </a:lnTo>
                                <a:lnTo>
                                  <a:pt x="5718532" y="2704331"/>
                                </a:lnTo>
                                <a:lnTo>
                                  <a:pt x="5746842" y="2704331"/>
                                </a:lnTo>
                                <a:lnTo>
                                  <a:pt x="5746842" y="74346"/>
                                </a:lnTo>
                                <a:lnTo>
                                  <a:pt x="5718532" y="74346"/>
                                </a:lnTo>
                                <a:lnTo>
                                  <a:pt x="5690222" y="37173"/>
                                </a:lnTo>
                                <a:close/>
                              </a:path>
                              <a:path w="5747385" h="2778760">
                                <a:moveTo>
                                  <a:pt x="5746842" y="2704331"/>
                                </a:moveTo>
                                <a:lnTo>
                                  <a:pt x="5718532" y="2704331"/>
                                </a:lnTo>
                                <a:lnTo>
                                  <a:pt x="5690222" y="2741503"/>
                                </a:lnTo>
                                <a:lnTo>
                                  <a:pt x="5746842" y="2741503"/>
                                </a:lnTo>
                                <a:lnTo>
                                  <a:pt x="5746842" y="2704331"/>
                                </a:lnTo>
                                <a:close/>
                              </a:path>
                              <a:path w="5747385" h="2778760">
                                <a:moveTo>
                                  <a:pt x="56619" y="37172"/>
                                </a:moveTo>
                                <a:lnTo>
                                  <a:pt x="28309" y="74345"/>
                                </a:lnTo>
                                <a:lnTo>
                                  <a:pt x="56619" y="74345"/>
                                </a:lnTo>
                                <a:lnTo>
                                  <a:pt x="56619" y="37172"/>
                                </a:lnTo>
                                <a:close/>
                              </a:path>
                              <a:path w="5747385" h="2778760">
                                <a:moveTo>
                                  <a:pt x="5690222" y="37173"/>
                                </a:moveTo>
                                <a:lnTo>
                                  <a:pt x="56619" y="37172"/>
                                </a:lnTo>
                                <a:lnTo>
                                  <a:pt x="56619" y="74345"/>
                                </a:lnTo>
                                <a:lnTo>
                                  <a:pt x="5690222" y="74346"/>
                                </a:lnTo>
                                <a:lnTo>
                                  <a:pt x="5690222" y="37173"/>
                                </a:lnTo>
                                <a:close/>
                              </a:path>
                              <a:path w="5747385" h="2778760">
                                <a:moveTo>
                                  <a:pt x="5746842" y="37173"/>
                                </a:moveTo>
                                <a:lnTo>
                                  <a:pt x="5690222" y="37173"/>
                                </a:lnTo>
                                <a:lnTo>
                                  <a:pt x="5718532" y="74346"/>
                                </a:lnTo>
                                <a:lnTo>
                                  <a:pt x="5746842" y="74346"/>
                                </a:lnTo>
                                <a:lnTo>
                                  <a:pt x="5746842" y="37173"/>
                                </a:lnTo>
                                <a:close/>
                              </a:path>
                            </a:pathLst>
                          </a:custGeom>
                          <a:solidFill>
                            <a:srgbClr val="D7D7D7"/>
                          </a:solidFill>
                        </wps:spPr>
                        <wps:bodyPr wrap="square" lIns="0" tIns="0" rIns="0" bIns="0" rtlCol="0">
                          <a:prstTxWarp prst="textNoShape">
                            <a:avLst/>
                          </a:prstTxWarp>
                          <a:noAutofit/>
                        </wps:bodyPr>
                      </wps:wsp>
                      <wps:wsp>
                        <wps:cNvPr id="12" name="Graphic 12"/>
                        <wps:cNvSpPr/>
                        <wps:spPr>
                          <a:xfrm>
                            <a:off x="4274732" y="1830767"/>
                            <a:ext cx="1358900" cy="781050"/>
                          </a:xfrm>
                          <a:custGeom>
                            <a:avLst/>
                            <a:gdLst/>
                            <a:ahLst/>
                            <a:cxnLst/>
                            <a:rect l="l" t="t" r="r" b="b"/>
                            <a:pathLst>
                              <a:path w="1358900" h="781050">
                                <a:moveTo>
                                  <a:pt x="0" y="446075"/>
                                </a:moveTo>
                                <a:lnTo>
                                  <a:pt x="1358870" y="446075"/>
                                </a:lnTo>
                                <a:lnTo>
                                  <a:pt x="1358870" y="0"/>
                                </a:lnTo>
                                <a:lnTo>
                                  <a:pt x="0" y="0"/>
                                </a:lnTo>
                                <a:lnTo>
                                  <a:pt x="0" y="446075"/>
                                </a:lnTo>
                                <a:close/>
                              </a:path>
                              <a:path w="1358900" h="781050">
                                <a:moveTo>
                                  <a:pt x="0" y="780631"/>
                                </a:moveTo>
                                <a:lnTo>
                                  <a:pt x="1358870" y="780631"/>
                                </a:lnTo>
                                <a:lnTo>
                                  <a:pt x="1358870" y="483248"/>
                                </a:lnTo>
                                <a:lnTo>
                                  <a:pt x="0" y="483248"/>
                                </a:lnTo>
                                <a:lnTo>
                                  <a:pt x="0" y="780631"/>
                                </a:lnTo>
                                <a:close/>
                              </a:path>
                            </a:pathLst>
                          </a:custGeom>
                          <a:ln w="2728">
                            <a:solidFill>
                              <a:srgbClr val="C7C7C7"/>
                            </a:solidFill>
                            <a:prstDash val="solid"/>
                          </a:ln>
                        </wps:spPr>
                        <wps:bodyPr wrap="square" lIns="0" tIns="0" rIns="0" bIns="0" rtlCol="0">
                          <a:prstTxWarp prst="textNoShape">
                            <a:avLst/>
                          </a:prstTxWarp>
                          <a:noAutofit/>
                        </wps:bodyPr>
                      </wps:wsp>
                      <wps:wsp>
                        <wps:cNvPr id="13" name="Graphic 13"/>
                        <wps:cNvSpPr/>
                        <wps:spPr>
                          <a:xfrm>
                            <a:off x="4444591" y="232330"/>
                            <a:ext cx="965200" cy="297815"/>
                          </a:xfrm>
                          <a:custGeom>
                            <a:avLst/>
                            <a:gdLst/>
                            <a:ahLst/>
                            <a:cxnLst/>
                            <a:rect l="l" t="t" r="r" b="b"/>
                            <a:pathLst>
                              <a:path w="965200" h="297815">
                                <a:moveTo>
                                  <a:pt x="964797" y="0"/>
                                </a:moveTo>
                                <a:lnTo>
                                  <a:pt x="0" y="0"/>
                                </a:lnTo>
                                <a:lnTo>
                                  <a:pt x="0" y="297383"/>
                                </a:lnTo>
                                <a:lnTo>
                                  <a:pt x="964797" y="297383"/>
                                </a:lnTo>
                                <a:lnTo>
                                  <a:pt x="964797"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150826" y="232330"/>
                            <a:ext cx="215900" cy="269240"/>
                          </a:xfrm>
                          <a:custGeom>
                            <a:avLst/>
                            <a:gdLst/>
                            <a:ahLst/>
                            <a:cxnLst/>
                            <a:rect l="l" t="t" r="r" b="b"/>
                            <a:pathLst>
                              <a:path w="215900" h="269240">
                                <a:moveTo>
                                  <a:pt x="107671" y="0"/>
                                </a:moveTo>
                                <a:lnTo>
                                  <a:pt x="83042" y="104084"/>
                                </a:lnTo>
                                <a:lnTo>
                                  <a:pt x="0" y="102721"/>
                                </a:lnTo>
                                <a:lnTo>
                                  <a:pt x="67754" y="165667"/>
                                </a:lnTo>
                                <a:lnTo>
                                  <a:pt x="41143" y="268884"/>
                                </a:lnTo>
                                <a:lnTo>
                                  <a:pt x="107671" y="203707"/>
                                </a:lnTo>
                                <a:lnTo>
                                  <a:pt x="174294" y="268884"/>
                                </a:lnTo>
                                <a:lnTo>
                                  <a:pt x="147682" y="165667"/>
                                </a:lnTo>
                                <a:lnTo>
                                  <a:pt x="215437" y="102721"/>
                                </a:lnTo>
                                <a:lnTo>
                                  <a:pt x="132395" y="104084"/>
                                </a:lnTo>
                                <a:lnTo>
                                  <a:pt x="107671" y="0"/>
                                </a:lnTo>
                                <a:close/>
                              </a:path>
                            </a:pathLst>
                          </a:custGeom>
                          <a:solidFill>
                            <a:srgbClr val="4671C4"/>
                          </a:solidFill>
                        </wps:spPr>
                        <wps:bodyPr wrap="square" lIns="0" tIns="0" rIns="0" bIns="0" rtlCol="0">
                          <a:prstTxWarp prst="textNoShape">
                            <a:avLst/>
                          </a:prstTxWarp>
                          <a:noAutofit/>
                        </wps:bodyPr>
                      </wps:wsp>
                      <wps:wsp>
                        <wps:cNvPr id="15" name="Graphic 15"/>
                        <wps:cNvSpPr/>
                        <wps:spPr>
                          <a:xfrm>
                            <a:off x="5150826" y="232330"/>
                            <a:ext cx="215900" cy="269240"/>
                          </a:xfrm>
                          <a:custGeom>
                            <a:avLst/>
                            <a:gdLst/>
                            <a:ahLst/>
                            <a:cxnLst/>
                            <a:rect l="l" t="t" r="r" b="b"/>
                            <a:pathLst>
                              <a:path w="215900" h="269240">
                                <a:moveTo>
                                  <a:pt x="107671" y="0"/>
                                </a:moveTo>
                                <a:lnTo>
                                  <a:pt x="132395" y="104084"/>
                                </a:lnTo>
                                <a:lnTo>
                                  <a:pt x="215437" y="102721"/>
                                </a:lnTo>
                                <a:lnTo>
                                  <a:pt x="147682" y="165667"/>
                                </a:lnTo>
                                <a:lnTo>
                                  <a:pt x="174294" y="268884"/>
                                </a:lnTo>
                                <a:lnTo>
                                  <a:pt x="107671" y="203707"/>
                                </a:lnTo>
                                <a:lnTo>
                                  <a:pt x="41143" y="268884"/>
                                </a:lnTo>
                                <a:lnTo>
                                  <a:pt x="67754" y="165667"/>
                                </a:lnTo>
                                <a:lnTo>
                                  <a:pt x="0" y="102721"/>
                                </a:lnTo>
                                <a:lnTo>
                                  <a:pt x="83042" y="104084"/>
                                </a:lnTo>
                                <a:lnTo>
                                  <a:pt x="107671" y="0"/>
                                </a:lnTo>
                                <a:close/>
                              </a:path>
                            </a:pathLst>
                          </a:custGeom>
                          <a:ln w="2647">
                            <a:solidFill>
                              <a:srgbClr val="C7C7C7"/>
                            </a:solidFill>
                            <a:prstDash val="solid"/>
                          </a:ln>
                        </wps:spPr>
                        <wps:bodyPr wrap="square" lIns="0" tIns="0" rIns="0" bIns="0" rtlCol="0">
                          <a:prstTxWarp prst="textNoShape">
                            <a:avLst/>
                          </a:prstTxWarp>
                          <a:noAutofit/>
                        </wps:bodyPr>
                      </wps:wsp>
                      <wps:wsp>
                        <wps:cNvPr id="16" name="Textbox 16"/>
                        <wps:cNvSpPr txBox="1"/>
                        <wps:spPr>
                          <a:xfrm>
                            <a:off x="4276271" y="2296967"/>
                            <a:ext cx="1356360" cy="313055"/>
                          </a:xfrm>
                          <a:prstGeom prst="rect">
                            <a:avLst/>
                          </a:prstGeom>
                          <a:solidFill>
                            <a:srgbClr val="4671C4"/>
                          </a:solidFill>
                        </wps:spPr>
                        <wps:txbx>
                          <w:txbxContent>
                            <w:p w14:paraId="6A8331A5" w14:textId="77777777" w:rsidR="00DF0971" w:rsidRDefault="00000000">
                              <w:pPr>
                                <w:spacing w:before="142"/>
                                <w:ind w:left="159"/>
                                <w:rPr>
                                  <w:rFonts w:ascii="Calibri Light"/>
                                  <w:color w:val="000000"/>
                                  <w:sz w:val="17"/>
                                </w:rPr>
                              </w:pPr>
                              <w:r>
                                <w:rPr>
                                  <w:rFonts w:ascii="Calibri Light"/>
                                  <w:color w:val="FFFFFF"/>
                                  <w:w w:val="75"/>
                                  <w:sz w:val="17"/>
                                  <w:u w:val="single" w:color="FFFFFF"/>
                                </w:rPr>
                                <w:t>Internal</w:t>
                              </w:r>
                              <w:r>
                                <w:rPr>
                                  <w:rFonts w:ascii="Calibri Light"/>
                                  <w:color w:val="FFFFFF"/>
                                  <w:spacing w:val="-2"/>
                                  <w:sz w:val="17"/>
                                  <w:u w:val="single" w:color="FFFFFF"/>
                                </w:rPr>
                                <w:t xml:space="preserve"> </w:t>
                              </w:r>
                              <w:r>
                                <w:rPr>
                                  <w:rFonts w:ascii="Calibri Light"/>
                                  <w:color w:val="FFFFFF"/>
                                  <w:spacing w:val="-2"/>
                                  <w:w w:val="90"/>
                                  <w:sz w:val="17"/>
                                  <w:u w:val="single" w:color="FFFFFF"/>
                                </w:rPr>
                                <w:t>Audits</w:t>
                              </w:r>
                            </w:p>
                          </w:txbxContent>
                        </wps:txbx>
                        <wps:bodyPr wrap="square" lIns="0" tIns="0" rIns="0" bIns="0" rtlCol="0">
                          <a:noAutofit/>
                        </wps:bodyPr>
                      </wps:wsp>
                      <wps:wsp>
                        <wps:cNvPr id="17" name="Textbox 17"/>
                        <wps:cNvSpPr txBox="1"/>
                        <wps:spPr>
                          <a:xfrm>
                            <a:off x="4274732" y="1830767"/>
                            <a:ext cx="1358900" cy="446405"/>
                          </a:xfrm>
                          <a:prstGeom prst="rect">
                            <a:avLst/>
                          </a:prstGeom>
                          <a:solidFill>
                            <a:srgbClr val="4671C4"/>
                          </a:solidFill>
                        </wps:spPr>
                        <wps:txbx>
                          <w:txbxContent>
                            <w:p w14:paraId="1BE4EFE0" w14:textId="77777777" w:rsidR="00DF0971" w:rsidRDefault="00000000">
                              <w:pPr>
                                <w:spacing w:before="142" w:line="193" w:lineRule="exact"/>
                                <w:ind w:left="161"/>
                                <w:rPr>
                                  <w:rFonts w:ascii="Calibri Light"/>
                                  <w:color w:val="000000"/>
                                  <w:sz w:val="17"/>
                                </w:rPr>
                              </w:pPr>
                              <w:r>
                                <w:rPr>
                                  <w:rFonts w:ascii="Calibri Light"/>
                                  <w:color w:val="FFFFFF"/>
                                  <w:w w:val="75"/>
                                  <w:sz w:val="17"/>
                                  <w:u w:val="single" w:color="FFFFFF"/>
                                </w:rPr>
                                <w:t>Corrective</w:t>
                              </w:r>
                              <w:r>
                                <w:rPr>
                                  <w:rFonts w:ascii="Calibri Light"/>
                                  <w:color w:val="FFFFFF"/>
                                  <w:spacing w:val="-2"/>
                                  <w:sz w:val="17"/>
                                  <w:u w:val="single" w:color="FFFFFF"/>
                                </w:rPr>
                                <w:t xml:space="preserve"> </w:t>
                              </w:r>
                              <w:r>
                                <w:rPr>
                                  <w:rFonts w:ascii="Calibri Light"/>
                                  <w:color w:val="FFFFFF"/>
                                  <w:w w:val="75"/>
                                  <w:sz w:val="17"/>
                                  <w:u w:val="single" w:color="FFFFFF"/>
                                </w:rPr>
                                <w:t>Action</w:t>
                              </w:r>
                              <w:r>
                                <w:rPr>
                                  <w:rFonts w:ascii="Calibri Light"/>
                                  <w:color w:val="FFFFFF"/>
                                  <w:spacing w:val="-6"/>
                                  <w:sz w:val="17"/>
                                  <w:u w:val="single" w:color="FFFFFF"/>
                                </w:rPr>
                                <w:t xml:space="preserve"> </w:t>
                              </w:r>
                              <w:r>
                                <w:rPr>
                                  <w:rFonts w:ascii="Calibri Light"/>
                                  <w:color w:val="FFFFFF"/>
                                  <w:w w:val="75"/>
                                  <w:sz w:val="17"/>
                                  <w:u w:val="single" w:color="FFFFFF"/>
                                </w:rPr>
                                <w:t>Requests</w:t>
                              </w:r>
                              <w:r>
                                <w:rPr>
                                  <w:rFonts w:ascii="Calibri Light"/>
                                  <w:color w:val="FFFFFF"/>
                                  <w:spacing w:val="-1"/>
                                  <w:w w:val="75"/>
                                  <w:sz w:val="17"/>
                                  <w:u w:val="single" w:color="FFFFFF"/>
                                </w:rPr>
                                <w:t xml:space="preserve"> </w:t>
                              </w:r>
                              <w:r>
                                <w:rPr>
                                  <w:rFonts w:ascii="Calibri Light"/>
                                  <w:color w:val="FFFFFF"/>
                                  <w:spacing w:val="-5"/>
                                  <w:w w:val="75"/>
                                  <w:sz w:val="17"/>
                                  <w:u w:val="single" w:color="FFFFFF"/>
                                </w:rPr>
                                <w:t>and</w:t>
                              </w:r>
                            </w:p>
                            <w:p w14:paraId="38D3287C" w14:textId="77777777" w:rsidR="00DF0971" w:rsidRDefault="00000000">
                              <w:pPr>
                                <w:spacing w:line="193" w:lineRule="exact"/>
                                <w:ind w:left="161"/>
                                <w:rPr>
                                  <w:rFonts w:ascii="Calibri Light"/>
                                  <w:color w:val="000000"/>
                                  <w:sz w:val="17"/>
                                </w:rPr>
                              </w:pPr>
                              <w:r>
                                <w:rPr>
                                  <w:rFonts w:ascii="Calibri Light"/>
                                  <w:color w:val="FFFFFF"/>
                                  <w:w w:val="75"/>
                                  <w:sz w:val="17"/>
                                  <w:u w:val="single" w:color="FFFFFF"/>
                                </w:rPr>
                                <w:t>Continual</w:t>
                              </w:r>
                              <w:r>
                                <w:rPr>
                                  <w:rFonts w:ascii="Calibri Light"/>
                                  <w:color w:val="FFFFFF"/>
                                  <w:spacing w:val="-2"/>
                                  <w:w w:val="90"/>
                                  <w:sz w:val="17"/>
                                  <w:u w:val="single" w:color="FFFFFF"/>
                                </w:rPr>
                                <w:t xml:space="preserve"> Improvemen</w:t>
                              </w:r>
                              <w:r>
                                <w:rPr>
                                  <w:rFonts w:ascii="Calibri Light"/>
                                  <w:color w:val="FFFFFF"/>
                                  <w:spacing w:val="-2"/>
                                  <w:w w:val="90"/>
                                  <w:sz w:val="17"/>
                                </w:rPr>
                                <w:t>t</w:t>
                              </w:r>
                            </w:p>
                          </w:txbxContent>
                        </wps:txbx>
                        <wps:bodyPr wrap="square" lIns="0" tIns="0" rIns="0" bIns="0" rtlCol="0">
                          <a:noAutofit/>
                        </wps:bodyPr>
                      </wps:wsp>
                      <wps:wsp>
                        <wps:cNvPr id="18" name="Textbox 18"/>
                        <wps:cNvSpPr txBox="1"/>
                        <wps:spPr>
                          <a:xfrm>
                            <a:off x="4274732" y="1324967"/>
                            <a:ext cx="1358900" cy="446405"/>
                          </a:xfrm>
                          <a:prstGeom prst="rect">
                            <a:avLst/>
                          </a:prstGeom>
                          <a:solidFill>
                            <a:srgbClr val="4671C4"/>
                          </a:solidFill>
                          <a:ln w="3054">
                            <a:solidFill>
                              <a:srgbClr val="C7C7C7"/>
                            </a:solidFill>
                            <a:prstDash val="solid"/>
                          </a:ln>
                        </wps:spPr>
                        <wps:txbx>
                          <w:txbxContent>
                            <w:p w14:paraId="7AE40CC3" w14:textId="77777777" w:rsidR="00DF0971" w:rsidRDefault="00000000">
                              <w:pPr>
                                <w:spacing w:before="160" w:line="208" w:lineRule="auto"/>
                                <w:ind w:left="159" w:right="238"/>
                                <w:rPr>
                                  <w:rFonts w:ascii="Calibri Light"/>
                                  <w:color w:val="000000"/>
                                  <w:sz w:val="17"/>
                                </w:rPr>
                              </w:pPr>
                              <w:r>
                                <w:rPr>
                                  <w:rFonts w:ascii="Calibri Light"/>
                                  <w:color w:val="FFFFFF"/>
                                  <w:w w:val="85"/>
                                  <w:sz w:val="17"/>
                                  <w:u w:val="single" w:color="FFFFFF"/>
                                </w:rPr>
                                <w:t>Document,</w:t>
                              </w:r>
                              <w:r>
                                <w:rPr>
                                  <w:rFonts w:ascii="Calibri Light"/>
                                  <w:color w:val="FFFFFF"/>
                                  <w:spacing w:val="-2"/>
                                  <w:w w:val="85"/>
                                  <w:sz w:val="17"/>
                                  <w:u w:val="single" w:color="FFFFFF"/>
                                </w:rPr>
                                <w:t xml:space="preserve"> </w:t>
                              </w:r>
                              <w:r>
                                <w:rPr>
                                  <w:rFonts w:ascii="Calibri Light"/>
                                  <w:color w:val="FFFFFF"/>
                                  <w:w w:val="85"/>
                                  <w:sz w:val="17"/>
                                  <w:u w:val="single" w:color="FFFFFF"/>
                                </w:rPr>
                                <w:t>Data and</w:t>
                              </w:r>
                              <w:r>
                                <w:rPr>
                                  <w:rFonts w:ascii="Calibri Light"/>
                                  <w:color w:val="FFFFFF"/>
                                  <w:spacing w:val="-6"/>
                                  <w:w w:val="85"/>
                                  <w:sz w:val="17"/>
                                  <w:u w:val="single" w:color="FFFFFF"/>
                                </w:rPr>
                                <w:t xml:space="preserve"> </w:t>
                              </w:r>
                              <w:r>
                                <w:rPr>
                                  <w:rFonts w:ascii="Calibri Light"/>
                                  <w:color w:val="FFFFFF"/>
                                  <w:w w:val="85"/>
                                  <w:sz w:val="17"/>
                                  <w:u w:val="single" w:color="FFFFFF"/>
                                </w:rPr>
                                <w:t>Record</w:t>
                              </w:r>
                              <w:r>
                                <w:rPr>
                                  <w:rFonts w:ascii="Calibri Light"/>
                                  <w:color w:val="FFFFFF"/>
                                  <w:spacing w:val="40"/>
                                  <w:sz w:val="17"/>
                                </w:rPr>
                                <w:t xml:space="preserve"> </w:t>
                              </w:r>
                              <w:r>
                                <w:rPr>
                                  <w:rFonts w:ascii="Calibri Light"/>
                                  <w:color w:val="FFFFFF"/>
                                  <w:w w:val="75"/>
                                  <w:sz w:val="17"/>
                                  <w:u w:val="single" w:color="FFFFFF"/>
                                </w:rPr>
                                <w:t>Control and</w:t>
                              </w:r>
                              <w:r>
                                <w:rPr>
                                  <w:rFonts w:ascii="Calibri Light"/>
                                  <w:color w:val="FFFFFF"/>
                                  <w:spacing w:val="-3"/>
                                  <w:w w:val="75"/>
                                  <w:sz w:val="17"/>
                                  <w:u w:val="single" w:color="FFFFFF"/>
                                </w:rPr>
                                <w:t xml:space="preserve"> </w:t>
                              </w:r>
                              <w:r>
                                <w:rPr>
                                  <w:rFonts w:ascii="Calibri Light"/>
                                  <w:color w:val="FFFFFF"/>
                                  <w:w w:val="75"/>
                                  <w:sz w:val="17"/>
                                  <w:u w:val="single" w:color="FFFFFF"/>
                                </w:rPr>
                                <w:t>Information</w:t>
                              </w:r>
                              <w:r>
                                <w:rPr>
                                  <w:rFonts w:ascii="Calibri Light"/>
                                  <w:color w:val="FFFFFF"/>
                                  <w:spacing w:val="-3"/>
                                  <w:w w:val="75"/>
                                  <w:sz w:val="17"/>
                                  <w:u w:val="single" w:color="FFFFFF"/>
                                </w:rPr>
                                <w:t xml:space="preserve"> </w:t>
                              </w:r>
                              <w:r>
                                <w:rPr>
                                  <w:rFonts w:ascii="Calibri Light"/>
                                  <w:color w:val="FFFFFF"/>
                                  <w:w w:val="75"/>
                                  <w:sz w:val="17"/>
                                  <w:u w:val="single" w:color="FFFFFF"/>
                                </w:rPr>
                                <w:t>Systems</w:t>
                              </w:r>
                            </w:p>
                          </w:txbxContent>
                        </wps:txbx>
                        <wps:bodyPr wrap="square" lIns="0" tIns="0" rIns="0" bIns="0" rtlCol="0">
                          <a:noAutofit/>
                        </wps:bodyPr>
                      </wps:wsp>
                      <wps:wsp>
                        <wps:cNvPr id="19" name="Textbox 19"/>
                        <wps:cNvSpPr txBox="1"/>
                        <wps:spPr>
                          <a:xfrm>
                            <a:off x="4274732" y="701205"/>
                            <a:ext cx="1358900" cy="558165"/>
                          </a:xfrm>
                          <a:prstGeom prst="rect">
                            <a:avLst/>
                          </a:prstGeom>
                          <a:solidFill>
                            <a:srgbClr val="4671C4"/>
                          </a:solidFill>
                          <a:ln w="3032">
                            <a:solidFill>
                              <a:srgbClr val="C7C7C7"/>
                            </a:solidFill>
                            <a:prstDash val="solid"/>
                          </a:ln>
                        </wps:spPr>
                        <wps:txbx>
                          <w:txbxContent>
                            <w:p w14:paraId="0AFE41BF" w14:textId="77777777" w:rsidR="00DF0971" w:rsidRDefault="00000000">
                              <w:pPr>
                                <w:spacing w:before="3" w:line="283" w:lineRule="auto"/>
                                <w:ind w:left="159" w:right="44"/>
                                <w:rPr>
                                  <w:rFonts w:ascii="Calibri Light"/>
                                  <w:color w:val="000000"/>
                                  <w:sz w:val="17"/>
                                </w:rPr>
                              </w:pPr>
                              <w:r>
                                <w:rPr>
                                  <w:rFonts w:ascii="Calibri Light"/>
                                  <w:color w:val="FFFFFF"/>
                                  <w:spacing w:val="-2"/>
                                  <w:w w:val="90"/>
                                  <w:sz w:val="17"/>
                                  <w:u w:val="single" w:color="FFFFFF"/>
                                </w:rPr>
                                <w:t>Competency</w:t>
                              </w:r>
                              <w:r>
                                <w:rPr>
                                  <w:rFonts w:ascii="Calibri Light"/>
                                  <w:color w:val="FFFFFF"/>
                                  <w:spacing w:val="-17"/>
                                  <w:w w:val="90"/>
                                  <w:sz w:val="17"/>
                                  <w:u w:val="single" w:color="FFFFFF"/>
                                </w:rPr>
                                <w:t xml:space="preserve"> </w:t>
                              </w:r>
                              <w:r>
                                <w:rPr>
                                  <w:rFonts w:ascii="Calibri Light"/>
                                  <w:color w:val="FFFFFF"/>
                                  <w:spacing w:val="-2"/>
                                  <w:w w:val="90"/>
                                  <w:sz w:val="17"/>
                                  <w:u w:val="single" w:color="FFFFFF"/>
                                </w:rPr>
                                <w:t>and</w:t>
                              </w:r>
                              <w:r>
                                <w:rPr>
                                  <w:rFonts w:ascii="Calibri Light"/>
                                  <w:color w:val="FFFFFF"/>
                                  <w:spacing w:val="-4"/>
                                  <w:w w:val="90"/>
                                  <w:sz w:val="17"/>
                                  <w:u w:val="single" w:color="FFFFFF"/>
                                </w:rPr>
                                <w:t xml:space="preserve"> </w:t>
                              </w:r>
                              <w:r>
                                <w:rPr>
                                  <w:rFonts w:ascii="Calibri Light"/>
                                  <w:color w:val="FFFFFF"/>
                                  <w:spacing w:val="-2"/>
                                  <w:w w:val="90"/>
                                  <w:sz w:val="17"/>
                                  <w:u w:val="single" w:color="FFFFFF"/>
                                </w:rPr>
                                <w:t>Training</w:t>
                              </w:r>
                              <w:r>
                                <w:rPr>
                                  <w:rFonts w:ascii="Calibri Light"/>
                                  <w:color w:val="FFFFFF"/>
                                  <w:spacing w:val="40"/>
                                  <w:sz w:val="17"/>
                                </w:rPr>
                                <w:t xml:space="preserve"> </w:t>
                              </w:r>
                              <w:r>
                                <w:rPr>
                                  <w:rFonts w:ascii="Calibri Light"/>
                                  <w:color w:val="FFFFFF"/>
                                  <w:w w:val="75"/>
                                  <w:sz w:val="17"/>
                                </w:rPr>
                                <w:t>Ensuring</w:t>
                              </w:r>
                              <w:r>
                                <w:rPr>
                                  <w:rFonts w:ascii="Calibri Light"/>
                                  <w:color w:val="FFFFFF"/>
                                  <w:sz w:val="17"/>
                                </w:rPr>
                                <w:t xml:space="preserve"> </w:t>
                              </w:r>
                              <w:r>
                                <w:rPr>
                                  <w:rFonts w:ascii="Calibri Light"/>
                                  <w:color w:val="FFFFFF"/>
                                  <w:w w:val="75"/>
                                  <w:sz w:val="17"/>
                                </w:rPr>
                                <w:t>competency of</w:t>
                              </w:r>
                              <w:r>
                                <w:rPr>
                                  <w:rFonts w:ascii="Calibri Light"/>
                                  <w:color w:val="FFFFFF"/>
                                  <w:spacing w:val="-1"/>
                                  <w:w w:val="75"/>
                                  <w:sz w:val="17"/>
                                </w:rPr>
                                <w:t xml:space="preserve"> </w:t>
                              </w:r>
                              <w:r>
                                <w:rPr>
                                  <w:rFonts w:ascii="Calibri Light"/>
                                  <w:color w:val="FFFFFF"/>
                                  <w:w w:val="75"/>
                                  <w:sz w:val="17"/>
                                </w:rPr>
                                <w:t>QMS</w:t>
                              </w:r>
                            </w:p>
                            <w:p w14:paraId="572CE6CC" w14:textId="77777777" w:rsidR="00DF0971" w:rsidRDefault="00000000">
                              <w:pPr>
                                <w:spacing w:line="136" w:lineRule="exact"/>
                                <w:ind w:left="159"/>
                                <w:rPr>
                                  <w:rFonts w:ascii="Calibri Light"/>
                                  <w:color w:val="000000"/>
                                  <w:sz w:val="17"/>
                                </w:rPr>
                              </w:pPr>
                              <w:r>
                                <w:rPr>
                                  <w:rFonts w:ascii="Calibri Light"/>
                                  <w:color w:val="FFFFFF"/>
                                  <w:w w:val="75"/>
                                  <w:sz w:val="17"/>
                                </w:rPr>
                                <w:t>personnel</w:t>
                              </w:r>
                              <w:r>
                                <w:rPr>
                                  <w:rFonts w:ascii="Calibri Light"/>
                                  <w:color w:val="FFFFFF"/>
                                  <w:spacing w:val="-6"/>
                                  <w:sz w:val="17"/>
                                </w:rPr>
                                <w:t xml:space="preserve"> </w:t>
                              </w:r>
                              <w:r>
                                <w:rPr>
                                  <w:rFonts w:ascii="Calibri Light"/>
                                  <w:color w:val="FFFFFF"/>
                                  <w:w w:val="75"/>
                                  <w:sz w:val="17"/>
                                </w:rPr>
                                <w:t>and</w:t>
                              </w:r>
                              <w:r>
                                <w:rPr>
                                  <w:rFonts w:ascii="Calibri Light"/>
                                  <w:color w:val="FFFFFF"/>
                                  <w:spacing w:val="-4"/>
                                  <w:w w:val="75"/>
                                  <w:sz w:val="17"/>
                                </w:rPr>
                                <w:t xml:space="preserve"> </w:t>
                              </w:r>
                              <w:r>
                                <w:rPr>
                                  <w:rFonts w:ascii="Calibri Light"/>
                                  <w:color w:val="FFFFFF"/>
                                  <w:w w:val="75"/>
                                  <w:sz w:val="17"/>
                                </w:rPr>
                                <w:t>providing</w:t>
                              </w:r>
                              <w:r>
                                <w:rPr>
                                  <w:rFonts w:ascii="Calibri Light"/>
                                  <w:color w:val="FFFFFF"/>
                                  <w:spacing w:val="8"/>
                                  <w:sz w:val="17"/>
                                </w:rPr>
                                <w:t xml:space="preserve"> </w:t>
                              </w:r>
                              <w:r>
                                <w:rPr>
                                  <w:rFonts w:ascii="Calibri Light"/>
                                  <w:color w:val="FFFFFF"/>
                                  <w:spacing w:val="-2"/>
                                  <w:w w:val="75"/>
                                  <w:sz w:val="17"/>
                                </w:rPr>
                                <w:t>training</w:t>
                              </w:r>
                            </w:p>
                            <w:p w14:paraId="709EF29A" w14:textId="77777777" w:rsidR="00DF0971" w:rsidRDefault="00000000">
                              <w:pPr>
                                <w:spacing w:line="201" w:lineRule="exact"/>
                                <w:ind w:left="159"/>
                                <w:rPr>
                                  <w:rFonts w:ascii="Calibri Light"/>
                                  <w:color w:val="000000"/>
                                  <w:sz w:val="17"/>
                                </w:rPr>
                              </w:pPr>
                              <w:r>
                                <w:rPr>
                                  <w:rFonts w:ascii="Calibri Light"/>
                                  <w:color w:val="FFFFFF"/>
                                  <w:w w:val="75"/>
                                  <w:sz w:val="17"/>
                                </w:rPr>
                                <w:t>as</w:t>
                              </w:r>
                              <w:r>
                                <w:rPr>
                                  <w:rFonts w:ascii="Calibri Light"/>
                                  <w:color w:val="FFFFFF"/>
                                  <w:spacing w:val="-3"/>
                                  <w:w w:val="85"/>
                                  <w:sz w:val="17"/>
                                </w:rPr>
                                <w:t xml:space="preserve"> </w:t>
                              </w:r>
                              <w:r>
                                <w:rPr>
                                  <w:rFonts w:ascii="Calibri Light"/>
                                  <w:color w:val="FFFFFF"/>
                                  <w:spacing w:val="-2"/>
                                  <w:w w:val="85"/>
                                  <w:sz w:val="17"/>
                                </w:rPr>
                                <w:t>needed.</w:t>
                              </w:r>
                            </w:p>
                          </w:txbxContent>
                        </wps:txbx>
                        <wps:bodyPr wrap="square" lIns="0" tIns="0" rIns="0" bIns="0" rtlCol="0">
                          <a:noAutofit/>
                        </wps:bodyPr>
                      </wps:wsp>
                      <wps:wsp>
                        <wps:cNvPr id="20" name="Textbox 20"/>
                        <wps:cNvSpPr txBox="1"/>
                        <wps:spPr>
                          <a:xfrm>
                            <a:off x="4444591" y="232330"/>
                            <a:ext cx="965200" cy="297815"/>
                          </a:xfrm>
                          <a:prstGeom prst="rect">
                            <a:avLst/>
                          </a:prstGeom>
                        </wps:spPr>
                        <wps:txbx>
                          <w:txbxContent>
                            <w:p w14:paraId="2587AA62" w14:textId="77777777" w:rsidR="00DF0971" w:rsidRDefault="00000000">
                              <w:pPr>
                                <w:spacing w:before="44"/>
                                <w:ind w:left="447"/>
                                <w:rPr>
                                  <w:rFonts w:ascii="Calibri"/>
                                  <w:b/>
                                  <w:sz w:val="28"/>
                                </w:rPr>
                              </w:pPr>
                              <w:r>
                                <w:rPr>
                                  <w:rFonts w:ascii="Calibri"/>
                                  <w:b/>
                                  <w:spacing w:val="-2"/>
                                  <w:w w:val="85"/>
                                  <w:sz w:val="28"/>
                                </w:rPr>
                                <w:t>Quality</w:t>
                              </w:r>
                            </w:p>
                          </w:txbxContent>
                        </wps:txbx>
                        <wps:bodyPr wrap="square" lIns="0" tIns="0" rIns="0" bIns="0" rtlCol="0">
                          <a:noAutofit/>
                        </wps:bodyPr>
                      </wps:wsp>
                    </wpg:wgp>
                  </a:graphicData>
                </a:graphic>
              </wp:anchor>
            </w:drawing>
          </mc:Choice>
          <mc:Fallback>
            <w:pict>
              <v:group w14:anchorId="12F11BDB" id="Group 10" o:spid="_x0000_s1026" style="position:absolute;left:0;text-align:left;margin-left:60.1pt;margin-top:29.45pt;width:452.55pt;height:218.8pt;z-index:-16207872;mso-wrap-distance-left:0;mso-wrap-distance-right:0;mso-position-horizontal-relative:page" coordsize="57473,2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">
                <v:shape id="Graphic 11" o:spid="_x0000_s1027" style="position:absolute;width:57473;height:27787;visibility:visible;mso-wrap-style:square;v-text-anchor:top" coordsize="5747385,27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" path="m5746842,l,,,2778676r5746842,l5746842,2741503r-5690223,l28309,2704330r28310,l56619,74345r-28310,l56619,37172r5690223,1l5746842,xem56619,2704330r-28310,l56619,2741503r,-37173xem5690222,2704331r-5633603,-1l56619,2741503r5633603,l5690222,2704331xem5690222,37173r,2704330l5718532,2704331r28310,l5746842,74346r-28310,l5690222,37173xem5746842,2704331r-28310,l5690222,2741503r56620,l5746842,2704331xem56619,37172l28309,74345r28310,l56619,37172xem5690222,37173l56619,37172r,37173l5690222,74346r,-37173xem5746842,37173r-56620,l5718532,74346r28310,l5746842,37173xe" fillcolor="#d7d7d7" stroked="f">
                  <v:path arrowok="t"/>
                </v:shape>
                <v:shape id="Graphic 12" o:spid="_x0000_s1028" style="position:absolute;left:42747;top:18307;width:13589;height:7811;visibility:visible;mso-wrap-style:square;v-text-anchor:top" coordsize="135890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" path="m,446075r1358870,l1358870,,,,,446075xem,780631r1358870,l1358870,483248,,483248,,780631xe" filled="f" strokecolor="#c7c7c7" strokeweight=".07578mm">
                  <v:path arrowok="t"/>
                </v:shape>
                <v:shape id="Graphic 13" o:spid="_x0000_s1029" style="position:absolute;left:44445;top:2323;width:9652;height:2978;visibility:visible;mso-wrap-style:square;v-text-anchor:top" coordsize="96520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" path="m964797,l,,,297383r964797,l964797,xe" stroked="f">
                  <v:path arrowok="t"/>
                </v:shape>
                <v:shape id="Graphic 14" o:spid="_x0000_s1030" style="position:absolute;left:51508;top:2323;width:2159;height:2692;visibility:visible;mso-wrap-style:square;v-text-anchor:top" coordsize="21590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" path="m107671,l83042,104084,,102721r67754,62946l41143,268884r66528,-65177l174294,268884,147682,165667r67755,-62946l132395,104084,107671,xe" fillcolor="#4671c4" stroked="f">
                  <v:path arrowok="t"/>
                </v:shape>
                <v:shape id="Graphic 15" o:spid="_x0000_s1031" style="position:absolute;left:51508;top:2323;width:2159;height:2692;visibility:visible;mso-wrap-style:square;v-text-anchor:top" coordsize="21590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" path="m107671,r24724,104084l215437,102721r-67755,62946l174294,268884,107671,203707,41143,268884,67754,165667,,102721r83042,1363l107671,xe" filled="f" strokecolor="#c7c7c7" strokeweight=".07353mm">
                  <v:path arrowok="t"/>
                </v:shape>
                <v:shapetype id="_x0000_t202" coordsize="21600,21600" o:spt="202" path="m,l,21600r21600,l21600,xe">
                  <v:stroke joinstyle="miter"/>
                  <v:path gradientshapeok="t" o:connecttype="rect"/>
                </v:shapetype>
                <v:shape id="Textbox 16" o:spid="_x0000_s1032" type="#_x0000_t202" style="position:absolute;left:42762;top:22969;width:1356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" fillcolor="#4671c4" stroked="f">
                  <v:textbox inset="0,0,0,0">
                    <w:txbxContent>
                      <w:p w14:paraId="6A8331A5" w14:textId="77777777" w:rsidR="00DF0971" w:rsidRDefault="00000000">
                        <w:pPr>
                          <w:spacing w:before="142"/>
                          <w:ind w:left="159"/>
                          <w:rPr>
                            <w:rFonts w:ascii="Calibri Light"/>
                            <w:color w:val="000000"/>
                            <w:sz w:val="17"/>
                          </w:rPr>
                        </w:pPr>
                        <w:r>
                          <w:rPr>
                            <w:rFonts w:ascii="Calibri Light"/>
                            <w:color w:val="FFFFFF"/>
                            <w:w w:val="75"/>
                            <w:sz w:val="17"/>
                            <w:u w:val="single" w:color="FFFFFF"/>
                          </w:rPr>
                          <w:t>Internal</w:t>
                        </w:r>
                        <w:r>
                          <w:rPr>
                            <w:rFonts w:ascii="Calibri Light"/>
                            <w:color w:val="FFFFFF"/>
                            <w:spacing w:val="-2"/>
                            <w:sz w:val="17"/>
                            <w:u w:val="single" w:color="FFFFFF"/>
                          </w:rPr>
                          <w:t xml:space="preserve"> </w:t>
                        </w:r>
                        <w:r>
                          <w:rPr>
                            <w:rFonts w:ascii="Calibri Light"/>
                            <w:color w:val="FFFFFF"/>
                            <w:spacing w:val="-2"/>
                            <w:w w:val="90"/>
                            <w:sz w:val="17"/>
                            <w:u w:val="single" w:color="FFFFFF"/>
                          </w:rPr>
                          <w:t>Audits</w:t>
                        </w:r>
                      </w:p>
                    </w:txbxContent>
                  </v:textbox>
                </v:shape>
                <v:shape id="Textbox 17" o:spid="_x0000_s1033" type="#_x0000_t202" style="position:absolute;left:42747;top:18307;width:13589;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" fillcolor="#4671c4" stroked="f">
                  <v:textbox inset="0,0,0,0">
                    <w:txbxContent>
                      <w:p w14:paraId="1BE4EFE0" w14:textId="77777777" w:rsidR="00DF0971" w:rsidRDefault="00000000">
                        <w:pPr>
                          <w:spacing w:before="142" w:line="193" w:lineRule="exact"/>
                          <w:ind w:left="161"/>
                          <w:rPr>
                            <w:rFonts w:ascii="Calibri Light"/>
                            <w:color w:val="000000"/>
                            <w:sz w:val="17"/>
                          </w:rPr>
                        </w:pPr>
                        <w:r>
                          <w:rPr>
                            <w:rFonts w:ascii="Calibri Light"/>
                            <w:color w:val="FFFFFF"/>
                            <w:w w:val="75"/>
                            <w:sz w:val="17"/>
                            <w:u w:val="single" w:color="FFFFFF"/>
                          </w:rPr>
                          <w:t>Corrective</w:t>
                        </w:r>
                        <w:r>
                          <w:rPr>
                            <w:rFonts w:ascii="Calibri Light"/>
                            <w:color w:val="FFFFFF"/>
                            <w:spacing w:val="-2"/>
                            <w:sz w:val="17"/>
                            <w:u w:val="single" w:color="FFFFFF"/>
                          </w:rPr>
                          <w:t xml:space="preserve"> </w:t>
                        </w:r>
                        <w:r>
                          <w:rPr>
                            <w:rFonts w:ascii="Calibri Light"/>
                            <w:color w:val="FFFFFF"/>
                            <w:w w:val="75"/>
                            <w:sz w:val="17"/>
                            <w:u w:val="single" w:color="FFFFFF"/>
                          </w:rPr>
                          <w:t>Action</w:t>
                        </w:r>
                        <w:r>
                          <w:rPr>
                            <w:rFonts w:ascii="Calibri Light"/>
                            <w:color w:val="FFFFFF"/>
                            <w:spacing w:val="-6"/>
                            <w:sz w:val="17"/>
                            <w:u w:val="single" w:color="FFFFFF"/>
                          </w:rPr>
                          <w:t xml:space="preserve"> </w:t>
                        </w:r>
                        <w:r>
                          <w:rPr>
                            <w:rFonts w:ascii="Calibri Light"/>
                            <w:color w:val="FFFFFF"/>
                            <w:w w:val="75"/>
                            <w:sz w:val="17"/>
                            <w:u w:val="single" w:color="FFFFFF"/>
                          </w:rPr>
                          <w:t>Requests</w:t>
                        </w:r>
                        <w:r>
                          <w:rPr>
                            <w:rFonts w:ascii="Calibri Light"/>
                            <w:color w:val="FFFFFF"/>
                            <w:spacing w:val="-1"/>
                            <w:w w:val="75"/>
                            <w:sz w:val="17"/>
                            <w:u w:val="single" w:color="FFFFFF"/>
                          </w:rPr>
                          <w:t xml:space="preserve"> </w:t>
                        </w:r>
                        <w:r>
                          <w:rPr>
                            <w:rFonts w:ascii="Calibri Light"/>
                            <w:color w:val="FFFFFF"/>
                            <w:spacing w:val="-5"/>
                            <w:w w:val="75"/>
                            <w:sz w:val="17"/>
                            <w:u w:val="single" w:color="FFFFFF"/>
                          </w:rPr>
                          <w:t>and</w:t>
                        </w:r>
                      </w:p>
                      <w:p w14:paraId="38D3287C" w14:textId="77777777" w:rsidR="00DF0971" w:rsidRDefault="00000000">
                        <w:pPr>
                          <w:spacing w:line="193" w:lineRule="exact"/>
                          <w:ind w:left="161"/>
                          <w:rPr>
                            <w:rFonts w:ascii="Calibri Light"/>
                            <w:color w:val="000000"/>
                            <w:sz w:val="17"/>
                          </w:rPr>
                        </w:pPr>
                        <w:r>
                          <w:rPr>
                            <w:rFonts w:ascii="Calibri Light"/>
                            <w:color w:val="FFFFFF"/>
                            <w:w w:val="75"/>
                            <w:sz w:val="17"/>
                            <w:u w:val="single" w:color="FFFFFF"/>
                          </w:rPr>
                          <w:t>Continual</w:t>
                        </w:r>
                        <w:r>
                          <w:rPr>
                            <w:rFonts w:ascii="Calibri Light"/>
                            <w:color w:val="FFFFFF"/>
                            <w:spacing w:val="-2"/>
                            <w:w w:val="90"/>
                            <w:sz w:val="17"/>
                            <w:u w:val="single" w:color="FFFFFF"/>
                          </w:rPr>
                          <w:t xml:space="preserve"> Improvemen</w:t>
                        </w:r>
                        <w:r>
                          <w:rPr>
                            <w:rFonts w:ascii="Calibri Light"/>
                            <w:color w:val="FFFFFF"/>
                            <w:spacing w:val="-2"/>
                            <w:w w:val="90"/>
                            <w:sz w:val="17"/>
                          </w:rPr>
                          <w:t>t</w:t>
                        </w:r>
                      </w:p>
                    </w:txbxContent>
                  </v:textbox>
                </v:shape>
                <v:shape id="Textbox 18" o:spid="_x0000_s1034" type="#_x0000_t202" style="position:absolute;left:42747;top:13249;width:13589;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" fillcolor="#4671c4" strokecolor="#c7c7c7" strokeweight=".08483mm">
                  <v:textbox inset="0,0,0,0">
                    <w:txbxContent>
                      <w:p w14:paraId="7AE40CC3" w14:textId="77777777" w:rsidR="00DF0971" w:rsidRDefault="00000000">
                        <w:pPr>
                          <w:spacing w:before="160" w:line="208" w:lineRule="auto"/>
                          <w:ind w:left="159" w:right="238"/>
                          <w:rPr>
                            <w:rFonts w:ascii="Calibri Light"/>
                            <w:color w:val="000000"/>
                            <w:sz w:val="17"/>
                          </w:rPr>
                        </w:pPr>
                        <w:r>
                          <w:rPr>
                            <w:rFonts w:ascii="Calibri Light"/>
                            <w:color w:val="FFFFFF"/>
                            <w:w w:val="85"/>
                            <w:sz w:val="17"/>
                            <w:u w:val="single" w:color="FFFFFF"/>
                          </w:rPr>
                          <w:t>Document,</w:t>
                        </w:r>
                        <w:r>
                          <w:rPr>
                            <w:rFonts w:ascii="Calibri Light"/>
                            <w:color w:val="FFFFFF"/>
                            <w:spacing w:val="-2"/>
                            <w:w w:val="85"/>
                            <w:sz w:val="17"/>
                            <w:u w:val="single" w:color="FFFFFF"/>
                          </w:rPr>
                          <w:t xml:space="preserve"> </w:t>
                        </w:r>
                        <w:r>
                          <w:rPr>
                            <w:rFonts w:ascii="Calibri Light"/>
                            <w:color w:val="FFFFFF"/>
                            <w:w w:val="85"/>
                            <w:sz w:val="17"/>
                            <w:u w:val="single" w:color="FFFFFF"/>
                          </w:rPr>
                          <w:t>Data and</w:t>
                        </w:r>
                        <w:r>
                          <w:rPr>
                            <w:rFonts w:ascii="Calibri Light"/>
                            <w:color w:val="FFFFFF"/>
                            <w:spacing w:val="-6"/>
                            <w:w w:val="85"/>
                            <w:sz w:val="17"/>
                            <w:u w:val="single" w:color="FFFFFF"/>
                          </w:rPr>
                          <w:t xml:space="preserve"> </w:t>
                        </w:r>
                        <w:r>
                          <w:rPr>
                            <w:rFonts w:ascii="Calibri Light"/>
                            <w:color w:val="FFFFFF"/>
                            <w:w w:val="85"/>
                            <w:sz w:val="17"/>
                            <w:u w:val="single" w:color="FFFFFF"/>
                          </w:rPr>
                          <w:t>Record</w:t>
                        </w:r>
                        <w:r>
                          <w:rPr>
                            <w:rFonts w:ascii="Calibri Light"/>
                            <w:color w:val="FFFFFF"/>
                            <w:spacing w:val="40"/>
                            <w:sz w:val="17"/>
                          </w:rPr>
                          <w:t xml:space="preserve"> </w:t>
                        </w:r>
                        <w:r>
                          <w:rPr>
                            <w:rFonts w:ascii="Calibri Light"/>
                            <w:color w:val="FFFFFF"/>
                            <w:w w:val="75"/>
                            <w:sz w:val="17"/>
                            <w:u w:val="single" w:color="FFFFFF"/>
                          </w:rPr>
                          <w:t>Control and</w:t>
                        </w:r>
                        <w:r>
                          <w:rPr>
                            <w:rFonts w:ascii="Calibri Light"/>
                            <w:color w:val="FFFFFF"/>
                            <w:spacing w:val="-3"/>
                            <w:w w:val="75"/>
                            <w:sz w:val="17"/>
                            <w:u w:val="single" w:color="FFFFFF"/>
                          </w:rPr>
                          <w:t xml:space="preserve"> </w:t>
                        </w:r>
                        <w:r>
                          <w:rPr>
                            <w:rFonts w:ascii="Calibri Light"/>
                            <w:color w:val="FFFFFF"/>
                            <w:w w:val="75"/>
                            <w:sz w:val="17"/>
                            <w:u w:val="single" w:color="FFFFFF"/>
                          </w:rPr>
                          <w:t>Information</w:t>
                        </w:r>
                        <w:r>
                          <w:rPr>
                            <w:rFonts w:ascii="Calibri Light"/>
                            <w:color w:val="FFFFFF"/>
                            <w:spacing w:val="-3"/>
                            <w:w w:val="75"/>
                            <w:sz w:val="17"/>
                            <w:u w:val="single" w:color="FFFFFF"/>
                          </w:rPr>
                          <w:t xml:space="preserve"> </w:t>
                        </w:r>
                        <w:r>
                          <w:rPr>
                            <w:rFonts w:ascii="Calibri Light"/>
                            <w:color w:val="FFFFFF"/>
                            <w:w w:val="75"/>
                            <w:sz w:val="17"/>
                            <w:u w:val="single" w:color="FFFFFF"/>
                          </w:rPr>
                          <w:t>Systems</w:t>
                        </w:r>
                      </w:p>
                    </w:txbxContent>
                  </v:textbox>
                </v:shape>
                <v:shape id="Textbox 19" o:spid="_x0000_s1035" type="#_x0000_t202" style="position:absolute;left:42747;top:7012;width:13589;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" fillcolor="#4671c4" strokecolor="#c7c7c7" strokeweight=".08422mm">
                  <v:textbox inset="0,0,0,0">
                    <w:txbxContent>
                      <w:p w14:paraId="0AFE41BF" w14:textId="77777777" w:rsidR="00DF0971" w:rsidRDefault="00000000">
                        <w:pPr>
                          <w:spacing w:before="3" w:line="283" w:lineRule="auto"/>
                          <w:ind w:left="159" w:right="44"/>
                          <w:rPr>
                            <w:rFonts w:ascii="Calibri Light"/>
                            <w:color w:val="000000"/>
                            <w:sz w:val="17"/>
                          </w:rPr>
                        </w:pPr>
                        <w:r>
                          <w:rPr>
                            <w:rFonts w:ascii="Calibri Light"/>
                            <w:color w:val="FFFFFF"/>
                            <w:spacing w:val="-2"/>
                            <w:w w:val="90"/>
                            <w:sz w:val="17"/>
                            <w:u w:val="single" w:color="FFFFFF"/>
                          </w:rPr>
                          <w:t>Competency</w:t>
                        </w:r>
                        <w:r>
                          <w:rPr>
                            <w:rFonts w:ascii="Calibri Light"/>
                            <w:color w:val="FFFFFF"/>
                            <w:spacing w:val="-17"/>
                            <w:w w:val="90"/>
                            <w:sz w:val="17"/>
                            <w:u w:val="single" w:color="FFFFFF"/>
                          </w:rPr>
                          <w:t xml:space="preserve"> </w:t>
                        </w:r>
                        <w:r>
                          <w:rPr>
                            <w:rFonts w:ascii="Calibri Light"/>
                            <w:color w:val="FFFFFF"/>
                            <w:spacing w:val="-2"/>
                            <w:w w:val="90"/>
                            <w:sz w:val="17"/>
                            <w:u w:val="single" w:color="FFFFFF"/>
                          </w:rPr>
                          <w:t>and</w:t>
                        </w:r>
                        <w:r>
                          <w:rPr>
                            <w:rFonts w:ascii="Calibri Light"/>
                            <w:color w:val="FFFFFF"/>
                            <w:spacing w:val="-4"/>
                            <w:w w:val="90"/>
                            <w:sz w:val="17"/>
                            <w:u w:val="single" w:color="FFFFFF"/>
                          </w:rPr>
                          <w:t xml:space="preserve"> </w:t>
                        </w:r>
                        <w:r>
                          <w:rPr>
                            <w:rFonts w:ascii="Calibri Light"/>
                            <w:color w:val="FFFFFF"/>
                            <w:spacing w:val="-2"/>
                            <w:w w:val="90"/>
                            <w:sz w:val="17"/>
                            <w:u w:val="single" w:color="FFFFFF"/>
                          </w:rPr>
                          <w:t>Training</w:t>
                        </w:r>
                        <w:r>
                          <w:rPr>
                            <w:rFonts w:ascii="Calibri Light"/>
                            <w:color w:val="FFFFFF"/>
                            <w:spacing w:val="40"/>
                            <w:sz w:val="17"/>
                          </w:rPr>
                          <w:t xml:space="preserve"> </w:t>
                        </w:r>
                        <w:r>
                          <w:rPr>
                            <w:rFonts w:ascii="Calibri Light"/>
                            <w:color w:val="FFFFFF"/>
                            <w:w w:val="75"/>
                            <w:sz w:val="17"/>
                          </w:rPr>
                          <w:t>Ensuring</w:t>
                        </w:r>
                        <w:r>
                          <w:rPr>
                            <w:rFonts w:ascii="Calibri Light"/>
                            <w:color w:val="FFFFFF"/>
                            <w:sz w:val="17"/>
                          </w:rPr>
                          <w:t xml:space="preserve"> </w:t>
                        </w:r>
                        <w:r>
                          <w:rPr>
                            <w:rFonts w:ascii="Calibri Light"/>
                            <w:color w:val="FFFFFF"/>
                            <w:w w:val="75"/>
                            <w:sz w:val="17"/>
                          </w:rPr>
                          <w:t>competency of</w:t>
                        </w:r>
                        <w:r>
                          <w:rPr>
                            <w:rFonts w:ascii="Calibri Light"/>
                            <w:color w:val="FFFFFF"/>
                            <w:spacing w:val="-1"/>
                            <w:w w:val="75"/>
                            <w:sz w:val="17"/>
                          </w:rPr>
                          <w:t xml:space="preserve"> </w:t>
                        </w:r>
                        <w:r>
                          <w:rPr>
                            <w:rFonts w:ascii="Calibri Light"/>
                            <w:color w:val="FFFFFF"/>
                            <w:w w:val="75"/>
                            <w:sz w:val="17"/>
                          </w:rPr>
                          <w:t>QMS</w:t>
                        </w:r>
                      </w:p>
                      <w:p w14:paraId="572CE6CC" w14:textId="77777777" w:rsidR="00DF0971" w:rsidRDefault="00000000">
                        <w:pPr>
                          <w:spacing w:line="136" w:lineRule="exact"/>
                          <w:ind w:left="159"/>
                          <w:rPr>
                            <w:rFonts w:ascii="Calibri Light"/>
                            <w:color w:val="000000"/>
                            <w:sz w:val="17"/>
                          </w:rPr>
                        </w:pPr>
                        <w:r>
                          <w:rPr>
                            <w:rFonts w:ascii="Calibri Light"/>
                            <w:color w:val="FFFFFF"/>
                            <w:w w:val="75"/>
                            <w:sz w:val="17"/>
                          </w:rPr>
                          <w:t>personnel</w:t>
                        </w:r>
                        <w:r>
                          <w:rPr>
                            <w:rFonts w:ascii="Calibri Light"/>
                            <w:color w:val="FFFFFF"/>
                            <w:spacing w:val="-6"/>
                            <w:sz w:val="17"/>
                          </w:rPr>
                          <w:t xml:space="preserve"> </w:t>
                        </w:r>
                        <w:r>
                          <w:rPr>
                            <w:rFonts w:ascii="Calibri Light"/>
                            <w:color w:val="FFFFFF"/>
                            <w:w w:val="75"/>
                            <w:sz w:val="17"/>
                          </w:rPr>
                          <w:t>and</w:t>
                        </w:r>
                        <w:r>
                          <w:rPr>
                            <w:rFonts w:ascii="Calibri Light"/>
                            <w:color w:val="FFFFFF"/>
                            <w:spacing w:val="-4"/>
                            <w:w w:val="75"/>
                            <w:sz w:val="17"/>
                          </w:rPr>
                          <w:t xml:space="preserve"> </w:t>
                        </w:r>
                        <w:r>
                          <w:rPr>
                            <w:rFonts w:ascii="Calibri Light"/>
                            <w:color w:val="FFFFFF"/>
                            <w:w w:val="75"/>
                            <w:sz w:val="17"/>
                          </w:rPr>
                          <w:t>providing</w:t>
                        </w:r>
                        <w:r>
                          <w:rPr>
                            <w:rFonts w:ascii="Calibri Light"/>
                            <w:color w:val="FFFFFF"/>
                            <w:spacing w:val="8"/>
                            <w:sz w:val="17"/>
                          </w:rPr>
                          <w:t xml:space="preserve"> </w:t>
                        </w:r>
                        <w:r>
                          <w:rPr>
                            <w:rFonts w:ascii="Calibri Light"/>
                            <w:color w:val="FFFFFF"/>
                            <w:spacing w:val="-2"/>
                            <w:w w:val="75"/>
                            <w:sz w:val="17"/>
                          </w:rPr>
                          <w:t>training</w:t>
                        </w:r>
                      </w:p>
                      <w:p w14:paraId="709EF29A" w14:textId="77777777" w:rsidR="00DF0971" w:rsidRDefault="00000000">
                        <w:pPr>
                          <w:spacing w:line="201" w:lineRule="exact"/>
                          <w:ind w:left="159"/>
                          <w:rPr>
                            <w:rFonts w:ascii="Calibri Light"/>
                            <w:color w:val="000000"/>
                            <w:sz w:val="17"/>
                          </w:rPr>
                        </w:pPr>
                        <w:r>
                          <w:rPr>
                            <w:rFonts w:ascii="Calibri Light"/>
                            <w:color w:val="FFFFFF"/>
                            <w:w w:val="75"/>
                            <w:sz w:val="17"/>
                          </w:rPr>
                          <w:t>as</w:t>
                        </w:r>
                        <w:r>
                          <w:rPr>
                            <w:rFonts w:ascii="Calibri Light"/>
                            <w:color w:val="FFFFFF"/>
                            <w:spacing w:val="-3"/>
                            <w:w w:val="85"/>
                            <w:sz w:val="17"/>
                          </w:rPr>
                          <w:t xml:space="preserve"> </w:t>
                        </w:r>
                        <w:r>
                          <w:rPr>
                            <w:rFonts w:ascii="Calibri Light"/>
                            <w:color w:val="FFFFFF"/>
                            <w:spacing w:val="-2"/>
                            <w:w w:val="85"/>
                            <w:sz w:val="17"/>
                          </w:rPr>
                          <w:t>needed.</w:t>
                        </w:r>
                      </w:p>
                    </w:txbxContent>
                  </v:textbox>
                </v:shape>
                <v:shape id="Textbox 20" o:spid="_x0000_s1036" type="#_x0000_t202" style="position:absolute;left:44445;top:2323;width:965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587AA62" w14:textId="77777777" w:rsidR="00DF0971" w:rsidRDefault="00000000">
                        <w:pPr>
                          <w:spacing w:before="44"/>
                          <w:ind w:left="447"/>
                          <w:rPr>
                            <w:rFonts w:ascii="Calibri"/>
                            <w:b/>
                            <w:sz w:val="28"/>
                          </w:rPr>
                        </w:pPr>
                        <w:r>
                          <w:rPr>
                            <w:rFonts w:ascii="Calibri"/>
                            <w:b/>
                            <w:spacing w:val="-2"/>
                            <w:w w:val="85"/>
                            <w:sz w:val="28"/>
                          </w:rPr>
                          <w:t>Quality</w:t>
                        </w:r>
                      </w:p>
                    </w:txbxContent>
                  </v:textbox>
                </v:shape>
                <w10:wrap anchorx="page"/>
              </v:group>
            </w:pict>
          </mc:Fallback>
        </mc:AlternateContent>
      </w:r>
      <w:r w:rsidRPr="00DF3B93">
        <w:rPr>
          <w:sz w:val="22"/>
          <w:szCs w:val="22"/>
          <w:rPrChange w:id="3573" w:author="Brian Olea" w:date="2024-06-04T11:27:00Z" w16du:dateUtc="2024-06-04T17:27:00Z">
            <w:rPr/>
          </w:rPrChange>
        </w:rPr>
        <w:t>Figure</w:t>
      </w:r>
      <w:r w:rsidRPr="00DF3B93">
        <w:rPr>
          <w:spacing w:val="-9"/>
          <w:sz w:val="22"/>
          <w:szCs w:val="22"/>
          <w:rPrChange w:id="3574" w:author="Brian Olea" w:date="2024-06-04T11:27:00Z" w16du:dateUtc="2024-06-04T17:27:00Z">
            <w:rPr>
              <w:spacing w:val="-9"/>
            </w:rPr>
          </w:rPrChange>
        </w:rPr>
        <w:t xml:space="preserve"> </w:t>
      </w:r>
      <w:r w:rsidRPr="00DF3B93">
        <w:rPr>
          <w:sz w:val="22"/>
          <w:szCs w:val="22"/>
          <w:rPrChange w:id="3575" w:author="Brian Olea" w:date="2024-06-04T11:27:00Z" w16du:dateUtc="2024-06-04T17:27:00Z">
            <w:rPr/>
          </w:rPrChange>
        </w:rPr>
        <w:t>2</w:t>
      </w:r>
      <w:r w:rsidRPr="00DF3B93">
        <w:rPr>
          <w:spacing w:val="-8"/>
          <w:sz w:val="22"/>
          <w:szCs w:val="22"/>
          <w:rPrChange w:id="3576" w:author="Brian Olea" w:date="2024-06-04T11:27:00Z" w16du:dateUtc="2024-06-04T17:27:00Z">
            <w:rPr>
              <w:spacing w:val="-8"/>
            </w:rPr>
          </w:rPrChange>
        </w:rPr>
        <w:t xml:space="preserve"> </w:t>
      </w:r>
      <w:r w:rsidRPr="00DF3B93">
        <w:rPr>
          <w:sz w:val="22"/>
          <w:szCs w:val="22"/>
          <w:rPrChange w:id="3577" w:author="Brian Olea" w:date="2024-06-04T11:27:00Z" w16du:dateUtc="2024-06-04T17:27:00Z">
            <w:rPr/>
          </w:rPrChange>
        </w:rPr>
        <w:t>–</w:t>
      </w:r>
      <w:r w:rsidRPr="00DF3B93">
        <w:rPr>
          <w:spacing w:val="-8"/>
          <w:sz w:val="22"/>
          <w:szCs w:val="22"/>
          <w:rPrChange w:id="3578" w:author="Brian Olea" w:date="2024-06-04T11:27:00Z" w16du:dateUtc="2024-06-04T17:27:00Z">
            <w:rPr>
              <w:spacing w:val="-8"/>
            </w:rPr>
          </w:rPrChange>
        </w:rPr>
        <w:t xml:space="preserve"> </w:t>
      </w:r>
      <w:r w:rsidRPr="00DF3B93">
        <w:rPr>
          <w:sz w:val="22"/>
          <w:szCs w:val="22"/>
          <w:rPrChange w:id="3579" w:author="Brian Olea" w:date="2024-06-04T11:27:00Z" w16du:dateUtc="2024-06-04T17:27:00Z">
            <w:rPr/>
          </w:rPrChange>
        </w:rPr>
        <w:t>The</w:t>
      </w:r>
      <w:r w:rsidRPr="00DF3B93">
        <w:rPr>
          <w:spacing w:val="-9"/>
          <w:sz w:val="22"/>
          <w:szCs w:val="22"/>
          <w:rPrChange w:id="3580" w:author="Brian Olea" w:date="2024-06-04T11:27:00Z" w16du:dateUtc="2024-06-04T17:27:00Z">
            <w:rPr>
              <w:spacing w:val="-9"/>
            </w:rPr>
          </w:rPrChange>
        </w:rPr>
        <w:t xml:space="preserve"> </w:t>
      </w:r>
      <w:r w:rsidRPr="00DF3B93">
        <w:rPr>
          <w:sz w:val="22"/>
          <w:szCs w:val="22"/>
          <w:rPrChange w:id="3581" w:author="Brian Olea" w:date="2024-06-04T11:27:00Z" w16du:dateUtc="2024-06-04T17:27:00Z">
            <w:rPr/>
          </w:rPrChange>
        </w:rPr>
        <w:t>Organization’s</w:t>
      </w:r>
      <w:r w:rsidRPr="00DF3B93">
        <w:rPr>
          <w:spacing w:val="-7"/>
          <w:sz w:val="22"/>
          <w:szCs w:val="22"/>
          <w:rPrChange w:id="3582" w:author="Brian Olea" w:date="2024-06-04T11:27:00Z" w16du:dateUtc="2024-06-04T17:27:00Z">
            <w:rPr>
              <w:spacing w:val="-7"/>
            </w:rPr>
          </w:rPrChange>
        </w:rPr>
        <w:t xml:space="preserve"> </w:t>
      </w:r>
      <w:r w:rsidRPr="00DF3B93">
        <w:rPr>
          <w:sz w:val="22"/>
          <w:szCs w:val="22"/>
          <w:rPrChange w:id="3583" w:author="Brian Olea" w:date="2024-06-04T11:27:00Z" w16du:dateUtc="2024-06-04T17:27:00Z">
            <w:rPr/>
          </w:rPrChange>
        </w:rPr>
        <w:t>Business</w:t>
      </w:r>
      <w:r w:rsidRPr="00DF3B93">
        <w:rPr>
          <w:spacing w:val="-8"/>
          <w:sz w:val="22"/>
          <w:szCs w:val="22"/>
          <w:rPrChange w:id="3584" w:author="Brian Olea" w:date="2024-06-04T11:27:00Z" w16du:dateUtc="2024-06-04T17:27:00Z">
            <w:rPr>
              <w:spacing w:val="-8"/>
            </w:rPr>
          </w:rPrChange>
        </w:rPr>
        <w:t xml:space="preserve"> </w:t>
      </w:r>
      <w:r w:rsidRPr="00DF3B93">
        <w:rPr>
          <w:sz w:val="22"/>
          <w:szCs w:val="22"/>
          <w:rPrChange w:id="3585" w:author="Brian Olea" w:date="2024-06-04T11:27:00Z" w16du:dateUtc="2024-06-04T17:27:00Z">
            <w:rPr/>
          </w:rPrChange>
        </w:rPr>
        <w:t>Process</w:t>
      </w:r>
      <w:r w:rsidRPr="00DF3B93">
        <w:rPr>
          <w:spacing w:val="-7"/>
          <w:sz w:val="22"/>
          <w:szCs w:val="22"/>
          <w:rPrChange w:id="3586" w:author="Brian Olea" w:date="2024-06-04T11:27:00Z" w16du:dateUtc="2024-06-04T17:27:00Z">
            <w:rPr>
              <w:spacing w:val="-7"/>
            </w:rPr>
          </w:rPrChange>
        </w:rPr>
        <w:t xml:space="preserve"> </w:t>
      </w:r>
      <w:r w:rsidRPr="00DF3B93">
        <w:rPr>
          <w:spacing w:val="-5"/>
          <w:sz w:val="22"/>
          <w:szCs w:val="22"/>
          <w:rPrChange w:id="3587" w:author="Brian Olea" w:date="2024-06-04T11:27:00Z" w16du:dateUtc="2024-06-04T17:27:00Z">
            <w:rPr>
              <w:spacing w:val="-5"/>
            </w:rPr>
          </w:rPrChange>
        </w:rPr>
        <w:t>Map</w:t>
      </w:r>
    </w:p>
    <w:p w14:paraId="50D9F0FF" w14:textId="77777777" w:rsidR="00DF0971" w:rsidRPr="00DF3B93" w:rsidRDefault="00DF0971">
      <w:pPr>
        <w:pStyle w:val="BodyText"/>
        <w:spacing w:before="90"/>
        <w:ind w:left="0"/>
        <w:rPr>
          <w:b/>
          <w:sz w:val="22"/>
          <w:szCs w:val="22"/>
          <w:rPrChange w:id="3588" w:author="Brian Olea" w:date="2024-06-04T11:27:00Z" w16du:dateUtc="2024-06-04T17:27:00Z">
            <w:rPr>
              <w:b/>
              <w:sz w:val="20"/>
            </w:rPr>
          </w:rPrChange>
        </w:rPr>
      </w:pPr>
    </w:p>
    <w:tbl>
      <w:tblPr>
        <w:tblW w:w="0" w:type="auto"/>
        <w:tblInd w:w="771" w:type="dxa"/>
        <w:tblLayout w:type="fixed"/>
        <w:tblCellMar>
          <w:left w:w="0" w:type="dxa"/>
          <w:right w:w="0" w:type="dxa"/>
        </w:tblCellMar>
        <w:tblLook w:val="01E0" w:firstRow="1" w:lastRow="1" w:firstColumn="1" w:lastColumn="1" w:noHBand="0" w:noVBand="0"/>
      </w:tblPr>
      <w:tblGrid>
        <w:gridCol w:w="6286"/>
        <w:gridCol w:w="134"/>
      </w:tblGrid>
      <w:tr w:rsidR="00DF0971" w:rsidRPr="00DF3B93" w14:paraId="00F20A29" w14:textId="77777777">
        <w:trPr>
          <w:trHeight w:val="406"/>
        </w:trPr>
        <w:tc>
          <w:tcPr>
            <w:tcW w:w="6420" w:type="dxa"/>
            <w:gridSpan w:val="2"/>
            <w:tcBorders>
              <w:bottom w:val="single" w:sz="8" w:space="0" w:color="000000"/>
            </w:tcBorders>
            <w:shd w:val="clear" w:color="auto" w:fill="FFFFFF"/>
          </w:tcPr>
          <w:p w14:paraId="53FF371C" w14:textId="77777777" w:rsidR="00DF0971" w:rsidRPr="00DF3B93" w:rsidRDefault="00000000">
            <w:pPr>
              <w:pStyle w:val="TableParagraph"/>
              <w:spacing w:before="43"/>
              <w:ind w:left="3421"/>
              <w:rPr>
                <w:rFonts w:ascii="Calibri"/>
                <w:b/>
                <w:rPrChange w:id="3589" w:author="Brian Olea" w:date="2024-06-04T11:27:00Z" w16du:dateUtc="2024-06-04T17:27:00Z">
                  <w:rPr>
                    <w:rFonts w:ascii="Calibri"/>
                    <w:b/>
                    <w:sz w:val="28"/>
                  </w:rPr>
                </w:rPrChange>
              </w:rPr>
            </w:pPr>
            <w:r w:rsidRPr="00DF3B93">
              <w:rPr>
                <w:rFonts w:ascii="Calibri"/>
                <w:b/>
                <w:spacing w:val="-2"/>
                <w:w w:val="75"/>
                <w:rPrChange w:id="3590" w:author="Brian Olea" w:date="2024-06-04T11:27:00Z" w16du:dateUtc="2024-06-04T17:27:00Z">
                  <w:rPr>
                    <w:rFonts w:ascii="Calibri"/>
                    <w:b/>
                    <w:spacing w:val="-2"/>
                    <w:w w:val="75"/>
                    <w:sz w:val="28"/>
                  </w:rPr>
                </w:rPrChange>
              </w:rPr>
              <w:t>Managing</w:t>
            </w:r>
            <w:r w:rsidRPr="00DF3B93">
              <w:rPr>
                <w:rFonts w:ascii="Calibri"/>
                <w:b/>
                <w:spacing w:val="-18"/>
                <w:rPrChange w:id="3591" w:author="Brian Olea" w:date="2024-06-04T11:27:00Z" w16du:dateUtc="2024-06-04T17:27:00Z">
                  <w:rPr>
                    <w:rFonts w:ascii="Calibri"/>
                    <w:b/>
                    <w:spacing w:val="-18"/>
                    <w:sz w:val="28"/>
                  </w:rPr>
                </w:rPrChange>
              </w:rPr>
              <w:t xml:space="preserve"> </w:t>
            </w:r>
            <w:r w:rsidRPr="00DF3B93">
              <w:rPr>
                <w:rFonts w:ascii="Calibri"/>
                <w:b/>
                <w:spacing w:val="-2"/>
                <w:w w:val="75"/>
                <w:rPrChange w:id="3592" w:author="Brian Olea" w:date="2024-06-04T11:27:00Z" w16du:dateUtc="2024-06-04T17:27:00Z">
                  <w:rPr>
                    <w:rFonts w:ascii="Calibri"/>
                    <w:b/>
                    <w:spacing w:val="-2"/>
                    <w:w w:val="75"/>
                    <w:sz w:val="28"/>
                  </w:rPr>
                </w:rPrChange>
              </w:rPr>
              <w:t>the</w:t>
            </w:r>
            <w:r w:rsidRPr="00DF3B93">
              <w:rPr>
                <w:rFonts w:ascii="Calibri"/>
                <w:b/>
                <w:spacing w:val="-9"/>
                <w:w w:val="75"/>
                <w:rPrChange w:id="3593" w:author="Brian Olea" w:date="2024-06-04T11:27:00Z" w16du:dateUtc="2024-06-04T17:27:00Z">
                  <w:rPr>
                    <w:rFonts w:ascii="Calibri"/>
                    <w:b/>
                    <w:spacing w:val="-9"/>
                    <w:w w:val="75"/>
                    <w:sz w:val="28"/>
                  </w:rPr>
                </w:rPrChange>
              </w:rPr>
              <w:t xml:space="preserve"> </w:t>
            </w:r>
            <w:r w:rsidRPr="00DF3B93">
              <w:rPr>
                <w:rFonts w:ascii="Calibri"/>
                <w:b/>
                <w:spacing w:val="-2"/>
                <w:w w:val="75"/>
                <w:rPrChange w:id="3594" w:author="Brian Olea" w:date="2024-06-04T11:27:00Z" w16du:dateUtc="2024-06-04T17:27:00Z">
                  <w:rPr>
                    <w:rFonts w:ascii="Calibri"/>
                    <w:b/>
                    <w:spacing w:val="-2"/>
                    <w:w w:val="75"/>
                    <w:sz w:val="28"/>
                  </w:rPr>
                </w:rPrChange>
              </w:rPr>
              <w:t>System</w:t>
            </w:r>
          </w:p>
        </w:tc>
      </w:tr>
      <w:tr w:rsidR="00DF0971" w:rsidRPr="00DF3B93" w14:paraId="1FEE9BCB" w14:textId="77777777">
        <w:trPr>
          <w:trHeight w:val="3500"/>
        </w:trPr>
        <w:tc>
          <w:tcPr>
            <w:tcW w:w="6286" w:type="dxa"/>
            <w:tcBorders>
              <w:top w:val="single" w:sz="8" w:space="0" w:color="000000"/>
              <w:left w:val="single" w:sz="8" w:space="0" w:color="000000"/>
              <w:bottom w:val="single" w:sz="8" w:space="0" w:color="000000"/>
              <w:right w:val="single" w:sz="8" w:space="0" w:color="000000"/>
            </w:tcBorders>
            <w:shd w:val="clear" w:color="auto" w:fill="FFFFFF"/>
          </w:tcPr>
          <w:p w14:paraId="607C8A54" w14:textId="77777777" w:rsidR="00DF0971" w:rsidRPr="00DF3B93" w:rsidRDefault="00000000">
            <w:pPr>
              <w:pStyle w:val="TableParagraph"/>
              <w:spacing w:before="22"/>
              <w:ind w:left="188"/>
              <w:rPr>
                <w:rFonts w:ascii="Calibri"/>
                <w:b/>
                <w:rPrChange w:id="3595" w:author="Brian Olea" w:date="2024-06-04T11:27:00Z" w16du:dateUtc="2024-06-04T17:27:00Z">
                  <w:rPr>
                    <w:rFonts w:ascii="Calibri"/>
                    <w:b/>
                    <w:sz w:val="19"/>
                  </w:rPr>
                </w:rPrChange>
              </w:rPr>
            </w:pPr>
            <w:r w:rsidRPr="00DF3B93">
              <w:rPr>
                <w:rFonts w:ascii="Calibri"/>
                <w:b/>
                <w:spacing w:val="-2"/>
                <w:w w:val="85"/>
                <w:u w:val="single"/>
                <w:rPrChange w:id="3596" w:author="Brian Olea" w:date="2024-06-04T11:27:00Z" w16du:dateUtc="2024-06-04T17:27:00Z">
                  <w:rPr>
                    <w:rFonts w:ascii="Calibri"/>
                    <w:b/>
                    <w:spacing w:val="-2"/>
                    <w:w w:val="85"/>
                    <w:sz w:val="19"/>
                    <w:u w:val="single"/>
                  </w:rPr>
                </w:rPrChange>
              </w:rPr>
              <w:t>Management</w:t>
            </w:r>
          </w:p>
          <w:p w14:paraId="24D3A4A4" w14:textId="77777777" w:rsidR="00DF0971" w:rsidRPr="00DF3B93" w:rsidRDefault="00000000">
            <w:pPr>
              <w:pStyle w:val="TableParagraph"/>
              <w:numPr>
                <w:ilvl w:val="0"/>
                <w:numId w:val="4"/>
              </w:numPr>
              <w:tabs>
                <w:tab w:val="left" w:pos="321"/>
              </w:tabs>
              <w:spacing w:before="198" w:line="247" w:lineRule="exact"/>
              <w:ind w:left="321" w:hanging="267"/>
              <w:rPr>
                <w:rFonts w:ascii="Calibri Light" w:hAnsi="Calibri Light"/>
                <w:rPrChange w:id="3597" w:author="Brian Olea" w:date="2024-06-04T11:27:00Z" w16du:dateUtc="2024-06-04T17:27:00Z">
                  <w:rPr>
                    <w:rFonts w:ascii="Calibri Light" w:hAnsi="Calibri Light"/>
                    <w:sz w:val="16"/>
                  </w:rPr>
                </w:rPrChange>
              </w:rPr>
            </w:pPr>
            <w:r w:rsidRPr="00DF3B93">
              <w:rPr>
                <w:rFonts w:ascii="Calibri Light" w:hAnsi="Calibri Light"/>
                <w:spacing w:val="-4"/>
                <w:w w:val="75"/>
                <w:rPrChange w:id="3598" w:author="Brian Olea" w:date="2024-06-04T11:27:00Z" w16du:dateUtc="2024-06-04T17:27:00Z">
                  <w:rPr>
                    <w:rFonts w:ascii="Calibri Light" w:hAnsi="Calibri Light"/>
                    <w:spacing w:val="-4"/>
                    <w:w w:val="75"/>
                    <w:sz w:val="16"/>
                  </w:rPr>
                </w:rPrChange>
              </w:rPr>
              <w:t>Identifying,</w:t>
            </w:r>
            <w:r w:rsidRPr="00DF3B93">
              <w:rPr>
                <w:rFonts w:ascii="Calibri Light" w:hAnsi="Calibri Light"/>
                <w:spacing w:val="-3"/>
                <w:rPrChange w:id="3599" w:author="Brian Olea" w:date="2024-06-04T11:27:00Z" w16du:dateUtc="2024-06-04T17:27:00Z">
                  <w:rPr>
                    <w:rFonts w:ascii="Calibri Light" w:hAnsi="Calibri Light"/>
                    <w:spacing w:val="-3"/>
                    <w:sz w:val="16"/>
                  </w:rPr>
                </w:rPrChange>
              </w:rPr>
              <w:t xml:space="preserve"> </w:t>
            </w:r>
            <w:r w:rsidRPr="00DF3B93">
              <w:rPr>
                <w:rFonts w:ascii="Calibri Light" w:hAnsi="Calibri Light"/>
                <w:spacing w:val="-4"/>
                <w:w w:val="75"/>
                <w:rPrChange w:id="3600" w:author="Brian Olea" w:date="2024-06-04T11:27:00Z" w16du:dateUtc="2024-06-04T17:27:00Z">
                  <w:rPr>
                    <w:rFonts w:ascii="Calibri Light" w:hAnsi="Calibri Light"/>
                    <w:spacing w:val="-4"/>
                    <w:w w:val="75"/>
                    <w:sz w:val="16"/>
                  </w:rPr>
                </w:rPrChange>
              </w:rPr>
              <w:t>planning,</w:t>
            </w:r>
            <w:r w:rsidRPr="00DF3B93">
              <w:rPr>
                <w:rFonts w:ascii="Calibri Light" w:hAnsi="Calibri Light"/>
                <w:spacing w:val="4"/>
                <w:rPrChange w:id="3601" w:author="Brian Olea" w:date="2024-06-04T11:27:00Z" w16du:dateUtc="2024-06-04T17:27:00Z">
                  <w:rPr>
                    <w:rFonts w:ascii="Calibri Light" w:hAnsi="Calibri Light"/>
                    <w:spacing w:val="4"/>
                    <w:sz w:val="16"/>
                  </w:rPr>
                </w:rPrChange>
              </w:rPr>
              <w:t xml:space="preserve"> </w:t>
            </w:r>
            <w:r w:rsidRPr="00DF3B93">
              <w:rPr>
                <w:rFonts w:ascii="Calibri Light" w:hAnsi="Calibri Light"/>
                <w:spacing w:val="-4"/>
                <w:w w:val="75"/>
                <w:rPrChange w:id="3602" w:author="Brian Olea" w:date="2024-06-04T11:27:00Z" w16du:dateUtc="2024-06-04T17:27:00Z">
                  <w:rPr>
                    <w:rFonts w:ascii="Calibri Light" w:hAnsi="Calibri Light"/>
                    <w:spacing w:val="-4"/>
                    <w:w w:val="75"/>
                    <w:sz w:val="16"/>
                  </w:rPr>
                </w:rPrChange>
              </w:rPr>
              <w:t>and</w:t>
            </w:r>
            <w:r w:rsidRPr="00DF3B93">
              <w:rPr>
                <w:rFonts w:ascii="Calibri Light" w:hAnsi="Calibri Light"/>
                <w:spacing w:val="5"/>
                <w:rPrChange w:id="3603" w:author="Brian Olea" w:date="2024-06-04T11:27:00Z" w16du:dateUtc="2024-06-04T17:27:00Z">
                  <w:rPr>
                    <w:rFonts w:ascii="Calibri Light" w:hAnsi="Calibri Light"/>
                    <w:spacing w:val="5"/>
                    <w:sz w:val="16"/>
                  </w:rPr>
                </w:rPrChange>
              </w:rPr>
              <w:t xml:space="preserve"> </w:t>
            </w:r>
            <w:r w:rsidRPr="00DF3B93">
              <w:rPr>
                <w:rFonts w:ascii="Calibri Light" w:hAnsi="Calibri Light"/>
                <w:spacing w:val="-4"/>
                <w:w w:val="75"/>
                <w:rPrChange w:id="3604" w:author="Brian Olea" w:date="2024-06-04T11:27:00Z" w16du:dateUtc="2024-06-04T17:27:00Z">
                  <w:rPr>
                    <w:rFonts w:ascii="Calibri Light" w:hAnsi="Calibri Light"/>
                    <w:spacing w:val="-4"/>
                    <w:w w:val="75"/>
                    <w:sz w:val="16"/>
                  </w:rPr>
                </w:rPrChange>
              </w:rPr>
              <w:t>implementing</w:t>
            </w:r>
            <w:r w:rsidRPr="00DF3B93">
              <w:rPr>
                <w:rFonts w:ascii="Calibri Light" w:hAnsi="Calibri Light"/>
                <w:spacing w:val="-4"/>
                <w:rPrChange w:id="3605" w:author="Brian Olea" w:date="2024-06-04T11:27:00Z" w16du:dateUtc="2024-06-04T17:27:00Z">
                  <w:rPr>
                    <w:rFonts w:ascii="Calibri Light" w:hAnsi="Calibri Light"/>
                    <w:spacing w:val="-4"/>
                    <w:sz w:val="16"/>
                  </w:rPr>
                </w:rPrChange>
              </w:rPr>
              <w:t xml:space="preserve"> </w:t>
            </w:r>
            <w:r w:rsidRPr="00DF3B93">
              <w:rPr>
                <w:rFonts w:ascii="Calibri Light" w:hAnsi="Calibri Light"/>
                <w:spacing w:val="-4"/>
                <w:w w:val="75"/>
                <w:rPrChange w:id="3606" w:author="Brian Olea" w:date="2024-06-04T11:27:00Z" w16du:dateUtc="2024-06-04T17:27:00Z">
                  <w:rPr>
                    <w:rFonts w:ascii="Calibri Light" w:hAnsi="Calibri Light"/>
                    <w:spacing w:val="-4"/>
                    <w:w w:val="75"/>
                    <w:sz w:val="16"/>
                  </w:rPr>
                </w:rPrChange>
              </w:rPr>
              <w:t>the</w:t>
            </w:r>
            <w:r w:rsidRPr="00DF3B93">
              <w:rPr>
                <w:rFonts w:ascii="Calibri Light" w:hAnsi="Calibri Light"/>
                <w:spacing w:val="-1"/>
                <w:rPrChange w:id="3607" w:author="Brian Olea" w:date="2024-06-04T11:27:00Z" w16du:dateUtc="2024-06-04T17:27:00Z">
                  <w:rPr>
                    <w:rFonts w:ascii="Calibri Light" w:hAnsi="Calibri Light"/>
                    <w:spacing w:val="-1"/>
                    <w:sz w:val="16"/>
                  </w:rPr>
                </w:rPrChange>
              </w:rPr>
              <w:t xml:space="preserve"> </w:t>
            </w:r>
            <w:r w:rsidRPr="00DF3B93">
              <w:rPr>
                <w:rFonts w:ascii="Calibri Light" w:hAnsi="Calibri Light"/>
                <w:spacing w:val="-4"/>
                <w:w w:val="75"/>
                <w:rPrChange w:id="3608" w:author="Brian Olea" w:date="2024-06-04T11:27:00Z" w16du:dateUtc="2024-06-04T17:27:00Z">
                  <w:rPr>
                    <w:rFonts w:ascii="Calibri Light" w:hAnsi="Calibri Light"/>
                    <w:spacing w:val="-4"/>
                    <w:w w:val="75"/>
                    <w:sz w:val="16"/>
                  </w:rPr>
                </w:rPrChange>
              </w:rPr>
              <w:t>Quality</w:t>
            </w:r>
            <w:r w:rsidRPr="00DF3B93">
              <w:rPr>
                <w:rFonts w:ascii="Calibri Light" w:hAnsi="Calibri Light"/>
                <w:spacing w:val="7"/>
                <w:rPrChange w:id="3609"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4"/>
                <w:w w:val="75"/>
                <w:rPrChange w:id="3610" w:author="Brian Olea" w:date="2024-06-04T11:27:00Z" w16du:dateUtc="2024-06-04T17:27:00Z">
                  <w:rPr>
                    <w:rFonts w:ascii="Calibri Light" w:hAnsi="Calibri Light"/>
                    <w:spacing w:val="-4"/>
                    <w:w w:val="75"/>
                    <w:sz w:val="16"/>
                  </w:rPr>
                </w:rPrChange>
              </w:rPr>
              <w:t>Management</w:t>
            </w:r>
            <w:r w:rsidRPr="00DF3B93">
              <w:rPr>
                <w:rFonts w:ascii="Calibri Light" w:hAnsi="Calibri Light"/>
                <w:spacing w:val="7"/>
                <w:rPrChange w:id="3611"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4"/>
                <w:w w:val="75"/>
                <w:rPrChange w:id="3612" w:author="Brian Olea" w:date="2024-06-04T11:27:00Z" w16du:dateUtc="2024-06-04T17:27:00Z">
                  <w:rPr>
                    <w:rFonts w:ascii="Calibri Light" w:hAnsi="Calibri Light"/>
                    <w:spacing w:val="-4"/>
                    <w:w w:val="75"/>
                    <w:sz w:val="16"/>
                  </w:rPr>
                </w:rPrChange>
              </w:rPr>
              <w:t>System</w:t>
            </w:r>
            <w:r w:rsidRPr="00DF3B93">
              <w:rPr>
                <w:rFonts w:ascii="Calibri Light" w:hAnsi="Calibri Light"/>
                <w:spacing w:val="-4"/>
                <w:rPrChange w:id="3613" w:author="Brian Olea" w:date="2024-06-04T11:27:00Z" w16du:dateUtc="2024-06-04T17:27:00Z">
                  <w:rPr>
                    <w:rFonts w:ascii="Calibri Light" w:hAnsi="Calibri Light"/>
                    <w:spacing w:val="-4"/>
                    <w:sz w:val="16"/>
                  </w:rPr>
                </w:rPrChange>
              </w:rPr>
              <w:t xml:space="preserve"> </w:t>
            </w:r>
            <w:r w:rsidRPr="00DF3B93">
              <w:rPr>
                <w:rFonts w:ascii="Calibri Light" w:hAnsi="Calibri Light"/>
                <w:spacing w:val="-4"/>
                <w:w w:val="75"/>
                <w:rPrChange w:id="3614" w:author="Brian Olea" w:date="2024-06-04T11:27:00Z" w16du:dateUtc="2024-06-04T17:27:00Z">
                  <w:rPr>
                    <w:rFonts w:ascii="Calibri Light" w:hAnsi="Calibri Light"/>
                    <w:spacing w:val="-4"/>
                    <w:w w:val="75"/>
                    <w:sz w:val="16"/>
                  </w:rPr>
                </w:rPrChange>
              </w:rPr>
              <w:t>(QMS)</w:t>
            </w:r>
            <w:r w:rsidRPr="00DF3B93">
              <w:rPr>
                <w:rFonts w:ascii="Calibri Light" w:hAnsi="Calibri Light"/>
                <w:spacing w:val="-6"/>
                <w:rPrChange w:id="3615" w:author="Brian Olea" w:date="2024-06-04T11:27:00Z" w16du:dateUtc="2024-06-04T17:27:00Z">
                  <w:rPr>
                    <w:rFonts w:ascii="Calibri Light" w:hAnsi="Calibri Light"/>
                    <w:spacing w:val="-6"/>
                    <w:sz w:val="16"/>
                  </w:rPr>
                </w:rPrChange>
              </w:rPr>
              <w:t xml:space="preserve"> </w:t>
            </w:r>
            <w:r w:rsidRPr="00DF3B93">
              <w:rPr>
                <w:rFonts w:ascii="Calibri Light" w:hAnsi="Calibri Light"/>
                <w:spacing w:val="-4"/>
                <w:w w:val="75"/>
                <w:rPrChange w:id="3616" w:author="Brian Olea" w:date="2024-06-04T11:27:00Z" w16du:dateUtc="2024-06-04T17:27:00Z">
                  <w:rPr>
                    <w:rFonts w:ascii="Calibri Light" w:hAnsi="Calibri Light"/>
                    <w:spacing w:val="-4"/>
                    <w:w w:val="75"/>
                    <w:sz w:val="16"/>
                  </w:rPr>
                </w:rPrChange>
              </w:rPr>
              <w:t>processes</w:t>
            </w:r>
          </w:p>
          <w:p w14:paraId="665FEAA3"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17" w:author="Brian Olea" w:date="2024-06-04T11:27:00Z" w16du:dateUtc="2024-06-04T17:27:00Z">
                  <w:rPr>
                    <w:rFonts w:ascii="Calibri Light" w:hAnsi="Calibri Light"/>
                    <w:sz w:val="16"/>
                  </w:rPr>
                </w:rPrChange>
              </w:rPr>
            </w:pPr>
            <w:r w:rsidRPr="00DF3B93">
              <w:rPr>
                <w:rFonts w:ascii="Calibri Light" w:hAnsi="Calibri Light"/>
                <w:spacing w:val="-2"/>
                <w:w w:val="75"/>
                <w:rPrChange w:id="3618" w:author="Brian Olea" w:date="2024-06-04T11:27:00Z" w16du:dateUtc="2024-06-04T17:27:00Z">
                  <w:rPr>
                    <w:rFonts w:ascii="Calibri Light" w:hAnsi="Calibri Light"/>
                    <w:spacing w:val="-2"/>
                    <w:w w:val="75"/>
                    <w:sz w:val="16"/>
                  </w:rPr>
                </w:rPrChange>
              </w:rPr>
              <w:t>Demonstrating</w:t>
            </w:r>
            <w:r w:rsidRPr="00DF3B93">
              <w:rPr>
                <w:rFonts w:ascii="Calibri Light" w:hAnsi="Calibri Light"/>
                <w:spacing w:val="-3"/>
                <w:w w:val="75"/>
                <w:rPrChange w:id="3619" w:author="Brian Olea" w:date="2024-06-04T11:27:00Z" w16du:dateUtc="2024-06-04T17:27:00Z">
                  <w:rPr>
                    <w:rFonts w:ascii="Calibri Light" w:hAnsi="Calibri Light"/>
                    <w:spacing w:val="-3"/>
                    <w:w w:val="75"/>
                    <w:sz w:val="16"/>
                  </w:rPr>
                </w:rPrChange>
              </w:rPr>
              <w:t xml:space="preserve"> </w:t>
            </w:r>
            <w:r w:rsidRPr="00DF3B93">
              <w:rPr>
                <w:rFonts w:ascii="Calibri Light" w:hAnsi="Calibri Light"/>
                <w:spacing w:val="-2"/>
                <w:w w:val="75"/>
                <w:rPrChange w:id="3620" w:author="Brian Olea" w:date="2024-06-04T11:27:00Z" w16du:dateUtc="2024-06-04T17:27:00Z">
                  <w:rPr>
                    <w:rFonts w:ascii="Calibri Light" w:hAnsi="Calibri Light"/>
                    <w:spacing w:val="-2"/>
                    <w:w w:val="75"/>
                    <w:sz w:val="16"/>
                  </w:rPr>
                </w:rPrChange>
              </w:rPr>
              <w:t>management</w:t>
            </w:r>
            <w:r w:rsidRPr="00DF3B93">
              <w:rPr>
                <w:rFonts w:ascii="Calibri Light" w:hAnsi="Calibri Light"/>
                <w:spacing w:val="-3"/>
                <w:rPrChange w:id="3621" w:author="Brian Olea" w:date="2024-06-04T11:27:00Z" w16du:dateUtc="2024-06-04T17:27:00Z">
                  <w:rPr>
                    <w:rFonts w:ascii="Calibri Light" w:hAnsi="Calibri Light"/>
                    <w:spacing w:val="-3"/>
                    <w:sz w:val="16"/>
                  </w:rPr>
                </w:rPrChange>
              </w:rPr>
              <w:t xml:space="preserve"> </w:t>
            </w:r>
            <w:r w:rsidRPr="00DF3B93">
              <w:rPr>
                <w:rFonts w:ascii="Calibri Light" w:hAnsi="Calibri Light"/>
                <w:spacing w:val="-2"/>
                <w:w w:val="75"/>
                <w:rPrChange w:id="3622" w:author="Brian Olea" w:date="2024-06-04T11:27:00Z" w16du:dateUtc="2024-06-04T17:27:00Z">
                  <w:rPr>
                    <w:rFonts w:ascii="Calibri Light" w:hAnsi="Calibri Light"/>
                    <w:spacing w:val="-2"/>
                    <w:w w:val="75"/>
                    <w:sz w:val="16"/>
                  </w:rPr>
                </w:rPrChange>
              </w:rPr>
              <w:t>commitment</w:t>
            </w:r>
            <w:r w:rsidRPr="00DF3B93">
              <w:rPr>
                <w:rFonts w:ascii="Calibri Light" w:hAnsi="Calibri Light"/>
                <w:spacing w:val="-9"/>
                <w:w w:val="75"/>
                <w:rPrChange w:id="3623" w:author="Brian Olea" w:date="2024-06-04T11:27:00Z" w16du:dateUtc="2024-06-04T17:27:00Z">
                  <w:rPr>
                    <w:rFonts w:ascii="Calibri Light" w:hAnsi="Calibri Light"/>
                    <w:spacing w:val="-9"/>
                    <w:w w:val="75"/>
                    <w:sz w:val="16"/>
                  </w:rPr>
                </w:rPrChange>
              </w:rPr>
              <w:t xml:space="preserve"> </w:t>
            </w:r>
            <w:r w:rsidRPr="00DF3B93">
              <w:rPr>
                <w:rFonts w:ascii="Calibri Light" w:hAnsi="Calibri Light"/>
                <w:spacing w:val="-2"/>
                <w:w w:val="75"/>
                <w:rPrChange w:id="3624" w:author="Brian Olea" w:date="2024-06-04T11:27:00Z" w16du:dateUtc="2024-06-04T17:27:00Z">
                  <w:rPr>
                    <w:rFonts w:ascii="Calibri Light" w:hAnsi="Calibri Light"/>
                    <w:spacing w:val="-2"/>
                    <w:w w:val="75"/>
                    <w:sz w:val="16"/>
                  </w:rPr>
                </w:rPrChange>
              </w:rPr>
              <w:t>to</w:t>
            </w:r>
            <w:r w:rsidRPr="00DF3B93">
              <w:rPr>
                <w:rFonts w:ascii="Calibri Light" w:hAnsi="Calibri Light"/>
                <w:spacing w:val="-5"/>
                <w:rPrChange w:id="3625" w:author="Brian Olea" w:date="2024-06-04T11:27:00Z" w16du:dateUtc="2024-06-04T17:27:00Z">
                  <w:rPr>
                    <w:rFonts w:ascii="Calibri Light" w:hAnsi="Calibri Light"/>
                    <w:spacing w:val="-5"/>
                    <w:sz w:val="16"/>
                  </w:rPr>
                </w:rPrChange>
              </w:rPr>
              <w:t xml:space="preserve"> </w:t>
            </w:r>
            <w:r w:rsidRPr="00DF3B93">
              <w:rPr>
                <w:rFonts w:ascii="Calibri Light" w:hAnsi="Calibri Light"/>
                <w:spacing w:val="-2"/>
                <w:w w:val="75"/>
                <w:rPrChange w:id="3626" w:author="Brian Olea" w:date="2024-06-04T11:27:00Z" w16du:dateUtc="2024-06-04T17:27:00Z">
                  <w:rPr>
                    <w:rFonts w:ascii="Calibri Light" w:hAnsi="Calibri Light"/>
                    <w:spacing w:val="-2"/>
                    <w:w w:val="75"/>
                    <w:sz w:val="16"/>
                  </w:rPr>
                </w:rPrChange>
              </w:rPr>
              <w:t>the</w:t>
            </w:r>
            <w:r w:rsidRPr="00DF3B93">
              <w:rPr>
                <w:rFonts w:ascii="Calibri Light" w:hAnsi="Calibri Light"/>
                <w:spacing w:val="-6"/>
                <w:w w:val="75"/>
                <w:rPrChange w:id="3627" w:author="Brian Olea" w:date="2024-06-04T11:27:00Z" w16du:dateUtc="2024-06-04T17:27:00Z">
                  <w:rPr>
                    <w:rFonts w:ascii="Calibri Light" w:hAnsi="Calibri Light"/>
                    <w:spacing w:val="-6"/>
                    <w:w w:val="75"/>
                    <w:sz w:val="16"/>
                  </w:rPr>
                </w:rPrChange>
              </w:rPr>
              <w:t xml:space="preserve"> </w:t>
            </w:r>
            <w:r w:rsidRPr="00DF3B93">
              <w:rPr>
                <w:rFonts w:ascii="Calibri Light" w:hAnsi="Calibri Light"/>
                <w:spacing w:val="-2"/>
                <w:w w:val="75"/>
                <w:rPrChange w:id="3628" w:author="Brian Olea" w:date="2024-06-04T11:27:00Z" w16du:dateUtc="2024-06-04T17:27:00Z">
                  <w:rPr>
                    <w:rFonts w:ascii="Calibri Light" w:hAnsi="Calibri Light"/>
                    <w:spacing w:val="-2"/>
                    <w:w w:val="75"/>
                    <w:sz w:val="16"/>
                  </w:rPr>
                </w:rPrChange>
              </w:rPr>
              <w:t>development</w:t>
            </w:r>
            <w:r w:rsidRPr="00DF3B93">
              <w:rPr>
                <w:rFonts w:ascii="Calibri Light" w:hAnsi="Calibri Light"/>
                <w:spacing w:val="-8"/>
                <w:w w:val="75"/>
                <w:rPrChange w:id="3629" w:author="Brian Olea" w:date="2024-06-04T11:27:00Z" w16du:dateUtc="2024-06-04T17:27:00Z">
                  <w:rPr>
                    <w:rFonts w:ascii="Calibri Light" w:hAnsi="Calibri Light"/>
                    <w:spacing w:val="-8"/>
                    <w:w w:val="75"/>
                    <w:sz w:val="16"/>
                  </w:rPr>
                </w:rPrChange>
              </w:rPr>
              <w:t xml:space="preserve"> </w:t>
            </w:r>
            <w:r w:rsidRPr="00DF3B93">
              <w:rPr>
                <w:rFonts w:ascii="Calibri Light" w:hAnsi="Calibri Light"/>
                <w:spacing w:val="-2"/>
                <w:w w:val="75"/>
                <w:rPrChange w:id="3630" w:author="Brian Olea" w:date="2024-06-04T11:27:00Z" w16du:dateUtc="2024-06-04T17:27:00Z">
                  <w:rPr>
                    <w:rFonts w:ascii="Calibri Light" w:hAnsi="Calibri Light"/>
                    <w:spacing w:val="-2"/>
                    <w:w w:val="75"/>
                    <w:sz w:val="16"/>
                  </w:rPr>
                </w:rPrChange>
              </w:rPr>
              <w:t>and</w:t>
            </w:r>
            <w:r w:rsidRPr="00DF3B93">
              <w:rPr>
                <w:rFonts w:ascii="Calibri Light" w:hAnsi="Calibri Light"/>
                <w:spacing w:val="-5"/>
                <w:rPrChange w:id="3631" w:author="Brian Olea" w:date="2024-06-04T11:27:00Z" w16du:dateUtc="2024-06-04T17:27:00Z">
                  <w:rPr>
                    <w:rFonts w:ascii="Calibri Light" w:hAnsi="Calibri Light"/>
                    <w:spacing w:val="-5"/>
                    <w:sz w:val="16"/>
                  </w:rPr>
                </w:rPrChange>
              </w:rPr>
              <w:t xml:space="preserve"> </w:t>
            </w:r>
            <w:r w:rsidRPr="00DF3B93">
              <w:rPr>
                <w:rFonts w:ascii="Calibri Light" w:hAnsi="Calibri Light"/>
                <w:spacing w:val="-2"/>
                <w:w w:val="75"/>
                <w:rPrChange w:id="3632" w:author="Brian Olea" w:date="2024-06-04T11:27:00Z" w16du:dateUtc="2024-06-04T17:27:00Z">
                  <w:rPr>
                    <w:rFonts w:ascii="Calibri Light" w:hAnsi="Calibri Light"/>
                    <w:spacing w:val="-2"/>
                    <w:w w:val="75"/>
                    <w:sz w:val="16"/>
                  </w:rPr>
                </w:rPrChange>
              </w:rPr>
              <w:t>implementation</w:t>
            </w:r>
            <w:r w:rsidRPr="00DF3B93">
              <w:rPr>
                <w:rFonts w:ascii="Calibri Light" w:hAnsi="Calibri Light"/>
                <w:spacing w:val="-10"/>
                <w:w w:val="75"/>
                <w:rPrChange w:id="3633" w:author="Brian Olea" w:date="2024-06-04T11:27:00Z" w16du:dateUtc="2024-06-04T17:27:00Z">
                  <w:rPr>
                    <w:rFonts w:ascii="Calibri Light" w:hAnsi="Calibri Light"/>
                    <w:spacing w:val="-10"/>
                    <w:w w:val="75"/>
                    <w:sz w:val="16"/>
                  </w:rPr>
                </w:rPrChange>
              </w:rPr>
              <w:t xml:space="preserve"> </w:t>
            </w:r>
            <w:r w:rsidRPr="00DF3B93">
              <w:rPr>
                <w:rFonts w:ascii="Calibri Light" w:hAnsi="Calibri Light"/>
                <w:spacing w:val="-2"/>
                <w:w w:val="75"/>
                <w:rPrChange w:id="3634" w:author="Brian Olea" w:date="2024-06-04T11:27:00Z" w16du:dateUtc="2024-06-04T17:27:00Z">
                  <w:rPr>
                    <w:rFonts w:ascii="Calibri Light" w:hAnsi="Calibri Light"/>
                    <w:spacing w:val="-2"/>
                    <w:w w:val="75"/>
                    <w:sz w:val="16"/>
                  </w:rPr>
                </w:rPrChange>
              </w:rPr>
              <w:t>of</w:t>
            </w:r>
            <w:r w:rsidRPr="00DF3B93">
              <w:rPr>
                <w:rFonts w:ascii="Calibri Light" w:hAnsi="Calibri Light"/>
                <w:spacing w:val="-4"/>
                <w:w w:val="75"/>
                <w:rPrChange w:id="3635" w:author="Brian Olea" w:date="2024-06-04T11:27:00Z" w16du:dateUtc="2024-06-04T17:27:00Z">
                  <w:rPr>
                    <w:rFonts w:ascii="Calibri Light" w:hAnsi="Calibri Light"/>
                    <w:spacing w:val="-4"/>
                    <w:w w:val="75"/>
                    <w:sz w:val="16"/>
                  </w:rPr>
                </w:rPrChange>
              </w:rPr>
              <w:t xml:space="preserve"> </w:t>
            </w:r>
            <w:proofErr w:type="spellStart"/>
            <w:r w:rsidRPr="00DF3B93">
              <w:rPr>
                <w:rFonts w:ascii="Calibri Light" w:hAnsi="Calibri Light"/>
                <w:spacing w:val="-2"/>
                <w:w w:val="75"/>
                <w:rPrChange w:id="3636" w:author="Brian Olea" w:date="2024-06-04T11:27:00Z" w16du:dateUtc="2024-06-04T17:27:00Z">
                  <w:rPr>
                    <w:rFonts w:ascii="Calibri Light" w:hAnsi="Calibri Light"/>
                    <w:spacing w:val="-2"/>
                    <w:w w:val="75"/>
                    <w:sz w:val="16"/>
                  </w:rPr>
                </w:rPrChange>
              </w:rPr>
              <w:t>theQMS</w:t>
            </w:r>
            <w:proofErr w:type="spellEnd"/>
            <w:r w:rsidRPr="00DF3B93">
              <w:rPr>
                <w:rFonts w:ascii="Calibri Light" w:hAnsi="Calibri Light"/>
                <w:spacing w:val="-11"/>
                <w:rPrChange w:id="3637" w:author="Brian Olea" w:date="2024-06-04T11:27:00Z" w16du:dateUtc="2024-06-04T17:27:00Z">
                  <w:rPr>
                    <w:rFonts w:ascii="Calibri Light" w:hAnsi="Calibri Light"/>
                    <w:spacing w:val="-11"/>
                    <w:sz w:val="16"/>
                  </w:rPr>
                </w:rPrChange>
              </w:rPr>
              <w:t xml:space="preserve"> </w:t>
            </w:r>
            <w:r w:rsidRPr="00DF3B93">
              <w:rPr>
                <w:rFonts w:ascii="Calibri Light" w:hAnsi="Calibri Light"/>
                <w:spacing w:val="-2"/>
                <w:w w:val="75"/>
                <w:rPrChange w:id="3638" w:author="Brian Olea" w:date="2024-06-04T11:27:00Z" w16du:dateUtc="2024-06-04T17:27:00Z">
                  <w:rPr>
                    <w:rFonts w:ascii="Calibri Light" w:hAnsi="Calibri Light"/>
                    <w:spacing w:val="-2"/>
                    <w:w w:val="75"/>
                    <w:sz w:val="16"/>
                  </w:rPr>
                </w:rPrChange>
              </w:rPr>
              <w:t>processes</w:t>
            </w:r>
          </w:p>
          <w:p w14:paraId="08B95EDD"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39" w:author="Brian Olea" w:date="2024-06-04T11:27:00Z" w16du:dateUtc="2024-06-04T17:27:00Z">
                  <w:rPr>
                    <w:rFonts w:ascii="Calibri Light" w:hAnsi="Calibri Light"/>
                    <w:sz w:val="16"/>
                  </w:rPr>
                </w:rPrChange>
              </w:rPr>
            </w:pPr>
            <w:r w:rsidRPr="00DF3B93">
              <w:rPr>
                <w:rFonts w:ascii="Calibri Light" w:hAnsi="Calibri Light"/>
                <w:spacing w:val="-4"/>
                <w:w w:val="75"/>
                <w:rPrChange w:id="3640" w:author="Brian Olea" w:date="2024-06-04T11:27:00Z" w16du:dateUtc="2024-06-04T17:27:00Z">
                  <w:rPr>
                    <w:rFonts w:ascii="Calibri Light" w:hAnsi="Calibri Light"/>
                    <w:spacing w:val="-4"/>
                    <w:w w:val="75"/>
                    <w:sz w:val="16"/>
                  </w:rPr>
                </w:rPrChange>
              </w:rPr>
              <w:t>Planning</w:t>
            </w:r>
            <w:r w:rsidRPr="00DF3B93">
              <w:rPr>
                <w:rFonts w:ascii="Calibri Light" w:hAnsi="Calibri Light"/>
                <w:spacing w:val="-1"/>
                <w:rPrChange w:id="3641" w:author="Brian Olea" w:date="2024-06-04T11:27:00Z" w16du:dateUtc="2024-06-04T17:27:00Z">
                  <w:rPr>
                    <w:rFonts w:ascii="Calibri Light" w:hAnsi="Calibri Light"/>
                    <w:spacing w:val="-1"/>
                    <w:sz w:val="16"/>
                  </w:rPr>
                </w:rPrChange>
              </w:rPr>
              <w:t xml:space="preserve"> </w:t>
            </w:r>
            <w:r w:rsidRPr="00DF3B93">
              <w:rPr>
                <w:rFonts w:ascii="Calibri Light" w:hAnsi="Calibri Light"/>
                <w:spacing w:val="-4"/>
                <w:w w:val="75"/>
                <w:rPrChange w:id="3642" w:author="Brian Olea" w:date="2024-06-04T11:27:00Z" w16du:dateUtc="2024-06-04T17:27:00Z">
                  <w:rPr>
                    <w:rFonts w:ascii="Calibri Light" w:hAnsi="Calibri Light"/>
                    <w:spacing w:val="-4"/>
                    <w:w w:val="75"/>
                    <w:sz w:val="16"/>
                  </w:rPr>
                </w:rPrChange>
              </w:rPr>
              <w:t>for</w:t>
            </w:r>
            <w:r w:rsidRPr="00DF3B93">
              <w:rPr>
                <w:rFonts w:ascii="Calibri Light" w:hAnsi="Calibri Light"/>
                <w:spacing w:val="-9"/>
                <w:rPrChange w:id="3643" w:author="Brian Olea" w:date="2024-06-04T11:27:00Z" w16du:dateUtc="2024-06-04T17:27:00Z">
                  <w:rPr>
                    <w:rFonts w:ascii="Calibri Light" w:hAnsi="Calibri Light"/>
                    <w:spacing w:val="-9"/>
                    <w:sz w:val="16"/>
                  </w:rPr>
                </w:rPrChange>
              </w:rPr>
              <w:t xml:space="preserve"> </w:t>
            </w:r>
            <w:r w:rsidRPr="00DF3B93">
              <w:rPr>
                <w:rFonts w:ascii="Calibri Light" w:hAnsi="Calibri Light"/>
                <w:spacing w:val="-4"/>
                <w:w w:val="75"/>
                <w:rPrChange w:id="3644" w:author="Brian Olea" w:date="2024-06-04T11:27:00Z" w16du:dateUtc="2024-06-04T17:27:00Z">
                  <w:rPr>
                    <w:rFonts w:ascii="Calibri Light" w:hAnsi="Calibri Light"/>
                    <w:spacing w:val="-4"/>
                    <w:w w:val="75"/>
                    <w:sz w:val="16"/>
                  </w:rPr>
                </w:rPrChange>
              </w:rPr>
              <w:t>the</w:t>
            </w:r>
            <w:r w:rsidRPr="00DF3B93">
              <w:rPr>
                <w:rFonts w:ascii="Calibri Light" w:hAnsi="Calibri Light"/>
                <w:spacing w:val="-6"/>
                <w:rPrChange w:id="3645" w:author="Brian Olea" w:date="2024-06-04T11:27:00Z" w16du:dateUtc="2024-06-04T17:27:00Z">
                  <w:rPr>
                    <w:rFonts w:ascii="Calibri Light" w:hAnsi="Calibri Light"/>
                    <w:spacing w:val="-6"/>
                    <w:sz w:val="16"/>
                  </w:rPr>
                </w:rPrChange>
              </w:rPr>
              <w:t xml:space="preserve"> </w:t>
            </w:r>
            <w:r w:rsidRPr="00DF3B93">
              <w:rPr>
                <w:rFonts w:ascii="Calibri Light" w:hAnsi="Calibri Light"/>
                <w:spacing w:val="-4"/>
                <w:w w:val="75"/>
                <w:rPrChange w:id="3646" w:author="Brian Olea" w:date="2024-06-04T11:27:00Z" w16du:dateUtc="2024-06-04T17:27:00Z">
                  <w:rPr>
                    <w:rFonts w:ascii="Calibri Light" w:hAnsi="Calibri Light"/>
                    <w:spacing w:val="-4"/>
                    <w:w w:val="75"/>
                    <w:sz w:val="16"/>
                  </w:rPr>
                </w:rPrChange>
              </w:rPr>
              <w:t>Quality</w:t>
            </w:r>
            <w:r w:rsidRPr="00DF3B93">
              <w:rPr>
                <w:rFonts w:ascii="Calibri Light" w:hAnsi="Calibri Light"/>
                <w:spacing w:val="5"/>
                <w:rPrChange w:id="3647" w:author="Brian Olea" w:date="2024-06-04T11:27:00Z" w16du:dateUtc="2024-06-04T17:27:00Z">
                  <w:rPr>
                    <w:rFonts w:ascii="Calibri Light" w:hAnsi="Calibri Light"/>
                    <w:spacing w:val="5"/>
                    <w:sz w:val="16"/>
                  </w:rPr>
                </w:rPrChange>
              </w:rPr>
              <w:t xml:space="preserve"> </w:t>
            </w:r>
            <w:r w:rsidRPr="00DF3B93">
              <w:rPr>
                <w:rFonts w:ascii="Calibri Light" w:hAnsi="Calibri Light"/>
                <w:spacing w:val="-4"/>
                <w:w w:val="75"/>
                <w:rPrChange w:id="3648" w:author="Brian Olea" w:date="2024-06-04T11:27:00Z" w16du:dateUtc="2024-06-04T17:27:00Z">
                  <w:rPr>
                    <w:rFonts w:ascii="Calibri Light" w:hAnsi="Calibri Light"/>
                    <w:spacing w:val="-4"/>
                    <w:w w:val="75"/>
                    <w:sz w:val="16"/>
                  </w:rPr>
                </w:rPrChange>
              </w:rPr>
              <w:t>Management</w:t>
            </w:r>
            <w:r w:rsidRPr="00DF3B93">
              <w:rPr>
                <w:rFonts w:ascii="Calibri Light" w:hAnsi="Calibri Light"/>
                <w:spacing w:val="-2"/>
                <w:rPrChange w:id="3649" w:author="Brian Olea" w:date="2024-06-04T11:27:00Z" w16du:dateUtc="2024-06-04T17:27:00Z">
                  <w:rPr>
                    <w:rFonts w:ascii="Calibri Light" w:hAnsi="Calibri Light"/>
                    <w:spacing w:val="-2"/>
                    <w:sz w:val="16"/>
                  </w:rPr>
                </w:rPrChange>
              </w:rPr>
              <w:t xml:space="preserve"> </w:t>
            </w:r>
            <w:r w:rsidRPr="00DF3B93">
              <w:rPr>
                <w:rFonts w:ascii="Calibri Light" w:hAnsi="Calibri Light"/>
                <w:spacing w:val="-4"/>
                <w:w w:val="75"/>
                <w:rPrChange w:id="3650" w:author="Brian Olea" w:date="2024-06-04T11:27:00Z" w16du:dateUtc="2024-06-04T17:27:00Z">
                  <w:rPr>
                    <w:rFonts w:ascii="Calibri Light" w:hAnsi="Calibri Light"/>
                    <w:spacing w:val="-4"/>
                    <w:w w:val="75"/>
                    <w:sz w:val="16"/>
                  </w:rPr>
                </w:rPrChange>
              </w:rPr>
              <w:t>System</w:t>
            </w:r>
          </w:p>
          <w:p w14:paraId="4A78EA20"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51" w:author="Brian Olea" w:date="2024-06-04T11:27:00Z" w16du:dateUtc="2024-06-04T17:27:00Z">
                  <w:rPr>
                    <w:rFonts w:ascii="Calibri Light" w:hAnsi="Calibri Light"/>
                    <w:sz w:val="16"/>
                  </w:rPr>
                </w:rPrChange>
              </w:rPr>
            </w:pPr>
            <w:r w:rsidRPr="00DF3B93">
              <w:rPr>
                <w:rFonts w:ascii="Calibri Light" w:hAnsi="Calibri Light"/>
                <w:spacing w:val="-2"/>
                <w:w w:val="75"/>
                <w:rPrChange w:id="3652" w:author="Brian Olea" w:date="2024-06-04T11:27:00Z" w16du:dateUtc="2024-06-04T17:27:00Z">
                  <w:rPr>
                    <w:rFonts w:ascii="Calibri Light" w:hAnsi="Calibri Light"/>
                    <w:spacing w:val="-2"/>
                    <w:w w:val="75"/>
                    <w:sz w:val="16"/>
                  </w:rPr>
                </w:rPrChange>
              </w:rPr>
              <w:t>Continually</w:t>
            </w:r>
            <w:r w:rsidRPr="00DF3B93">
              <w:rPr>
                <w:rFonts w:ascii="Calibri Light" w:hAnsi="Calibri Light"/>
                <w:spacing w:val="-8"/>
                <w:w w:val="75"/>
                <w:rPrChange w:id="3653" w:author="Brian Olea" w:date="2024-06-04T11:27:00Z" w16du:dateUtc="2024-06-04T17:27:00Z">
                  <w:rPr>
                    <w:rFonts w:ascii="Calibri Light" w:hAnsi="Calibri Light"/>
                    <w:spacing w:val="-8"/>
                    <w:w w:val="75"/>
                    <w:sz w:val="16"/>
                  </w:rPr>
                </w:rPrChange>
              </w:rPr>
              <w:t xml:space="preserve"> </w:t>
            </w:r>
            <w:r w:rsidRPr="00DF3B93">
              <w:rPr>
                <w:rFonts w:ascii="Calibri Light" w:hAnsi="Calibri Light"/>
                <w:spacing w:val="-2"/>
                <w:w w:val="75"/>
                <w:rPrChange w:id="3654" w:author="Brian Olea" w:date="2024-06-04T11:27:00Z" w16du:dateUtc="2024-06-04T17:27:00Z">
                  <w:rPr>
                    <w:rFonts w:ascii="Calibri Light" w:hAnsi="Calibri Light"/>
                    <w:spacing w:val="-2"/>
                    <w:w w:val="75"/>
                    <w:sz w:val="16"/>
                  </w:rPr>
                </w:rPrChange>
              </w:rPr>
              <w:t>improving</w:t>
            </w:r>
            <w:r w:rsidRPr="00DF3B93">
              <w:rPr>
                <w:rFonts w:ascii="Calibri Light" w:hAnsi="Calibri Light"/>
                <w:spacing w:val="-9"/>
                <w:rPrChange w:id="3655" w:author="Brian Olea" w:date="2024-06-04T11:27:00Z" w16du:dateUtc="2024-06-04T17:27:00Z">
                  <w:rPr>
                    <w:rFonts w:ascii="Calibri Light" w:hAnsi="Calibri Light"/>
                    <w:spacing w:val="-9"/>
                    <w:sz w:val="16"/>
                  </w:rPr>
                </w:rPrChange>
              </w:rPr>
              <w:t xml:space="preserve"> </w:t>
            </w:r>
            <w:r w:rsidRPr="00DF3B93">
              <w:rPr>
                <w:rFonts w:ascii="Calibri Light" w:hAnsi="Calibri Light"/>
                <w:spacing w:val="-2"/>
                <w:w w:val="75"/>
                <w:rPrChange w:id="3656" w:author="Brian Olea" w:date="2024-06-04T11:27:00Z" w16du:dateUtc="2024-06-04T17:27:00Z">
                  <w:rPr>
                    <w:rFonts w:ascii="Calibri Light" w:hAnsi="Calibri Light"/>
                    <w:spacing w:val="-2"/>
                    <w:w w:val="75"/>
                    <w:sz w:val="16"/>
                  </w:rPr>
                </w:rPrChange>
              </w:rPr>
              <w:t>the</w:t>
            </w:r>
            <w:r w:rsidRPr="00DF3B93">
              <w:rPr>
                <w:rFonts w:ascii="Calibri Light" w:hAnsi="Calibri Light"/>
                <w:spacing w:val="-7"/>
                <w:w w:val="75"/>
                <w:rPrChange w:id="3657" w:author="Brian Olea" w:date="2024-06-04T11:27:00Z" w16du:dateUtc="2024-06-04T17:27:00Z">
                  <w:rPr>
                    <w:rFonts w:ascii="Calibri Light" w:hAnsi="Calibri Light"/>
                    <w:spacing w:val="-7"/>
                    <w:w w:val="75"/>
                    <w:sz w:val="16"/>
                  </w:rPr>
                </w:rPrChange>
              </w:rPr>
              <w:t xml:space="preserve"> </w:t>
            </w:r>
            <w:r w:rsidRPr="00DF3B93">
              <w:rPr>
                <w:rFonts w:ascii="Calibri Light" w:hAnsi="Calibri Light"/>
                <w:spacing w:val="-2"/>
                <w:w w:val="75"/>
                <w:rPrChange w:id="3658" w:author="Brian Olea" w:date="2024-06-04T11:27:00Z" w16du:dateUtc="2024-06-04T17:27:00Z">
                  <w:rPr>
                    <w:rFonts w:ascii="Calibri Light" w:hAnsi="Calibri Light"/>
                    <w:spacing w:val="-2"/>
                    <w:w w:val="75"/>
                    <w:sz w:val="16"/>
                  </w:rPr>
                </w:rPrChange>
              </w:rPr>
              <w:t>Quality</w:t>
            </w:r>
            <w:r w:rsidRPr="00DF3B93">
              <w:rPr>
                <w:rFonts w:ascii="Calibri Light" w:hAnsi="Calibri Light"/>
                <w:spacing w:val="-9"/>
                <w:rPrChange w:id="3659" w:author="Brian Olea" w:date="2024-06-04T11:27:00Z" w16du:dateUtc="2024-06-04T17:27:00Z">
                  <w:rPr>
                    <w:rFonts w:ascii="Calibri Light" w:hAnsi="Calibri Light"/>
                    <w:spacing w:val="-9"/>
                    <w:sz w:val="16"/>
                  </w:rPr>
                </w:rPrChange>
              </w:rPr>
              <w:t xml:space="preserve"> </w:t>
            </w:r>
            <w:r w:rsidRPr="00DF3B93">
              <w:rPr>
                <w:rFonts w:ascii="Calibri Light" w:hAnsi="Calibri Light"/>
                <w:spacing w:val="-2"/>
                <w:w w:val="75"/>
                <w:rPrChange w:id="3660" w:author="Brian Olea" w:date="2024-06-04T11:27:00Z" w16du:dateUtc="2024-06-04T17:27:00Z">
                  <w:rPr>
                    <w:rFonts w:ascii="Calibri Light" w:hAnsi="Calibri Light"/>
                    <w:spacing w:val="-2"/>
                    <w:w w:val="75"/>
                    <w:sz w:val="16"/>
                  </w:rPr>
                </w:rPrChange>
              </w:rPr>
              <w:t>Management</w:t>
            </w:r>
            <w:r w:rsidRPr="00DF3B93">
              <w:rPr>
                <w:rFonts w:ascii="Calibri Light" w:hAnsi="Calibri Light"/>
                <w:spacing w:val="-4"/>
                <w:w w:val="75"/>
                <w:rPrChange w:id="3661" w:author="Brian Olea" w:date="2024-06-04T11:27:00Z" w16du:dateUtc="2024-06-04T17:27:00Z">
                  <w:rPr>
                    <w:rFonts w:ascii="Calibri Light" w:hAnsi="Calibri Light"/>
                    <w:spacing w:val="-4"/>
                    <w:w w:val="75"/>
                    <w:sz w:val="16"/>
                  </w:rPr>
                </w:rPrChange>
              </w:rPr>
              <w:t xml:space="preserve"> </w:t>
            </w:r>
            <w:r w:rsidRPr="00DF3B93">
              <w:rPr>
                <w:rFonts w:ascii="Calibri Light" w:hAnsi="Calibri Light"/>
                <w:spacing w:val="-2"/>
                <w:w w:val="75"/>
                <w:rPrChange w:id="3662" w:author="Brian Olea" w:date="2024-06-04T11:27:00Z" w16du:dateUtc="2024-06-04T17:27:00Z">
                  <w:rPr>
                    <w:rFonts w:ascii="Calibri Light" w:hAnsi="Calibri Light"/>
                    <w:spacing w:val="-2"/>
                    <w:w w:val="75"/>
                    <w:sz w:val="16"/>
                  </w:rPr>
                </w:rPrChange>
              </w:rPr>
              <w:t>System</w:t>
            </w:r>
          </w:p>
          <w:p w14:paraId="1BBA9D0D"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63" w:author="Brian Olea" w:date="2024-06-04T11:27:00Z" w16du:dateUtc="2024-06-04T17:27:00Z">
                  <w:rPr>
                    <w:rFonts w:ascii="Calibri Light" w:hAnsi="Calibri Light"/>
                    <w:sz w:val="16"/>
                  </w:rPr>
                </w:rPrChange>
              </w:rPr>
            </w:pPr>
            <w:r w:rsidRPr="00DF3B93">
              <w:rPr>
                <w:rFonts w:ascii="Calibri Light" w:hAnsi="Calibri Light"/>
                <w:spacing w:val="-4"/>
                <w:w w:val="75"/>
                <w:rPrChange w:id="3664" w:author="Brian Olea" w:date="2024-06-04T11:27:00Z" w16du:dateUtc="2024-06-04T17:27:00Z">
                  <w:rPr>
                    <w:rFonts w:ascii="Calibri Light" w:hAnsi="Calibri Light"/>
                    <w:spacing w:val="-4"/>
                    <w:w w:val="75"/>
                    <w:sz w:val="16"/>
                  </w:rPr>
                </w:rPrChange>
              </w:rPr>
              <w:t>Ensuring</w:t>
            </w:r>
            <w:r w:rsidRPr="00DF3B93">
              <w:rPr>
                <w:rFonts w:ascii="Calibri Light" w:hAnsi="Calibri Light"/>
                <w:spacing w:val="1"/>
                <w:rPrChange w:id="3665" w:author="Brian Olea" w:date="2024-06-04T11:27:00Z" w16du:dateUtc="2024-06-04T17:27:00Z">
                  <w:rPr>
                    <w:rFonts w:ascii="Calibri Light" w:hAnsi="Calibri Light"/>
                    <w:spacing w:val="1"/>
                    <w:sz w:val="16"/>
                  </w:rPr>
                </w:rPrChange>
              </w:rPr>
              <w:t xml:space="preserve"> </w:t>
            </w:r>
            <w:r w:rsidRPr="00DF3B93">
              <w:rPr>
                <w:rFonts w:ascii="Calibri Light" w:hAnsi="Calibri Light"/>
                <w:spacing w:val="-4"/>
                <w:w w:val="75"/>
                <w:rPrChange w:id="3666" w:author="Brian Olea" w:date="2024-06-04T11:27:00Z" w16du:dateUtc="2024-06-04T17:27:00Z">
                  <w:rPr>
                    <w:rFonts w:ascii="Calibri Light" w:hAnsi="Calibri Light"/>
                    <w:spacing w:val="-4"/>
                    <w:w w:val="75"/>
                    <w:sz w:val="16"/>
                  </w:rPr>
                </w:rPrChange>
              </w:rPr>
              <w:t>customer</w:t>
            </w:r>
            <w:r w:rsidRPr="00DF3B93">
              <w:rPr>
                <w:rFonts w:ascii="Calibri Light" w:hAnsi="Calibri Light"/>
                <w:spacing w:val="-1"/>
                <w:rPrChange w:id="3667" w:author="Brian Olea" w:date="2024-06-04T11:27:00Z" w16du:dateUtc="2024-06-04T17:27:00Z">
                  <w:rPr>
                    <w:rFonts w:ascii="Calibri Light" w:hAnsi="Calibri Light"/>
                    <w:spacing w:val="-1"/>
                    <w:sz w:val="16"/>
                  </w:rPr>
                </w:rPrChange>
              </w:rPr>
              <w:t xml:space="preserve"> </w:t>
            </w:r>
            <w:r w:rsidRPr="00DF3B93">
              <w:rPr>
                <w:rFonts w:ascii="Calibri Light" w:hAnsi="Calibri Light"/>
                <w:spacing w:val="-4"/>
                <w:w w:val="75"/>
                <w:rPrChange w:id="3668" w:author="Brian Olea" w:date="2024-06-04T11:27:00Z" w16du:dateUtc="2024-06-04T17:27:00Z">
                  <w:rPr>
                    <w:rFonts w:ascii="Calibri Light" w:hAnsi="Calibri Light"/>
                    <w:spacing w:val="-4"/>
                    <w:w w:val="75"/>
                    <w:sz w:val="16"/>
                  </w:rPr>
                </w:rPrChange>
              </w:rPr>
              <w:t>focus</w:t>
            </w:r>
          </w:p>
          <w:p w14:paraId="6127C3E0"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69" w:author="Brian Olea" w:date="2024-06-04T11:27:00Z" w16du:dateUtc="2024-06-04T17:27:00Z">
                  <w:rPr>
                    <w:rFonts w:ascii="Calibri Light" w:hAnsi="Calibri Light"/>
                    <w:sz w:val="16"/>
                  </w:rPr>
                </w:rPrChange>
              </w:rPr>
            </w:pPr>
            <w:r w:rsidRPr="00DF3B93">
              <w:rPr>
                <w:rFonts w:ascii="Calibri Light" w:hAnsi="Calibri Light"/>
                <w:spacing w:val="-2"/>
                <w:w w:val="75"/>
                <w:rPrChange w:id="3670" w:author="Brian Olea" w:date="2024-06-04T11:27:00Z" w16du:dateUtc="2024-06-04T17:27:00Z">
                  <w:rPr>
                    <w:rFonts w:ascii="Calibri Light" w:hAnsi="Calibri Light"/>
                    <w:spacing w:val="-2"/>
                    <w:w w:val="75"/>
                    <w:sz w:val="16"/>
                  </w:rPr>
                </w:rPrChange>
              </w:rPr>
              <w:t>Establishing</w:t>
            </w:r>
            <w:r w:rsidRPr="00DF3B93">
              <w:rPr>
                <w:rFonts w:ascii="Calibri Light" w:hAnsi="Calibri Light"/>
                <w:spacing w:val="-6"/>
                <w:w w:val="75"/>
                <w:rPrChange w:id="3671" w:author="Brian Olea" w:date="2024-06-04T11:27:00Z" w16du:dateUtc="2024-06-04T17:27:00Z">
                  <w:rPr>
                    <w:rFonts w:ascii="Calibri Light" w:hAnsi="Calibri Light"/>
                    <w:spacing w:val="-6"/>
                    <w:w w:val="75"/>
                    <w:sz w:val="16"/>
                  </w:rPr>
                </w:rPrChange>
              </w:rPr>
              <w:t xml:space="preserve"> </w:t>
            </w:r>
            <w:r w:rsidRPr="00DF3B93">
              <w:rPr>
                <w:rFonts w:ascii="Calibri Light" w:hAnsi="Calibri Light"/>
                <w:spacing w:val="-2"/>
                <w:w w:val="75"/>
                <w:rPrChange w:id="3672" w:author="Brian Olea" w:date="2024-06-04T11:27:00Z" w16du:dateUtc="2024-06-04T17:27:00Z">
                  <w:rPr>
                    <w:rFonts w:ascii="Calibri Light" w:hAnsi="Calibri Light"/>
                    <w:spacing w:val="-2"/>
                    <w:w w:val="75"/>
                    <w:sz w:val="16"/>
                  </w:rPr>
                </w:rPrChange>
              </w:rPr>
              <w:t>quality</w:t>
            </w:r>
            <w:r w:rsidRPr="00DF3B93">
              <w:rPr>
                <w:rFonts w:ascii="Calibri Light" w:hAnsi="Calibri Light"/>
                <w:spacing w:val="-4"/>
                <w:w w:val="75"/>
                <w:rPrChange w:id="3673" w:author="Brian Olea" w:date="2024-06-04T11:27:00Z" w16du:dateUtc="2024-06-04T17:27:00Z">
                  <w:rPr>
                    <w:rFonts w:ascii="Calibri Light" w:hAnsi="Calibri Light"/>
                    <w:spacing w:val="-4"/>
                    <w:w w:val="75"/>
                    <w:sz w:val="16"/>
                  </w:rPr>
                </w:rPrChange>
              </w:rPr>
              <w:t xml:space="preserve"> </w:t>
            </w:r>
            <w:r w:rsidRPr="00DF3B93">
              <w:rPr>
                <w:rFonts w:ascii="Calibri Light" w:hAnsi="Calibri Light"/>
                <w:spacing w:val="-2"/>
                <w:w w:val="75"/>
                <w:rPrChange w:id="3674" w:author="Brian Olea" w:date="2024-06-04T11:27:00Z" w16du:dateUtc="2024-06-04T17:27:00Z">
                  <w:rPr>
                    <w:rFonts w:ascii="Calibri Light" w:hAnsi="Calibri Light"/>
                    <w:spacing w:val="-2"/>
                    <w:w w:val="75"/>
                    <w:sz w:val="16"/>
                  </w:rPr>
                </w:rPrChange>
              </w:rPr>
              <w:t>policy</w:t>
            </w:r>
            <w:r w:rsidRPr="00DF3B93">
              <w:rPr>
                <w:rFonts w:ascii="Calibri Light" w:hAnsi="Calibri Light"/>
                <w:spacing w:val="-3"/>
                <w:w w:val="75"/>
                <w:rPrChange w:id="3675" w:author="Brian Olea" w:date="2024-06-04T11:27:00Z" w16du:dateUtc="2024-06-04T17:27:00Z">
                  <w:rPr>
                    <w:rFonts w:ascii="Calibri Light" w:hAnsi="Calibri Light"/>
                    <w:spacing w:val="-3"/>
                    <w:w w:val="75"/>
                    <w:sz w:val="16"/>
                  </w:rPr>
                </w:rPrChange>
              </w:rPr>
              <w:t xml:space="preserve"> </w:t>
            </w:r>
            <w:r w:rsidRPr="00DF3B93">
              <w:rPr>
                <w:rFonts w:ascii="Calibri Light" w:hAnsi="Calibri Light"/>
                <w:spacing w:val="-2"/>
                <w:w w:val="75"/>
                <w:rPrChange w:id="3676" w:author="Brian Olea" w:date="2024-06-04T11:27:00Z" w16du:dateUtc="2024-06-04T17:27:00Z">
                  <w:rPr>
                    <w:rFonts w:ascii="Calibri Light" w:hAnsi="Calibri Light"/>
                    <w:spacing w:val="-2"/>
                    <w:w w:val="75"/>
                    <w:sz w:val="16"/>
                  </w:rPr>
                </w:rPrChange>
              </w:rPr>
              <w:t>and</w:t>
            </w:r>
            <w:r w:rsidRPr="00DF3B93">
              <w:rPr>
                <w:rFonts w:ascii="Calibri Light" w:hAnsi="Calibri Light"/>
                <w:spacing w:val="-8"/>
                <w:rPrChange w:id="3677" w:author="Brian Olea" w:date="2024-06-04T11:27:00Z" w16du:dateUtc="2024-06-04T17:27:00Z">
                  <w:rPr>
                    <w:rFonts w:ascii="Calibri Light" w:hAnsi="Calibri Light"/>
                    <w:spacing w:val="-8"/>
                    <w:sz w:val="16"/>
                  </w:rPr>
                </w:rPrChange>
              </w:rPr>
              <w:t xml:space="preserve"> </w:t>
            </w:r>
            <w:r w:rsidRPr="00DF3B93">
              <w:rPr>
                <w:rFonts w:ascii="Calibri Light" w:hAnsi="Calibri Light"/>
                <w:spacing w:val="-2"/>
                <w:w w:val="75"/>
                <w:rPrChange w:id="3678" w:author="Brian Olea" w:date="2024-06-04T11:27:00Z" w16du:dateUtc="2024-06-04T17:27:00Z">
                  <w:rPr>
                    <w:rFonts w:ascii="Calibri Light" w:hAnsi="Calibri Light"/>
                    <w:spacing w:val="-2"/>
                    <w:w w:val="75"/>
                    <w:sz w:val="16"/>
                  </w:rPr>
                </w:rPrChange>
              </w:rPr>
              <w:t>objectives</w:t>
            </w:r>
          </w:p>
          <w:p w14:paraId="4D926581"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79" w:author="Brian Olea" w:date="2024-06-04T11:27:00Z" w16du:dateUtc="2024-06-04T17:27:00Z">
                  <w:rPr>
                    <w:rFonts w:ascii="Calibri Light" w:hAnsi="Calibri Light"/>
                    <w:sz w:val="16"/>
                  </w:rPr>
                </w:rPrChange>
              </w:rPr>
            </w:pPr>
            <w:r w:rsidRPr="00DF3B93">
              <w:rPr>
                <w:rFonts w:ascii="Calibri Light" w:hAnsi="Calibri Light"/>
                <w:spacing w:val="-4"/>
                <w:w w:val="75"/>
                <w:rPrChange w:id="3680" w:author="Brian Olea" w:date="2024-06-04T11:27:00Z" w16du:dateUtc="2024-06-04T17:27:00Z">
                  <w:rPr>
                    <w:rFonts w:ascii="Calibri Light" w:hAnsi="Calibri Light"/>
                    <w:spacing w:val="-4"/>
                    <w:w w:val="75"/>
                    <w:sz w:val="16"/>
                  </w:rPr>
                </w:rPrChange>
              </w:rPr>
              <w:t>Defining</w:t>
            </w:r>
            <w:r w:rsidRPr="00DF3B93">
              <w:rPr>
                <w:rFonts w:ascii="Calibri Light" w:hAnsi="Calibri Light"/>
                <w:spacing w:val="3"/>
                <w:rPrChange w:id="3681" w:author="Brian Olea" w:date="2024-06-04T11:27:00Z" w16du:dateUtc="2024-06-04T17:27:00Z">
                  <w:rPr>
                    <w:rFonts w:ascii="Calibri Light" w:hAnsi="Calibri Light"/>
                    <w:spacing w:val="3"/>
                    <w:sz w:val="16"/>
                  </w:rPr>
                </w:rPrChange>
              </w:rPr>
              <w:t xml:space="preserve"> </w:t>
            </w:r>
            <w:r w:rsidRPr="00DF3B93">
              <w:rPr>
                <w:rFonts w:ascii="Calibri Light" w:hAnsi="Calibri Light"/>
                <w:spacing w:val="-4"/>
                <w:w w:val="75"/>
                <w:rPrChange w:id="3682" w:author="Brian Olea" w:date="2024-06-04T11:27:00Z" w16du:dateUtc="2024-06-04T17:27:00Z">
                  <w:rPr>
                    <w:rFonts w:ascii="Calibri Light" w:hAnsi="Calibri Light"/>
                    <w:spacing w:val="-4"/>
                    <w:w w:val="75"/>
                    <w:sz w:val="16"/>
                  </w:rPr>
                </w:rPrChange>
              </w:rPr>
              <w:t>and</w:t>
            </w:r>
            <w:r w:rsidRPr="00DF3B93">
              <w:rPr>
                <w:rFonts w:ascii="Calibri Light" w:hAnsi="Calibri Light"/>
                <w:spacing w:val="7"/>
                <w:rPrChange w:id="3683"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4"/>
                <w:w w:val="75"/>
                <w:rPrChange w:id="3684" w:author="Brian Olea" w:date="2024-06-04T11:27:00Z" w16du:dateUtc="2024-06-04T17:27:00Z">
                  <w:rPr>
                    <w:rFonts w:ascii="Calibri Light" w:hAnsi="Calibri Light"/>
                    <w:spacing w:val="-4"/>
                    <w:w w:val="75"/>
                    <w:sz w:val="16"/>
                  </w:rPr>
                </w:rPrChange>
              </w:rPr>
              <w:t>communicating</w:t>
            </w:r>
            <w:r w:rsidRPr="00DF3B93">
              <w:rPr>
                <w:rFonts w:ascii="Calibri Light" w:hAnsi="Calibri Light"/>
                <w:spacing w:val="8"/>
                <w:rPrChange w:id="3685" w:author="Brian Olea" w:date="2024-06-04T11:27:00Z" w16du:dateUtc="2024-06-04T17:27:00Z">
                  <w:rPr>
                    <w:rFonts w:ascii="Calibri Light" w:hAnsi="Calibri Light"/>
                    <w:spacing w:val="8"/>
                    <w:sz w:val="16"/>
                  </w:rPr>
                </w:rPrChange>
              </w:rPr>
              <w:t xml:space="preserve"> </w:t>
            </w:r>
            <w:r w:rsidRPr="00DF3B93">
              <w:rPr>
                <w:rFonts w:ascii="Calibri Light" w:hAnsi="Calibri Light"/>
                <w:spacing w:val="-4"/>
                <w:w w:val="75"/>
                <w:rPrChange w:id="3686" w:author="Brian Olea" w:date="2024-06-04T11:27:00Z" w16du:dateUtc="2024-06-04T17:27:00Z">
                  <w:rPr>
                    <w:rFonts w:ascii="Calibri Light" w:hAnsi="Calibri Light"/>
                    <w:spacing w:val="-4"/>
                    <w:w w:val="75"/>
                    <w:sz w:val="16"/>
                  </w:rPr>
                </w:rPrChange>
              </w:rPr>
              <w:t>responsibilities</w:t>
            </w:r>
            <w:r w:rsidRPr="00DF3B93">
              <w:rPr>
                <w:rFonts w:ascii="Calibri Light" w:hAnsi="Calibri Light"/>
                <w:spacing w:val="-2"/>
                <w:rPrChange w:id="3687" w:author="Brian Olea" w:date="2024-06-04T11:27:00Z" w16du:dateUtc="2024-06-04T17:27:00Z">
                  <w:rPr>
                    <w:rFonts w:ascii="Calibri Light" w:hAnsi="Calibri Light"/>
                    <w:spacing w:val="-2"/>
                    <w:sz w:val="16"/>
                  </w:rPr>
                </w:rPrChange>
              </w:rPr>
              <w:t xml:space="preserve"> </w:t>
            </w:r>
            <w:r w:rsidRPr="00DF3B93">
              <w:rPr>
                <w:rFonts w:ascii="Calibri Light" w:hAnsi="Calibri Light"/>
                <w:spacing w:val="-4"/>
                <w:w w:val="75"/>
                <w:rPrChange w:id="3688" w:author="Brian Olea" w:date="2024-06-04T11:27:00Z" w16du:dateUtc="2024-06-04T17:27:00Z">
                  <w:rPr>
                    <w:rFonts w:ascii="Calibri Light" w:hAnsi="Calibri Light"/>
                    <w:spacing w:val="-4"/>
                    <w:w w:val="75"/>
                    <w:sz w:val="16"/>
                  </w:rPr>
                </w:rPrChange>
              </w:rPr>
              <w:t>and</w:t>
            </w:r>
            <w:r w:rsidRPr="00DF3B93">
              <w:rPr>
                <w:rFonts w:ascii="Calibri Light" w:hAnsi="Calibri Light"/>
                <w:spacing w:val="7"/>
                <w:rPrChange w:id="3689"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4"/>
                <w:w w:val="75"/>
                <w:rPrChange w:id="3690" w:author="Brian Olea" w:date="2024-06-04T11:27:00Z" w16du:dateUtc="2024-06-04T17:27:00Z">
                  <w:rPr>
                    <w:rFonts w:ascii="Calibri Light" w:hAnsi="Calibri Light"/>
                    <w:spacing w:val="-4"/>
                    <w:w w:val="75"/>
                    <w:sz w:val="16"/>
                  </w:rPr>
                </w:rPrChange>
              </w:rPr>
              <w:t>authorities</w:t>
            </w:r>
          </w:p>
          <w:p w14:paraId="044CECBE"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691" w:author="Brian Olea" w:date="2024-06-04T11:27:00Z" w16du:dateUtc="2024-06-04T17:27:00Z">
                  <w:rPr>
                    <w:rFonts w:ascii="Calibri Light" w:hAnsi="Calibri Light"/>
                    <w:sz w:val="16"/>
                  </w:rPr>
                </w:rPrChange>
              </w:rPr>
            </w:pPr>
            <w:r w:rsidRPr="00DF3B93">
              <w:rPr>
                <w:rFonts w:ascii="Calibri Light" w:hAnsi="Calibri Light"/>
                <w:spacing w:val="-4"/>
                <w:w w:val="75"/>
                <w:rPrChange w:id="3692" w:author="Brian Olea" w:date="2024-06-04T11:27:00Z" w16du:dateUtc="2024-06-04T17:27:00Z">
                  <w:rPr>
                    <w:rFonts w:ascii="Calibri Light" w:hAnsi="Calibri Light"/>
                    <w:spacing w:val="-4"/>
                    <w:w w:val="75"/>
                    <w:sz w:val="16"/>
                  </w:rPr>
                </w:rPrChange>
              </w:rPr>
              <w:t>Ensuring</w:t>
            </w:r>
            <w:r w:rsidRPr="00DF3B93">
              <w:rPr>
                <w:rFonts w:ascii="Calibri Light" w:hAnsi="Calibri Light"/>
                <w:spacing w:val="9"/>
                <w:rPrChange w:id="3693" w:author="Brian Olea" w:date="2024-06-04T11:27:00Z" w16du:dateUtc="2024-06-04T17:27:00Z">
                  <w:rPr>
                    <w:rFonts w:ascii="Calibri Light" w:hAnsi="Calibri Light"/>
                    <w:spacing w:val="9"/>
                    <w:sz w:val="16"/>
                  </w:rPr>
                </w:rPrChange>
              </w:rPr>
              <w:t xml:space="preserve"> </w:t>
            </w:r>
            <w:r w:rsidRPr="00DF3B93">
              <w:rPr>
                <w:rFonts w:ascii="Calibri Light" w:hAnsi="Calibri Light"/>
                <w:spacing w:val="-4"/>
                <w:w w:val="75"/>
                <w:rPrChange w:id="3694" w:author="Brian Olea" w:date="2024-06-04T11:27:00Z" w16du:dateUtc="2024-06-04T17:27:00Z">
                  <w:rPr>
                    <w:rFonts w:ascii="Calibri Light" w:hAnsi="Calibri Light"/>
                    <w:spacing w:val="-4"/>
                    <w:w w:val="75"/>
                    <w:sz w:val="16"/>
                  </w:rPr>
                </w:rPrChange>
              </w:rPr>
              <w:t>appropriate</w:t>
            </w:r>
            <w:r w:rsidRPr="00DF3B93">
              <w:rPr>
                <w:rFonts w:ascii="Calibri Light" w:hAnsi="Calibri Light"/>
                <w:spacing w:val="-7"/>
                <w:rPrChange w:id="3695"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4"/>
                <w:w w:val="75"/>
                <w:rPrChange w:id="3696" w:author="Brian Olea" w:date="2024-06-04T11:27:00Z" w16du:dateUtc="2024-06-04T17:27:00Z">
                  <w:rPr>
                    <w:rFonts w:ascii="Calibri Light" w:hAnsi="Calibri Light"/>
                    <w:spacing w:val="-4"/>
                    <w:w w:val="75"/>
                    <w:sz w:val="16"/>
                  </w:rPr>
                </w:rPrChange>
              </w:rPr>
              <w:t>internal</w:t>
            </w:r>
            <w:r w:rsidRPr="00DF3B93">
              <w:rPr>
                <w:rFonts w:ascii="Calibri Light" w:hAnsi="Calibri Light"/>
                <w:spacing w:val="6"/>
                <w:rPrChange w:id="3697" w:author="Brian Olea" w:date="2024-06-04T11:27:00Z" w16du:dateUtc="2024-06-04T17:27:00Z">
                  <w:rPr>
                    <w:rFonts w:ascii="Calibri Light" w:hAnsi="Calibri Light"/>
                    <w:spacing w:val="6"/>
                    <w:sz w:val="16"/>
                  </w:rPr>
                </w:rPrChange>
              </w:rPr>
              <w:t xml:space="preserve"> </w:t>
            </w:r>
            <w:r w:rsidRPr="00DF3B93">
              <w:rPr>
                <w:rFonts w:ascii="Calibri Light" w:hAnsi="Calibri Light"/>
                <w:spacing w:val="-4"/>
                <w:w w:val="75"/>
                <w:rPrChange w:id="3698" w:author="Brian Olea" w:date="2024-06-04T11:27:00Z" w16du:dateUtc="2024-06-04T17:27:00Z">
                  <w:rPr>
                    <w:rFonts w:ascii="Calibri Light" w:hAnsi="Calibri Light"/>
                    <w:spacing w:val="-4"/>
                    <w:w w:val="75"/>
                    <w:sz w:val="16"/>
                  </w:rPr>
                </w:rPrChange>
              </w:rPr>
              <w:t>communications,</w:t>
            </w:r>
            <w:r w:rsidRPr="00DF3B93">
              <w:rPr>
                <w:rFonts w:ascii="Calibri Light" w:hAnsi="Calibri Light"/>
                <w:spacing w:val="-1"/>
                <w:rPrChange w:id="3699" w:author="Brian Olea" w:date="2024-06-04T11:27:00Z" w16du:dateUtc="2024-06-04T17:27:00Z">
                  <w:rPr>
                    <w:rFonts w:ascii="Calibri Light" w:hAnsi="Calibri Light"/>
                    <w:spacing w:val="-1"/>
                    <w:sz w:val="16"/>
                  </w:rPr>
                </w:rPrChange>
              </w:rPr>
              <w:t xml:space="preserve"> </w:t>
            </w:r>
            <w:r w:rsidRPr="00DF3B93">
              <w:rPr>
                <w:rFonts w:ascii="Calibri Light" w:hAnsi="Calibri Light"/>
                <w:spacing w:val="-4"/>
                <w:w w:val="75"/>
                <w:rPrChange w:id="3700" w:author="Brian Olea" w:date="2024-06-04T11:27:00Z" w16du:dateUtc="2024-06-04T17:27:00Z">
                  <w:rPr>
                    <w:rFonts w:ascii="Calibri Light" w:hAnsi="Calibri Light"/>
                    <w:spacing w:val="-4"/>
                    <w:w w:val="75"/>
                    <w:sz w:val="16"/>
                  </w:rPr>
                </w:rPrChange>
              </w:rPr>
              <w:t>including</w:t>
            </w:r>
            <w:r w:rsidRPr="00DF3B93">
              <w:rPr>
                <w:rFonts w:ascii="Calibri Light" w:hAnsi="Calibri Light"/>
                <w:spacing w:val="3"/>
                <w:rPrChange w:id="3701" w:author="Brian Olea" w:date="2024-06-04T11:27:00Z" w16du:dateUtc="2024-06-04T17:27:00Z">
                  <w:rPr>
                    <w:rFonts w:ascii="Calibri Light" w:hAnsi="Calibri Light"/>
                    <w:spacing w:val="3"/>
                    <w:sz w:val="16"/>
                  </w:rPr>
                </w:rPrChange>
              </w:rPr>
              <w:t xml:space="preserve"> </w:t>
            </w:r>
            <w:r w:rsidRPr="00DF3B93">
              <w:rPr>
                <w:rFonts w:ascii="Calibri Light" w:hAnsi="Calibri Light"/>
                <w:spacing w:val="-4"/>
                <w:w w:val="75"/>
                <w:rPrChange w:id="3702" w:author="Brian Olea" w:date="2024-06-04T11:27:00Z" w16du:dateUtc="2024-06-04T17:27:00Z">
                  <w:rPr>
                    <w:rFonts w:ascii="Calibri Light" w:hAnsi="Calibri Light"/>
                    <w:spacing w:val="-4"/>
                    <w:w w:val="75"/>
                    <w:sz w:val="16"/>
                  </w:rPr>
                </w:rPrChange>
              </w:rPr>
              <w:t>effectiveness</w:t>
            </w:r>
            <w:r w:rsidRPr="00DF3B93">
              <w:rPr>
                <w:rFonts w:ascii="Calibri Light" w:hAnsi="Calibri Light"/>
                <w:spacing w:val="4"/>
                <w:rPrChange w:id="3703" w:author="Brian Olea" w:date="2024-06-04T11:27:00Z" w16du:dateUtc="2024-06-04T17:27:00Z">
                  <w:rPr>
                    <w:rFonts w:ascii="Calibri Light" w:hAnsi="Calibri Light"/>
                    <w:spacing w:val="4"/>
                    <w:sz w:val="16"/>
                  </w:rPr>
                </w:rPrChange>
              </w:rPr>
              <w:t xml:space="preserve"> </w:t>
            </w:r>
            <w:r w:rsidRPr="00DF3B93">
              <w:rPr>
                <w:rFonts w:ascii="Calibri Light" w:hAnsi="Calibri Light"/>
                <w:spacing w:val="-4"/>
                <w:w w:val="75"/>
                <w:rPrChange w:id="3704" w:author="Brian Olea" w:date="2024-06-04T11:27:00Z" w16du:dateUtc="2024-06-04T17:27:00Z">
                  <w:rPr>
                    <w:rFonts w:ascii="Calibri Light" w:hAnsi="Calibri Light"/>
                    <w:spacing w:val="-4"/>
                    <w:w w:val="75"/>
                    <w:sz w:val="16"/>
                  </w:rPr>
                </w:rPrChange>
              </w:rPr>
              <w:t>of</w:t>
            </w:r>
            <w:r w:rsidRPr="00DF3B93">
              <w:rPr>
                <w:rFonts w:ascii="Calibri Light" w:hAnsi="Calibri Light"/>
                <w:spacing w:val="8"/>
                <w:rPrChange w:id="3705" w:author="Brian Olea" w:date="2024-06-04T11:27:00Z" w16du:dateUtc="2024-06-04T17:27:00Z">
                  <w:rPr>
                    <w:rFonts w:ascii="Calibri Light" w:hAnsi="Calibri Light"/>
                    <w:spacing w:val="8"/>
                    <w:sz w:val="16"/>
                  </w:rPr>
                </w:rPrChange>
              </w:rPr>
              <w:t xml:space="preserve"> </w:t>
            </w:r>
            <w:r w:rsidRPr="00DF3B93">
              <w:rPr>
                <w:rFonts w:ascii="Calibri Light" w:hAnsi="Calibri Light"/>
                <w:spacing w:val="-4"/>
                <w:w w:val="75"/>
                <w:rPrChange w:id="3706" w:author="Brian Olea" w:date="2024-06-04T11:27:00Z" w16du:dateUtc="2024-06-04T17:27:00Z">
                  <w:rPr>
                    <w:rFonts w:ascii="Calibri Light" w:hAnsi="Calibri Light"/>
                    <w:spacing w:val="-4"/>
                    <w:w w:val="75"/>
                    <w:sz w:val="16"/>
                  </w:rPr>
                </w:rPrChange>
              </w:rPr>
              <w:t>the</w:t>
            </w:r>
            <w:r w:rsidRPr="00DF3B93">
              <w:rPr>
                <w:rFonts w:ascii="Calibri Light" w:hAnsi="Calibri Light"/>
                <w:spacing w:val="-3"/>
                <w:rPrChange w:id="3707" w:author="Brian Olea" w:date="2024-06-04T11:27:00Z" w16du:dateUtc="2024-06-04T17:27:00Z">
                  <w:rPr>
                    <w:rFonts w:ascii="Calibri Light" w:hAnsi="Calibri Light"/>
                    <w:spacing w:val="-3"/>
                    <w:sz w:val="16"/>
                  </w:rPr>
                </w:rPrChange>
              </w:rPr>
              <w:t xml:space="preserve"> </w:t>
            </w:r>
            <w:r w:rsidRPr="00DF3B93">
              <w:rPr>
                <w:rFonts w:ascii="Calibri Light" w:hAnsi="Calibri Light"/>
                <w:spacing w:val="-5"/>
                <w:w w:val="75"/>
                <w:rPrChange w:id="3708" w:author="Brian Olea" w:date="2024-06-04T11:27:00Z" w16du:dateUtc="2024-06-04T17:27:00Z">
                  <w:rPr>
                    <w:rFonts w:ascii="Calibri Light" w:hAnsi="Calibri Light"/>
                    <w:spacing w:val="-5"/>
                    <w:w w:val="75"/>
                    <w:sz w:val="16"/>
                  </w:rPr>
                </w:rPrChange>
              </w:rPr>
              <w:t>QMS</w:t>
            </w:r>
          </w:p>
          <w:p w14:paraId="1622F790"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709" w:author="Brian Olea" w:date="2024-06-04T11:27:00Z" w16du:dateUtc="2024-06-04T17:27:00Z">
                  <w:rPr>
                    <w:rFonts w:ascii="Calibri Light" w:hAnsi="Calibri Light"/>
                    <w:sz w:val="16"/>
                  </w:rPr>
                </w:rPrChange>
              </w:rPr>
            </w:pPr>
            <w:r w:rsidRPr="00DF3B93">
              <w:rPr>
                <w:rFonts w:ascii="Calibri Light" w:hAnsi="Calibri Light"/>
                <w:spacing w:val="-2"/>
                <w:w w:val="75"/>
                <w:rPrChange w:id="3710" w:author="Brian Olea" w:date="2024-06-04T11:27:00Z" w16du:dateUtc="2024-06-04T17:27:00Z">
                  <w:rPr>
                    <w:rFonts w:ascii="Calibri Light" w:hAnsi="Calibri Light"/>
                    <w:spacing w:val="-2"/>
                    <w:w w:val="75"/>
                    <w:sz w:val="16"/>
                  </w:rPr>
                </w:rPrChange>
              </w:rPr>
              <w:t>Responsible</w:t>
            </w:r>
            <w:r w:rsidRPr="00DF3B93">
              <w:rPr>
                <w:rFonts w:ascii="Calibri Light" w:hAnsi="Calibri Light"/>
                <w:spacing w:val="-8"/>
                <w:rPrChange w:id="3711" w:author="Brian Olea" w:date="2024-06-04T11:27:00Z" w16du:dateUtc="2024-06-04T17:27:00Z">
                  <w:rPr>
                    <w:rFonts w:ascii="Calibri Light" w:hAnsi="Calibri Light"/>
                    <w:spacing w:val="-8"/>
                    <w:sz w:val="16"/>
                  </w:rPr>
                </w:rPrChange>
              </w:rPr>
              <w:t xml:space="preserve"> </w:t>
            </w:r>
            <w:r w:rsidRPr="00DF3B93">
              <w:rPr>
                <w:rFonts w:ascii="Calibri Light" w:hAnsi="Calibri Light"/>
                <w:spacing w:val="-2"/>
                <w:w w:val="75"/>
                <w:rPrChange w:id="3712" w:author="Brian Olea" w:date="2024-06-04T11:27:00Z" w16du:dateUtc="2024-06-04T17:27:00Z">
                  <w:rPr>
                    <w:rFonts w:ascii="Calibri Light" w:hAnsi="Calibri Light"/>
                    <w:spacing w:val="-2"/>
                    <w:w w:val="75"/>
                    <w:sz w:val="16"/>
                  </w:rPr>
                </w:rPrChange>
              </w:rPr>
              <w:t>for</w:t>
            </w:r>
            <w:r w:rsidRPr="00DF3B93">
              <w:rPr>
                <w:rFonts w:ascii="Calibri Light" w:hAnsi="Calibri Light"/>
                <w:spacing w:val="-7"/>
                <w:w w:val="75"/>
                <w:rPrChange w:id="3713" w:author="Brian Olea" w:date="2024-06-04T11:27:00Z" w16du:dateUtc="2024-06-04T17:27:00Z">
                  <w:rPr>
                    <w:rFonts w:ascii="Calibri Light" w:hAnsi="Calibri Light"/>
                    <w:spacing w:val="-7"/>
                    <w:w w:val="75"/>
                    <w:sz w:val="16"/>
                  </w:rPr>
                </w:rPrChange>
              </w:rPr>
              <w:t xml:space="preserve"> </w:t>
            </w:r>
            <w:r w:rsidRPr="00DF3B93">
              <w:rPr>
                <w:rFonts w:ascii="Calibri Light" w:hAnsi="Calibri Light"/>
                <w:spacing w:val="-2"/>
                <w:w w:val="75"/>
                <w:rPrChange w:id="3714" w:author="Brian Olea" w:date="2024-06-04T11:27:00Z" w16du:dateUtc="2024-06-04T17:27:00Z">
                  <w:rPr>
                    <w:rFonts w:ascii="Calibri Light" w:hAnsi="Calibri Light"/>
                    <w:spacing w:val="-2"/>
                    <w:w w:val="75"/>
                    <w:sz w:val="16"/>
                  </w:rPr>
                </w:rPrChange>
              </w:rPr>
              <w:t>ensuring</w:t>
            </w:r>
            <w:r w:rsidRPr="00DF3B93">
              <w:rPr>
                <w:rFonts w:ascii="Calibri Light" w:hAnsi="Calibri Light"/>
                <w:spacing w:val="-5"/>
                <w:rPrChange w:id="3715" w:author="Brian Olea" w:date="2024-06-04T11:27:00Z" w16du:dateUtc="2024-06-04T17:27:00Z">
                  <w:rPr>
                    <w:rFonts w:ascii="Calibri Light" w:hAnsi="Calibri Light"/>
                    <w:spacing w:val="-5"/>
                    <w:sz w:val="16"/>
                  </w:rPr>
                </w:rPrChange>
              </w:rPr>
              <w:t xml:space="preserve"> </w:t>
            </w:r>
            <w:r w:rsidRPr="00DF3B93">
              <w:rPr>
                <w:rFonts w:ascii="Calibri Light" w:hAnsi="Calibri Light"/>
                <w:spacing w:val="-2"/>
                <w:w w:val="75"/>
                <w:rPrChange w:id="3716" w:author="Brian Olea" w:date="2024-06-04T11:27:00Z" w16du:dateUtc="2024-06-04T17:27:00Z">
                  <w:rPr>
                    <w:rFonts w:ascii="Calibri Light" w:hAnsi="Calibri Light"/>
                    <w:spacing w:val="-2"/>
                    <w:w w:val="75"/>
                    <w:sz w:val="16"/>
                  </w:rPr>
                </w:rPrChange>
              </w:rPr>
              <w:t>the</w:t>
            </w:r>
            <w:r w:rsidRPr="00DF3B93">
              <w:rPr>
                <w:rFonts w:ascii="Calibri Light" w:hAnsi="Calibri Light"/>
                <w:spacing w:val="-9"/>
                <w:w w:val="75"/>
                <w:rPrChange w:id="3717" w:author="Brian Olea" w:date="2024-06-04T11:27:00Z" w16du:dateUtc="2024-06-04T17:27:00Z">
                  <w:rPr>
                    <w:rFonts w:ascii="Calibri Light" w:hAnsi="Calibri Light"/>
                    <w:spacing w:val="-9"/>
                    <w:w w:val="75"/>
                    <w:sz w:val="16"/>
                  </w:rPr>
                </w:rPrChange>
              </w:rPr>
              <w:t xml:space="preserve"> </w:t>
            </w:r>
            <w:r w:rsidRPr="00DF3B93">
              <w:rPr>
                <w:rFonts w:ascii="Calibri Light" w:hAnsi="Calibri Light"/>
                <w:spacing w:val="-2"/>
                <w:w w:val="75"/>
                <w:rPrChange w:id="3718" w:author="Brian Olea" w:date="2024-06-04T11:27:00Z" w16du:dateUtc="2024-06-04T17:27:00Z">
                  <w:rPr>
                    <w:rFonts w:ascii="Calibri Light" w:hAnsi="Calibri Light"/>
                    <w:spacing w:val="-2"/>
                    <w:w w:val="75"/>
                    <w:sz w:val="16"/>
                  </w:rPr>
                </w:rPrChange>
              </w:rPr>
              <w:t>robustness</w:t>
            </w:r>
            <w:r w:rsidRPr="00DF3B93">
              <w:rPr>
                <w:rFonts w:ascii="Calibri Light" w:hAnsi="Calibri Light"/>
                <w:spacing w:val="-7"/>
                <w:w w:val="75"/>
                <w:rPrChange w:id="3719" w:author="Brian Olea" w:date="2024-06-04T11:27:00Z" w16du:dateUtc="2024-06-04T17:27:00Z">
                  <w:rPr>
                    <w:rFonts w:ascii="Calibri Light" w:hAnsi="Calibri Light"/>
                    <w:spacing w:val="-7"/>
                    <w:w w:val="75"/>
                    <w:sz w:val="16"/>
                  </w:rPr>
                </w:rPrChange>
              </w:rPr>
              <w:t xml:space="preserve"> </w:t>
            </w:r>
            <w:r w:rsidRPr="00DF3B93">
              <w:rPr>
                <w:rFonts w:ascii="Calibri Light" w:hAnsi="Calibri Light"/>
                <w:spacing w:val="-2"/>
                <w:w w:val="75"/>
                <w:rPrChange w:id="3720" w:author="Brian Olea" w:date="2024-06-04T11:27:00Z" w16du:dateUtc="2024-06-04T17:27:00Z">
                  <w:rPr>
                    <w:rFonts w:ascii="Calibri Light" w:hAnsi="Calibri Light"/>
                    <w:spacing w:val="-2"/>
                    <w:w w:val="75"/>
                    <w:sz w:val="16"/>
                  </w:rPr>
                </w:rPrChange>
              </w:rPr>
              <w:t>of</w:t>
            </w:r>
            <w:r w:rsidRPr="00DF3B93">
              <w:rPr>
                <w:rFonts w:ascii="Calibri Light" w:hAnsi="Calibri Light"/>
                <w:spacing w:val="-6"/>
                <w:rPrChange w:id="3721" w:author="Brian Olea" w:date="2024-06-04T11:27:00Z" w16du:dateUtc="2024-06-04T17:27:00Z">
                  <w:rPr>
                    <w:rFonts w:ascii="Calibri Light" w:hAnsi="Calibri Light"/>
                    <w:spacing w:val="-6"/>
                    <w:sz w:val="16"/>
                  </w:rPr>
                </w:rPrChange>
              </w:rPr>
              <w:t xml:space="preserve"> </w:t>
            </w:r>
            <w:r w:rsidRPr="00DF3B93">
              <w:rPr>
                <w:rFonts w:ascii="Calibri Light" w:hAnsi="Calibri Light"/>
                <w:spacing w:val="-2"/>
                <w:w w:val="75"/>
                <w:rPrChange w:id="3722" w:author="Brian Olea" w:date="2024-06-04T11:27:00Z" w16du:dateUtc="2024-06-04T17:27:00Z">
                  <w:rPr>
                    <w:rFonts w:ascii="Calibri Light" w:hAnsi="Calibri Light"/>
                    <w:spacing w:val="-2"/>
                    <w:w w:val="75"/>
                    <w:sz w:val="16"/>
                  </w:rPr>
                </w:rPrChange>
              </w:rPr>
              <w:t>the</w:t>
            </w:r>
            <w:r w:rsidRPr="00DF3B93">
              <w:rPr>
                <w:rFonts w:ascii="Calibri Light" w:hAnsi="Calibri Light"/>
                <w:spacing w:val="-4"/>
                <w:w w:val="75"/>
                <w:rPrChange w:id="3723" w:author="Brian Olea" w:date="2024-06-04T11:27:00Z" w16du:dateUtc="2024-06-04T17:27:00Z">
                  <w:rPr>
                    <w:rFonts w:ascii="Calibri Light" w:hAnsi="Calibri Light"/>
                    <w:spacing w:val="-4"/>
                    <w:w w:val="75"/>
                    <w:sz w:val="16"/>
                  </w:rPr>
                </w:rPrChange>
              </w:rPr>
              <w:t xml:space="preserve"> </w:t>
            </w:r>
            <w:r w:rsidRPr="00DF3B93">
              <w:rPr>
                <w:rFonts w:ascii="Calibri Light" w:hAnsi="Calibri Light"/>
                <w:spacing w:val="-2"/>
                <w:w w:val="75"/>
                <w:rPrChange w:id="3724" w:author="Brian Olea" w:date="2024-06-04T11:27:00Z" w16du:dateUtc="2024-06-04T17:27:00Z">
                  <w:rPr>
                    <w:rFonts w:ascii="Calibri Light" w:hAnsi="Calibri Light"/>
                    <w:spacing w:val="-2"/>
                    <w:w w:val="75"/>
                    <w:sz w:val="16"/>
                  </w:rPr>
                </w:rPrChange>
              </w:rPr>
              <w:t>internal</w:t>
            </w:r>
            <w:r w:rsidRPr="00DF3B93">
              <w:rPr>
                <w:rFonts w:ascii="Calibri Light" w:hAnsi="Calibri Light"/>
                <w:spacing w:val="-5"/>
                <w:rPrChange w:id="3725" w:author="Brian Olea" w:date="2024-06-04T11:27:00Z" w16du:dateUtc="2024-06-04T17:27:00Z">
                  <w:rPr>
                    <w:rFonts w:ascii="Calibri Light" w:hAnsi="Calibri Light"/>
                    <w:spacing w:val="-5"/>
                    <w:sz w:val="16"/>
                  </w:rPr>
                </w:rPrChange>
              </w:rPr>
              <w:t xml:space="preserve"> </w:t>
            </w:r>
            <w:r w:rsidRPr="00DF3B93">
              <w:rPr>
                <w:rFonts w:ascii="Calibri Light" w:hAnsi="Calibri Light"/>
                <w:spacing w:val="-2"/>
                <w:w w:val="75"/>
                <w:rPrChange w:id="3726" w:author="Brian Olea" w:date="2024-06-04T11:27:00Z" w16du:dateUtc="2024-06-04T17:27:00Z">
                  <w:rPr>
                    <w:rFonts w:ascii="Calibri Light" w:hAnsi="Calibri Light"/>
                    <w:spacing w:val="-2"/>
                    <w:w w:val="75"/>
                    <w:sz w:val="16"/>
                  </w:rPr>
                </w:rPrChange>
              </w:rPr>
              <w:t>audit</w:t>
            </w:r>
            <w:r w:rsidRPr="00DF3B93">
              <w:rPr>
                <w:rFonts w:ascii="Calibri Light" w:hAnsi="Calibri Light"/>
                <w:spacing w:val="-11"/>
                <w:rPrChange w:id="3727" w:author="Brian Olea" w:date="2024-06-04T11:27:00Z" w16du:dateUtc="2024-06-04T17:27:00Z">
                  <w:rPr>
                    <w:rFonts w:ascii="Calibri Light" w:hAnsi="Calibri Light"/>
                    <w:spacing w:val="-11"/>
                    <w:sz w:val="16"/>
                  </w:rPr>
                </w:rPrChange>
              </w:rPr>
              <w:t xml:space="preserve"> </w:t>
            </w:r>
            <w:r w:rsidRPr="00DF3B93">
              <w:rPr>
                <w:rFonts w:ascii="Calibri Light" w:hAnsi="Calibri Light"/>
                <w:spacing w:val="-2"/>
                <w:w w:val="75"/>
                <w:rPrChange w:id="3728" w:author="Brian Olea" w:date="2024-06-04T11:27:00Z" w16du:dateUtc="2024-06-04T17:27:00Z">
                  <w:rPr>
                    <w:rFonts w:ascii="Calibri Light" w:hAnsi="Calibri Light"/>
                    <w:spacing w:val="-2"/>
                    <w:w w:val="75"/>
                    <w:sz w:val="16"/>
                  </w:rPr>
                </w:rPrChange>
              </w:rPr>
              <w:t>program</w:t>
            </w:r>
          </w:p>
          <w:p w14:paraId="56800E2D"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729" w:author="Brian Olea" w:date="2024-06-04T11:27:00Z" w16du:dateUtc="2024-06-04T17:27:00Z">
                  <w:rPr>
                    <w:rFonts w:ascii="Calibri Light" w:hAnsi="Calibri Light"/>
                    <w:sz w:val="16"/>
                  </w:rPr>
                </w:rPrChange>
              </w:rPr>
            </w:pPr>
            <w:r w:rsidRPr="00DF3B93">
              <w:rPr>
                <w:rFonts w:ascii="Calibri Light" w:hAnsi="Calibri Light"/>
                <w:spacing w:val="-4"/>
                <w:w w:val="75"/>
                <w:rPrChange w:id="3730" w:author="Brian Olea" w:date="2024-06-04T11:27:00Z" w16du:dateUtc="2024-06-04T17:27:00Z">
                  <w:rPr>
                    <w:rFonts w:ascii="Calibri Light" w:hAnsi="Calibri Light"/>
                    <w:spacing w:val="-4"/>
                    <w:w w:val="75"/>
                    <w:sz w:val="16"/>
                  </w:rPr>
                </w:rPrChange>
              </w:rPr>
              <w:t>Providing</w:t>
            </w:r>
            <w:r w:rsidRPr="00DF3B93">
              <w:rPr>
                <w:rFonts w:ascii="Calibri Light" w:hAnsi="Calibri Light"/>
                <w:spacing w:val="3"/>
                <w:rPrChange w:id="3731" w:author="Brian Olea" w:date="2024-06-04T11:27:00Z" w16du:dateUtc="2024-06-04T17:27:00Z">
                  <w:rPr>
                    <w:rFonts w:ascii="Calibri Light" w:hAnsi="Calibri Light"/>
                    <w:spacing w:val="3"/>
                    <w:sz w:val="16"/>
                  </w:rPr>
                </w:rPrChange>
              </w:rPr>
              <w:t xml:space="preserve"> </w:t>
            </w:r>
            <w:r w:rsidRPr="00DF3B93">
              <w:rPr>
                <w:rFonts w:ascii="Calibri Light" w:hAnsi="Calibri Light"/>
                <w:spacing w:val="-2"/>
                <w:w w:val="85"/>
                <w:rPrChange w:id="3732" w:author="Brian Olea" w:date="2024-06-04T11:27:00Z" w16du:dateUtc="2024-06-04T17:27:00Z">
                  <w:rPr>
                    <w:rFonts w:ascii="Calibri Light" w:hAnsi="Calibri Light"/>
                    <w:spacing w:val="-2"/>
                    <w:w w:val="85"/>
                    <w:sz w:val="16"/>
                  </w:rPr>
                </w:rPrChange>
              </w:rPr>
              <w:t>resources</w:t>
            </w:r>
          </w:p>
          <w:p w14:paraId="09ACBD67"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733" w:author="Brian Olea" w:date="2024-06-04T11:27:00Z" w16du:dateUtc="2024-06-04T17:27:00Z">
                  <w:rPr>
                    <w:rFonts w:ascii="Calibri Light" w:hAnsi="Calibri Light"/>
                    <w:sz w:val="16"/>
                  </w:rPr>
                </w:rPrChange>
              </w:rPr>
            </w:pPr>
            <w:r w:rsidRPr="00DF3B93">
              <w:rPr>
                <w:rFonts w:ascii="Calibri Light" w:hAnsi="Calibri Light"/>
                <w:spacing w:val="-2"/>
                <w:w w:val="75"/>
                <w:rPrChange w:id="3734" w:author="Brian Olea" w:date="2024-06-04T11:27:00Z" w16du:dateUtc="2024-06-04T17:27:00Z">
                  <w:rPr>
                    <w:rFonts w:ascii="Calibri Light" w:hAnsi="Calibri Light"/>
                    <w:spacing w:val="-2"/>
                    <w:w w:val="75"/>
                    <w:sz w:val="16"/>
                  </w:rPr>
                </w:rPrChange>
              </w:rPr>
              <w:t>Conducting</w:t>
            </w:r>
            <w:r w:rsidRPr="00DF3B93">
              <w:rPr>
                <w:rFonts w:ascii="Calibri Light" w:hAnsi="Calibri Light"/>
                <w:spacing w:val="-7"/>
                <w:w w:val="75"/>
                <w:rPrChange w:id="3735" w:author="Brian Olea" w:date="2024-06-04T11:27:00Z" w16du:dateUtc="2024-06-04T17:27:00Z">
                  <w:rPr>
                    <w:rFonts w:ascii="Calibri Light" w:hAnsi="Calibri Light"/>
                    <w:spacing w:val="-7"/>
                    <w:w w:val="75"/>
                    <w:sz w:val="16"/>
                  </w:rPr>
                </w:rPrChange>
              </w:rPr>
              <w:t xml:space="preserve"> </w:t>
            </w:r>
            <w:r w:rsidRPr="00DF3B93">
              <w:rPr>
                <w:rFonts w:ascii="Calibri Light" w:hAnsi="Calibri Light"/>
                <w:spacing w:val="-2"/>
                <w:w w:val="75"/>
                <w:rPrChange w:id="3736" w:author="Brian Olea" w:date="2024-06-04T11:27:00Z" w16du:dateUtc="2024-06-04T17:27:00Z">
                  <w:rPr>
                    <w:rFonts w:ascii="Calibri Light" w:hAnsi="Calibri Light"/>
                    <w:spacing w:val="-2"/>
                    <w:w w:val="75"/>
                    <w:sz w:val="16"/>
                  </w:rPr>
                </w:rPrChange>
              </w:rPr>
              <w:t>Management</w:t>
            </w:r>
            <w:r w:rsidRPr="00DF3B93">
              <w:rPr>
                <w:rFonts w:ascii="Calibri Light" w:hAnsi="Calibri Light"/>
                <w:spacing w:val="-7"/>
                <w:rPrChange w:id="3737"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2"/>
                <w:w w:val="75"/>
                <w:rPrChange w:id="3738" w:author="Brian Olea" w:date="2024-06-04T11:27:00Z" w16du:dateUtc="2024-06-04T17:27:00Z">
                  <w:rPr>
                    <w:rFonts w:ascii="Calibri Light" w:hAnsi="Calibri Light"/>
                    <w:spacing w:val="-2"/>
                    <w:w w:val="75"/>
                    <w:sz w:val="16"/>
                  </w:rPr>
                </w:rPrChange>
              </w:rPr>
              <w:t>Review</w:t>
            </w:r>
            <w:r w:rsidRPr="00DF3B93">
              <w:rPr>
                <w:rFonts w:ascii="Calibri Light" w:hAnsi="Calibri Light"/>
                <w:spacing w:val="-11"/>
                <w:rPrChange w:id="3739" w:author="Brian Olea" w:date="2024-06-04T11:27:00Z" w16du:dateUtc="2024-06-04T17:27:00Z">
                  <w:rPr>
                    <w:rFonts w:ascii="Calibri Light" w:hAnsi="Calibri Light"/>
                    <w:spacing w:val="-11"/>
                    <w:sz w:val="16"/>
                  </w:rPr>
                </w:rPrChange>
              </w:rPr>
              <w:t xml:space="preserve"> </w:t>
            </w:r>
            <w:r w:rsidRPr="00DF3B93">
              <w:rPr>
                <w:rFonts w:ascii="Calibri Light" w:hAnsi="Calibri Light"/>
                <w:spacing w:val="-2"/>
                <w:w w:val="75"/>
                <w:rPrChange w:id="3740" w:author="Brian Olea" w:date="2024-06-04T11:27:00Z" w16du:dateUtc="2024-06-04T17:27:00Z">
                  <w:rPr>
                    <w:rFonts w:ascii="Calibri Light" w:hAnsi="Calibri Light"/>
                    <w:spacing w:val="-2"/>
                    <w:w w:val="75"/>
                    <w:sz w:val="16"/>
                  </w:rPr>
                </w:rPrChange>
              </w:rPr>
              <w:t>and</w:t>
            </w:r>
            <w:r w:rsidRPr="00DF3B93">
              <w:rPr>
                <w:rFonts w:ascii="Calibri Light" w:hAnsi="Calibri Light"/>
                <w:spacing w:val="-11"/>
                <w:rPrChange w:id="3741" w:author="Brian Olea" w:date="2024-06-04T11:27:00Z" w16du:dateUtc="2024-06-04T17:27:00Z">
                  <w:rPr>
                    <w:rFonts w:ascii="Calibri Light" w:hAnsi="Calibri Light"/>
                    <w:spacing w:val="-11"/>
                    <w:sz w:val="16"/>
                  </w:rPr>
                </w:rPrChange>
              </w:rPr>
              <w:t xml:space="preserve"> </w:t>
            </w:r>
            <w:r w:rsidRPr="00DF3B93">
              <w:rPr>
                <w:rFonts w:ascii="Calibri Light" w:hAnsi="Calibri Light"/>
                <w:spacing w:val="-2"/>
                <w:w w:val="75"/>
                <w:rPrChange w:id="3742" w:author="Brian Olea" w:date="2024-06-04T11:27:00Z" w16du:dateUtc="2024-06-04T17:27:00Z">
                  <w:rPr>
                    <w:rFonts w:ascii="Calibri Light" w:hAnsi="Calibri Light"/>
                    <w:spacing w:val="-2"/>
                    <w:w w:val="75"/>
                    <w:sz w:val="16"/>
                  </w:rPr>
                </w:rPrChange>
              </w:rPr>
              <w:t>analyzing</w:t>
            </w:r>
            <w:r w:rsidRPr="00DF3B93">
              <w:rPr>
                <w:rFonts w:ascii="Calibri Light" w:hAnsi="Calibri Light"/>
                <w:spacing w:val="-4"/>
                <w:w w:val="75"/>
                <w:rPrChange w:id="3743" w:author="Brian Olea" w:date="2024-06-04T11:27:00Z" w16du:dateUtc="2024-06-04T17:27:00Z">
                  <w:rPr>
                    <w:rFonts w:ascii="Calibri Light" w:hAnsi="Calibri Light"/>
                    <w:spacing w:val="-4"/>
                    <w:w w:val="75"/>
                    <w:sz w:val="16"/>
                  </w:rPr>
                </w:rPrChange>
              </w:rPr>
              <w:t xml:space="preserve"> </w:t>
            </w:r>
            <w:r w:rsidRPr="00DF3B93">
              <w:rPr>
                <w:rFonts w:ascii="Calibri Light" w:hAnsi="Calibri Light"/>
                <w:spacing w:val="-2"/>
                <w:w w:val="75"/>
                <w:rPrChange w:id="3744" w:author="Brian Olea" w:date="2024-06-04T11:27:00Z" w16du:dateUtc="2024-06-04T17:27:00Z">
                  <w:rPr>
                    <w:rFonts w:ascii="Calibri Light" w:hAnsi="Calibri Light"/>
                    <w:spacing w:val="-2"/>
                    <w:w w:val="75"/>
                    <w:sz w:val="16"/>
                  </w:rPr>
                </w:rPrChange>
              </w:rPr>
              <w:t>QMS</w:t>
            </w:r>
            <w:r w:rsidRPr="00DF3B93">
              <w:rPr>
                <w:rFonts w:ascii="Calibri Light" w:hAnsi="Calibri Light"/>
                <w:spacing w:val="-7"/>
                <w:w w:val="75"/>
                <w:rPrChange w:id="3745" w:author="Brian Olea" w:date="2024-06-04T11:27:00Z" w16du:dateUtc="2024-06-04T17:27:00Z">
                  <w:rPr>
                    <w:rFonts w:ascii="Calibri Light" w:hAnsi="Calibri Light"/>
                    <w:spacing w:val="-7"/>
                    <w:w w:val="75"/>
                    <w:sz w:val="16"/>
                  </w:rPr>
                </w:rPrChange>
              </w:rPr>
              <w:t xml:space="preserve"> </w:t>
            </w:r>
            <w:r w:rsidRPr="00DF3B93">
              <w:rPr>
                <w:rFonts w:ascii="Calibri Light" w:hAnsi="Calibri Light"/>
                <w:spacing w:val="-4"/>
                <w:w w:val="75"/>
                <w:rPrChange w:id="3746" w:author="Brian Olea" w:date="2024-06-04T11:27:00Z" w16du:dateUtc="2024-06-04T17:27:00Z">
                  <w:rPr>
                    <w:rFonts w:ascii="Calibri Light" w:hAnsi="Calibri Light"/>
                    <w:spacing w:val="-4"/>
                    <w:w w:val="75"/>
                    <w:sz w:val="16"/>
                  </w:rPr>
                </w:rPrChange>
              </w:rPr>
              <w:t>data</w:t>
            </w:r>
          </w:p>
          <w:p w14:paraId="42EABEDB" w14:textId="77777777" w:rsidR="00DF0971" w:rsidRPr="00DF3B93" w:rsidRDefault="00000000">
            <w:pPr>
              <w:pStyle w:val="TableParagraph"/>
              <w:numPr>
                <w:ilvl w:val="0"/>
                <w:numId w:val="4"/>
              </w:numPr>
              <w:tabs>
                <w:tab w:val="left" w:pos="321"/>
              </w:tabs>
              <w:spacing w:line="211" w:lineRule="exact"/>
              <w:ind w:left="321" w:hanging="267"/>
              <w:rPr>
                <w:rFonts w:ascii="Calibri Light" w:hAnsi="Calibri Light"/>
                <w:rPrChange w:id="3747" w:author="Brian Olea" w:date="2024-06-04T11:27:00Z" w16du:dateUtc="2024-06-04T17:27:00Z">
                  <w:rPr>
                    <w:rFonts w:ascii="Calibri Light" w:hAnsi="Calibri Light"/>
                    <w:sz w:val="16"/>
                  </w:rPr>
                </w:rPrChange>
              </w:rPr>
            </w:pPr>
            <w:r w:rsidRPr="00DF3B93">
              <w:rPr>
                <w:rFonts w:ascii="Calibri Light" w:hAnsi="Calibri Light"/>
                <w:spacing w:val="-4"/>
                <w:w w:val="75"/>
                <w:rPrChange w:id="3748" w:author="Brian Olea" w:date="2024-06-04T11:27:00Z" w16du:dateUtc="2024-06-04T17:27:00Z">
                  <w:rPr>
                    <w:rFonts w:ascii="Calibri Light" w:hAnsi="Calibri Light"/>
                    <w:spacing w:val="-4"/>
                    <w:w w:val="75"/>
                    <w:sz w:val="16"/>
                  </w:rPr>
                </w:rPrChange>
              </w:rPr>
              <w:t>Determining</w:t>
            </w:r>
            <w:r w:rsidRPr="00DF3B93">
              <w:rPr>
                <w:rFonts w:ascii="Calibri Light" w:hAnsi="Calibri Light"/>
                <w:spacing w:val="-11"/>
                <w:rPrChange w:id="3749" w:author="Brian Olea" w:date="2024-06-04T11:27:00Z" w16du:dateUtc="2024-06-04T17:27:00Z">
                  <w:rPr>
                    <w:rFonts w:ascii="Calibri Light" w:hAnsi="Calibri Light"/>
                    <w:spacing w:val="-11"/>
                    <w:sz w:val="16"/>
                  </w:rPr>
                </w:rPrChange>
              </w:rPr>
              <w:t xml:space="preserve"> </w:t>
            </w:r>
            <w:r w:rsidRPr="00DF3B93">
              <w:rPr>
                <w:rFonts w:ascii="Calibri Light" w:hAnsi="Calibri Light"/>
                <w:spacing w:val="-4"/>
                <w:w w:val="75"/>
                <w:rPrChange w:id="3750" w:author="Brian Olea" w:date="2024-06-04T11:27:00Z" w16du:dateUtc="2024-06-04T17:27:00Z">
                  <w:rPr>
                    <w:rFonts w:ascii="Calibri Light" w:hAnsi="Calibri Light"/>
                    <w:spacing w:val="-4"/>
                    <w:w w:val="75"/>
                    <w:sz w:val="16"/>
                  </w:rPr>
                </w:rPrChange>
              </w:rPr>
              <w:t>and</w:t>
            </w:r>
            <w:r w:rsidRPr="00DF3B93">
              <w:rPr>
                <w:rFonts w:ascii="Calibri Light" w:hAnsi="Calibri Light"/>
                <w:spacing w:val="2"/>
                <w:rPrChange w:id="3751" w:author="Brian Olea" w:date="2024-06-04T11:27:00Z" w16du:dateUtc="2024-06-04T17:27:00Z">
                  <w:rPr>
                    <w:rFonts w:ascii="Calibri Light" w:hAnsi="Calibri Light"/>
                    <w:spacing w:val="2"/>
                    <w:sz w:val="16"/>
                  </w:rPr>
                </w:rPrChange>
              </w:rPr>
              <w:t xml:space="preserve"> </w:t>
            </w:r>
            <w:r w:rsidRPr="00DF3B93">
              <w:rPr>
                <w:rFonts w:ascii="Calibri Light" w:hAnsi="Calibri Light"/>
                <w:spacing w:val="-4"/>
                <w:w w:val="75"/>
                <w:rPrChange w:id="3752" w:author="Brian Olea" w:date="2024-06-04T11:27:00Z" w16du:dateUtc="2024-06-04T17:27:00Z">
                  <w:rPr>
                    <w:rFonts w:ascii="Calibri Light" w:hAnsi="Calibri Light"/>
                    <w:spacing w:val="-4"/>
                    <w:w w:val="75"/>
                    <w:sz w:val="16"/>
                  </w:rPr>
                </w:rPrChange>
              </w:rPr>
              <w:t>managing</w:t>
            </w:r>
            <w:r w:rsidRPr="00DF3B93">
              <w:rPr>
                <w:rFonts w:ascii="Calibri Light" w:hAnsi="Calibri Light"/>
                <w:spacing w:val="2"/>
                <w:rPrChange w:id="3753" w:author="Brian Olea" w:date="2024-06-04T11:27:00Z" w16du:dateUtc="2024-06-04T17:27:00Z">
                  <w:rPr>
                    <w:rFonts w:ascii="Calibri Light" w:hAnsi="Calibri Light"/>
                    <w:spacing w:val="2"/>
                    <w:sz w:val="16"/>
                  </w:rPr>
                </w:rPrChange>
              </w:rPr>
              <w:t xml:space="preserve"> </w:t>
            </w:r>
            <w:r w:rsidRPr="00DF3B93">
              <w:rPr>
                <w:rFonts w:ascii="Calibri Light" w:hAnsi="Calibri Light"/>
                <w:spacing w:val="-4"/>
                <w:w w:val="75"/>
                <w:rPrChange w:id="3754" w:author="Brian Olea" w:date="2024-06-04T11:27:00Z" w16du:dateUtc="2024-06-04T17:27:00Z">
                  <w:rPr>
                    <w:rFonts w:ascii="Calibri Light" w:hAnsi="Calibri Light"/>
                    <w:spacing w:val="-4"/>
                    <w:w w:val="75"/>
                    <w:sz w:val="16"/>
                  </w:rPr>
                </w:rPrChange>
              </w:rPr>
              <w:t>the</w:t>
            </w:r>
            <w:r w:rsidRPr="00DF3B93">
              <w:rPr>
                <w:rFonts w:ascii="Calibri Light" w:hAnsi="Calibri Light"/>
                <w:spacing w:val="-6"/>
                <w:rPrChange w:id="3755" w:author="Brian Olea" w:date="2024-06-04T11:27:00Z" w16du:dateUtc="2024-06-04T17:27:00Z">
                  <w:rPr>
                    <w:rFonts w:ascii="Calibri Light" w:hAnsi="Calibri Light"/>
                    <w:spacing w:val="-6"/>
                    <w:sz w:val="16"/>
                  </w:rPr>
                </w:rPrChange>
              </w:rPr>
              <w:t xml:space="preserve"> </w:t>
            </w:r>
            <w:r w:rsidRPr="00DF3B93">
              <w:rPr>
                <w:rFonts w:ascii="Calibri Light" w:hAnsi="Calibri Light"/>
                <w:spacing w:val="-4"/>
                <w:w w:val="75"/>
                <w:rPrChange w:id="3756" w:author="Brian Olea" w:date="2024-06-04T11:27:00Z" w16du:dateUtc="2024-06-04T17:27:00Z">
                  <w:rPr>
                    <w:rFonts w:ascii="Calibri Light" w:hAnsi="Calibri Light"/>
                    <w:spacing w:val="-4"/>
                    <w:w w:val="75"/>
                    <w:sz w:val="16"/>
                  </w:rPr>
                </w:rPrChange>
              </w:rPr>
              <w:t>infrastructure</w:t>
            </w:r>
          </w:p>
          <w:p w14:paraId="42A8B85E" w14:textId="77777777" w:rsidR="00DF0971" w:rsidRPr="00DF3B93" w:rsidRDefault="00000000">
            <w:pPr>
              <w:pStyle w:val="TableParagraph"/>
              <w:numPr>
                <w:ilvl w:val="0"/>
                <w:numId w:val="4"/>
              </w:numPr>
              <w:tabs>
                <w:tab w:val="left" w:pos="321"/>
              </w:tabs>
              <w:spacing w:line="247" w:lineRule="exact"/>
              <w:ind w:left="321" w:hanging="267"/>
              <w:rPr>
                <w:rFonts w:ascii="Calibri Light" w:hAnsi="Calibri Light"/>
                <w:rPrChange w:id="3757" w:author="Brian Olea" w:date="2024-06-04T11:27:00Z" w16du:dateUtc="2024-06-04T17:27:00Z">
                  <w:rPr>
                    <w:rFonts w:ascii="Calibri Light" w:hAnsi="Calibri Light"/>
                    <w:sz w:val="16"/>
                  </w:rPr>
                </w:rPrChange>
              </w:rPr>
            </w:pPr>
            <w:r w:rsidRPr="00DF3B93">
              <w:rPr>
                <w:rFonts w:ascii="Calibri Light" w:hAnsi="Calibri Light"/>
                <w:spacing w:val="-2"/>
                <w:w w:val="75"/>
                <w:rPrChange w:id="3758" w:author="Brian Olea" w:date="2024-06-04T11:27:00Z" w16du:dateUtc="2024-06-04T17:27:00Z">
                  <w:rPr>
                    <w:rFonts w:ascii="Calibri Light" w:hAnsi="Calibri Light"/>
                    <w:spacing w:val="-2"/>
                    <w:w w:val="75"/>
                    <w:sz w:val="16"/>
                  </w:rPr>
                </w:rPrChange>
              </w:rPr>
              <w:t>Determining</w:t>
            </w:r>
            <w:r w:rsidRPr="00DF3B93">
              <w:rPr>
                <w:rFonts w:ascii="Calibri Light" w:hAnsi="Calibri Light"/>
                <w:spacing w:val="-7"/>
                <w:w w:val="75"/>
                <w:rPrChange w:id="3759" w:author="Brian Olea" w:date="2024-06-04T11:27:00Z" w16du:dateUtc="2024-06-04T17:27:00Z">
                  <w:rPr>
                    <w:rFonts w:ascii="Calibri Light" w:hAnsi="Calibri Light"/>
                    <w:spacing w:val="-7"/>
                    <w:w w:val="75"/>
                    <w:sz w:val="16"/>
                  </w:rPr>
                </w:rPrChange>
              </w:rPr>
              <w:t xml:space="preserve"> </w:t>
            </w:r>
            <w:r w:rsidRPr="00DF3B93">
              <w:rPr>
                <w:rFonts w:ascii="Calibri Light" w:hAnsi="Calibri Light"/>
                <w:spacing w:val="-2"/>
                <w:w w:val="75"/>
                <w:rPrChange w:id="3760" w:author="Brian Olea" w:date="2024-06-04T11:27:00Z" w16du:dateUtc="2024-06-04T17:27:00Z">
                  <w:rPr>
                    <w:rFonts w:ascii="Calibri Light" w:hAnsi="Calibri Light"/>
                    <w:spacing w:val="-2"/>
                    <w:w w:val="75"/>
                    <w:sz w:val="16"/>
                  </w:rPr>
                </w:rPrChange>
              </w:rPr>
              <w:t>and</w:t>
            </w:r>
            <w:r w:rsidRPr="00DF3B93">
              <w:rPr>
                <w:rFonts w:ascii="Calibri Light" w:hAnsi="Calibri Light"/>
                <w:spacing w:val="-7"/>
                <w:rPrChange w:id="3761"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2"/>
                <w:w w:val="75"/>
                <w:rPrChange w:id="3762" w:author="Brian Olea" w:date="2024-06-04T11:27:00Z" w16du:dateUtc="2024-06-04T17:27:00Z">
                  <w:rPr>
                    <w:rFonts w:ascii="Calibri Light" w:hAnsi="Calibri Light"/>
                    <w:spacing w:val="-2"/>
                    <w:w w:val="75"/>
                    <w:sz w:val="16"/>
                  </w:rPr>
                </w:rPrChange>
              </w:rPr>
              <w:t>managing</w:t>
            </w:r>
            <w:r w:rsidRPr="00DF3B93">
              <w:rPr>
                <w:rFonts w:ascii="Calibri Light" w:hAnsi="Calibri Light"/>
                <w:spacing w:val="-7"/>
                <w:rPrChange w:id="3763" w:author="Brian Olea" w:date="2024-06-04T11:27:00Z" w16du:dateUtc="2024-06-04T17:27:00Z">
                  <w:rPr>
                    <w:rFonts w:ascii="Calibri Light" w:hAnsi="Calibri Light"/>
                    <w:spacing w:val="-7"/>
                    <w:sz w:val="16"/>
                  </w:rPr>
                </w:rPrChange>
              </w:rPr>
              <w:t xml:space="preserve"> </w:t>
            </w:r>
            <w:r w:rsidRPr="00DF3B93">
              <w:rPr>
                <w:rFonts w:ascii="Calibri Light" w:hAnsi="Calibri Light"/>
                <w:spacing w:val="-2"/>
                <w:w w:val="75"/>
                <w:rPrChange w:id="3764" w:author="Brian Olea" w:date="2024-06-04T11:27:00Z" w16du:dateUtc="2024-06-04T17:27:00Z">
                  <w:rPr>
                    <w:rFonts w:ascii="Calibri Light" w:hAnsi="Calibri Light"/>
                    <w:spacing w:val="-2"/>
                    <w:w w:val="75"/>
                    <w:sz w:val="16"/>
                  </w:rPr>
                </w:rPrChange>
              </w:rPr>
              <w:t>the</w:t>
            </w:r>
            <w:r w:rsidRPr="00DF3B93">
              <w:rPr>
                <w:rFonts w:ascii="Calibri Light" w:hAnsi="Calibri Light"/>
                <w:spacing w:val="-8"/>
                <w:w w:val="75"/>
                <w:rPrChange w:id="3765" w:author="Brian Olea" w:date="2024-06-04T11:27:00Z" w16du:dateUtc="2024-06-04T17:27:00Z">
                  <w:rPr>
                    <w:rFonts w:ascii="Calibri Light" w:hAnsi="Calibri Light"/>
                    <w:spacing w:val="-8"/>
                    <w:w w:val="75"/>
                    <w:sz w:val="16"/>
                  </w:rPr>
                </w:rPrChange>
              </w:rPr>
              <w:t xml:space="preserve"> </w:t>
            </w:r>
            <w:r w:rsidRPr="00DF3B93">
              <w:rPr>
                <w:rFonts w:ascii="Calibri Light" w:hAnsi="Calibri Light"/>
                <w:spacing w:val="-2"/>
                <w:w w:val="75"/>
                <w:rPrChange w:id="3766" w:author="Brian Olea" w:date="2024-06-04T11:27:00Z" w16du:dateUtc="2024-06-04T17:27:00Z">
                  <w:rPr>
                    <w:rFonts w:ascii="Calibri Light" w:hAnsi="Calibri Light"/>
                    <w:spacing w:val="-2"/>
                    <w:w w:val="75"/>
                    <w:sz w:val="16"/>
                  </w:rPr>
                </w:rPrChange>
              </w:rPr>
              <w:t>work</w:t>
            </w:r>
            <w:r w:rsidRPr="00DF3B93">
              <w:rPr>
                <w:rFonts w:ascii="Calibri Light" w:hAnsi="Calibri Light"/>
                <w:spacing w:val="-3"/>
                <w:w w:val="75"/>
                <w:rPrChange w:id="3767" w:author="Brian Olea" w:date="2024-06-04T11:27:00Z" w16du:dateUtc="2024-06-04T17:27:00Z">
                  <w:rPr>
                    <w:rFonts w:ascii="Calibri Light" w:hAnsi="Calibri Light"/>
                    <w:spacing w:val="-3"/>
                    <w:w w:val="75"/>
                    <w:sz w:val="16"/>
                  </w:rPr>
                </w:rPrChange>
              </w:rPr>
              <w:t xml:space="preserve"> </w:t>
            </w:r>
            <w:r w:rsidRPr="00DF3B93">
              <w:rPr>
                <w:rFonts w:ascii="Calibri Light" w:hAnsi="Calibri Light"/>
                <w:spacing w:val="-2"/>
                <w:w w:val="75"/>
                <w:rPrChange w:id="3768" w:author="Brian Olea" w:date="2024-06-04T11:27:00Z" w16du:dateUtc="2024-06-04T17:27:00Z">
                  <w:rPr>
                    <w:rFonts w:ascii="Calibri Light" w:hAnsi="Calibri Light"/>
                    <w:spacing w:val="-2"/>
                    <w:w w:val="75"/>
                    <w:sz w:val="16"/>
                  </w:rPr>
                </w:rPrChange>
              </w:rPr>
              <w:t>environment</w:t>
            </w:r>
          </w:p>
        </w:tc>
        <w:tc>
          <w:tcPr>
            <w:tcW w:w="134" w:type="dxa"/>
            <w:tcBorders>
              <w:left w:val="single" w:sz="8" w:space="0" w:color="000000"/>
            </w:tcBorders>
          </w:tcPr>
          <w:p w14:paraId="5DB5BBB3" w14:textId="77777777" w:rsidR="00DF0971" w:rsidRPr="00DF3B93" w:rsidRDefault="00DF0971">
            <w:pPr>
              <w:pStyle w:val="TableParagraph"/>
              <w:ind w:left="0"/>
              <w:rPr>
                <w:rPrChange w:id="3769" w:author="Brian Olea" w:date="2024-06-04T11:27:00Z" w16du:dateUtc="2024-06-04T17:27:00Z">
                  <w:rPr>
                    <w:sz w:val="14"/>
                  </w:rPr>
                </w:rPrChange>
              </w:rPr>
            </w:pPr>
          </w:p>
        </w:tc>
      </w:tr>
    </w:tbl>
    <w:p w14:paraId="1FDB8574" w14:textId="77777777" w:rsidR="00DF0971" w:rsidRPr="00DF3B93" w:rsidRDefault="00DF0971">
      <w:pPr>
        <w:pStyle w:val="BodyText"/>
        <w:ind w:left="0"/>
        <w:rPr>
          <w:b/>
          <w:sz w:val="22"/>
          <w:szCs w:val="22"/>
          <w:rPrChange w:id="3770" w:author="Brian Olea" w:date="2024-06-04T11:27:00Z" w16du:dateUtc="2024-06-04T17:27:00Z">
            <w:rPr>
              <w:b/>
              <w:sz w:val="20"/>
            </w:rPr>
          </w:rPrChange>
        </w:rPr>
      </w:pPr>
    </w:p>
    <w:p w14:paraId="439B6A4A" w14:textId="77777777" w:rsidR="00DF0971" w:rsidRPr="00DF3B93" w:rsidRDefault="00000000">
      <w:pPr>
        <w:pStyle w:val="BodyText"/>
        <w:spacing w:before="32"/>
        <w:ind w:left="0"/>
        <w:rPr>
          <w:b/>
          <w:sz w:val="22"/>
          <w:szCs w:val="22"/>
          <w:rPrChange w:id="3771" w:author="Brian Olea" w:date="2024-06-04T11:27:00Z" w16du:dateUtc="2024-06-04T17:27:00Z">
            <w:rPr>
              <w:b/>
              <w:sz w:val="20"/>
            </w:rPr>
          </w:rPrChange>
        </w:rPr>
      </w:pPr>
      <w:r w:rsidRPr="00DF3B93">
        <w:rPr>
          <w:noProof/>
          <w:sz w:val="22"/>
          <w:szCs w:val="22"/>
          <w:rPrChange w:id="3772" w:author="Brian Olea" w:date="2024-06-04T11:27:00Z" w16du:dateUtc="2024-06-04T17:27:00Z">
            <w:rPr>
              <w:noProof/>
            </w:rPr>
          </w:rPrChange>
        </w:rPr>
        <mc:AlternateContent>
          <mc:Choice Requires="wpg">
            <w:drawing>
              <wp:anchor distT="0" distB="0" distL="0" distR="0" simplePos="0" relativeHeight="487589888" behindDoc="1" locked="0" layoutInCell="1" allowOverlap="1" wp14:anchorId="4383F891" wp14:editId="38E3BC07">
                <wp:simplePos x="0" y="0"/>
                <wp:positionH relativeFrom="page">
                  <wp:posOffset>813040</wp:posOffset>
                </wp:positionH>
                <wp:positionV relativeFrom="paragraph">
                  <wp:posOffset>182508</wp:posOffset>
                </wp:positionV>
                <wp:extent cx="701040" cy="495934"/>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495934"/>
                          <a:chOff x="0" y="0"/>
                          <a:chExt cx="701040" cy="495934"/>
                        </a:xfrm>
                      </wpg:grpSpPr>
                      <wps:wsp>
                        <wps:cNvPr id="22" name="Graphic 22"/>
                        <wps:cNvSpPr/>
                        <wps:spPr>
                          <a:xfrm>
                            <a:off x="58129" y="265243"/>
                            <a:ext cx="302895" cy="187325"/>
                          </a:xfrm>
                          <a:custGeom>
                            <a:avLst/>
                            <a:gdLst/>
                            <a:ahLst/>
                            <a:cxnLst/>
                            <a:rect l="l" t="t" r="r" b="b"/>
                            <a:pathLst>
                              <a:path w="302895" h="187325">
                                <a:moveTo>
                                  <a:pt x="302820" y="0"/>
                                </a:moveTo>
                                <a:lnTo>
                                  <a:pt x="302820" y="186979"/>
                                </a:lnTo>
                                <a:lnTo>
                                  <a:pt x="0" y="186979"/>
                                </a:lnTo>
                              </a:path>
                            </a:pathLst>
                          </a:custGeom>
                          <a:ln w="11575">
                            <a:solidFill>
                              <a:srgbClr val="4671C4"/>
                            </a:solidFill>
                            <a:prstDash val="solid"/>
                          </a:ln>
                        </wps:spPr>
                        <wps:bodyPr wrap="square" lIns="0" tIns="0" rIns="0" bIns="0" rtlCol="0">
                          <a:prstTxWarp prst="textNoShape">
                            <a:avLst/>
                          </a:prstTxWarp>
                          <a:noAutofit/>
                        </wps:bodyPr>
                      </wps:wsp>
                      <wps:wsp>
                        <wps:cNvPr id="23" name="Graphic 23"/>
                        <wps:cNvSpPr/>
                        <wps:spPr>
                          <a:xfrm>
                            <a:off x="0" y="408606"/>
                            <a:ext cx="66675" cy="87630"/>
                          </a:xfrm>
                          <a:custGeom>
                            <a:avLst/>
                            <a:gdLst/>
                            <a:ahLst/>
                            <a:cxnLst/>
                            <a:rect l="l" t="t" r="r" b="b"/>
                            <a:pathLst>
                              <a:path w="66675" h="87630">
                                <a:moveTo>
                                  <a:pt x="66433" y="0"/>
                                </a:moveTo>
                                <a:lnTo>
                                  <a:pt x="0" y="43616"/>
                                </a:lnTo>
                                <a:lnTo>
                                  <a:pt x="66433" y="87232"/>
                                </a:lnTo>
                                <a:lnTo>
                                  <a:pt x="66433" y="0"/>
                                </a:lnTo>
                                <a:close/>
                              </a:path>
                            </a:pathLst>
                          </a:custGeom>
                          <a:solidFill>
                            <a:srgbClr val="4671C4"/>
                          </a:solidFill>
                        </wps:spPr>
                        <wps:bodyPr wrap="square" lIns="0" tIns="0" rIns="0" bIns="0" rtlCol="0">
                          <a:prstTxWarp prst="textNoShape">
                            <a:avLst/>
                          </a:prstTxWarp>
                          <a:noAutofit/>
                        </wps:bodyPr>
                      </wps:wsp>
                      <wps:wsp>
                        <wps:cNvPr id="24" name="Graphic 24"/>
                        <wps:cNvSpPr/>
                        <wps:spPr>
                          <a:xfrm>
                            <a:off x="360949" y="265243"/>
                            <a:ext cx="281940" cy="187325"/>
                          </a:xfrm>
                          <a:custGeom>
                            <a:avLst/>
                            <a:gdLst/>
                            <a:ahLst/>
                            <a:cxnLst/>
                            <a:rect l="l" t="t" r="r" b="b"/>
                            <a:pathLst>
                              <a:path w="281940" h="187325">
                                <a:moveTo>
                                  <a:pt x="0" y="0"/>
                                </a:moveTo>
                                <a:lnTo>
                                  <a:pt x="0" y="186979"/>
                                </a:lnTo>
                                <a:lnTo>
                                  <a:pt x="281588" y="186979"/>
                                </a:lnTo>
                              </a:path>
                            </a:pathLst>
                          </a:custGeom>
                          <a:ln w="11486">
                            <a:solidFill>
                              <a:srgbClr val="4671C4"/>
                            </a:solidFill>
                            <a:prstDash val="solid"/>
                          </a:ln>
                        </wps:spPr>
                        <wps:bodyPr wrap="square" lIns="0" tIns="0" rIns="0" bIns="0" rtlCol="0">
                          <a:prstTxWarp prst="textNoShape">
                            <a:avLst/>
                          </a:prstTxWarp>
                          <a:noAutofit/>
                        </wps:bodyPr>
                      </wps:wsp>
                      <wps:wsp>
                        <wps:cNvPr id="25" name="Graphic 25"/>
                        <wps:cNvSpPr/>
                        <wps:spPr>
                          <a:xfrm>
                            <a:off x="634233" y="408606"/>
                            <a:ext cx="66675" cy="87630"/>
                          </a:xfrm>
                          <a:custGeom>
                            <a:avLst/>
                            <a:gdLst/>
                            <a:ahLst/>
                            <a:cxnLst/>
                            <a:rect l="l" t="t" r="r" b="b"/>
                            <a:pathLst>
                              <a:path w="66675" h="87630">
                                <a:moveTo>
                                  <a:pt x="0" y="0"/>
                                </a:moveTo>
                                <a:lnTo>
                                  <a:pt x="0" y="87232"/>
                                </a:lnTo>
                                <a:lnTo>
                                  <a:pt x="66386" y="43616"/>
                                </a:lnTo>
                                <a:lnTo>
                                  <a:pt x="0" y="0"/>
                                </a:lnTo>
                                <a:close/>
                              </a:path>
                            </a:pathLst>
                          </a:custGeom>
                          <a:solidFill>
                            <a:srgbClr val="4671C4"/>
                          </a:solidFill>
                        </wps:spPr>
                        <wps:bodyPr wrap="square" lIns="0" tIns="0" rIns="0" bIns="0" rtlCol="0">
                          <a:prstTxWarp prst="textNoShape">
                            <a:avLst/>
                          </a:prstTxWarp>
                          <a:noAutofit/>
                        </wps:bodyPr>
                      </wps:wsp>
                      <wps:wsp>
                        <wps:cNvPr id="26" name="Textbox 26"/>
                        <wps:cNvSpPr txBox="1"/>
                        <wps:spPr>
                          <a:xfrm>
                            <a:off x="63697" y="6048"/>
                            <a:ext cx="594995" cy="259715"/>
                          </a:xfrm>
                          <a:prstGeom prst="rect">
                            <a:avLst/>
                          </a:prstGeom>
                          <a:ln w="12097">
                            <a:solidFill>
                              <a:srgbClr val="000000"/>
                            </a:solidFill>
                            <a:prstDash val="solid"/>
                          </a:ln>
                        </wps:spPr>
                        <wps:txbx>
                          <w:txbxContent>
                            <w:p w14:paraId="7EFCB0EB" w14:textId="77777777" w:rsidR="00DF0971" w:rsidRDefault="00000000">
                              <w:pPr>
                                <w:spacing w:before="71"/>
                                <w:ind w:left="142"/>
                                <w:rPr>
                                  <w:rFonts w:ascii="Calibri"/>
                                  <w:sz w:val="19"/>
                                </w:rPr>
                              </w:pPr>
                              <w:r>
                                <w:rPr>
                                  <w:rFonts w:ascii="Calibri"/>
                                  <w:spacing w:val="-2"/>
                                  <w:w w:val="85"/>
                                  <w:sz w:val="19"/>
                                </w:rPr>
                                <w:t>Marketing</w:t>
                              </w:r>
                            </w:p>
                          </w:txbxContent>
                        </wps:txbx>
                        <wps:bodyPr wrap="square" lIns="0" tIns="0" rIns="0" bIns="0" rtlCol="0">
                          <a:noAutofit/>
                        </wps:bodyPr>
                      </wps:wsp>
                    </wpg:wgp>
                  </a:graphicData>
                </a:graphic>
              </wp:anchor>
            </w:drawing>
          </mc:Choice>
          <mc:Fallback>
            <w:pict>
              <v:group w14:anchorId="4383F891" id="Group 21" o:spid="_x0000_s1037" style="position:absolute;margin-left:64pt;margin-top:14.35pt;width:55.2pt;height:39.05pt;z-index:-15726592;mso-wrap-distance-left:0;mso-wrap-distance-right:0;mso-position-horizontal-relative:page" coordsize="7010,4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">
                <v:shape id="Graphic 22" o:spid="_x0000_s1038" style="position:absolute;left:581;top:2652;width:3029;height:1873;visibility:visible;mso-wrap-style:square;v-text-anchor:top" coordsize="30289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" path="m302820,r,186979l,186979e" filled="f" strokecolor="#4671c4" strokeweight=".32153mm">
                  <v:path arrowok="t"/>
                </v:shape>
                <v:shape id="Graphic 23" o:spid="_x0000_s1039" style="position:absolute;top:4086;width:666;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" path="m66433,l,43616,66433,87232,66433,xe" fillcolor="#4671c4" stroked="f">
                  <v:path arrowok="t"/>
                </v:shape>
                <v:shape id="Graphic 24" o:spid="_x0000_s1040" style="position:absolute;left:3609;top:2652;width:2819;height:1873;visibility:visible;mso-wrap-style:square;v-text-anchor:top" coordsize="28194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" path="m,l,186979r281588,e" filled="f" strokecolor="#4671c4" strokeweight=".31906mm">
                  <v:path arrowok="t"/>
                </v:shape>
                <v:shape id="Graphic 25" o:spid="_x0000_s1041" style="position:absolute;left:6342;top:4086;width:667;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" path="m,l,87232,66386,43616,,xe" fillcolor="#4671c4" stroked="f">
                  <v:path arrowok="t"/>
                </v:shape>
                <v:shape id="Textbox 26" o:spid="_x0000_s1042" type="#_x0000_t202" style="position:absolute;left:636;top:60;width:5950;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" filled="f" strokeweight=".33603mm">
                  <v:textbox inset="0,0,0,0">
                    <w:txbxContent>
                      <w:p w14:paraId="7EFCB0EB" w14:textId="77777777" w:rsidR="00DF0971" w:rsidRDefault="00000000">
                        <w:pPr>
                          <w:spacing w:before="71"/>
                          <w:ind w:left="142"/>
                          <w:rPr>
                            <w:rFonts w:ascii="Calibri"/>
                            <w:sz w:val="19"/>
                          </w:rPr>
                        </w:pPr>
                        <w:r>
                          <w:rPr>
                            <w:rFonts w:ascii="Calibri"/>
                            <w:spacing w:val="-2"/>
                            <w:w w:val="85"/>
                            <w:sz w:val="19"/>
                          </w:rPr>
                          <w:t>Marketing</w:t>
                        </w:r>
                      </w:p>
                    </w:txbxContent>
                  </v:textbox>
                </v:shape>
                <w10:wrap type="topAndBottom" anchorx="page"/>
              </v:group>
            </w:pict>
          </mc:Fallback>
        </mc:AlternateContent>
      </w:r>
    </w:p>
    <w:p w14:paraId="3C4966BC" w14:textId="77777777" w:rsidR="00DF0971" w:rsidRPr="00DF3B93" w:rsidRDefault="00000000">
      <w:pPr>
        <w:rPr>
          <w:b/>
          <w:rPrChange w:id="3773" w:author="Brian Olea" w:date="2024-06-04T11:27:00Z" w16du:dateUtc="2024-06-04T17:27:00Z">
            <w:rPr>
              <w:b/>
              <w:sz w:val="23"/>
            </w:rPr>
          </w:rPrChange>
        </w:rPr>
      </w:pPr>
      <w:r w:rsidRPr="00DF3B93">
        <w:br w:type="column"/>
      </w:r>
    </w:p>
    <w:p w14:paraId="66F70992" w14:textId="77777777" w:rsidR="00DF0971" w:rsidRPr="00DF3B93" w:rsidRDefault="00DF0971">
      <w:pPr>
        <w:pStyle w:val="BodyText"/>
        <w:ind w:left="0"/>
        <w:rPr>
          <w:b/>
          <w:sz w:val="22"/>
          <w:szCs w:val="22"/>
          <w:rPrChange w:id="3774" w:author="Brian Olea" w:date="2024-06-04T11:27:00Z" w16du:dateUtc="2024-06-04T17:27:00Z">
            <w:rPr>
              <w:b/>
              <w:sz w:val="23"/>
            </w:rPr>
          </w:rPrChange>
        </w:rPr>
      </w:pPr>
    </w:p>
    <w:p w14:paraId="2E37069F" w14:textId="77777777" w:rsidR="00DF0971" w:rsidRPr="00DF3B93" w:rsidRDefault="00DF0971">
      <w:pPr>
        <w:pStyle w:val="BodyText"/>
        <w:ind w:left="0"/>
        <w:rPr>
          <w:b/>
          <w:sz w:val="22"/>
          <w:szCs w:val="22"/>
          <w:rPrChange w:id="3775" w:author="Brian Olea" w:date="2024-06-04T11:27:00Z" w16du:dateUtc="2024-06-04T17:27:00Z">
            <w:rPr>
              <w:b/>
              <w:sz w:val="23"/>
            </w:rPr>
          </w:rPrChange>
        </w:rPr>
      </w:pPr>
    </w:p>
    <w:p w14:paraId="1005E0C6" w14:textId="77777777" w:rsidR="00DF0971" w:rsidRPr="00DF3B93" w:rsidRDefault="00DF0971">
      <w:pPr>
        <w:pStyle w:val="BodyText"/>
        <w:ind w:left="0"/>
        <w:rPr>
          <w:b/>
          <w:sz w:val="22"/>
          <w:szCs w:val="22"/>
          <w:rPrChange w:id="3776" w:author="Brian Olea" w:date="2024-06-04T11:27:00Z" w16du:dateUtc="2024-06-04T17:27:00Z">
            <w:rPr>
              <w:b/>
              <w:sz w:val="23"/>
            </w:rPr>
          </w:rPrChange>
        </w:rPr>
      </w:pPr>
    </w:p>
    <w:p w14:paraId="4C8CCBB1" w14:textId="77777777" w:rsidR="00DF0971" w:rsidRPr="00DF3B93" w:rsidRDefault="00DF0971">
      <w:pPr>
        <w:pStyle w:val="BodyText"/>
        <w:ind w:left="0"/>
        <w:rPr>
          <w:b/>
          <w:sz w:val="22"/>
          <w:szCs w:val="22"/>
          <w:rPrChange w:id="3777" w:author="Brian Olea" w:date="2024-06-04T11:27:00Z" w16du:dateUtc="2024-06-04T17:27:00Z">
            <w:rPr>
              <w:b/>
              <w:sz w:val="23"/>
            </w:rPr>
          </w:rPrChange>
        </w:rPr>
      </w:pPr>
    </w:p>
    <w:p w14:paraId="506F353E" w14:textId="77777777" w:rsidR="00DF0971" w:rsidRPr="00DF3B93" w:rsidRDefault="00DF0971">
      <w:pPr>
        <w:pStyle w:val="BodyText"/>
        <w:ind w:left="0"/>
        <w:rPr>
          <w:b/>
          <w:sz w:val="22"/>
          <w:szCs w:val="22"/>
          <w:rPrChange w:id="3778" w:author="Brian Olea" w:date="2024-06-04T11:27:00Z" w16du:dateUtc="2024-06-04T17:27:00Z">
            <w:rPr>
              <w:b/>
              <w:sz w:val="23"/>
            </w:rPr>
          </w:rPrChange>
        </w:rPr>
      </w:pPr>
    </w:p>
    <w:p w14:paraId="555A7399" w14:textId="77777777" w:rsidR="00DF0971" w:rsidRPr="00DF3B93" w:rsidRDefault="00DF0971">
      <w:pPr>
        <w:pStyle w:val="BodyText"/>
        <w:ind w:left="0"/>
        <w:rPr>
          <w:b/>
          <w:sz w:val="22"/>
          <w:szCs w:val="22"/>
          <w:rPrChange w:id="3779" w:author="Brian Olea" w:date="2024-06-04T11:27:00Z" w16du:dateUtc="2024-06-04T17:27:00Z">
            <w:rPr>
              <w:b/>
              <w:sz w:val="23"/>
            </w:rPr>
          </w:rPrChange>
        </w:rPr>
      </w:pPr>
    </w:p>
    <w:p w14:paraId="0A1199E4" w14:textId="77777777" w:rsidR="00DF0971" w:rsidRPr="00DF3B93" w:rsidRDefault="00DF0971">
      <w:pPr>
        <w:pStyle w:val="BodyText"/>
        <w:ind w:left="0"/>
        <w:rPr>
          <w:b/>
          <w:sz w:val="22"/>
          <w:szCs w:val="22"/>
          <w:rPrChange w:id="3780" w:author="Brian Olea" w:date="2024-06-04T11:27:00Z" w16du:dateUtc="2024-06-04T17:27:00Z">
            <w:rPr>
              <w:b/>
              <w:sz w:val="23"/>
            </w:rPr>
          </w:rPrChange>
        </w:rPr>
      </w:pPr>
    </w:p>
    <w:p w14:paraId="6049631E" w14:textId="77777777" w:rsidR="00DF0971" w:rsidRPr="00DF3B93" w:rsidRDefault="00DF0971">
      <w:pPr>
        <w:pStyle w:val="BodyText"/>
        <w:ind w:left="0"/>
        <w:rPr>
          <w:b/>
          <w:sz w:val="22"/>
          <w:szCs w:val="22"/>
          <w:rPrChange w:id="3781" w:author="Brian Olea" w:date="2024-06-04T11:27:00Z" w16du:dateUtc="2024-06-04T17:27:00Z">
            <w:rPr>
              <w:b/>
              <w:sz w:val="23"/>
            </w:rPr>
          </w:rPrChange>
        </w:rPr>
      </w:pPr>
    </w:p>
    <w:p w14:paraId="7A6C64F0" w14:textId="77777777" w:rsidR="00DF0971" w:rsidRPr="00DF3B93" w:rsidRDefault="00DF0971">
      <w:pPr>
        <w:pStyle w:val="BodyText"/>
        <w:ind w:left="0"/>
        <w:rPr>
          <w:b/>
          <w:sz w:val="22"/>
          <w:szCs w:val="22"/>
          <w:rPrChange w:id="3782" w:author="Brian Olea" w:date="2024-06-04T11:27:00Z" w16du:dateUtc="2024-06-04T17:27:00Z">
            <w:rPr>
              <w:b/>
              <w:sz w:val="23"/>
            </w:rPr>
          </w:rPrChange>
        </w:rPr>
      </w:pPr>
    </w:p>
    <w:p w14:paraId="2B6952BC" w14:textId="77777777" w:rsidR="00DF0971" w:rsidRPr="00DF3B93" w:rsidRDefault="00DF0971">
      <w:pPr>
        <w:pStyle w:val="BodyText"/>
        <w:ind w:left="0"/>
        <w:rPr>
          <w:b/>
          <w:sz w:val="22"/>
          <w:szCs w:val="22"/>
          <w:rPrChange w:id="3783" w:author="Brian Olea" w:date="2024-06-04T11:27:00Z" w16du:dateUtc="2024-06-04T17:27:00Z">
            <w:rPr>
              <w:b/>
              <w:sz w:val="23"/>
            </w:rPr>
          </w:rPrChange>
        </w:rPr>
      </w:pPr>
    </w:p>
    <w:p w14:paraId="0297C068" w14:textId="77777777" w:rsidR="00DF0971" w:rsidRPr="00DF3B93" w:rsidRDefault="00DF0971">
      <w:pPr>
        <w:pStyle w:val="BodyText"/>
        <w:ind w:left="0"/>
        <w:rPr>
          <w:b/>
          <w:sz w:val="22"/>
          <w:szCs w:val="22"/>
          <w:rPrChange w:id="3784" w:author="Brian Olea" w:date="2024-06-04T11:27:00Z" w16du:dateUtc="2024-06-04T17:27:00Z">
            <w:rPr>
              <w:b/>
              <w:sz w:val="23"/>
            </w:rPr>
          </w:rPrChange>
        </w:rPr>
      </w:pPr>
    </w:p>
    <w:p w14:paraId="12BCFB8C" w14:textId="77777777" w:rsidR="00DF0971" w:rsidRPr="00DF3B93" w:rsidRDefault="00DF0971">
      <w:pPr>
        <w:pStyle w:val="BodyText"/>
        <w:ind w:left="0"/>
        <w:rPr>
          <w:b/>
          <w:sz w:val="22"/>
          <w:szCs w:val="22"/>
          <w:rPrChange w:id="3785" w:author="Brian Olea" w:date="2024-06-04T11:27:00Z" w16du:dateUtc="2024-06-04T17:27:00Z">
            <w:rPr>
              <w:b/>
              <w:sz w:val="23"/>
            </w:rPr>
          </w:rPrChange>
        </w:rPr>
      </w:pPr>
    </w:p>
    <w:p w14:paraId="770AF250" w14:textId="77777777" w:rsidR="00DF0971" w:rsidRPr="00DF3B93" w:rsidRDefault="00DF0971">
      <w:pPr>
        <w:pStyle w:val="BodyText"/>
        <w:ind w:left="0"/>
        <w:rPr>
          <w:b/>
          <w:sz w:val="22"/>
          <w:szCs w:val="22"/>
          <w:rPrChange w:id="3786" w:author="Brian Olea" w:date="2024-06-04T11:27:00Z" w16du:dateUtc="2024-06-04T17:27:00Z">
            <w:rPr>
              <w:b/>
              <w:sz w:val="23"/>
            </w:rPr>
          </w:rPrChange>
        </w:rPr>
      </w:pPr>
    </w:p>
    <w:p w14:paraId="79FEF0B4" w14:textId="77777777" w:rsidR="00DF0971" w:rsidRPr="00DF3B93" w:rsidRDefault="00DF0971">
      <w:pPr>
        <w:pStyle w:val="BodyText"/>
        <w:ind w:left="0"/>
        <w:rPr>
          <w:b/>
          <w:sz w:val="22"/>
          <w:szCs w:val="22"/>
          <w:rPrChange w:id="3787" w:author="Brian Olea" w:date="2024-06-04T11:27:00Z" w16du:dateUtc="2024-06-04T17:27:00Z">
            <w:rPr>
              <w:b/>
              <w:sz w:val="23"/>
            </w:rPr>
          </w:rPrChange>
        </w:rPr>
      </w:pPr>
    </w:p>
    <w:p w14:paraId="44651D28" w14:textId="77777777" w:rsidR="00DF0971" w:rsidRPr="00DF3B93" w:rsidRDefault="00DF0971">
      <w:pPr>
        <w:pStyle w:val="BodyText"/>
        <w:ind w:left="0"/>
        <w:rPr>
          <w:b/>
          <w:sz w:val="22"/>
          <w:szCs w:val="22"/>
          <w:rPrChange w:id="3788" w:author="Brian Olea" w:date="2024-06-04T11:27:00Z" w16du:dateUtc="2024-06-04T17:27:00Z">
            <w:rPr>
              <w:b/>
              <w:sz w:val="23"/>
            </w:rPr>
          </w:rPrChange>
        </w:rPr>
      </w:pPr>
    </w:p>
    <w:p w14:paraId="761C536E" w14:textId="77777777" w:rsidR="00DF0971" w:rsidRPr="00DF3B93" w:rsidRDefault="00DF0971">
      <w:pPr>
        <w:pStyle w:val="BodyText"/>
        <w:ind w:left="0"/>
        <w:rPr>
          <w:b/>
          <w:sz w:val="22"/>
          <w:szCs w:val="22"/>
          <w:rPrChange w:id="3789" w:author="Brian Olea" w:date="2024-06-04T11:27:00Z" w16du:dateUtc="2024-06-04T17:27:00Z">
            <w:rPr>
              <w:b/>
              <w:sz w:val="23"/>
            </w:rPr>
          </w:rPrChange>
        </w:rPr>
      </w:pPr>
    </w:p>
    <w:p w14:paraId="37B9A33D" w14:textId="77777777" w:rsidR="00DF0971" w:rsidRPr="00DF3B93" w:rsidRDefault="00DF0971">
      <w:pPr>
        <w:pStyle w:val="BodyText"/>
        <w:ind w:left="0"/>
        <w:rPr>
          <w:b/>
          <w:sz w:val="22"/>
          <w:szCs w:val="22"/>
          <w:rPrChange w:id="3790" w:author="Brian Olea" w:date="2024-06-04T11:27:00Z" w16du:dateUtc="2024-06-04T17:27:00Z">
            <w:rPr>
              <w:b/>
              <w:sz w:val="23"/>
            </w:rPr>
          </w:rPrChange>
        </w:rPr>
      </w:pPr>
    </w:p>
    <w:p w14:paraId="67B833CC" w14:textId="77777777" w:rsidR="00DF0971" w:rsidRPr="00DF3B93" w:rsidRDefault="00DF0971">
      <w:pPr>
        <w:pStyle w:val="BodyText"/>
        <w:ind w:left="0"/>
        <w:rPr>
          <w:b/>
          <w:sz w:val="22"/>
          <w:szCs w:val="22"/>
          <w:rPrChange w:id="3791" w:author="Brian Olea" w:date="2024-06-04T11:27:00Z" w16du:dateUtc="2024-06-04T17:27:00Z">
            <w:rPr>
              <w:b/>
              <w:sz w:val="23"/>
            </w:rPr>
          </w:rPrChange>
        </w:rPr>
      </w:pPr>
    </w:p>
    <w:p w14:paraId="20A814BE" w14:textId="77777777" w:rsidR="00DF0971" w:rsidRPr="00DF3B93" w:rsidRDefault="00DF0971">
      <w:pPr>
        <w:pStyle w:val="BodyText"/>
        <w:ind w:left="0"/>
        <w:rPr>
          <w:b/>
          <w:sz w:val="22"/>
          <w:szCs w:val="22"/>
          <w:rPrChange w:id="3792" w:author="Brian Olea" w:date="2024-06-04T11:27:00Z" w16du:dateUtc="2024-06-04T17:27:00Z">
            <w:rPr>
              <w:b/>
              <w:sz w:val="23"/>
            </w:rPr>
          </w:rPrChange>
        </w:rPr>
      </w:pPr>
    </w:p>
    <w:p w14:paraId="6B308B9F" w14:textId="77777777" w:rsidR="00DF0971" w:rsidRPr="00DF3B93" w:rsidRDefault="00DF0971">
      <w:pPr>
        <w:pStyle w:val="BodyText"/>
        <w:ind w:left="0"/>
        <w:rPr>
          <w:b/>
          <w:sz w:val="22"/>
          <w:szCs w:val="22"/>
          <w:rPrChange w:id="3793" w:author="Brian Olea" w:date="2024-06-04T11:27:00Z" w16du:dateUtc="2024-06-04T17:27:00Z">
            <w:rPr>
              <w:b/>
              <w:sz w:val="23"/>
            </w:rPr>
          </w:rPrChange>
        </w:rPr>
      </w:pPr>
    </w:p>
    <w:p w14:paraId="4069415B" w14:textId="77777777" w:rsidR="00DF0971" w:rsidRPr="00DF3B93" w:rsidRDefault="00DF0971">
      <w:pPr>
        <w:pStyle w:val="BodyText"/>
        <w:ind w:left="0"/>
        <w:rPr>
          <w:b/>
          <w:sz w:val="22"/>
          <w:szCs w:val="22"/>
          <w:rPrChange w:id="3794" w:author="Brian Olea" w:date="2024-06-04T11:27:00Z" w16du:dateUtc="2024-06-04T17:27:00Z">
            <w:rPr>
              <w:b/>
              <w:sz w:val="23"/>
            </w:rPr>
          </w:rPrChange>
        </w:rPr>
      </w:pPr>
    </w:p>
    <w:p w14:paraId="20FD1DCC" w14:textId="77777777" w:rsidR="00DF0971" w:rsidRPr="00DF3B93" w:rsidRDefault="00DF0971">
      <w:pPr>
        <w:pStyle w:val="BodyText"/>
        <w:ind w:left="0"/>
        <w:rPr>
          <w:b/>
          <w:sz w:val="22"/>
          <w:szCs w:val="22"/>
          <w:rPrChange w:id="3795" w:author="Brian Olea" w:date="2024-06-04T11:27:00Z" w16du:dateUtc="2024-06-04T17:27:00Z">
            <w:rPr>
              <w:b/>
              <w:sz w:val="23"/>
            </w:rPr>
          </w:rPrChange>
        </w:rPr>
      </w:pPr>
    </w:p>
    <w:p w14:paraId="296CD781" w14:textId="77777777" w:rsidR="00DF0971" w:rsidRPr="00DF3B93" w:rsidRDefault="00DF0971">
      <w:pPr>
        <w:pStyle w:val="BodyText"/>
        <w:ind w:left="0"/>
        <w:rPr>
          <w:b/>
          <w:sz w:val="22"/>
          <w:szCs w:val="22"/>
          <w:rPrChange w:id="3796" w:author="Brian Olea" w:date="2024-06-04T11:27:00Z" w16du:dateUtc="2024-06-04T17:27:00Z">
            <w:rPr>
              <w:b/>
              <w:sz w:val="23"/>
            </w:rPr>
          </w:rPrChange>
        </w:rPr>
      </w:pPr>
    </w:p>
    <w:p w14:paraId="4F9432C6" w14:textId="77777777" w:rsidR="00DF0971" w:rsidRPr="00DF3B93" w:rsidRDefault="00DF0971">
      <w:pPr>
        <w:pStyle w:val="BodyText"/>
        <w:ind w:left="0"/>
        <w:rPr>
          <w:b/>
          <w:sz w:val="22"/>
          <w:szCs w:val="22"/>
          <w:rPrChange w:id="3797" w:author="Brian Olea" w:date="2024-06-04T11:27:00Z" w16du:dateUtc="2024-06-04T17:27:00Z">
            <w:rPr>
              <w:b/>
              <w:sz w:val="23"/>
            </w:rPr>
          </w:rPrChange>
        </w:rPr>
      </w:pPr>
    </w:p>
    <w:p w14:paraId="036CB7A4" w14:textId="77777777" w:rsidR="00DF0971" w:rsidRPr="00DF3B93" w:rsidRDefault="00DF0971">
      <w:pPr>
        <w:pStyle w:val="BodyText"/>
        <w:ind w:left="0"/>
        <w:rPr>
          <w:b/>
          <w:sz w:val="22"/>
          <w:szCs w:val="22"/>
          <w:rPrChange w:id="3798" w:author="Brian Olea" w:date="2024-06-04T11:27:00Z" w16du:dateUtc="2024-06-04T17:27:00Z">
            <w:rPr>
              <w:b/>
              <w:sz w:val="23"/>
            </w:rPr>
          </w:rPrChange>
        </w:rPr>
      </w:pPr>
    </w:p>
    <w:p w14:paraId="7CCDBCA8" w14:textId="77777777" w:rsidR="00DF0971" w:rsidRPr="00DF3B93" w:rsidRDefault="00DF0971">
      <w:pPr>
        <w:pStyle w:val="BodyText"/>
        <w:ind w:left="0"/>
        <w:rPr>
          <w:b/>
          <w:sz w:val="22"/>
          <w:szCs w:val="22"/>
          <w:rPrChange w:id="3799" w:author="Brian Olea" w:date="2024-06-04T11:27:00Z" w16du:dateUtc="2024-06-04T17:27:00Z">
            <w:rPr>
              <w:b/>
              <w:sz w:val="23"/>
            </w:rPr>
          </w:rPrChange>
        </w:rPr>
      </w:pPr>
    </w:p>
    <w:p w14:paraId="7BCB6E11" w14:textId="77777777" w:rsidR="00DF0971" w:rsidRPr="00DF3B93" w:rsidRDefault="00DF0971">
      <w:pPr>
        <w:pStyle w:val="BodyText"/>
        <w:ind w:left="0"/>
        <w:rPr>
          <w:b/>
          <w:sz w:val="22"/>
          <w:szCs w:val="22"/>
          <w:rPrChange w:id="3800" w:author="Brian Olea" w:date="2024-06-04T11:27:00Z" w16du:dateUtc="2024-06-04T17:27:00Z">
            <w:rPr>
              <w:b/>
              <w:sz w:val="23"/>
            </w:rPr>
          </w:rPrChange>
        </w:rPr>
      </w:pPr>
    </w:p>
    <w:p w14:paraId="464A77E3" w14:textId="77777777" w:rsidR="00DF0971" w:rsidRPr="00DF3B93" w:rsidRDefault="00DF0971">
      <w:pPr>
        <w:pStyle w:val="BodyText"/>
        <w:spacing w:before="171"/>
        <w:ind w:left="0"/>
        <w:rPr>
          <w:b/>
          <w:sz w:val="22"/>
          <w:szCs w:val="22"/>
          <w:rPrChange w:id="3801" w:author="Brian Olea" w:date="2024-06-04T11:27:00Z" w16du:dateUtc="2024-06-04T17:27:00Z">
            <w:rPr>
              <w:b/>
              <w:sz w:val="23"/>
            </w:rPr>
          </w:rPrChange>
        </w:rPr>
      </w:pPr>
    </w:p>
    <w:p w14:paraId="31E62718" w14:textId="77777777" w:rsidR="00DF0971" w:rsidRPr="00DF3B93" w:rsidRDefault="00000000">
      <w:pPr>
        <w:ind w:left="460"/>
        <w:rPr>
          <w:rFonts w:ascii="Calibri"/>
          <w:b/>
          <w:rPrChange w:id="3802" w:author="Brian Olea" w:date="2024-06-04T11:27:00Z" w16du:dateUtc="2024-06-04T17:27:00Z">
            <w:rPr>
              <w:rFonts w:ascii="Calibri"/>
              <w:b/>
              <w:sz w:val="23"/>
            </w:rPr>
          </w:rPrChange>
        </w:rPr>
      </w:pPr>
      <w:r w:rsidRPr="00DF3B93">
        <w:rPr>
          <w:noProof/>
        </w:rPr>
        <mc:AlternateContent>
          <mc:Choice Requires="wpg">
            <w:drawing>
              <wp:anchor distT="0" distB="0" distL="0" distR="0" simplePos="0" relativeHeight="487109120" behindDoc="1" locked="0" layoutInCell="1" allowOverlap="1" wp14:anchorId="13B11ADC" wp14:editId="0C6013E3">
                <wp:simplePos x="0" y="0"/>
                <wp:positionH relativeFrom="page">
                  <wp:posOffset>602963</wp:posOffset>
                </wp:positionH>
                <wp:positionV relativeFrom="paragraph">
                  <wp:posOffset>-1753338</wp:posOffset>
                </wp:positionV>
                <wp:extent cx="5516245" cy="3964304"/>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6245" cy="3964304"/>
                          <a:chOff x="0" y="0"/>
                          <a:chExt cx="5516245" cy="3964304"/>
                        </a:xfrm>
                      </wpg:grpSpPr>
                      <wps:wsp>
                        <wps:cNvPr id="28" name="Graphic 28"/>
                        <wps:cNvSpPr/>
                        <wps:spPr>
                          <a:xfrm>
                            <a:off x="4831" y="1771697"/>
                            <a:ext cx="226695" cy="1031875"/>
                          </a:xfrm>
                          <a:custGeom>
                            <a:avLst/>
                            <a:gdLst/>
                            <a:ahLst/>
                            <a:cxnLst/>
                            <a:rect l="l" t="t" r="r" b="b"/>
                            <a:pathLst>
                              <a:path w="226695" h="1031875">
                                <a:moveTo>
                                  <a:pt x="0" y="1031548"/>
                                </a:moveTo>
                                <a:lnTo>
                                  <a:pt x="226478" y="1031548"/>
                                </a:lnTo>
                                <a:lnTo>
                                  <a:pt x="226478" y="0"/>
                                </a:lnTo>
                                <a:lnTo>
                                  <a:pt x="0" y="0"/>
                                </a:lnTo>
                                <a:lnTo>
                                  <a:pt x="0" y="1031548"/>
                                </a:lnTo>
                                <a:close/>
                              </a:path>
                            </a:pathLst>
                          </a:custGeom>
                          <a:ln w="9572">
                            <a:solidFill>
                              <a:srgbClr val="000000"/>
                            </a:solidFill>
                            <a:prstDash val="solid"/>
                          </a:ln>
                        </wps:spPr>
                        <wps:bodyPr wrap="square" lIns="0" tIns="0" rIns="0" bIns="0" rtlCol="0">
                          <a:prstTxWarp prst="textNoShape">
                            <a:avLst/>
                          </a:prstTxWarp>
                          <a:noAutofit/>
                        </wps:bodyPr>
                      </wps:wsp>
                      <wps:wsp>
                        <wps:cNvPr id="29" name="Graphic 29"/>
                        <wps:cNvSpPr/>
                        <wps:spPr>
                          <a:xfrm>
                            <a:off x="861203" y="3105276"/>
                            <a:ext cx="892175" cy="297815"/>
                          </a:xfrm>
                          <a:custGeom>
                            <a:avLst/>
                            <a:gdLst/>
                            <a:ahLst/>
                            <a:cxnLst/>
                            <a:rect l="l" t="t" r="r" b="b"/>
                            <a:pathLst>
                              <a:path w="892175" h="297815">
                                <a:moveTo>
                                  <a:pt x="0" y="297383"/>
                                </a:moveTo>
                                <a:lnTo>
                                  <a:pt x="891758" y="297383"/>
                                </a:lnTo>
                                <a:lnTo>
                                  <a:pt x="891758" y="0"/>
                                </a:lnTo>
                                <a:lnTo>
                                  <a:pt x="0" y="0"/>
                                </a:lnTo>
                                <a:lnTo>
                                  <a:pt x="0" y="297383"/>
                                </a:lnTo>
                                <a:close/>
                              </a:path>
                            </a:pathLst>
                          </a:custGeom>
                          <a:ln w="120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2" cstate="print"/>
                          <a:stretch>
                            <a:fillRect/>
                          </a:stretch>
                        </pic:blipFill>
                        <pic:spPr>
                          <a:xfrm>
                            <a:off x="1452753" y="269751"/>
                            <a:ext cx="218234" cy="237234"/>
                          </a:xfrm>
                          <a:prstGeom prst="rect">
                            <a:avLst/>
                          </a:prstGeom>
                        </pic:spPr>
                      </pic:pic>
                      <wps:wsp>
                        <wps:cNvPr id="31" name="Graphic 31"/>
                        <wps:cNvSpPr/>
                        <wps:spPr>
                          <a:xfrm>
                            <a:off x="203000" y="720694"/>
                            <a:ext cx="678180" cy="1270"/>
                          </a:xfrm>
                          <a:custGeom>
                            <a:avLst/>
                            <a:gdLst/>
                            <a:ahLst/>
                            <a:cxnLst/>
                            <a:rect l="l" t="t" r="r" b="b"/>
                            <a:pathLst>
                              <a:path w="678180" h="1270">
                                <a:moveTo>
                                  <a:pt x="0" y="0"/>
                                </a:moveTo>
                                <a:lnTo>
                                  <a:pt x="677925" y="867"/>
                                </a:lnTo>
                              </a:path>
                            </a:pathLst>
                          </a:custGeom>
                          <a:ln w="12390">
                            <a:solidFill>
                              <a:srgbClr val="4671C4"/>
                            </a:solidFill>
                            <a:prstDash val="solid"/>
                          </a:ln>
                        </wps:spPr>
                        <wps:bodyPr wrap="square" lIns="0" tIns="0" rIns="0" bIns="0" rtlCol="0">
                          <a:prstTxWarp prst="textNoShape">
                            <a:avLst/>
                          </a:prstTxWarp>
                          <a:noAutofit/>
                        </wps:bodyPr>
                      </wps:wsp>
                      <wps:wsp>
                        <wps:cNvPr id="32" name="Graphic 32"/>
                        <wps:cNvSpPr/>
                        <wps:spPr>
                          <a:xfrm>
                            <a:off x="872583" y="677945"/>
                            <a:ext cx="66675" cy="87630"/>
                          </a:xfrm>
                          <a:custGeom>
                            <a:avLst/>
                            <a:gdLst/>
                            <a:ahLst/>
                            <a:cxnLst/>
                            <a:rect l="l" t="t" r="r" b="b"/>
                            <a:pathLst>
                              <a:path w="66675" h="87630">
                                <a:moveTo>
                                  <a:pt x="75" y="0"/>
                                </a:moveTo>
                                <a:lnTo>
                                  <a:pt x="0" y="87232"/>
                                </a:lnTo>
                                <a:lnTo>
                                  <a:pt x="66424" y="43740"/>
                                </a:lnTo>
                                <a:lnTo>
                                  <a:pt x="75" y="0"/>
                                </a:lnTo>
                                <a:close/>
                              </a:path>
                            </a:pathLst>
                          </a:custGeom>
                          <a:solidFill>
                            <a:srgbClr val="4671C4"/>
                          </a:solidFill>
                        </wps:spPr>
                        <wps:bodyPr wrap="square" lIns="0" tIns="0" rIns="0" bIns="0" rtlCol="0">
                          <a:prstTxWarp prst="textNoShape">
                            <a:avLst/>
                          </a:prstTxWarp>
                          <a:noAutofit/>
                        </wps:bodyPr>
                      </wps:wsp>
                      <wps:wsp>
                        <wps:cNvPr id="33" name="Graphic 33"/>
                        <wps:cNvSpPr/>
                        <wps:spPr>
                          <a:xfrm>
                            <a:off x="939007" y="1637255"/>
                            <a:ext cx="736600" cy="1171575"/>
                          </a:xfrm>
                          <a:custGeom>
                            <a:avLst/>
                            <a:gdLst/>
                            <a:ahLst/>
                            <a:cxnLst/>
                            <a:rect l="l" t="t" r="r" b="b"/>
                            <a:pathLst>
                              <a:path w="736600" h="1171575">
                                <a:moveTo>
                                  <a:pt x="0" y="1170947"/>
                                </a:moveTo>
                                <a:lnTo>
                                  <a:pt x="736054" y="1170947"/>
                                </a:lnTo>
                                <a:lnTo>
                                  <a:pt x="736054" y="0"/>
                                </a:lnTo>
                                <a:lnTo>
                                  <a:pt x="0" y="0"/>
                                </a:lnTo>
                                <a:lnTo>
                                  <a:pt x="0" y="1170947"/>
                                </a:lnTo>
                                <a:close/>
                              </a:path>
                            </a:pathLst>
                          </a:custGeom>
                          <a:ln w="10273">
                            <a:solidFill>
                              <a:srgbClr val="000000"/>
                            </a:solidFill>
                            <a:prstDash val="solid"/>
                          </a:ln>
                        </wps:spPr>
                        <wps:bodyPr wrap="square" lIns="0" tIns="0" rIns="0" bIns="0" rtlCol="0">
                          <a:prstTxWarp prst="textNoShape">
                            <a:avLst/>
                          </a:prstTxWarp>
                          <a:noAutofit/>
                        </wps:bodyPr>
                      </wps:wsp>
                      <wps:wsp>
                        <wps:cNvPr id="34" name="Graphic 34"/>
                        <wps:cNvSpPr/>
                        <wps:spPr>
                          <a:xfrm>
                            <a:off x="289439" y="2287533"/>
                            <a:ext cx="367030" cy="1270"/>
                          </a:xfrm>
                          <a:custGeom>
                            <a:avLst/>
                            <a:gdLst/>
                            <a:ahLst/>
                            <a:cxnLst/>
                            <a:rect l="l" t="t" r="r" b="b"/>
                            <a:pathLst>
                              <a:path w="367030">
                                <a:moveTo>
                                  <a:pt x="366517" y="0"/>
                                </a:moveTo>
                                <a:lnTo>
                                  <a:pt x="0" y="0"/>
                                </a:lnTo>
                              </a:path>
                            </a:pathLst>
                          </a:custGeom>
                          <a:ln w="12390">
                            <a:solidFill>
                              <a:srgbClr val="4671C4"/>
                            </a:solidFill>
                            <a:prstDash val="solid"/>
                          </a:ln>
                        </wps:spPr>
                        <wps:bodyPr wrap="square" lIns="0" tIns="0" rIns="0" bIns="0" rtlCol="0">
                          <a:prstTxWarp prst="textNoShape">
                            <a:avLst/>
                          </a:prstTxWarp>
                          <a:noAutofit/>
                        </wps:bodyPr>
                      </wps:wsp>
                      <wps:wsp>
                        <wps:cNvPr id="35" name="Graphic 35"/>
                        <wps:cNvSpPr/>
                        <wps:spPr>
                          <a:xfrm>
                            <a:off x="231310" y="2243917"/>
                            <a:ext cx="66675" cy="87630"/>
                          </a:xfrm>
                          <a:custGeom>
                            <a:avLst/>
                            <a:gdLst/>
                            <a:ahLst/>
                            <a:cxnLst/>
                            <a:rect l="l" t="t" r="r" b="b"/>
                            <a:pathLst>
                              <a:path w="66675" h="87630">
                                <a:moveTo>
                                  <a:pt x="66433" y="0"/>
                                </a:moveTo>
                                <a:lnTo>
                                  <a:pt x="0" y="43616"/>
                                </a:lnTo>
                                <a:lnTo>
                                  <a:pt x="66433" y="87108"/>
                                </a:lnTo>
                                <a:lnTo>
                                  <a:pt x="66433" y="0"/>
                                </a:lnTo>
                                <a:close/>
                              </a:path>
                            </a:pathLst>
                          </a:custGeom>
                          <a:solidFill>
                            <a:srgbClr val="4671C4"/>
                          </a:solidFill>
                        </wps:spPr>
                        <wps:bodyPr wrap="square" lIns="0" tIns="0" rIns="0" bIns="0" rtlCol="0">
                          <a:prstTxWarp prst="textNoShape">
                            <a:avLst/>
                          </a:prstTxWarp>
                          <a:noAutofit/>
                        </wps:bodyPr>
                      </wps:wsp>
                      <wps:wsp>
                        <wps:cNvPr id="36" name="Graphic 36"/>
                        <wps:cNvSpPr/>
                        <wps:spPr>
                          <a:xfrm>
                            <a:off x="655957" y="2287533"/>
                            <a:ext cx="196850" cy="1270"/>
                          </a:xfrm>
                          <a:custGeom>
                            <a:avLst/>
                            <a:gdLst/>
                            <a:ahLst/>
                            <a:cxnLst/>
                            <a:rect l="l" t="t" r="r" b="b"/>
                            <a:pathLst>
                              <a:path w="196850">
                                <a:moveTo>
                                  <a:pt x="0" y="0"/>
                                </a:moveTo>
                                <a:lnTo>
                                  <a:pt x="196658" y="0"/>
                                </a:lnTo>
                              </a:path>
                            </a:pathLst>
                          </a:custGeom>
                          <a:ln w="12390">
                            <a:solidFill>
                              <a:srgbClr val="4671C4"/>
                            </a:solidFill>
                            <a:prstDash val="solid"/>
                          </a:ln>
                        </wps:spPr>
                        <wps:bodyPr wrap="square" lIns="0" tIns="0" rIns="0" bIns="0" rtlCol="0">
                          <a:prstTxWarp prst="textNoShape">
                            <a:avLst/>
                          </a:prstTxWarp>
                          <a:noAutofit/>
                        </wps:bodyPr>
                      </wps:wsp>
                      <wps:wsp>
                        <wps:cNvPr id="37" name="Graphic 37"/>
                        <wps:cNvSpPr/>
                        <wps:spPr>
                          <a:xfrm>
                            <a:off x="844311" y="2243917"/>
                            <a:ext cx="66675" cy="87630"/>
                          </a:xfrm>
                          <a:custGeom>
                            <a:avLst/>
                            <a:gdLst/>
                            <a:ahLst/>
                            <a:cxnLst/>
                            <a:rect l="l" t="t" r="r" b="b"/>
                            <a:pathLst>
                              <a:path w="66675" h="87630">
                                <a:moveTo>
                                  <a:pt x="0" y="0"/>
                                </a:moveTo>
                                <a:lnTo>
                                  <a:pt x="0" y="87108"/>
                                </a:lnTo>
                                <a:lnTo>
                                  <a:pt x="66386" y="43616"/>
                                </a:lnTo>
                                <a:lnTo>
                                  <a:pt x="0" y="0"/>
                                </a:lnTo>
                                <a:close/>
                              </a:path>
                            </a:pathLst>
                          </a:custGeom>
                          <a:solidFill>
                            <a:srgbClr val="4671C4"/>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3" cstate="print"/>
                          <a:stretch>
                            <a:fillRect/>
                          </a:stretch>
                        </pic:blipFill>
                        <pic:spPr>
                          <a:xfrm>
                            <a:off x="1273818" y="2808202"/>
                            <a:ext cx="66433" cy="297073"/>
                          </a:xfrm>
                          <a:prstGeom prst="rect">
                            <a:avLst/>
                          </a:prstGeom>
                        </pic:spPr>
                      </pic:pic>
                      <wps:wsp>
                        <wps:cNvPr id="39" name="Graphic 39"/>
                        <wps:cNvSpPr/>
                        <wps:spPr>
                          <a:xfrm>
                            <a:off x="1307035" y="1172345"/>
                            <a:ext cx="1270" cy="388620"/>
                          </a:xfrm>
                          <a:custGeom>
                            <a:avLst/>
                            <a:gdLst/>
                            <a:ahLst/>
                            <a:cxnLst/>
                            <a:rect l="l" t="t" r="r" b="b"/>
                            <a:pathLst>
                              <a:path h="388620">
                                <a:moveTo>
                                  <a:pt x="0" y="0"/>
                                </a:moveTo>
                                <a:lnTo>
                                  <a:pt x="0" y="388581"/>
                                </a:lnTo>
                              </a:path>
                            </a:pathLst>
                          </a:custGeom>
                          <a:ln w="9436">
                            <a:solidFill>
                              <a:srgbClr val="4671C4"/>
                            </a:solidFill>
                            <a:prstDash val="solid"/>
                          </a:ln>
                        </wps:spPr>
                        <wps:bodyPr wrap="square" lIns="0" tIns="0" rIns="0" bIns="0" rtlCol="0">
                          <a:prstTxWarp prst="textNoShape">
                            <a:avLst/>
                          </a:prstTxWarp>
                          <a:noAutofit/>
                        </wps:bodyPr>
                      </wps:wsp>
                      <wps:wsp>
                        <wps:cNvPr id="40" name="Graphic 40"/>
                        <wps:cNvSpPr/>
                        <wps:spPr>
                          <a:xfrm>
                            <a:off x="1273818" y="1550022"/>
                            <a:ext cx="66675" cy="87630"/>
                          </a:xfrm>
                          <a:custGeom>
                            <a:avLst/>
                            <a:gdLst/>
                            <a:ahLst/>
                            <a:cxnLst/>
                            <a:rect l="l" t="t" r="r" b="b"/>
                            <a:pathLst>
                              <a:path w="66675" h="87630">
                                <a:moveTo>
                                  <a:pt x="66433" y="0"/>
                                </a:moveTo>
                                <a:lnTo>
                                  <a:pt x="0" y="0"/>
                                </a:lnTo>
                                <a:lnTo>
                                  <a:pt x="33216" y="87232"/>
                                </a:lnTo>
                                <a:lnTo>
                                  <a:pt x="66433" y="0"/>
                                </a:lnTo>
                                <a:close/>
                              </a:path>
                            </a:pathLst>
                          </a:custGeom>
                          <a:solidFill>
                            <a:srgbClr val="4671C4"/>
                          </a:solidFill>
                        </wps:spPr>
                        <wps:bodyPr wrap="square" lIns="0" tIns="0" rIns="0" bIns="0" rtlCol="0">
                          <a:prstTxWarp prst="textNoShape">
                            <a:avLst/>
                          </a:prstTxWarp>
                          <a:noAutofit/>
                        </wps:bodyPr>
                      </wps:wsp>
                      <wps:wsp>
                        <wps:cNvPr id="41" name="Graphic 41"/>
                        <wps:cNvSpPr/>
                        <wps:spPr>
                          <a:xfrm>
                            <a:off x="106268" y="1867739"/>
                            <a:ext cx="2248535" cy="1997075"/>
                          </a:xfrm>
                          <a:custGeom>
                            <a:avLst/>
                            <a:gdLst/>
                            <a:ahLst/>
                            <a:cxnLst/>
                            <a:rect l="l" t="t" r="r" b="b"/>
                            <a:pathLst>
                              <a:path w="2248535" h="1997075">
                                <a:moveTo>
                                  <a:pt x="23596" y="1856270"/>
                                </a:moveTo>
                                <a:lnTo>
                                  <a:pt x="18313" y="1849348"/>
                                </a:lnTo>
                                <a:lnTo>
                                  <a:pt x="15735" y="1849348"/>
                                </a:lnTo>
                                <a:lnTo>
                                  <a:pt x="15735" y="1864829"/>
                                </a:lnTo>
                                <a:lnTo>
                                  <a:pt x="15735" y="1957768"/>
                                </a:lnTo>
                                <a:lnTo>
                                  <a:pt x="7861" y="1957768"/>
                                </a:lnTo>
                                <a:lnTo>
                                  <a:pt x="7861" y="1864829"/>
                                </a:lnTo>
                                <a:lnTo>
                                  <a:pt x="15735" y="1864829"/>
                                </a:lnTo>
                                <a:lnTo>
                                  <a:pt x="15735" y="1849348"/>
                                </a:lnTo>
                                <a:lnTo>
                                  <a:pt x="5283" y="1849348"/>
                                </a:lnTo>
                                <a:lnTo>
                                  <a:pt x="0" y="1856270"/>
                                </a:lnTo>
                                <a:lnTo>
                                  <a:pt x="0" y="1966315"/>
                                </a:lnTo>
                                <a:lnTo>
                                  <a:pt x="5283" y="1973262"/>
                                </a:lnTo>
                                <a:lnTo>
                                  <a:pt x="18313" y="1973262"/>
                                </a:lnTo>
                                <a:lnTo>
                                  <a:pt x="23596" y="1966315"/>
                                </a:lnTo>
                                <a:lnTo>
                                  <a:pt x="23596" y="1957768"/>
                                </a:lnTo>
                                <a:lnTo>
                                  <a:pt x="23596" y="1864829"/>
                                </a:lnTo>
                                <a:lnTo>
                                  <a:pt x="23596" y="1856270"/>
                                </a:lnTo>
                                <a:close/>
                              </a:path>
                              <a:path w="2248535" h="1997075">
                                <a:moveTo>
                                  <a:pt x="23596" y="1670405"/>
                                </a:moveTo>
                                <a:lnTo>
                                  <a:pt x="18313" y="1663484"/>
                                </a:lnTo>
                                <a:lnTo>
                                  <a:pt x="15735" y="1663484"/>
                                </a:lnTo>
                                <a:lnTo>
                                  <a:pt x="15735" y="1678965"/>
                                </a:lnTo>
                                <a:lnTo>
                                  <a:pt x="15735" y="1771904"/>
                                </a:lnTo>
                                <a:lnTo>
                                  <a:pt x="7861" y="1771904"/>
                                </a:lnTo>
                                <a:lnTo>
                                  <a:pt x="7861" y="1678965"/>
                                </a:lnTo>
                                <a:lnTo>
                                  <a:pt x="15735" y="1678965"/>
                                </a:lnTo>
                                <a:lnTo>
                                  <a:pt x="15735" y="1663484"/>
                                </a:lnTo>
                                <a:lnTo>
                                  <a:pt x="5283" y="1663484"/>
                                </a:lnTo>
                                <a:lnTo>
                                  <a:pt x="0" y="1670405"/>
                                </a:lnTo>
                                <a:lnTo>
                                  <a:pt x="0" y="1780451"/>
                                </a:lnTo>
                                <a:lnTo>
                                  <a:pt x="5283" y="1787398"/>
                                </a:lnTo>
                                <a:lnTo>
                                  <a:pt x="18313" y="1787398"/>
                                </a:lnTo>
                                <a:lnTo>
                                  <a:pt x="23596" y="1780451"/>
                                </a:lnTo>
                                <a:lnTo>
                                  <a:pt x="23596" y="1771904"/>
                                </a:lnTo>
                                <a:lnTo>
                                  <a:pt x="23596" y="1678965"/>
                                </a:lnTo>
                                <a:lnTo>
                                  <a:pt x="23596" y="1670405"/>
                                </a:lnTo>
                                <a:close/>
                              </a:path>
                              <a:path w="2248535" h="1997075">
                                <a:moveTo>
                                  <a:pt x="23596" y="1484541"/>
                                </a:moveTo>
                                <a:lnTo>
                                  <a:pt x="18313" y="1477619"/>
                                </a:lnTo>
                                <a:lnTo>
                                  <a:pt x="15735" y="1477619"/>
                                </a:lnTo>
                                <a:lnTo>
                                  <a:pt x="15735" y="1493100"/>
                                </a:lnTo>
                                <a:lnTo>
                                  <a:pt x="15735" y="1586039"/>
                                </a:lnTo>
                                <a:lnTo>
                                  <a:pt x="7861" y="1586039"/>
                                </a:lnTo>
                                <a:lnTo>
                                  <a:pt x="7861" y="1493100"/>
                                </a:lnTo>
                                <a:lnTo>
                                  <a:pt x="15735" y="1493100"/>
                                </a:lnTo>
                                <a:lnTo>
                                  <a:pt x="15735" y="1477619"/>
                                </a:lnTo>
                                <a:lnTo>
                                  <a:pt x="5283" y="1477619"/>
                                </a:lnTo>
                                <a:lnTo>
                                  <a:pt x="0" y="1484541"/>
                                </a:lnTo>
                                <a:lnTo>
                                  <a:pt x="0" y="1594586"/>
                                </a:lnTo>
                                <a:lnTo>
                                  <a:pt x="5283" y="1601533"/>
                                </a:lnTo>
                                <a:lnTo>
                                  <a:pt x="18313" y="1601533"/>
                                </a:lnTo>
                                <a:lnTo>
                                  <a:pt x="23596" y="1594586"/>
                                </a:lnTo>
                                <a:lnTo>
                                  <a:pt x="23596" y="1586039"/>
                                </a:lnTo>
                                <a:lnTo>
                                  <a:pt x="23596" y="1493100"/>
                                </a:lnTo>
                                <a:lnTo>
                                  <a:pt x="23596" y="1484541"/>
                                </a:lnTo>
                                <a:close/>
                              </a:path>
                              <a:path w="2248535" h="1997075">
                                <a:moveTo>
                                  <a:pt x="23596" y="1298676"/>
                                </a:moveTo>
                                <a:lnTo>
                                  <a:pt x="18313" y="1291755"/>
                                </a:lnTo>
                                <a:lnTo>
                                  <a:pt x="15735" y="1291755"/>
                                </a:lnTo>
                                <a:lnTo>
                                  <a:pt x="15735" y="1307236"/>
                                </a:lnTo>
                                <a:lnTo>
                                  <a:pt x="15735" y="1400175"/>
                                </a:lnTo>
                                <a:lnTo>
                                  <a:pt x="7861" y="1400175"/>
                                </a:lnTo>
                                <a:lnTo>
                                  <a:pt x="7861" y="1307236"/>
                                </a:lnTo>
                                <a:lnTo>
                                  <a:pt x="15735" y="1307236"/>
                                </a:lnTo>
                                <a:lnTo>
                                  <a:pt x="15735" y="1291755"/>
                                </a:lnTo>
                                <a:lnTo>
                                  <a:pt x="5283" y="1291755"/>
                                </a:lnTo>
                                <a:lnTo>
                                  <a:pt x="0" y="1298676"/>
                                </a:lnTo>
                                <a:lnTo>
                                  <a:pt x="0" y="1408722"/>
                                </a:lnTo>
                                <a:lnTo>
                                  <a:pt x="5283" y="1415669"/>
                                </a:lnTo>
                                <a:lnTo>
                                  <a:pt x="18313" y="1415669"/>
                                </a:lnTo>
                                <a:lnTo>
                                  <a:pt x="23596" y="1408722"/>
                                </a:lnTo>
                                <a:lnTo>
                                  <a:pt x="23596" y="1400175"/>
                                </a:lnTo>
                                <a:lnTo>
                                  <a:pt x="23596" y="1307236"/>
                                </a:lnTo>
                                <a:lnTo>
                                  <a:pt x="23596" y="1298676"/>
                                </a:lnTo>
                                <a:close/>
                              </a:path>
                              <a:path w="2248535" h="1997075">
                                <a:moveTo>
                                  <a:pt x="23596" y="1112812"/>
                                </a:moveTo>
                                <a:lnTo>
                                  <a:pt x="18313" y="1105890"/>
                                </a:lnTo>
                                <a:lnTo>
                                  <a:pt x="15735" y="1105890"/>
                                </a:lnTo>
                                <a:lnTo>
                                  <a:pt x="15735" y="1121371"/>
                                </a:lnTo>
                                <a:lnTo>
                                  <a:pt x="15735" y="1214310"/>
                                </a:lnTo>
                                <a:lnTo>
                                  <a:pt x="7861" y="1214310"/>
                                </a:lnTo>
                                <a:lnTo>
                                  <a:pt x="7861" y="1121371"/>
                                </a:lnTo>
                                <a:lnTo>
                                  <a:pt x="15735" y="1121371"/>
                                </a:lnTo>
                                <a:lnTo>
                                  <a:pt x="15735" y="1105890"/>
                                </a:lnTo>
                                <a:lnTo>
                                  <a:pt x="5283" y="1105890"/>
                                </a:lnTo>
                                <a:lnTo>
                                  <a:pt x="0" y="1112812"/>
                                </a:lnTo>
                                <a:lnTo>
                                  <a:pt x="0" y="1222857"/>
                                </a:lnTo>
                                <a:lnTo>
                                  <a:pt x="5283" y="1229804"/>
                                </a:lnTo>
                                <a:lnTo>
                                  <a:pt x="18313" y="1229804"/>
                                </a:lnTo>
                                <a:lnTo>
                                  <a:pt x="23596" y="1222857"/>
                                </a:lnTo>
                                <a:lnTo>
                                  <a:pt x="23596" y="1214310"/>
                                </a:lnTo>
                                <a:lnTo>
                                  <a:pt x="23596" y="1121371"/>
                                </a:lnTo>
                                <a:lnTo>
                                  <a:pt x="23596" y="1112812"/>
                                </a:lnTo>
                                <a:close/>
                              </a:path>
                              <a:path w="2248535" h="1997075">
                                <a:moveTo>
                                  <a:pt x="23596" y="926960"/>
                                </a:moveTo>
                                <a:lnTo>
                                  <a:pt x="18313" y="920026"/>
                                </a:lnTo>
                                <a:lnTo>
                                  <a:pt x="15735" y="920026"/>
                                </a:lnTo>
                                <a:lnTo>
                                  <a:pt x="15735" y="935507"/>
                                </a:lnTo>
                                <a:lnTo>
                                  <a:pt x="15735" y="1028446"/>
                                </a:lnTo>
                                <a:lnTo>
                                  <a:pt x="7861" y="1028446"/>
                                </a:lnTo>
                                <a:lnTo>
                                  <a:pt x="7861" y="935507"/>
                                </a:lnTo>
                                <a:lnTo>
                                  <a:pt x="15735" y="935507"/>
                                </a:lnTo>
                                <a:lnTo>
                                  <a:pt x="15735" y="920026"/>
                                </a:lnTo>
                                <a:lnTo>
                                  <a:pt x="5283" y="920026"/>
                                </a:lnTo>
                                <a:lnTo>
                                  <a:pt x="0" y="926960"/>
                                </a:lnTo>
                                <a:lnTo>
                                  <a:pt x="0" y="1036993"/>
                                </a:lnTo>
                                <a:lnTo>
                                  <a:pt x="5283" y="1043940"/>
                                </a:lnTo>
                                <a:lnTo>
                                  <a:pt x="18313" y="1043940"/>
                                </a:lnTo>
                                <a:lnTo>
                                  <a:pt x="23596" y="1036993"/>
                                </a:lnTo>
                                <a:lnTo>
                                  <a:pt x="23596" y="1028446"/>
                                </a:lnTo>
                                <a:lnTo>
                                  <a:pt x="23596" y="935507"/>
                                </a:lnTo>
                                <a:lnTo>
                                  <a:pt x="23596" y="926960"/>
                                </a:lnTo>
                                <a:close/>
                              </a:path>
                              <a:path w="2248535" h="1997075">
                                <a:moveTo>
                                  <a:pt x="147447" y="1972437"/>
                                </a:moveTo>
                                <a:lnTo>
                                  <a:pt x="142163" y="1965515"/>
                                </a:lnTo>
                                <a:lnTo>
                                  <a:pt x="135648" y="1965515"/>
                                </a:lnTo>
                                <a:lnTo>
                                  <a:pt x="135648" y="1975840"/>
                                </a:lnTo>
                                <a:lnTo>
                                  <a:pt x="135648" y="1986153"/>
                                </a:lnTo>
                                <a:lnTo>
                                  <a:pt x="64871" y="1986153"/>
                                </a:lnTo>
                                <a:lnTo>
                                  <a:pt x="64871" y="1975840"/>
                                </a:lnTo>
                                <a:lnTo>
                                  <a:pt x="135648" y="1975840"/>
                                </a:lnTo>
                                <a:lnTo>
                                  <a:pt x="135648" y="1965515"/>
                                </a:lnTo>
                                <a:lnTo>
                                  <a:pt x="64871" y="1965515"/>
                                </a:lnTo>
                                <a:lnTo>
                                  <a:pt x="58369" y="1965515"/>
                                </a:lnTo>
                                <a:lnTo>
                                  <a:pt x="53086" y="1972437"/>
                                </a:lnTo>
                                <a:lnTo>
                                  <a:pt x="53086" y="1989556"/>
                                </a:lnTo>
                                <a:lnTo>
                                  <a:pt x="58369" y="1996490"/>
                                </a:lnTo>
                                <a:lnTo>
                                  <a:pt x="64871" y="1996490"/>
                                </a:lnTo>
                                <a:lnTo>
                                  <a:pt x="135648" y="1996490"/>
                                </a:lnTo>
                                <a:lnTo>
                                  <a:pt x="142163" y="1996490"/>
                                </a:lnTo>
                                <a:lnTo>
                                  <a:pt x="147447" y="1989556"/>
                                </a:lnTo>
                                <a:lnTo>
                                  <a:pt x="147447" y="1972437"/>
                                </a:lnTo>
                                <a:close/>
                              </a:path>
                              <a:path w="2248535" h="1997075">
                                <a:moveTo>
                                  <a:pt x="289001" y="1972437"/>
                                </a:moveTo>
                                <a:lnTo>
                                  <a:pt x="283718" y="1965515"/>
                                </a:lnTo>
                                <a:lnTo>
                                  <a:pt x="277202" y="1965515"/>
                                </a:lnTo>
                                <a:lnTo>
                                  <a:pt x="277202" y="1975840"/>
                                </a:lnTo>
                                <a:lnTo>
                                  <a:pt x="277202" y="1986153"/>
                                </a:lnTo>
                                <a:lnTo>
                                  <a:pt x="206425" y="1986153"/>
                                </a:lnTo>
                                <a:lnTo>
                                  <a:pt x="206425" y="1975840"/>
                                </a:lnTo>
                                <a:lnTo>
                                  <a:pt x="277202" y="1975840"/>
                                </a:lnTo>
                                <a:lnTo>
                                  <a:pt x="277202" y="1965515"/>
                                </a:lnTo>
                                <a:lnTo>
                                  <a:pt x="206425" y="1965515"/>
                                </a:lnTo>
                                <a:lnTo>
                                  <a:pt x="199910" y="1965515"/>
                                </a:lnTo>
                                <a:lnTo>
                                  <a:pt x="194627" y="1972437"/>
                                </a:lnTo>
                                <a:lnTo>
                                  <a:pt x="194627" y="1989556"/>
                                </a:lnTo>
                                <a:lnTo>
                                  <a:pt x="199910" y="1996490"/>
                                </a:lnTo>
                                <a:lnTo>
                                  <a:pt x="206425" y="1996490"/>
                                </a:lnTo>
                                <a:lnTo>
                                  <a:pt x="277202" y="1996490"/>
                                </a:lnTo>
                                <a:lnTo>
                                  <a:pt x="283718" y="1996490"/>
                                </a:lnTo>
                                <a:lnTo>
                                  <a:pt x="289001" y="1989556"/>
                                </a:lnTo>
                                <a:lnTo>
                                  <a:pt x="289001" y="1972437"/>
                                </a:lnTo>
                                <a:close/>
                              </a:path>
                              <a:path w="2248535" h="1997075">
                                <a:moveTo>
                                  <a:pt x="430542" y="1972437"/>
                                </a:moveTo>
                                <a:lnTo>
                                  <a:pt x="425259" y="1965515"/>
                                </a:lnTo>
                                <a:lnTo>
                                  <a:pt x="418744" y="1965515"/>
                                </a:lnTo>
                                <a:lnTo>
                                  <a:pt x="418744" y="1975840"/>
                                </a:lnTo>
                                <a:lnTo>
                                  <a:pt x="418744" y="1986153"/>
                                </a:lnTo>
                                <a:lnTo>
                                  <a:pt x="347980" y="1986153"/>
                                </a:lnTo>
                                <a:lnTo>
                                  <a:pt x="347980" y="1975840"/>
                                </a:lnTo>
                                <a:lnTo>
                                  <a:pt x="418744" y="1975840"/>
                                </a:lnTo>
                                <a:lnTo>
                                  <a:pt x="418744" y="1965515"/>
                                </a:lnTo>
                                <a:lnTo>
                                  <a:pt x="347980" y="1965515"/>
                                </a:lnTo>
                                <a:lnTo>
                                  <a:pt x="341464" y="1965515"/>
                                </a:lnTo>
                                <a:lnTo>
                                  <a:pt x="336181" y="1972437"/>
                                </a:lnTo>
                                <a:lnTo>
                                  <a:pt x="336181" y="1989556"/>
                                </a:lnTo>
                                <a:lnTo>
                                  <a:pt x="341464" y="1996490"/>
                                </a:lnTo>
                                <a:lnTo>
                                  <a:pt x="347980" y="1996490"/>
                                </a:lnTo>
                                <a:lnTo>
                                  <a:pt x="418744" y="1996490"/>
                                </a:lnTo>
                                <a:lnTo>
                                  <a:pt x="425259" y="1996490"/>
                                </a:lnTo>
                                <a:lnTo>
                                  <a:pt x="430542" y="1989556"/>
                                </a:lnTo>
                                <a:lnTo>
                                  <a:pt x="430542" y="1972437"/>
                                </a:lnTo>
                                <a:close/>
                              </a:path>
                              <a:path w="2248535" h="1997075">
                                <a:moveTo>
                                  <a:pt x="572096" y="1972437"/>
                                </a:moveTo>
                                <a:lnTo>
                                  <a:pt x="566813" y="1965515"/>
                                </a:lnTo>
                                <a:lnTo>
                                  <a:pt x="560298" y="1965515"/>
                                </a:lnTo>
                                <a:lnTo>
                                  <a:pt x="560298" y="1975840"/>
                                </a:lnTo>
                                <a:lnTo>
                                  <a:pt x="560298" y="1986153"/>
                                </a:lnTo>
                                <a:lnTo>
                                  <a:pt x="489521" y="1986153"/>
                                </a:lnTo>
                                <a:lnTo>
                                  <a:pt x="489521" y="1975840"/>
                                </a:lnTo>
                                <a:lnTo>
                                  <a:pt x="560298" y="1975840"/>
                                </a:lnTo>
                                <a:lnTo>
                                  <a:pt x="560298" y="1965515"/>
                                </a:lnTo>
                                <a:lnTo>
                                  <a:pt x="489521" y="1965515"/>
                                </a:lnTo>
                                <a:lnTo>
                                  <a:pt x="483019" y="1965515"/>
                                </a:lnTo>
                                <a:lnTo>
                                  <a:pt x="477723" y="1972437"/>
                                </a:lnTo>
                                <a:lnTo>
                                  <a:pt x="477723" y="1989556"/>
                                </a:lnTo>
                                <a:lnTo>
                                  <a:pt x="483019" y="1996490"/>
                                </a:lnTo>
                                <a:lnTo>
                                  <a:pt x="489521" y="1996490"/>
                                </a:lnTo>
                                <a:lnTo>
                                  <a:pt x="560298" y="1996490"/>
                                </a:lnTo>
                                <a:lnTo>
                                  <a:pt x="566813" y="1996490"/>
                                </a:lnTo>
                                <a:lnTo>
                                  <a:pt x="572096" y="1989556"/>
                                </a:lnTo>
                                <a:lnTo>
                                  <a:pt x="572096" y="1972437"/>
                                </a:lnTo>
                                <a:close/>
                              </a:path>
                              <a:path w="2248535" h="1997075">
                                <a:moveTo>
                                  <a:pt x="713638" y="1972437"/>
                                </a:moveTo>
                                <a:lnTo>
                                  <a:pt x="708355" y="1965515"/>
                                </a:lnTo>
                                <a:lnTo>
                                  <a:pt x="701852" y="1965515"/>
                                </a:lnTo>
                                <a:lnTo>
                                  <a:pt x="701852" y="1975840"/>
                                </a:lnTo>
                                <a:lnTo>
                                  <a:pt x="701852" y="1986153"/>
                                </a:lnTo>
                                <a:lnTo>
                                  <a:pt x="631075" y="1986153"/>
                                </a:lnTo>
                                <a:lnTo>
                                  <a:pt x="631075" y="1975840"/>
                                </a:lnTo>
                                <a:lnTo>
                                  <a:pt x="701852" y="1975840"/>
                                </a:lnTo>
                                <a:lnTo>
                                  <a:pt x="701852" y="1965515"/>
                                </a:lnTo>
                                <a:lnTo>
                                  <a:pt x="631075" y="1965515"/>
                                </a:lnTo>
                                <a:lnTo>
                                  <a:pt x="624560" y="1965515"/>
                                </a:lnTo>
                                <a:lnTo>
                                  <a:pt x="619277" y="1972437"/>
                                </a:lnTo>
                                <a:lnTo>
                                  <a:pt x="619277" y="1989556"/>
                                </a:lnTo>
                                <a:lnTo>
                                  <a:pt x="624560" y="1996490"/>
                                </a:lnTo>
                                <a:lnTo>
                                  <a:pt x="631075" y="1996490"/>
                                </a:lnTo>
                                <a:lnTo>
                                  <a:pt x="701852" y="1996490"/>
                                </a:lnTo>
                                <a:lnTo>
                                  <a:pt x="708355" y="1996490"/>
                                </a:lnTo>
                                <a:lnTo>
                                  <a:pt x="713638" y="1989556"/>
                                </a:lnTo>
                                <a:lnTo>
                                  <a:pt x="713638" y="1972437"/>
                                </a:lnTo>
                                <a:close/>
                              </a:path>
                              <a:path w="2248535" h="1997075">
                                <a:moveTo>
                                  <a:pt x="855192" y="1972437"/>
                                </a:moveTo>
                                <a:lnTo>
                                  <a:pt x="849909" y="1965515"/>
                                </a:lnTo>
                                <a:lnTo>
                                  <a:pt x="843394" y="1965515"/>
                                </a:lnTo>
                                <a:lnTo>
                                  <a:pt x="843394" y="1975840"/>
                                </a:lnTo>
                                <a:lnTo>
                                  <a:pt x="843394" y="1986153"/>
                                </a:lnTo>
                                <a:lnTo>
                                  <a:pt x="772617" y="1986153"/>
                                </a:lnTo>
                                <a:lnTo>
                                  <a:pt x="772617" y="1975840"/>
                                </a:lnTo>
                                <a:lnTo>
                                  <a:pt x="843394" y="1975840"/>
                                </a:lnTo>
                                <a:lnTo>
                                  <a:pt x="843394" y="1965515"/>
                                </a:lnTo>
                                <a:lnTo>
                                  <a:pt x="772617" y="1965515"/>
                                </a:lnTo>
                                <a:lnTo>
                                  <a:pt x="766114" y="1965515"/>
                                </a:lnTo>
                                <a:lnTo>
                                  <a:pt x="760831" y="1972437"/>
                                </a:lnTo>
                                <a:lnTo>
                                  <a:pt x="760831" y="1989556"/>
                                </a:lnTo>
                                <a:lnTo>
                                  <a:pt x="766114" y="1996490"/>
                                </a:lnTo>
                                <a:lnTo>
                                  <a:pt x="772617" y="1996490"/>
                                </a:lnTo>
                                <a:lnTo>
                                  <a:pt x="843394" y="1996490"/>
                                </a:lnTo>
                                <a:lnTo>
                                  <a:pt x="849909" y="1996490"/>
                                </a:lnTo>
                                <a:lnTo>
                                  <a:pt x="855192" y="1989556"/>
                                </a:lnTo>
                                <a:lnTo>
                                  <a:pt x="855192" y="1972437"/>
                                </a:lnTo>
                                <a:close/>
                              </a:path>
                              <a:path w="2248535" h="1997075">
                                <a:moveTo>
                                  <a:pt x="996746" y="1972437"/>
                                </a:moveTo>
                                <a:lnTo>
                                  <a:pt x="991450" y="1965515"/>
                                </a:lnTo>
                                <a:lnTo>
                                  <a:pt x="984948" y="1965515"/>
                                </a:lnTo>
                                <a:lnTo>
                                  <a:pt x="984948" y="1975840"/>
                                </a:lnTo>
                                <a:lnTo>
                                  <a:pt x="984948" y="1986153"/>
                                </a:lnTo>
                                <a:lnTo>
                                  <a:pt x="914171" y="1986153"/>
                                </a:lnTo>
                                <a:lnTo>
                                  <a:pt x="914171" y="1975840"/>
                                </a:lnTo>
                                <a:lnTo>
                                  <a:pt x="984948" y="1975840"/>
                                </a:lnTo>
                                <a:lnTo>
                                  <a:pt x="984948" y="1965515"/>
                                </a:lnTo>
                                <a:lnTo>
                                  <a:pt x="914171" y="1965515"/>
                                </a:lnTo>
                                <a:lnTo>
                                  <a:pt x="907656" y="1965515"/>
                                </a:lnTo>
                                <a:lnTo>
                                  <a:pt x="902373" y="1972437"/>
                                </a:lnTo>
                                <a:lnTo>
                                  <a:pt x="902373" y="1989556"/>
                                </a:lnTo>
                                <a:lnTo>
                                  <a:pt x="907656" y="1996490"/>
                                </a:lnTo>
                                <a:lnTo>
                                  <a:pt x="914171" y="1996490"/>
                                </a:lnTo>
                                <a:lnTo>
                                  <a:pt x="984948" y="1996490"/>
                                </a:lnTo>
                                <a:lnTo>
                                  <a:pt x="991450" y="1996490"/>
                                </a:lnTo>
                                <a:lnTo>
                                  <a:pt x="996746" y="1989556"/>
                                </a:lnTo>
                                <a:lnTo>
                                  <a:pt x="996746" y="1972437"/>
                                </a:lnTo>
                                <a:close/>
                              </a:path>
                              <a:path w="2248535" h="1997075">
                                <a:moveTo>
                                  <a:pt x="1138288" y="1972437"/>
                                </a:moveTo>
                                <a:lnTo>
                                  <a:pt x="1133005" y="1965515"/>
                                </a:lnTo>
                                <a:lnTo>
                                  <a:pt x="1126490" y="1965515"/>
                                </a:lnTo>
                                <a:lnTo>
                                  <a:pt x="1126490" y="1975840"/>
                                </a:lnTo>
                                <a:lnTo>
                                  <a:pt x="1126490" y="1986153"/>
                                </a:lnTo>
                                <a:lnTo>
                                  <a:pt x="1055725" y="1986153"/>
                                </a:lnTo>
                                <a:lnTo>
                                  <a:pt x="1055725" y="1975840"/>
                                </a:lnTo>
                                <a:lnTo>
                                  <a:pt x="1126490" y="1975840"/>
                                </a:lnTo>
                                <a:lnTo>
                                  <a:pt x="1126490" y="1965515"/>
                                </a:lnTo>
                                <a:lnTo>
                                  <a:pt x="1055725" y="1965515"/>
                                </a:lnTo>
                                <a:lnTo>
                                  <a:pt x="1049210" y="1965515"/>
                                </a:lnTo>
                                <a:lnTo>
                                  <a:pt x="1043927" y="1972437"/>
                                </a:lnTo>
                                <a:lnTo>
                                  <a:pt x="1043927" y="1989556"/>
                                </a:lnTo>
                                <a:lnTo>
                                  <a:pt x="1049210" y="1996490"/>
                                </a:lnTo>
                                <a:lnTo>
                                  <a:pt x="1055725" y="1996490"/>
                                </a:lnTo>
                                <a:lnTo>
                                  <a:pt x="1126490" y="1996490"/>
                                </a:lnTo>
                                <a:lnTo>
                                  <a:pt x="1133005" y="1996490"/>
                                </a:lnTo>
                                <a:lnTo>
                                  <a:pt x="1138288" y="1989556"/>
                                </a:lnTo>
                                <a:lnTo>
                                  <a:pt x="1138288" y="1972437"/>
                                </a:lnTo>
                                <a:close/>
                              </a:path>
                              <a:path w="2248535" h="1997075">
                                <a:moveTo>
                                  <a:pt x="1279842" y="1972437"/>
                                </a:moveTo>
                                <a:lnTo>
                                  <a:pt x="1274559" y="1965515"/>
                                </a:lnTo>
                                <a:lnTo>
                                  <a:pt x="1268044" y="1965515"/>
                                </a:lnTo>
                                <a:lnTo>
                                  <a:pt x="1268044" y="1975840"/>
                                </a:lnTo>
                                <a:lnTo>
                                  <a:pt x="1268044" y="1986153"/>
                                </a:lnTo>
                                <a:lnTo>
                                  <a:pt x="1197267" y="1986153"/>
                                </a:lnTo>
                                <a:lnTo>
                                  <a:pt x="1197267" y="1975840"/>
                                </a:lnTo>
                                <a:lnTo>
                                  <a:pt x="1268044" y="1975840"/>
                                </a:lnTo>
                                <a:lnTo>
                                  <a:pt x="1268044" y="1965515"/>
                                </a:lnTo>
                                <a:lnTo>
                                  <a:pt x="1197267" y="1965515"/>
                                </a:lnTo>
                                <a:lnTo>
                                  <a:pt x="1190752" y="1965515"/>
                                </a:lnTo>
                                <a:lnTo>
                                  <a:pt x="1185468" y="1972437"/>
                                </a:lnTo>
                                <a:lnTo>
                                  <a:pt x="1185468" y="1989556"/>
                                </a:lnTo>
                                <a:lnTo>
                                  <a:pt x="1190752" y="1996490"/>
                                </a:lnTo>
                                <a:lnTo>
                                  <a:pt x="1197267" y="1996490"/>
                                </a:lnTo>
                                <a:lnTo>
                                  <a:pt x="1268044" y="1996490"/>
                                </a:lnTo>
                                <a:lnTo>
                                  <a:pt x="1274559" y="1996490"/>
                                </a:lnTo>
                                <a:lnTo>
                                  <a:pt x="1279842" y="1989556"/>
                                </a:lnTo>
                                <a:lnTo>
                                  <a:pt x="1279842" y="1972437"/>
                                </a:lnTo>
                                <a:close/>
                              </a:path>
                              <a:path w="2248535" h="1997075">
                                <a:moveTo>
                                  <a:pt x="1421384" y="1972437"/>
                                </a:moveTo>
                                <a:lnTo>
                                  <a:pt x="1416100" y="1965515"/>
                                </a:lnTo>
                                <a:lnTo>
                                  <a:pt x="1409598" y="1965515"/>
                                </a:lnTo>
                                <a:lnTo>
                                  <a:pt x="1409598" y="1975840"/>
                                </a:lnTo>
                                <a:lnTo>
                                  <a:pt x="1409598" y="1986153"/>
                                </a:lnTo>
                                <a:lnTo>
                                  <a:pt x="1338821" y="1986153"/>
                                </a:lnTo>
                                <a:lnTo>
                                  <a:pt x="1338821" y="1975840"/>
                                </a:lnTo>
                                <a:lnTo>
                                  <a:pt x="1409598" y="1975840"/>
                                </a:lnTo>
                                <a:lnTo>
                                  <a:pt x="1409598" y="1965515"/>
                                </a:lnTo>
                                <a:lnTo>
                                  <a:pt x="1338821" y="1965515"/>
                                </a:lnTo>
                                <a:lnTo>
                                  <a:pt x="1332306" y="1965515"/>
                                </a:lnTo>
                                <a:lnTo>
                                  <a:pt x="1327023" y="1972437"/>
                                </a:lnTo>
                                <a:lnTo>
                                  <a:pt x="1327023" y="1989556"/>
                                </a:lnTo>
                                <a:lnTo>
                                  <a:pt x="1332306" y="1996490"/>
                                </a:lnTo>
                                <a:lnTo>
                                  <a:pt x="1338821" y="1996490"/>
                                </a:lnTo>
                                <a:lnTo>
                                  <a:pt x="1409598" y="1996490"/>
                                </a:lnTo>
                                <a:lnTo>
                                  <a:pt x="1416100" y="1996490"/>
                                </a:lnTo>
                                <a:lnTo>
                                  <a:pt x="1421384" y="1989556"/>
                                </a:lnTo>
                                <a:lnTo>
                                  <a:pt x="1421384" y="1972437"/>
                                </a:lnTo>
                                <a:close/>
                              </a:path>
                              <a:path w="2248535" h="1997075">
                                <a:moveTo>
                                  <a:pt x="1562938" y="1972437"/>
                                </a:moveTo>
                                <a:lnTo>
                                  <a:pt x="1557655" y="1965515"/>
                                </a:lnTo>
                                <a:lnTo>
                                  <a:pt x="1551139" y="1965515"/>
                                </a:lnTo>
                                <a:lnTo>
                                  <a:pt x="1551139" y="1975840"/>
                                </a:lnTo>
                                <a:lnTo>
                                  <a:pt x="1551139" y="1986153"/>
                                </a:lnTo>
                                <a:lnTo>
                                  <a:pt x="1480362" y="1986153"/>
                                </a:lnTo>
                                <a:lnTo>
                                  <a:pt x="1480362" y="1975840"/>
                                </a:lnTo>
                                <a:lnTo>
                                  <a:pt x="1551139" y="1975840"/>
                                </a:lnTo>
                                <a:lnTo>
                                  <a:pt x="1551139" y="1965515"/>
                                </a:lnTo>
                                <a:lnTo>
                                  <a:pt x="1480362" y="1965515"/>
                                </a:lnTo>
                                <a:lnTo>
                                  <a:pt x="1473860" y="1965515"/>
                                </a:lnTo>
                                <a:lnTo>
                                  <a:pt x="1468577" y="1972437"/>
                                </a:lnTo>
                                <a:lnTo>
                                  <a:pt x="1468577" y="1989556"/>
                                </a:lnTo>
                                <a:lnTo>
                                  <a:pt x="1473860" y="1996490"/>
                                </a:lnTo>
                                <a:lnTo>
                                  <a:pt x="1480362" y="1996490"/>
                                </a:lnTo>
                                <a:lnTo>
                                  <a:pt x="1551139" y="1996490"/>
                                </a:lnTo>
                                <a:lnTo>
                                  <a:pt x="1557655" y="1996490"/>
                                </a:lnTo>
                                <a:lnTo>
                                  <a:pt x="1562938" y="1989556"/>
                                </a:lnTo>
                                <a:lnTo>
                                  <a:pt x="1562938" y="1972437"/>
                                </a:lnTo>
                                <a:close/>
                              </a:path>
                              <a:path w="2248535" h="1997075">
                                <a:moveTo>
                                  <a:pt x="1704492" y="1972437"/>
                                </a:moveTo>
                                <a:lnTo>
                                  <a:pt x="1699196" y="1965515"/>
                                </a:lnTo>
                                <a:lnTo>
                                  <a:pt x="1692694" y="1965515"/>
                                </a:lnTo>
                                <a:lnTo>
                                  <a:pt x="1692694" y="1975840"/>
                                </a:lnTo>
                                <a:lnTo>
                                  <a:pt x="1692694" y="1986153"/>
                                </a:lnTo>
                                <a:lnTo>
                                  <a:pt x="1621917" y="1986153"/>
                                </a:lnTo>
                                <a:lnTo>
                                  <a:pt x="1621917" y="1975840"/>
                                </a:lnTo>
                                <a:lnTo>
                                  <a:pt x="1692694" y="1975840"/>
                                </a:lnTo>
                                <a:lnTo>
                                  <a:pt x="1692694" y="1965515"/>
                                </a:lnTo>
                                <a:lnTo>
                                  <a:pt x="1621917" y="1965515"/>
                                </a:lnTo>
                                <a:lnTo>
                                  <a:pt x="1615401" y="1965515"/>
                                </a:lnTo>
                                <a:lnTo>
                                  <a:pt x="1610118" y="1972437"/>
                                </a:lnTo>
                                <a:lnTo>
                                  <a:pt x="1610118" y="1989556"/>
                                </a:lnTo>
                                <a:lnTo>
                                  <a:pt x="1615401" y="1996490"/>
                                </a:lnTo>
                                <a:lnTo>
                                  <a:pt x="1621917" y="1996490"/>
                                </a:lnTo>
                                <a:lnTo>
                                  <a:pt x="1692694" y="1996490"/>
                                </a:lnTo>
                                <a:lnTo>
                                  <a:pt x="1699196" y="1996490"/>
                                </a:lnTo>
                                <a:lnTo>
                                  <a:pt x="1704492" y="1989556"/>
                                </a:lnTo>
                                <a:lnTo>
                                  <a:pt x="1704492" y="1972437"/>
                                </a:lnTo>
                                <a:close/>
                              </a:path>
                              <a:path w="2248535" h="1997075">
                                <a:moveTo>
                                  <a:pt x="1846033" y="1972437"/>
                                </a:moveTo>
                                <a:lnTo>
                                  <a:pt x="1840750" y="1965515"/>
                                </a:lnTo>
                                <a:lnTo>
                                  <a:pt x="1834235" y="1965515"/>
                                </a:lnTo>
                                <a:lnTo>
                                  <a:pt x="1834235" y="1975840"/>
                                </a:lnTo>
                                <a:lnTo>
                                  <a:pt x="1834235" y="1986153"/>
                                </a:lnTo>
                                <a:lnTo>
                                  <a:pt x="1763471" y="1986153"/>
                                </a:lnTo>
                                <a:lnTo>
                                  <a:pt x="1763471" y="1975840"/>
                                </a:lnTo>
                                <a:lnTo>
                                  <a:pt x="1834235" y="1975840"/>
                                </a:lnTo>
                                <a:lnTo>
                                  <a:pt x="1834235" y="1965515"/>
                                </a:lnTo>
                                <a:lnTo>
                                  <a:pt x="1763471" y="1965515"/>
                                </a:lnTo>
                                <a:lnTo>
                                  <a:pt x="1756956" y="1965515"/>
                                </a:lnTo>
                                <a:lnTo>
                                  <a:pt x="1751672" y="1972437"/>
                                </a:lnTo>
                                <a:lnTo>
                                  <a:pt x="1751672" y="1989556"/>
                                </a:lnTo>
                                <a:lnTo>
                                  <a:pt x="1756956" y="1996490"/>
                                </a:lnTo>
                                <a:lnTo>
                                  <a:pt x="1763471" y="1996490"/>
                                </a:lnTo>
                                <a:lnTo>
                                  <a:pt x="1834235" y="1996490"/>
                                </a:lnTo>
                                <a:lnTo>
                                  <a:pt x="1840750" y="1996490"/>
                                </a:lnTo>
                                <a:lnTo>
                                  <a:pt x="1846033" y="1989556"/>
                                </a:lnTo>
                                <a:lnTo>
                                  <a:pt x="1846033" y="1972437"/>
                                </a:lnTo>
                                <a:close/>
                              </a:path>
                              <a:path w="2248535" h="1997075">
                                <a:moveTo>
                                  <a:pt x="1987588" y="1972437"/>
                                </a:moveTo>
                                <a:lnTo>
                                  <a:pt x="1982304" y="1965515"/>
                                </a:lnTo>
                                <a:lnTo>
                                  <a:pt x="1975789" y="1965515"/>
                                </a:lnTo>
                                <a:lnTo>
                                  <a:pt x="1975789" y="1975840"/>
                                </a:lnTo>
                                <a:lnTo>
                                  <a:pt x="1975789" y="1986153"/>
                                </a:lnTo>
                                <a:lnTo>
                                  <a:pt x="1905012" y="1986153"/>
                                </a:lnTo>
                                <a:lnTo>
                                  <a:pt x="1905012" y="1975840"/>
                                </a:lnTo>
                                <a:lnTo>
                                  <a:pt x="1975789" y="1975840"/>
                                </a:lnTo>
                                <a:lnTo>
                                  <a:pt x="1975789" y="1965515"/>
                                </a:lnTo>
                                <a:lnTo>
                                  <a:pt x="1905012" y="1965515"/>
                                </a:lnTo>
                                <a:lnTo>
                                  <a:pt x="1898497" y="1965515"/>
                                </a:lnTo>
                                <a:lnTo>
                                  <a:pt x="1893214" y="1972437"/>
                                </a:lnTo>
                                <a:lnTo>
                                  <a:pt x="1893214" y="1989556"/>
                                </a:lnTo>
                                <a:lnTo>
                                  <a:pt x="1898497" y="1996490"/>
                                </a:lnTo>
                                <a:lnTo>
                                  <a:pt x="1905012" y="1996490"/>
                                </a:lnTo>
                                <a:lnTo>
                                  <a:pt x="1975789" y="1996490"/>
                                </a:lnTo>
                                <a:lnTo>
                                  <a:pt x="1982304" y="1996490"/>
                                </a:lnTo>
                                <a:lnTo>
                                  <a:pt x="1987588" y="1989556"/>
                                </a:lnTo>
                                <a:lnTo>
                                  <a:pt x="1987588" y="1972437"/>
                                </a:lnTo>
                                <a:close/>
                              </a:path>
                              <a:path w="2248535" h="1997075">
                                <a:moveTo>
                                  <a:pt x="2125548" y="1967788"/>
                                </a:moveTo>
                                <a:lnTo>
                                  <a:pt x="2120354" y="1960867"/>
                                </a:lnTo>
                                <a:lnTo>
                                  <a:pt x="2117712" y="1960867"/>
                                </a:lnTo>
                                <a:lnTo>
                                  <a:pt x="2117712" y="1976348"/>
                                </a:lnTo>
                                <a:lnTo>
                                  <a:pt x="2117712" y="1983854"/>
                                </a:lnTo>
                                <a:lnTo>
                                  <a:pt x="2116010" y="1986153"/>
                                </a:lnTo>
                                <a:lnTo>
                                  <a:pt x="2046566" y="1986153"/>
                                </a:lnTo>
                                <a:lnTo>
                                  <a:pt x="2046566" y="1975840"/>
                                </a:lnTo>
                                <a:lnTo>
                                  <a:pt x="2101951" y="1975840"/>
                                </a:lnTo>
                                <a:lnTo>
                                  <a:pt x="2101951" y="1976348"/>
                                </a:lnTo>
                                <a:lnTo>
                                  <a:pt x="2117712" y="1976348"/>
                                </a:lnTo>
                                <a:lnTo>
                                  <a:pt x="2117712" y="1960867"/>
                                </a:lnTo>
                                <a:lnTo>
                                  <a:pt x="2107234" y="1960867"/>
                                </a:lnTo>
                                <a:lnTo>
                                  <a:pt x="2102827" y="1966645"/>
                                </a:lnTo>
                                <a:lnTo>
                                  <a:pt x="2101951" y="1965515"/>
                                </a:lnTo>
                                <a:lnTo>
                                  <a:pt x="2046566" y="1965515"/>
                                </a:lnTo>
                                <a:lnTo>
                                  <a:pt x="2040051" y="1965515"/>
                                </a:lnTo>
                                <a:lnTo>
                                  <a:pt x="2034768" y="1972437"/>
                                </a:lnTo>
                                <a:lnTo>
                                  <a:pt x="2034768" y="1989556"/>
                                </a:lnTo>
                                <a:lnTo>
                                  <a:pt x="2040051" y="1996490"/>
                                </a:lnTo>
                                <a:lnTo>
                                  <a:pt x="2046566" y="1996490"/>
                                </a:lnTo>
                                <a:lnTo>
                                  <a:pt x="2120354" y="1996490"/>
                                </a:lnTo>
                                <a:lnTo>
                                  <a:pt x="2125548" y="1989556"/>
                                </a:lnTo>
                                <a:lnTo>
                                  <a:pt x="2125548" y="1975840"/>
                                </a:lnTo>
                                <a:lnTo>
                                  <a:pt x="2125548" y="1967788"/>
                                </a:lnTo>
                                <a:close/>
                              </a:path>
                              <a:path w="2248535" h="1997075">
                                <a:moveTo>
                                  <a:pt x="2125548" y="1781924"/>
                                </a:moveTo>
                                <a:lnTo>
                                  <a:pt x="2120354" y="1775002"/>
                                </a:lnTo>
                                <a:lnTo>
                                  <a:pt x="2117712" y="1775002"/>
                                </a:lnTo>
                                <a:lnTo>
                                  <a:pt x="2117712" y="1790484"/>
                                </a:lnTo>
                                <a:lnTo>
                                  <a:pt x="2117712" y="1883422"/>
                                </a:lnTo>
                                <a:lnTo>
                                  <a:pt x="2109876" y="1883422"/>
                                </a:lnTo>
                                <a:lnTo>
                                  <a:pt x="2109876" y="1790484"/>
                                </a:lnTo>
                                <a:lnTo>
                                  <a:pt x="2117712" y="1790484"/>
                                </a:lnTo>
                                <a:lnTo>
                                  <a:pt x="2117712" y="1775002"/>
                                </a:lnTo>
                                <a:lnTo>
                                  <a:pt x="2107234" y="1775002"/>
                                </a:lnTo>
                                <a:lnTo>
                                  <a:pt x="2101951" y="1781924"/>
                                </a:lnTo>
                                <a:lnTo>
                                  <a:pt x="2101951" y="1891969"/>
                                </a:lnTo>
                                <a:lnTo>
                                  <a:pt x="2107234" y="1898916"/>
                                </a:lnTo>
                                <a:lnTo>
                                  <a:pt x="2120354" y="1898916"/>
                                </a:lnTo>
                                <a:lnTo>
                                  <a:pt x="2125548" y="1891969"/>
                                </a:lnTo>
                                <a:lnTo>
                                  <a:pt x="2125548" y="1883422"/>
                                </a:lnTo>
                                <a:lnTo>
                                  <a:pt x="2125548" y="1790484"/>
                                </a:lnTo>
                                <a:lnTo>
                                  <a:pt x="2125548" y="1781924"/>
                                </a:lnTo>
                                <a:close/>
                              </a:path>
                              <a:path w="2248535" h="1997075">
                                <a:moveTo>
                                  <a:pt x="2125548" y="1596059"/>
                                </a:moveTo>
                                <a:lnTo>
                                  <a:pt x="2120354" y="1589138"/>
                                </a:lnTo>
                                <a:lnTo>
                                  <a:pt x="2117712" y="1589138"/>
                                </a:lnTo>
                                <a:lnTo>
                                  <a:pt x="2117712" y="1604619"/>
                                </a:lnTo>
                                <a:lnTo>
                                  <a:pt x="2117712" y="1697558"/>
                                </a:lnTo>
                                <a:lnTo>
                                  <a:pt x="2109876" y="1697558"/>
                                </a:lnTo>
                                <a:lnTo>
                                  <a:pt x="2109876" y="1604619"/>
                                </a:lnTo>
                                <a:lnTo>
                                  <a:pt x="2117712" y="1604619"/>
                                </a:lnTo>
                                <a:lnTo>
                                  <a:pt x="2117712" y="1589138"/>
                                </a:lnTo>
                                <a:lnTo>
                                  <a:pt x="2107234" y="1589138"/>
                                </a:lnTo>
                                <a:lnTo>
                                  <a:pt x="2101951" y="1596059"/>
                                </a:lnTo>
                                <a:lnTo>
                                  <a:pt x="2101951" y="1706105"/>
                                </a:lnTo>
                                <a:lnTo>
                                  <a:pt x="2107234" y="1713052"/>
                                </a:lnTo>
                                <a:lnTo>
                                  <a:pt x="2120354" y="1713052"/>
                                </a:lnTo>
                                <a:lnTo>
                                  <a:pt x="2125548" y="1706105"/>
                                </a:lnTo>
                                <a:lnTo>
                                  <a:pt x="2125548" y="1697558"/>
                                </a:lnTo>
                                <a:lnTo>
                                  <a:pt x="2125548" y="1604619"/>
                                </a:lnTo>
                                <a:lnTo>
                                  <a:pt x="2125548" y="1596059"/>
                                </a:lnTo>
                                <a:close/>
                              </a:path>
                              <a:path w="2248535" h="1997075">
                                <a:moveTo>
                                  <a:pt x="2125548" y="1410195"/>
                                </a:moveTo>
                                <a:lnTo>
                                  <a:pt x="2120354" y="1403273"/>
                                </a:lnTo>
                                <a:lnTo>
                                  <a:pt x="2117712" y="1403273"/>
                                </a:lnTo>
                                <a:lnTo>
                                  <a:pt x="2117712" y="1418755"/>
                                </a:lnTo>
                                <a:lnTo>
                                  <a:pt x="2117712" y="1511693"/>
                                </a:lnTo>
                                <a:lnTo>
                                  <a:pt x="2109876" y="1511693"/>
                                </a:lnTo>
                                <a:lnTo>
                                  <a:pt x="2109876" y="1418755"/>
                                </a:lnTo>
                                <a:lnTo>
                                  <a:pt x="2117712" y="1418755"/>
                                </a:lnTo>
                                <a:lnTo>
                                  <a:pt x="2117712" y="1403273"/>
                                </a:lnTo>
                                <a:lnTo>
                                  <a:pt x="2107234" y="1403273"/>
                                </a:lnTo>
                                <a:lnTo>
                                  <a:pt x="2101951" y="1410195"/>
                                </a:lnTo>
                                <a:lnTo>
                                  <a:pt x="2101951" y="1520240"/>
                                </a:lnTo>
                                <a:lnTo>
                                  <a:pt x="2107234" y="1527187"/>
                                </a:lnTo>
                                <a:lnTo>
                                  <a:pt x="2120354" y="1527187"/>
                                </a:lnTo>
                                <a:lnTo>
                                  <a:pt x="2125548" y="1520240"/>
                                </a:lnTo>
                                <a:lnTo>
                                  <a:pt x="2125548" y="1511693"/>
                                </a:lnTo>
                                <a:lnTo>
                                  <a:pt x="2125548" y="1418755"/>
                                </a:lnTo>
                                <a:lnTo>
                                  <a:pt x="2125548" y="1410195"/>
                                </a:lnTo>
                                <a:close/>
                              </a:path>
                              <a:path w="2248535" h="1997075">
                                <a:moveTo>
                                  <a:pt x="2125548" y="1224330"/>
                                </a:moveTo>
                                <a:lnTo>
                                  <a:pt x="2120354" y="1217409"/>
                                </a:lnTo>
                                <a:lnTo>
                                  <a:pt x="2117712" y="1217409"/>
                                </a:lnTo>
                                <a:lnTo>
                                  <a:pt x="2117712" y="1232890"/>
                                </a:lnTo>
                                <a:lnTo>
                                  <a:pt x="2117712" y="1325829"/>
                                </a:lnTo>
                                <a:lnTo>
                                  <a:pt x="2109876" y="1325829"/>
                                </a:lnTo>
                                <a:lnTo>
                                  <a:pt x="2109876" y="1232890"/>
                                </a:lnTo>
                                <a:lnTo>
                                  <a:pt x="2117712" y="1232890"/>
                                </a:lnTo>
                                <a:lnTo>
                                  <a:pt x="2117712" y="1217409"/>
                                </a:lnTo>
                                <a:lnTo>
                                  <a:pt x="2107234" y="1217409"/>
                                </a:lnTo>
                                <a:lnTo>
                                  <a:pt x="2101951" y="1224330"/>
                                </a:lnTo>
                                <a:lnTo>
                                  <a:pt x="2101951" y="1334376"/>
                                </a:lnTo>
                                <a:lnTo>
                                  <a:pt x="2107234" y="1341323"/>
                                </a:lnTo>
                                <a:lnTo>
                                  <a:pt x="2120354" y="1341323"/>
                                </a:lnTo>
                                <a:lnTo>
                                  <a:pt x="2125548" y="1334376"/>
                                </a:lnTo>
                                <a:lnTo>
                                  <a:pt x="2125548" y="1325829"/>
                                </a:lnTo>
                                <a:lnTo>
                                  <a:pt x="2125548" y="1232890"/>
                                </a:lnTo>
                                <a:lnTo>
                                  <a:pt x="2125548" y="1224330"/>
                                </a:lnTo>
                                <a:close/>
                              </a:path>
                              <a:path w="2248535" h="1997075">
                                <a:moveTo>
                                  <a:pt x="2125548" y="1038479"/>
                                </a:moveTo>
                                <a:lnTo>
                                  <a:pt x="2120354" y="1031544"/>
                                </a:lnTo>
                                <a:lnTo>
                                  <a:pt x="2117712" y="1031544"/>
                                </a:lnTo>
                                <a:lnTo>
                                  <a:pt x="2117712" y="1047026"/>
                                </a:lnTo>
                                <a:lnTo>
                                  <a:pt x="2117712" y="1139964"/>
                                </a:lnTo>
                                <a:lnTo>
                                  <a:pt x="2109876" y="1139964"/>
                                </a:lnTo>
                                <a:lnTo>
                                  <a:pt x="2109876" y="1047026"/>
                                </a:lnTo>
                                <a:lnTo>
                                  <a:pt x="2117712" y="1047026"/>
                                </a:lnTo>
                                <a:lnTo>
                                  <a:pt x="2117712" y="1031544"/>
                                </a:lnTo>
                                <a:lnTo>
                                  <a:pt x="2107234" y="1031544"/>
                                </a:lnTo>
                                <a:lnTo>
                                  <a:pt x="2101951" y="1038479"/>
                                </a:lnTo>
                                <a:lnTo>
                                  <a:pt x="2101951" y="1148511"/>
                                </a:lnTo>
                                <a:lnTo>
                                  <a:pt x="2107234" y="1155458"/>
                                </a:lnTo>
                                <a:lnTo>
                                  <a:pt x="2120354" y="1155458"/>
                                </a:lnTo>
                                <a:lnTo>
                                  <a:pt x="2125548" y="1148511"/>
                                </a:lnTo>
                                <a:lnTo>
                                  <a:pt x="2125548" y="1139964"/>
                                </a:lnTo>
                                <a:lnTo>
                                  <a:pt x="2125548" y="1047026"/>
                                </a:lnTo>
                                <a:lnTo>
                                  <a:pt x="2125548" y="1038479"/>
                                </a:lnTo>
                                <a:close/>
                              </a:path>
                              <a:path w="2248535" h="1997075">
                                <a:moveTo>
                                  <a:pt x="2125548" y="852614"/>
                                </a:moveTo>
                                <a:lnTo>
                                  <a:pt x="2120354" y="845680"/>
                                </a:lnTo>
                                <a:lnTo>
                                  <a:pt x="2117712" y="845680"/>
                                </a:lnTo>
                                <a:lnTo>
                                  <a:pt x="2117712" y="861161"/>
                                </a:lnTo>
                                <a:lnTo>
                                  <a:pt x="2117712" y="954100"/>
                                </a:lnTo>
                                <a:lnTo>
                                  <a:pt x="2109876" y="954100"/>
                                </a:lnTo>
                                <a:lnTo>
                                  <a:pt x="2109876" y="861161"/>
                                </a:lnTo>
                                <a:lnTo>
                                  <a:pt x="2117712" y="861161"/>
                                </a:lnTo>
                                <a:lnTo>
                                  <a:pt x="2117712" y="845680"/>
                                </a:lnTo>
                                <a:lnTo>
                                  <a:pt x="2107234" y="845680"/>
                                </a:lnTo>
                                <a:lnTo>
                                  <a:pt x="2101951" y="852614"/>
                                </a:lnTo>
                                <a:lnTo>
                                  <a:pt x="2101951" y="962647"/>
                                </a:lnTo>
                                <a:lnTo>
                                  <a:pt x="2107234" y="969594"/>
                                </a:lnTo>
                                <a:lnTo>
                                  <a:pt x="2120354" y="969594"/>
                                </a:lnTo>
                                <a:lnTo>
                                  <a:pt x="2125548" y="962647"/>
                                </a:lnTo>
                                <a:lnTo>
                                  <a:pt x="2125548" y="954100"/>
                                </a:lnTo>
                                <a:lnTo>
                                  <a:pt x="2125548" y="861161"/>
                                </a:lnTo>
                                <a:lnTo>
                                  <a:pt x="2125548" y="852614"/>
                                </a:lnTo>
                                <a:close/>
                              </a:path>
                              <a:path w="2248535" h="1997075">
                                <a:moveTo>
                                  <a:pt x="2125548" y="666750"/>
                                </a:moveTo>
                                <a:lnTo>
                                  <a:pt x="2120354" y="659815"/>
                                </a:lnTo>
                                <a:lnTo>
                                  <a:pt x="2117712" y="659815"/>
                                </a:lnTo>
                                <a:lnTo>
                                  <a:pt x="2117712" y="675297"/>
                                </a:lnTo>
                                <a:lnTo>
                                  <a:pt x="2117712" y="768235"/>
                                </a:lnTo>
                                <a:lnTo>
                                  <a:pt x="2109876" y="768235"/>
                                </a:lnTo>
                                <a:lnTo>
                                  <a:pt x="2109876" y="675297"/>
                                </a:lnTo>
                                <a:lnTo>
                                  <a:pt x="2117712" y="675297"/>
                                </a:lnTo>
                                <a:lnTo>
                                  <a:pt x="2117712" y="659815"/>
                                </a:lnTo>
                                <a:lnTo>
                                  <a:pt x="2107234" y="659815"/>
                                </a:lnTo>
                                <a:lnTo>
                                  <a:pt x="2101951" y="666750"/>
                                </a:lnTo>
                                <a:lnTo>
                                  <a:pt x="2101951" y="776782"/>
                                </a:lnTo>
                                <a:lnTo>
                                  <a:pt x="2107234" y="783717"/>
                                </a:lnTo>
                                <a:lnTo>
                                  <a:pt x="2120354" y="783717"/>
                                </a:lnTo>
                                <a:lnTo>
                                  <a:pt x="2125548" y="776782"/>
                                </a:lnTo>
                                <a:lnTo>
                                  <a:pt x="2125548" y="768235"/>
                                </a:lnTo>
                                <a:lnTo>
                                  <a:pt x="2125548" y="675297"/>
                                </a:lnTo>
                                <a:lnTo>
                                  <a:pt x="2125548" y="666750"/>
                                </a:lnTo>
                                <a:close/>
                              </a:path>
                              <a:path w="2248535" h="1997075">
                                <a:moveTo>
                                  <a:pt x="2125548" y="480885"/>
                                </a:moveTo>
                                <a:lnTo>
                                  <a:pt x="2120354" y="473951"/>
                                </a:lnTo>
                                <a:lnTo>
                                  <a:pt x="2117712" y="473951"/>
                                </a:lnTo>
                                <a:lnTo>
                                  <a:pt x="2117712" y="489432"/>
                                </a:lnTo>
                                <a:lnTo>
                                  <a:pt x="2117712" y="582371"/>
                                </a:lnTo>
                                <a:lnTo>
                                  <a:pt x="2109876" y="582371"/>
                                </a:lnTo>
                                <a:lnTo>
                                  <a:pt x="2109876" y="489432"/>
                                </a:lnTo>
                                <a:lnTo>
                                  <a:pt x="2117712" y="489432"/>
                                </a:lnTo>
                                <a:lnTo>
                                  <a:pt x="2117712" y="473951"/>
                                </a:lnTo>
                                <a:lnTo>
                                  <a:pt x="2107234" y="473951"/>
                                </a:lnTo>
                                <a:lnTo>
                                  <a:pt x="2101951" y="480885"/>
                                </a:lnTo>
                                <a:lnTo>
                                  <a:pt x="2101951" y="590918"/>
                                </a:lnTo>
                                <a:lnTo>
                                  <a:pt x="2107234" y="597852"/>
                                </a:lnTo>
                                <a:lnTo>
                                  <a:pt x="2120354" y="597852"/>
                                </a:lnTo>
                                <a:lnTo>
                                  <a:pt x="2125548" y="590918"/>
                                </a:lnTo>
                                <a:lnTo>
                                  <a:pt x="2125548" y="582371"/>
                                </a:lnTo>
                                <a:lnTo>
                                  <a:pt x="2125548" y="489432"/>
                                </a:lnTo>
                                <a:lnTo>
                                  <a:pt x="2125548" y="480885"/>
                                </a:lnTo>
                                <a:close/>
                              </a:path>
                              <a:path w="2248535" h="1997075">
                                <a:moveTo>
                                  <a:pt x="2125548" y="295021"/>
                                </a:moveTo>
                                <a:lnTo>
                                  <a:pt x="2120354" y="288086"/>
                                </a:lnTo>
                                <a:lnTo>
                                  <a:pt x="2117712" y="288086"/>
                                </a:lnTo>
                                <a:lnTo>
                                  <a:pt x="2117712" y="303568"/>
                                </a:lnTo>
                                <a:lnTo>
                                  <a:pt x="2117712" y="396506"/>
                                </a:lnTo>
                                <a:lnTo>
                                  <a:pt x="2109876" y="396506"/>
                                </a:lnTo>
                                <a:lnTo>
                                  <a:pt x="2109876" y="303568"/>
                                </a:lnTo>
                                <a:lnTo>
                                  <a:pt x="2117712" y="303568"/>
                                </a:lnTo>
                                <a:lnTo>
                                  <a:pt x="2117712" y="288086"/>
                                </a:lnTo>
                                <a:lnTo>
                                  <a:pt x="2107234" y="288086"/>
                                </a:lnTo>
                                <a:lnTo>
                                  <a:pt x="2101951" y="295021"/>
                                </a:lnTo>
                                <a:lnTo>
                                  <a:pt x="2101951" y="405053"/>
                                </a:lnTo>
                                <a:lnTo>
                                  <a:pt x="2107234" y="411988"/>
                                </a:lnTo>
                                <a:lnTo>
                                  <a:pt x="2120354" y="411988"/>
                                </a:lnTo>
                                <a:lnTo>
                                  <a:pt x="2125548" y="405053"/>
                                </a:lnTo>
                                <a:lnTo>
                                  <a:pt x="2125548" y="396506"/>
                                </a:lnTo>
                                <a:lnTo>
                                  <a:pt x="2125548" y="303568"/>
                                </a:lnTo>
                                <a:lnTo>
                                  <a:pt x="2125548" y="295021"/>
                                </a:lnTo>
                                <a:close/>
                              </a:path>
                              <a:path w="2248535" h="1997075">
                                <a:moveTo>
                                  <a:pt x="2125548" y="109156"/>
                                </a:moveTo>
                                <a:lnTo>
                                  <a:pt x="2120354" y="102222"/>
                                </a:lnTo>
                                <a:lnTo>
                                  <a:pt x="2117712" y="102222"/>
                                </a:lnTo>
                                <a:lnTo>
                                  <a:pt x="2117712" y="117703"/>
                                </a:lnTo>
                                <a:lnTo>
                                  <a:pt x="2117712" y="210642"/>
                                </a:lnTo>
                                <a:lnTo>
                                  <a:pt x="2109876" y="210642"/>
                                </a:lnTo>
                                <a:lnTo>
                                  <a:pt x="2109876" y="117703"/>
                                </a:lnTo>
                                <a:lnTo>
                                  <a:pt x="2117712" y="117703"/>
                                </a:lnTo>
                                <a:lnTo>
                                  <a:pt x="2117712" y="102222"/>
                                </a:lnTo>
                                <a:lnTo>
                                  <a:pt x="2107234" y="102222"/>
                                </a:lnTo>
                                <a:lnTo>
                                  <a:pt x="2101951" y="109156"/>
                                </a:lnTo>
                                <a:lnTo>
                                  <a:pt x="2101951" y="219189"/>
                                </a:lnTo>
                                <a:lnTo>
                                  <a:pt x="2107234" y="226123"/>
                                </a:lnTo>
                                <a:lnTo>
                                  <a:pt x="2120354" y="226123"/>
                                </a:lnTo>
                                <a:lnTo>
                                  <a:pt x="2125548" y="219189"/>
                                </a:lnTo>
                                <a:lnTo>
                                  <a:pt x="2125548" y="210642"/>
                                </a:lnTo>
                                <a:lnTo>
                                  <a:pt x="2125548" y="117703"/>
                                </a:lnTo>
                                <a:lnTo>
                                  <a:pt x="2125548" y="109156"/>
                                </a:lnTo>
                                <a:close/>
                              </a:path>
                              <a:path w="2248535" h="1997075">
                                <a:moveTo>
                                  <a:pt x="2248319" y="62191"/>
                                </a:moveTo>
                                <a:lnTo>
                                  <a:pt x="2153475" y="0"/>
                                </a:lnTo>
                                <a:lnTo>
                                  <a:pt x="2153475" y="46710"/>
                                </a:lnTo>
                                <a:lnTo>
                                  <a:pt x="2153475" y="56997"/>
                                </a:lnTo>
                                <a:lnTo>
                                  <a:pt x="2153475" y="67398"/>
                                </a:lnTo>
                                <a:lnTo>
                                  <a:pt x="2142350" y="67398"/>
                                </a:lnTo>
                                <a:lnTo>
                                  <a:pt x="2142350" y="56997"/>
                                </a:lnTo>
                                <a:lnTo>
                                  <a:pt x="2153475" y="56997"/>
                                </a:lnTo>
                                <a:lnTo>
                                  <a:pt x="2153475" y="46710"/>
                                </a:lnTo>
                                <a:lnTo>
                                  <a:pt x="2142350" y="46710"/>
                                </a:lnTo>
                                <a:lnTo>
                                  <a:pt x="2135835" y="46710"/>
                                </a:lnTo>
                                <a:lnTo>
                                  <a:pt x="2130552" y="53644"/>
                                </a:lnTo>
                                <a:lnTo>
                                  <a:pt x="2130552" y="70751"/>
                                </a:lnTo>
                                <a:lnTo>
                                  <a:pt x="2135835" y="77685"/>
                                </a:lnTo>
                                <a:lnTo>
                                  <a:pt x="2142350" y="77685"/>
                                </a:lnTo>
                                <a:lnTo>
                                  <a:pt x="2153475" y="77685"/>
                                </a:lnTo>
                                <a:lnTo>
                                  <a:pt x="2153475" y="124396"/>
                                </a:lnTo>
                                <a:lnTo>
                                  <a:pt x="2248319" y="62191"/>
                                </a:lnTo>
                                <a:close/>
                              </a:path>
                            </a:pathLst>
                          </a:custGeom>
                          <a:solidFill>
                            <a:srgbClr val="41709C"/>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4" cstate="print"/>
                          <a:stretch>
                            <a:fillRect/>
                          </a:stretch>
                        </pic:blipFill>
                        <pic:spPr>
                          <a:xfrm>
                            <a:off x="2354497" y="57095"/>
                            <a:ext cx="2632811" cy="3903158"/>
                          </a:xfrm>
                          <a:prstGeom prst="rect">
                            <a:avLst/>
                          </a:prstGeom>
                        </pic:spPr>
                      </pic:pic>
                      <wps:wsp>
                        <wps:cNvPr id="43" name="Graphic 43"/>
                        <wps:cNvSpPr/>
                        <wps:spPr>
                          <a:xfrm>
                            <a:off x="2354497" y="57095"/>
                            <a:ext cx="2633345" cy="3903345"/>
                          </a:xfrm>
                          <a:custGeom>
                            <a:avLst/>
                            <a:gdLst/>
                            <a:ahLst/>
                            <a:cxnLst/>
                            <a:rect l="l" t="t" r="r" b="b"/>
                            <a:pathLst>
                              <a:path w="2633345" h="3903345">
                                <a:moveTo>
                                  <a:pt x="0" y="3903157"/>
                                </a:moveTo>
                                <a:lnTo>
                                  <a:pt x="2632811" y="3903158"/>
                                </a:lnTo>
                                <a:lnTo>
                                  <a:pt x="2632811" y="0"/>
                                </a:lnTo>
                                <a:lnTo>
                                  <a:pt x="0" y="0"/>
                                </a:lnTo>
                                <a:lnTo>
                                  <a:pt x="0" y="3903157"/>
                                </a:lnTo>
                                <a:close/>
                              </a:path>
                            </a:pathLst>
                          </a:custGeom>
                          <a:ln w="7770">
                            <a:solidFill>
                              <a:srgbClr val="3C63AC"/>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5" cstate="print"/>
                          <a:stretch>
                            <a:fillRect/>
                          </a:stretch>
                        </pic:blipFill>
                        <pic:spPr>
                          <a:xfrm>
                            <a:off x="3512291" y="0"/>
                            <a:ext cx="218234" cy="237234"/>
                          </a:xfrm>
                          <a:prstGeom prst="rect">
                            <a:avLst/>
                          </a:prstGeom>
                        </pic:spPr>
                      </pic:pic>
                      <wps:wsp>
                        <wps:cNvPr id="45" name="Graphic 45"/>
                        <wps:cNvSpPr/>
                        <wps:spPr>
                          <a:xfrm>
                            <a:off x="3883226" y="168676"/>
                            <a:ext cx="892175" cy="1547495"/>
                          </a:xfrm>
                          <a:custGeom>
                            <a:avLst/>
                            <a:gdLst/>
                            <a:ahLst/>
                            <a:cxnLst/>
                            <a:rect l="l" t="t" r="r" b="b"/>
                            <a:pathLst>
                              <a:path w="892175" h="1547495">
                                <a:moveTo>
                                  <a:pt x="891758" y="0"/>
                                </a:moveTo>
                                <a:lnTo>
                                  <a:pt x="0" y="0"/>
                                </a:lnTo>
                                <a:lnTo>
                                  <a:pt x="0" y="1547261"/>
                                </a:lnTo>
                                <a:lnTo>
                                  <a:pt x="891758" y="1547261"/>
                                </a:lnTo>
                                <a:lnTo>
                                  <a:pt x="891758"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3883226" y="168676"/>
                            <a:ext cx="892175" cy="1547495"/>
                          </a:xfrm>
                          <a:custGeom>
                            <a:avLst/>
                            <a:gdLst/>
                            <a:ahLst/>
                            <a:cxnLst/>
                            <a:rect l="l" t="t" r="r" b="b"/>
                            <a:pathLst>
                              <a:path w="892175" h="1547495">
                                <a:moveTo>
                                  <a:pt x="0" y="1547261"/>
                                </a:moveTo>
                                <a:lnTo>
                                  <a:pt x="891758" y="1547261"/>
                                </a:lnTo>
                                <a:lnTo>
                                  <a:pt x="891758" y="0"/>
                                </a:lnTo>
                                <a:lnTo>
                                  <a:pt x="0" y="0"/>
                                </a:lnTo>
                                <a:lnTo>
                                  <a:pt x="0" y="1547261"/>
                                </a:lnTo>
                                <a:close/>
                              </a:path>
                            </a:pathLst>
                          </a:custGeom>
                          <a:ln w="7629">
                            <a:solidFill>
                              <a:srgbClr val="000000"/>
                            </a:solidFill>
                            <a:prstDash val="solid"/>
                          </a:ln>
                        </wps:spPr>
                        <wps:bodyPr wrap="square" lIns="0" tIns="0" rIns="0" bIns="0" rtlCol="0">
                          <a:prstTxWarp prst="textNoShape">
                            <a:avLst/>
                          </a:prstTxWarp>
                          <a:noAutofit/>
                        </wps:bodyPr>
                      </wps:wsp>
                      <wps:wsp>
                        <wps:cNvPr id="47" name="Graphic 47"/>
                        <wps:cNvSpPr/>
                        <wps:spPr>
                          <a:xfrm>
                            <a:off x="2354497" y="1637255"/>
                            <a:ext cx="509905" cy="585470"/>
                          </a:xfrm>
                          <a:custGeom>
                            <a:avLst/>
                            <a:gdLst/>
                            <a:ahLst/>
                            <a:cxnLst/>
                            <a:rect l="l" t="t" r="r" b="b"/>
                            <a:pathLst>
                              <a:path w="509905" h="585470">
                                <a:moveTo>
                                  <a:pt x="509576" y="0"/>
                                </a:moveTo>
                                <a:lnTo>
                                  <a:pt x="0" y="0"/>
                                </a:lnTo>
                                <a:lnTo>
                                  <a:pt x="0" y="585473"/>
                                </a:lnTo>
                                <a:lnTo>
                                  <a:pt x="509576" y="585473"/>
                                </a:lnTo>
                                <a:lnTo>
                                  <a:pt x="509576"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2354497" y="1637255"/>
                            <a:ext cx="509905" cy="585470"/>
                          </a:xfrm>
                          <a:custGeom>
                            <a:avLst/>
                            <a:gdLst/>
                            <a:ahLst/>
                            <a:cxnLst/>
                            <a:rect l="l" t="t" r="r" b="b"/>
                            <a:pathLst>
                              <a:path w="509905" h="585470">
                                <a:moveTo>
                                  <a:pt x="0" y="585473"/>
                                </a:moveTo>
                                <a:lnTo>
                                  <a:pt x="509576" y="585473"/>
                                </a:lnTo>
                                <a:lnTo>
                                  <a:pt x="509576" y="0"/>
                                </a:lnTo>
                                <a:lnTo>
                                  <a:pt x="0" y="0"/>
                                </a:lnTo>
                                <a:lnTo>
                                  <a:pt x="0" y="585473"/>
                                </a:lnTo>
                                <a:close/>
                              </a:path>
                            </a:pathLst>
                          </a:custGeom>
                          <a:ln w="8032">
                            <a:solidFill>
                              <a:srgbClr val="000000"/>
                            </a:solidFill>
                            <a:prstDash val="solid"/>
                          </a:ln>
                        </wps:spPr>
                        <wps:bodyPr wrap="square" lIns="0" tIns="0" rIns="0" bIns="0" rtlCol="0">
                          <a:prstTxWarp prst="textNoShape">
                            <a:avLst/>
                          </a:prstTxWarp>
                          <a:noAutofit/>
                        </wps:bodyPr>
                      </wps:wsp>
                      <wps:wsp>
                        <wps:cNvPr id="49" name="Graphic 49"/>
                        <wps:cNvSpPr/>
                        <wps:spPr>
                          <a:xfrm>
                            <a:off x="2354497" y="2426932"/>
                            <a:ext cx="2633345" cy="223520"/>
                          </a:xfrm>
                          <a:custGeom>
                            <a:avLst/>
                            <a:gdLst/>
                            <a:ahLst/>
                            <a:cxnLst/>
                            <a:rect l="l" t="t" r="r" b="b"/>
                            <a:pathLst>
                              <a:path w="2633345" h="223520">
                                <a:moveTo>
                                  <a:pt x="2632811" y="0"/>
                                </a:moveTo>
                                <a:lnTo>
                                  <a:pt x="0" y="0"/>
                                </a:lnTo>
                                <a:lnTo>
                                  <a:pt x="0" y="223037"/>
                                </a:lnTo>
                                <a:lnTo>
                                  <a:pt x="2632811" y="223037"/>
                                </a:lnTo>
                                <a:lnTo>
                                  <a:pt x="2632811" y="0"/>
                                </a:lnTo>
                                <a:close/>
                              </a:path>
                            </a:pathLst>
                          </a:custGeom>
                          <a:solidFill>
                            <a:srgbClr val="4671C4"/>
                          </a:solidFill>
                        </wps:spPr>
                        <wps:bodyPr wrap="square" lIns="0" tIns="0" rIns="0" bIns="0" rtlCol="0">
                          <a:prstTxWarp prst="textNoShape">
                            <a:avLst/>
                          </a:prstTxWarp>
                          <a:noAutofit/>
                        </wps:bodyPr>
                      </wps:wsp>
                      <wps:wsp>
                        <wps:cNvPr id="50" name="Graphic 50"/>
                        <wps:cNvSpPr/>
                        <wps:spPr>
                          <a:xfrm>
                            <a:off x="2354497" y="2426932"/>
                            <a:ext cx="2633345" cy="223520"/>
                          </a:xfrm>
                          <a:custGeom>
                            <a:avLst/>
                            <a:gdLst/>
                            <a:ahLst/>
                            <a:cxnLst/>
                            <a:rect l="l" t="t" r="r" b="b"/>
                            <a:pathLst>
                              <a:path w="2633345" h="223520">
                                <a:moveTo>
                                  <a:pt x="0" y="223037"/>
                                </a:moveTo>
                                <a:lnTo>
                                  <a:pt x="2632811" y="223037"/>
                                </a:lnTo>
                                <a:lnTo>
                                  <a:pt x="2632811" y="0"/>
                                </a:lnTo>
                                <a:lnTo>
                                  <a:pt x="0" y="0"/>
                                </a:lnTo>
                                <a:lnTo>
                                  <a:pt x="0" y="223037"/>
                                </a:lnTo>
                                <a:close/>
                              </a:path>
                            </a:pathLst>
                          </a:custGeom>
                          <a:ln w="3092">
                            <a:solidFill>
                              <a:srgbClr val="C7C7C7"/>
                            </a:solidFill>
                            <a:prstDash val="solid"/>
                          </a:ln>
                        </wps:spPr>
                        <wps:bodyPr wrap="square" lIns="0" tIns="0" rIns="0" bIns="0" rtlCol="0">
                          <a:prstTxWarp prst="textNoShape">
                            <a:avLst/>
                          </a:prstTxWarp>
                          <a:noAutofit/>
                        </wps:bodyPr>
                      </wps:wsp>
                      <wps:wsp>
                        <wps:cNvPr id="51" name="Graphic 51"/>
                        <wps:cNvSpPr/>
                        <wps:spPr>
                          <a:xfrm>
                            <a:off x="2488969" y="2733547"/>
                            <a:ext cx="1189355" cy="223520"/>
                          </a:xfrm>
                          <a:custGeom>
                            <a:avLst/>
                            <a:gdLst/>
                            <a:ahLst/>
                            <a:cxnLst/>
                            <a:rect l="l" t="t" r="r" b="b"/>
                            <a:pathLst>
                              <a:path w="1189355" h="223520">
                                <a:moveTo>
                                  <a:pt x="1189011" y="0"/>
                                </a:moveTo>
                                <a:lnTo>
                                  <a:pt x="0" y="0"/>
                                </a:lnTo>
                                <a:lnTo>
                                  <a:pt x="0" y="223037"/>
                                </a:lnTo>
                                <a:lnTo>
                                  <a:pt x="1189011" y="223037"/>
                                </a:lnTo>
                                <a:lnTo>
                                  <a:pt x="1189011"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2488969" y="3012344"/>
                            <a:ext cx="2378075" cy="223520"/>
                          </a:xfrm>
                          <a:custGeom>
                            <a:avLst/>
                            <a:gdLst/>
                            <a:ahLst/>
                            <a:cxnLst/>
                            <a:rect l="l" t="t" r="r" b="b"/>
                            <a:pathLst>
                              <a:path w="2378075" h="223520">
                                <a:moveTo>
                                  <a:pt x="2378023" y="0"/>
                                </a:moveTo>
                                <a:lnTo>
                                  <a:pt x="0" y="0"/>
                                </a:lnTo>
                                <a:lnTo>
                                  <a:pt x="0" y="223037"/>
                                </a:lnTo>
                                <a:lnTo>
                                  <a:pt x="2378023" y="223037"/>
                                </a:lnTo>
                                <a:lnTo>
                                  <a:pt x="2378023"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2488969" y="3012344"/>
                            <a:ext cx="2378075" cy="223520"/>
                          </a:xfrm>
                          <a:custGeom>
                            <a:avLst/>
                            <a:gdLst/>
                            <a:ahLst/>
                            <a:cxnLst/>
                            <a:rect l="l" t="t" r="r" b="b"/>
                            <a:pathLst>
                              <a:path w="2378075" h="223520">
                                <a:moveTo>
                                  <a:pt x="0" y="223037"/>
                                </a:moveTo>
                                <a:lnTo>
                                  <a:pt x="2378023" y="223037"/>
                                </a:lnTo>
                                <a:lnTo>
                                  <a:pt x="2378023" y="0"/>
                                </a:lnTo>
                                <a:lnTo>
                                  <a:pt x="0" y="0"/>
                                </a:lnTo>
                                <a:lnTo>
                                  <a:pt x="0" y="223037"/>
                                </a:lnTo>
                                <a:close/>
                              </a:path>
                            </a:pathLst>
                          </a:custGeom>
                          <a:ln w="12365">
                            <a:solidFill>
                              <a:srgbClr val="000000"/>
                            </a:solidFill>
                            <a:prstDash val="solid"/>
                          </a:ln>
                        </wps:spPr>
                        <wps:bodyPr wrap="square" lIns="0" tIns="0" rIns="0" bIns="0" rtlCol="0">
                          <a:prstTxWarp prst="textNoShape">
                            <a:avLst/>
                          </a:prstTxWarp>
                          <a:noAutofit/>
                        </wps:bodyPr>
                      </wps:wsp>
                      <wps:wsp>
                        <wps:cNvPr id="54" name="Graphic 54"/>
                        <wps:cNvSpPr/>
                        <wps:spPr>
                          <a:xfrm>
                            <a:off x="2488969" y="3291140"/>
                            <a:ext cx="1649095" cy="259715"/>
                          </a:xfrm>
                          <a:custGeom>
                            <a:avLst/>
                            <a:gdLst/>
                            <a:ahLst/>
                            <a:cxnLst/>
                            <a:rect l="l" t="t" r="r" b="b"/>
                            <a:pathLst>
                              <a:path w="1649095" h="259715">
                                <a:moveTo>
                                  <a:pt x="1649045" y="0"/>
                                </a:moveTo>
                                <a:lnTo>
                                  <a:pt x="0" y="0"/>
                                </a:lnTo>
                                <a:lnTo>
                                  <a:pt x="0" y="259194"/>
                                </a:lnTo>
                                <a:lnTo>
                                  <a:pt x="1649045" y="259194"/>
                                </a:lnTo>
                                <a:lnTo>
                                  <a:pt x="1649045"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488969" y="3291140"/>
                            <a:ext cx="1649095" cy="259715"/>
                          </a:xfrm>
                          <a:custGeom>
                            <a:avLst/>
                            <a:gdLst/>
                            <a:ahLst/>
                            <a:cxnLst/>
                            <a:rect l="l" t="t" r="r" b="b"/>
                            <a:pathLst>
                              <a:path w="1649095" h="259715">
                                <a:moveTo>
                                  <a:pt x="0" y="259194"/>
                                </a:moveTo>
                                <a:lnTo>
                                  <a:pt x="1649045" y="259194"/>
                                </a:lnTo>
                                <a:lnTo>
                                  <a:pt x="1649045" y="0"/>
                                </a:lnTo>
                                <a:lnTo>
                                  <a:pt x="0" y="0"/>
                                </a:lnTo>
                                <a:lnTo>
                                  <a:pt x="0" y="259194"/>
                                </a:lnTo>
                                <a:close/>
                              </a:path>
                            </a:pathLst>
                          </a:custGeom>
                          <a:ln w="12319">
                            <a:solidFill>
                              <a:srgbClr val="000000"/>
                            </a:solidFill>
                            <a:prstDash val="solid"/>
                          </a:ln>
                        </wps:spPr>
                        <wps:bodyPr wrap="square" lIns="0" tIns="0" rIns="0" bIns="0" rtlCol="0">
                          <a:prstTxWarp prst="textNoShape">
                            <a:avLst/>
                          </a:prstTxWarp>
                          <a:noAutofit/>
                        </wps:bodyPr>
                      </wps:wsp>
                      <wps:wsp>
                        <wps:cNvPr id="56" name="Graphic 56"/>
                        <wps:cNvSpPr/>
                        <wps:spPr>
                          <a:xfrm>
                            <a:off x="4272486" y="3291140"/>
                            <a:ext cx="594995" cy="259715"/>
                          </a:xfrm>
                          <a:custGeom>
                            <a:avLst/>
                            <a:gdLst/>
                            <a:ahLst/>
                            <a:cxnLst/>
                            <a:rect l="l" t="t" r="r" b="b"/>
                            <a:pathLst>
                              <a:path w="594995" h="259715">
                                <a:moveTo>
                                  <a:pt x="594505" y="0"/>
                                </a:moveTo>
                                <a:lnTo>
                                  <a:pt x="0" y="0"/>
                                </a:lnTo>
                                <a:lnTo>
                                  <a:pt x="0" y="259194"/>
                                </a:lnTo>
                                <a:lnTo>
                                  <a:pt x="594505" y="259194"/>
                                </a:lnTo>
                                <a:lnTo>
                                  <a:pt x="594505"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4272486" y="3291140"/>
                            <a:ext cx="594995" cy="259715"/>
                          </a:xfrm>
                          <a:custGeom>
                            <a:avLst/>
                            <a:gdLst/>
                            <a:ahLst/>
                            <a:cxnLst/>
                            <a:rect l="l" t="t" r="r" b="b"/>
                            <a:pathLst>
                              <a:path w="594995" h="259715">
                                <a:moveTo>
                                  <a:pt x="0" y="259194"/>
                                </a:moveTo>
                                <a:lnTo>
                                  <a:pt x="594505" y="259194"/>
                                </a:lnTo>
                                <a:lnTo>
                                  <a:pt x="594505" y="0"/>
                                </a:lnTo>
                                <a:lnTo>
                                  <a:pt x="0" y="0"/>
                                </a:lnTo>
                                <a:lnTo>
                                  <a:pt x="0" y="259194"/>
                                </a:lnTo>
                                <a:close/>
                              </a:path>
                            </a:pathLst>
                          </a:custGeom>
                          <a:ln w="11919">
                            <a:solidFill>
                              <a:srgbClr val="000000"/>
                            </a:solidFill>
                            <a:prstDash val="solid"/>
                          </a:ln>
                        </wps:spPr>
                        <wps:bodyPr wrap="square" lIns="0" tIns="0" rIns="0" bIns="0" rtlCol="0">
                          <a:prstTxWarp prst="textNoShape">
                            <a:avLst/>
                          </a:prstTxWarp>
                          <a:noAutofit/>
                        </wps:bodyPr>
                      </wps:wsp>
                      <wps:wsp>
                        <wps:cNvPr id="58" name="Graphic 58"/>
                        <wps:cNvSpPr/>
                        <wps:spPr>
                          <a:xfrm>
                            <a:off x="2488969" y="3589540"/>
                            <a:ext cx="1443990" cy="259715"/>
                          </a:xfrm>
                          <a:custGeom>
                            <a:avLst/>
                            <a:gdLst/>
                            <a:ahLst/>
                            <a:cxnLst/>
                            <a:rect l="l" t="t" r="r" b="b"/>
                            <a:pathLst>
                              <a:path w="1443990" h="259715">
                                <a:moveTo>
                                  <a:pt x="1443799" y="0"/>
                                </a:moveTo>
                                <a:lnTo>
                                  <a:pt x="0" y="0"/>
                                </a:lnTo>
                                <a:lnTo>
                                  <a:pt x="0" y="259194"/>
                                </a:lnTo>
                                <a:lnTo>
                                  <a:pt x="1443799" y="259194"/>
                                </a:lnTo>
                                <a:lnTo>
                                  <a:pt x="1443799"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2488969" y="3589540"/>
                            <a:ext cx="1443990" cy="259715"/>
                          </a:xfrm>
                          <a:custGeom>
                            <a:avLst/>
                            <a:gdLst/>
                            <a:ahLst/>
                            <a:cxnLst/>
                            <a:rect l="l" t="t" r="r" b="b"/>
                            <a:pathLst>
                              <a:path w="1443990" h="259715">
                                <a:moveTo>
                                  <a:pt x="0" y="259194"/>
                                </a:moveTo>
                                <a:lnTo>
                                  <a:pt x="1443799" y="259194"/>
                                </a:lnTo>
                                <a:lnTo>
                                  <a:pt x="1443799" y="0"/>
                                </a:lnTo>
                                <a:lnTo>
                                  <a:pt x="0" y="0"/>
                                </a:lnTo>
                                <a:lnTo>
                                  <a:pt x="0" y="259194"/>
                                </a:lnTo>
                                <a:close/>
                              </a:path>
                            </a:pathLst>
                          </a:custGeom>
                          <a:ln w="12298">
                            <a:solidFill>
                              <a:srgbClr val="000000"/>
                            </a:solidFill>
                            <a:prstDash val="solid"/>
                          </a:ln>
                        </wps:spPr>
                        <wps:bodyPr wrap="square" lIns="0" tIns="0" rIns="0" bIns="0" rtlCol="0">
                          <a:prstTxWarp prst="textNoShape">
                            <a:avLst/>
                          </a:prstTxWarp>
                          <a:noAutofit/>
                        </wps:bodyPr>
                      </wps:wsp>
                      <wps:wsp>
                        <wps:cNvPr id="60" name="Graphic 60"/>
                        <wps:cNvSpPr/>
                        <wps:spPr>
                          <a:xfrm>
                            <a:off x="3975234" y="3589540"/>
                            <a:ext cx="892175" cy="259715"/>
                          </a:xfrm>
                          <a:custGeom>
                            <a:avLst/>
                            <a:gdLst/>
                            <a:ahLst/>
                            <a:cxnLst/>
                            <a:rect l="l" t="t" r="r" b="b"/>
                            <a:pathLst>
                              <a:path w="892175" h="259715">
                                <a:moveTo>
                                  <a:pt x="891758" y="0"/>
                                </a:moveTo>
                                <a:lnTo>
                                  <a:pt x="0" y="0"/>
                                </a:lnTo>
                                <a:lnTo>
                                  <a:pt x="0" y="259194"/>
                                </a:lnTo>
                                <a:lnTo>
                                  <a:pt x="891758" y="259194"/>
                                </a:lnTo>
                                <a:lnTo>
                                  <a:pt x="891758"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3975234" y="3589540"/>
                            <a:ext cx="892175" cy="259715"/>
                          </a:xfrm>
                          <a:custGeom>
                            <a:avLst/>
                            <a:gdLst/>
                            <a:ahLst/>
                            <a:cxnLst/>
                            <a:rect l="l" t="t" r="r" b="b"/>
                            <a:pathLst>
                              <a:path w="892175" h="259715">
                                <a:moveTo>
                                  <a:pt x="0" y="259194"/>
                                </a:moveTo>
                                <a:lnTo>
                                  <a:pt x="891758" y="259194"/>
                                </a:lnTo>
                                <a:lnTo>
                                  <a:pt x="891758" y="0"/>
                                </a:lnTo>
                                <a:lnTo>
                                  <a:pt x="0" y="0"/>
                                </a:lnTo>
                                <a:lnTo>
                                  <a:pt x="0" y="259194"/>
                                </a:lnTo>
                                <a:close/>
                              </a:path>
                            </a:pathLst>
                          </a:custGeom>
                          <a:ln w="12160">
                            <a:solidFill>
                              <a:srgbClr val="000000"/>
                            </a:solidFill>
                            <a:prstDash val="solid"/>
                          </a:ln>
                        </wps:spPr>
                        <wps:bodyPr wrap="square" lIns="0" tIns="0" rIns="0" bIns="0" rtlCol="0">
                          <a:prstTxWarp prst="textNoShape">
                            <a:avLst/>
                          </a:prstTxWarp>
                          <a:noAutofit/>
                        </wps:bodyPr>
                      </wps:wsp>
                      <wps:wsp>
                        <wps:cNvPr id="62" name="Graphic 62"/>
                        <wps:cNvSpPr/>
                        <wps:spPr>
                          <a:xfrm>
                            <a:off x="1295229" y="1358965"/>
                            <a:ext cx="2588260" cy="2505710"/>
                          </a:xfrm>
                          <a:custGeom>
                            <a:avLst/>
                            <a:gdLst/>
                            <a:ahLst/>
                            <a:cxnLst/>
                            <a:rect l="l" t="t" r="r" b="b"/>
                            <a:pathLst>
                              <a:path w="2588260" h="2505710">
                                <a:moveTo>
                                  <a:pt x="23596" y="2221001"/>
                                </a:moveTo>
                                <a:lnTo>
                                  <a:pt x="18402" y="2214080"/>
                                </a:lnTo>
                                <a:lnTo>
                                  <a:pt x="15760" y="2214080"/>
                                </a:lnTo>
                                <a:lnTo>
                                  <a:pt x="15760" y="2229561"/>
                                </a:lnTo>
                                <a:lnTo>
                                  <a:pt x="15760" y="2322499"/>
                                </a:lnTo>
                                <a:lnTo>
                                  <a:pt x="7924" y="2322499"/>
                                </a:lnTo>
                                <a:lnTo>
                                  <a:pt x="7924" y="2229561"/>
                                </a:lnTo>
                                <a:lnTo>
                                  <a:pt x="15760" y="2229561"/>
                                </a:lnTo>
                                <a:lnTo>
                                  <a:pt x="15760" y="2214080"/>
                                </a:lnTo>
                                <a:lnTo>
                                  <a:pt x="5283" y="2214080"/>
                                </a:lnTo>
                                <a:lnTo>
                                  <a:pt x="0" y="2221001"/>
                                </a:lnTo>
                                <a:lnTo>
                                  <a:pt x="0" y="2331047"/>
                                </a:lnTo>
                                <a:lnTo>
                                  <a:pt x="5283" y="2337981"/>
                                </a:lnTo>
                                <a:lnTo>
                                  <a:pt x="18402" y="2337981"/>
                                </a:lnTo>
                                <a:lnTo>
                                  <a:pt x="23596" y="2331047"/>
                                </a:lnTo>
                                <a:lnTo>
                                  <a:pt x="23596" y="2322499"/>
                                </a:lnTo>
                                <a:lnTo>
                                  <a:pt x="23596" y="2229561"/>
                                </a:lnTo>
                                <a:lnTo>
                                  <a:pt x="23596" y="2221001"/>
                                </a:lnTo>
                                <a:close/>
                              </a:path>
                              <a:path w="2588260" h="2505710">
                                <a:moveTo>
                                  <a:pt x="23596" y="2035136"/>
                                </a:moveTo>
                                <a:lnTo>
                                  <a:pt x="18402" y="2028215"/>
                                </a:lnTo>
                                <a:lnTo>
                                  <a:pt x="15760" y="2028215"/>
                                </a:lnTo>
                                <a:lnTo>
                                  <a:pt x="15760" y="2043696"/>
                                </a:lnTo>
                                <a:lnTo>
                                  <a:pt x="15760" y="2136635"/>
                                </a:lnTo>
                                <a:lnTo>
                                  <a:pt x="7924" y="2136635"/>
                                </a:lnTo>
                                <a:lnTo>
                                  <a:pt x="7924" y="2043696"/>
                                </a:lnTo>
                                <a:lnTo>
                                  <a:pt x="15760" y="2043696"/>
                                </a:lnTo>
                                <a:lnTo>
                                  <a:pt x="15760" y="2028215"/>
                                </a:lnTo>
                                <a:lnTo>
                                  <a:pt x="5283" y="2028215"/>
                                </a:lnTo>
                                <a:lnTo>
                                  <a:pt x="0" y="2035136"/>
                                </a:lnTo>
                                <a:lnTo>
                                  <a:pt x="0" y="2145182"/>
                                </a:lnTo>
                                <a:lnTo>
                                  <a:pt x="5283" y="2152116"/>
                                </a:lnTo>
                                <a:lnTo>
                                  <a:pt x="18402" y="2152116"/>
                                </a:lnTo>
                                <a:lnTo>
                                  <a:pt x="23596" y="2145182"/>
                                </a:lnTo>
                                <a:lnTo>
                                  <a:pt x="23596" y="2136635"/>
                                </a:lnTo>
                                <a:lnTo>
                                  <a:pt x="23596" y="2043696"/>
                                </a:lnTo>
                                <a:lnTo>
                                  <a:pt x="23596" y="2035136"/>
                                </a:lnTo>
                                <a:close/>
                              </a:path>
                              <a:path w="2588260" h="2505710">
                                <a:moveTo>
                                  <a:pt x="37846" y="2481211"/>
                                </a:moveTo>
                                <a:lnTo>
                                  <a:pt x="32562" y="2474290"/>
                                </a:lnTo>
                                <a:lnTo>
                                  <a:pt x="26047" y="2474290"/>
                                </a:lnTo>
                                <a:lnTo>
                                  <a:pt x="26047" y="2484615"/>
                                </a:lnTo>
                                <a:lnTo>
                                  <a:pt x="26047" y="2494927"/>
                                </a:lnTo>
                                <a:lnTo>
                                  <a:pt x="9626" y="2494927"/>
                                </a:lnTo>
                                <a:lnTo>
                                  <a:pt x="7924" y="2492629"/>
                                </a:lnTo>
                                <a:lnTo>
                                  <a:pt x="7924" y="2415425"/>
                                </a:lnTo>
                                <a:lnTo>
                                  <a:pt x="15760" y="2415425"/>
                                </a:lnTo>
                                <a:lnTo>
                                  <a:pt x="15760" y="2484615"/>
                                </a:lnTo>
                                <a:lnTo>
                                  <a:pt x="26047" y="2484615"/>
                                </a:lnTo>
                                <a:lnTo>
                                  <a:pt x="26047" y="2474290"/>
                                </a:lnTo>
                                <a:lnTo>
                                  <a:pt x="23596" y="2474290"/>
                                </a:lnTo>
                                <a:lnTo>
                                  <a:pt x="23596" y="2415425"/>
                                </a:lnTo>
                                <a:lnTo>
                                  <a:pt x="23596" y="2406866"/>
                                </a:lnTo>
                                <a:lnTo>
                                  <a:pt x="18402" y="2399944"/>
                                </a:lnTo>
                                <a:lnTo>
                                  <a:pt x="5283" y="2399944"/>
                                </a:lnTo>
                                <a:lnTo>
                                  <a:pt x="0" y="2406866"/>
                                </a:lnTo>
                                <a:lnTo>
                                  <a:pt x="0" y="2498331"/>
                                </a:lnTo>
                                <a:lnTo>
                                  <a:pt x="5283" y="2505265"/>
                                </a:lnTo>
                                <a:lnTo>
                                  <a:pt x="26047" y="2505265"/>
                                </a:lnTo>
                                <a:lnTo>
                                  <a:pt x="32562" y="2505265"/>
                                </a:lnTo>
                                <a:lnTo>
                                  <a:pt x="37846" y="2498331"/>
                                </a:lnTo>
                                <a:lnTo>
                                  <a:pt x="37846" y="2481211"/>
                                </a:lnTo>
                                <a:close/>
                              </a:path>
                              <a:path w="2588260" h="2505710">
                                <a:moveTo>
                                  <a:pt x="179387" y="2481211"/>
                                </a:moveTo>
                                <a:lnTo>
                                  <a:pt x="174104" y="2474290"/>
                                </a:lnTo>
                                <a:lnTo>
                                  <a:pt x="167601" y="2474290"/>
                                </a:lnTo>
                                <a:lnTo>
                                  <a:pt x="167601" y="2484615"/>
                                </a:lnTo>
                                <a:lnTo>
                                  <a:pt x="167601" y="2494927"/>
                                </a:lnTo>
                                <a:lnTo>
                                  <a:pt x="96824" y="2494927"/>
                                </a:lnTo>
                                <a:lnTo>
                                  <a:pt x="96824" y="2484615"/>
                                </a:lnTo>
                                <a:lnTo>
                                  <a:pt x="167601" y="2484615"/>
                                </a:lnTo>
                                <a:lnTo>
                                  <a:pt x="167601" y="2474290"/>
                                </a:lnTo>
                                <a:lnTo>
                                  <a:pt x="96824" y="2474290"/>
                                </a:lnTo>
                                <a:lnTo>
                                  <a:pt x="90220" y="2474290"/>
                                </a:lnTo>
                                <a:lnTo>
                                  <a:pt x="85026" y="2481211"/>
                                </a:lnTo>
                                <a:lnTo>
                                  <a:pt x="85026" y="2498331"/>
                                </a:lnTo>
                                <a:lnTo>
                                  <a:pt x="90220" y="2505265"/>
                                </a:lnTo>
                                <a:lnTo>
                                  <a:pt x="96824" y="2505265"/>
                                </a:lnTo>
                                <a:lnTo>
                                  <a:pt x="167601" y="2505265"/>
                                </a:lnTo>
                                <a:lnTo>
                                  <a:pt x="174104" y="2505265"/>
                                </a:lnTo>
                                <a:lnTo>
                                  <a:pt x="179387" y="2498331"/>
                                </a:lnTo>
                                <a:lnTo>
                                  <a:pt x="179387" y="2481211"/>
                                </a:lnTo>
                                <a:close/>
                              </a:path>
                              <a:path w="2588260" h="2505710">
                                <a:moveTo>
                                  <a:pt x="320941" y="2481211"/>
                                </a:moveTo>
                                <a:lnTo>
                                  <a:pt x="315658" y="2474290"/>
                                </a:lnTo>
                                <a:lnTo>
                                  <a:pt x="309143" y="2474290"/>
                                </a:lnTo>
                                <a:lnTo>
                                  <a:pt x="309143" y="2484615"/>
                                </a:lnTo>
                                <a:lnTo>
                                  <a:pt x="309143" y="2494927"/>
                                </a:lnTo>
                                <a:lnTo>
                                  <a:pt x="238366" y="2494927"/>
                                </a:lnTo>
                                <a:lnTo>
                                  <a:pt x="238366" y="2484615"/>
                                </a:lnTo>
                                <a:lnTo>
                                  <a:pt x="309143" y="2484615"/>
                                </a:lnTo>
                                <a:lnTo>
                                  <a:pt x="309143" y="2474290"/>
                                </a:lnTo>
                                <a:lnTo>
                                  <a:pt x="238366" y="2474290"/>
                                </a:lnTo>
                                <a:lnTo>
                                  <a:pt x="231762" y="2474290"/>
                                </a:lnTo>
                                <a:lnTo>
                                  <a:pt x="226580" y="2481211"/>
                                </a:lnTo>
                                <a:lnTo>
                                  <a:pt x="226580" y="2498331"/>
                                </a:lnTo>
                                <a:lnTo>
                                  <a:pt x="231762" y="2505265"/>
                                </a:lnTo>
                                <a:lnTo>
                                  <a:pt x="238366" y="2505265"/>
                                </a:lnTo>
                                <a:lnTo>
                                  <a:pt x="309143" y="2505265"/>
                                </a:lnTo>
                                <a:lnTo>
                                  <a:pt x="315658" y="2505265"/>
                                </a:lnTo>
                                <a:lnTo>
                                  <a:pt x="320941" y="2498331"/>
                                </a:lnTo>
                                <a:lnTo>
                                  <a:pt x="320941" y="2481211"/>
                                </a:lnTo>
                                <a:close/>
                              </a:path>
                              <a:path w="2588260" h="2505710">
                                <a:moveTo>
                                  <a:pt x="462495" y="2481211"/>
                                </a:moveTo>
                                <a:lnTo>
                                  <a:pt x="457212" y="2474290"/>
                                </a:lnTo>
                                <a:lnTo>
                                  <a:pt x="450697" y="2474290"/>
                                </a:lnTo>
                                <a:lnTo>
                                  <a:pt x="450697" y="2484615"/>
                                </a:lnTo>
                                <a:lnTo>
                                  <a:pt x="450697" y="2494927"/>
                                </a:lnTo>
                                <a:lnTo>
                                  <a:pt x="379920" y="2494927"/>
                                </a:lnTo>
                                <a:lnTo>
                                  <a:pt x="379920" y="2484615"/>
                                </a:lnTo>
                                <a:lnTo>
                                  <a:pt x="450697" y="2484615"/>
                                </a:lnTo>
                                <a:lnTo>
                                  <a:pt x="450697" y="2474290"/>
                                </a:lnTo>
                                <a:lnTo>
                                  <a:pt x="379920" y="2474290"/>
                                </a:lnTo>
                                <a:lnTo>
                                  <a:pt x="373316" y="2474290"/>
                                </a:lnTo>
                                <a:lnTo>
                                  <a:pt x="368122" y="2481211"/>
                                </a:lnTo>
                                <a:lnTo>
                                  <a:pt x="368122" y="2498331"/>
                                </a:lnTo>
                                <a:lnTo>
                                  <a:pt x="373316" y="2505265"/>
                                </a:lnTo>
                                <a:lnTo>
                                  <a:pt x="379920" y="2505265"/>
                                </a:lnTo>
                                <a:lnTo>
                                  <a:pt x="450697" y="2505265"/>
                                </a:lnTo>
                                <a:lnTo>
                                  <a:pt x="457212" y="2505265"/>
                                </a:lnTo>
                                <a:lnTo>
                                  <a:pt x="462495" y="2498331"/>
                                </a:lnTo>
                                <a:lnTo>
                                  <a:pt x="462495" y="2481211"/>
                                </a:lnTo>
                                <a:close/>
                              </a:path>
                              <a:path w="2588260" h="2505710">
                                <a:moveTo>
                                  <a:pt x="604037" y="2481211"/>
                                </a:moveTo>
                                <a:lnTo>
                                  <a:pt x="598754" y="2474290"/>
                                </a:lnTo>
                                <a:lnTo>
                                  <a:pt x="592239" y="2474290"/>
                                </a:lnTo>
                                <a:lnTo>
                                  <a:pt x="592239" y="2484615"/>
                                </a:lnTo>
                                <a:lnTo>
                                  <a:pt x="592239" y="2494927"/>
                                </a:lnTo>
                                <a:lnTo>
                                  <a:pt x="521474" y="2494927"/>
                                </a:lnTo>
                                <a:lnTo>
                                  <a:pt x="521474" y="2484615"/>
                                </a:lnTo>
                                <a:lnTo>
                                  <a:pt x="592239" y="2484615"/>
                                </a:lnTo>
                                <a:lnTo>
                                  <a:pt x="592239" y="2474290"/>
                                </a:lnTo>
                                <a:lnTo>
                                  <a:pt x="521474" y="2474290"/>
                                </a:lnTo>
                                <a:lnTo>
                                  <a:pt x="514870" y="2474290"/>
                                </a:lnTo>
                                <a:lnTo>
                                  <a:pt x="509676" y="2481211"/>
                                </a:lnTo>
                                <a:lnTo>
                                  <a:pt x="509676" y="2498331"/>
                                </a:lnTo>
                                <a:lnTo>
                                  <a:pt x="514870" y="2505265"/>
                                </a:lnTo>
                                <a:lnTo>
                                  <a:pt x="521474" y="2505265"/>
                                </a:lnTo>
                                <a:lnTo>
                                  <a:pt x="592239" y="2505265"/>
                                </a:lnTo>
                                <a:lnTo>
                                  <a:pt x="598754" y="2505265"/>
                                </a:lnTo>
                                <a:lnTo>
                                  <a:pt x="604037" y="2498331"/>
                                </a:lnTo>
                                <a:lnTo>
                                  <a:pt x="604037" y="2481211"/>
                                </a:lnTo>
                                <a:close/>
                              </a:path>
                              <a:path w="2588260" h="2505710">
                                <a:moveTo>
                                  <a:pt x="745591" y="2481211"/>
                                </a:moveTo>
                                <a:lnTo>
                                  <a:pt x="740308" y="2474290"/>
                                </a:lnTo>
                                <a:lnTo>
                                  <a:pt x="733793" y="2474290"/>
                                </a:lnTo>
                                <a:lnTo>
                                  <a:pt x="733793" y="2484615"/>
                                </a:lnTo>
                                <a:lnTo>
                                  <a:pt x="733793" y="2494927"/>
                                </a:lnTo>
                                <a:lnTo>
                                  <a:pt x="663016" y="2494927"/>
                                </a:lnTo>
                                <a:lnTo>
                                  <a:pt x="663016" y="2484615"/>
                                </a:lnTo>
                                <a:lnTo>
                                  <a:pt x="733793" y="2484615"/>
                                </a:lnTo>
                                <a:lnTo>
                                  <a:pt x="733793" y="2474290"/>
                                </a:lnTo>
                                <a:lnTo>
                                  <a:pt x="663016" y="2474290"/>
                                </a:lnTo>
                                <a:lnTo>
                                  <a:pt x="656412" y="2474290"/>
                                </a:lnTo>
                                <a:lnTo>
                                  <a:pt x="651217" y="2481211"/>
                                </a:lnTo>
                                <a:lnTo>
                                  <a:pt x="651217" y="2498331"/>
                                </a:lnTo>
                                <a:lnTo>
                                  <a:pt x="656412" y="2505265"/>
                                </a:lnTo>
                                <a:lnTo>
                                  <a:pt x="663016" y="2505265"/>
                                </a:lnTo>
                                <a:lnTo>
                                  <a:pt x="733793" y="2505265"/>
                                </a:lnTo>
                                <a:lnTo>
                                  <a:pt x="740308" y="2505265"/>
                                </a:lnTo>
                                <a:lnTo>
                                  <a:pt x="745591" y="2498331"/>
                                </a:lnTo>
                                <a:lnTo>
                                  <a:pt x="745591" y="2481211"/>
                                </a:lnTo>
                                <a:close/>
                              </a:path>
                              <a:path w="2588260" h="2505710">
                                <a:moveTo>
                                  <a:pt x="887133" y="2481211"/>
                                </a:moveTo>
                                <a:lnTo>
                                  <a:pt x="881849" y="2474290"/>
                                </a:lnTo>
                                <a:lnTo>
                                  <a:pt x="875347" y="2474290"/>
                                </a:lnTo>
                                <a:lnTo>
                                  <a:pt x="875347" y="2484615"/>
                                </a:lnTo>
                                <a:lnTo>
                                  <a:pt x="875347" y="2494927"/>
                                </a:lnTo>
                                <a:lnTo>
                                  <a:pt x="804570" y="2494927"/>
                                </a:lnTo>
                                <a:lnTo>
                                  <a:pt x="804570" y="2484615"/>
                                </a:lnTo>
                                <a:lnTo>
                                  <a:pt x="875347" y="2484615"/>
                                </a:lnTo>
                                <a:lnTo>
                                  <a:pt x="875347" y="2474290"/>
                                </a:lnTo>
                                <a:lnTo>
                                  <a:pt x="804570" y="2474290"/>
                                </a:lnTo>
                                <a:lnTo>
                                  <a:pt x="797966" y="2474290"/>
                                </a:lnTo>
                                <a:lnTo>
                                  <a:pt x="792772" y="2481211"/>
                                </a:lnTo>
                                <a:lnTo>
                                  <a:pt x="792772" y="2498331"/>
                                </a:lnTo>
                                <a:lnTo>
                                  <a:pt x="797966" y="2505265"/>
                                </a:lnTo>
                                <a:lnTo>
                                  <a:pt x="804570" y="2505265"/>
                                </a:lnTo>
                                <a:lnTo>
                                  <a:pt x="875347" y="2505265"/>
                                </a:lnTo>
                                <a:lnTo>
                                  <a:pt x="881849" y="2505265"/>
                                </a:lnTo>
                                <a:lnTo>
                                  <a:pt x="887133" y="2498331"/>
                                </a:lnTo>
                                <a:lnTo>
                                  <a:pt x="887133" y="2481211"/>
                                </a:lnTo>
                                <a:close/>
                              </a:path>
                              <a:path w="2588260" h="2505710">
                                <a:moveTo>
                                  <a:pt x="936586" y="2360396"/>
                                </a:moveTo>
                                <a:lnTo>
                                  <a:pt x="931392" y="2353475"/>
                                </a:lnTo>
                                <a:lnTo>
                                  <a:pt x="928751" y="2353475"/>
                                </a:lnTo>
                                <a:lnTo>
                                  <a:pt x="928751" y="2368969"/>
                                </a:lnTo>
                                <a:lnTo>
                                  <a:pt x="928751" y="2461895"/>
                                </a:lnTo>
                                <a:lnTo>
                                  <a:pt x="920915" y="2461895"/>
                                </a:lnTo>
                                <a:lnTo>
                                  <a:pt x="920915" y="2368969"/>
                                </a:lnTo>
                                <a:lnTo>
                                  <a:pt x="928751" y="2368969"/>
                                </a:lnTo>
                                <a:lnTo>
                                  <a:pt x="928751" y="2353475"/>
                                </a:lnTo>
                                <a:lnTo>
                                  <a:pt x="918273" y="2353475"/>
                                </a:lnTo>
                                <a:lnTo>
                                  <a:pt x="912990" y="2360396"/>
                                </a:lnTo>
                                <a:lnTo>
                                  <a:pt x="912990" y="2470442"/>
                                </a:lnTo>
                                <a:lnTo>
                                  <a:pt x="918273" y="2477389"/>
                                </a:lnTo>
                                <a:lnTo>
                                  <a:pt x="931392" y="2477389"/>
                                </a:lnTo>
                                <a:lnTo>
                                  <a:pt x="936586" y="2470442"/>
                                </a:lnTo>
                                <a:lnTo>
                                  <a:pt x="936586" y="2461895"/>
                                </a:lnTo>
                                <a:lnTo>
                                  <a:pt x="936586" y="2368969"/>
                                </a:lnTo>
                                <a:lnTo>
                                  <a:pt x="936586" y="2360396"/>
                                </a:lnTo>
                                <a:close/>
                              </a:path>
                              <a:path w="2588260" h="2505710">
                                <a:moveTo>
                                  <a:pt x="936586" y="2174532"/>
                                </a:moveTo>
                                <a:lnTo>
                                  <a:pt x="931392" y="2167610"/>
                                </a:lnTo>
                                <a:lnTo>
                                  <a:pt x="928751" y="2167610"/>
                                </a:lnTo>
                                <a:lnTo>
                                  <a:pt x="928751" y="2183092"/>
                                </a:lnTo>
                                <a:lnTo>
                                  <a:pt x="928751" y="2276030"/>
                                </a:lnTo>
                                <a:lnTo>
                                  <a:pt x="920915" y="2276030"/>
                                </a:lnTo>
                                <a:lnTo>
                                  <a:pt x="920915" y="2183092"/>
                                </a:lnTo>
                                <a:lnTo>
                                  <a:pt x="928751" y="2183092"/>
                                </a:lnTo>
                                <a:lnTo>
                                  <a:pt x="928751" y="2167610"/>
                                </a:lnTo>
                                <a:lnTo>
                                  <a:pt x="918273" y="2167610"/>
                                </a:lnTo>
                                <a:lnTo>
                                  <a:pt x="912990" y="2174532"/>
                                </a:lnTo>
                                <a:lnTo>
                                  <a:pt x="912990" y="2284577"/>
                                </a:lnTo>
                                <a:lnTo>
                                  <a:pt x="918273" y="2291524"/>
                                </a:lnTo>
                                <a:lnTo>
                                  <a:pt x="931392" y="2291524"/>
                                </a:lnTo>
                                <a:lnTo>
                                  <a:pt x="936586" y="2284577"/>
                                </a:lnTo>
                                <a:lnTo>
                                  <a:pt x="936586" y="2276030"/>
                                </a:lnTo>
                                <a:lnTo>
                                  <a:pt x="936586" y="2183092"/>
                                </a:lnTo>
                                <a:lnTo>
                                  <a:pt x="936586" y="2174532"/>
                                </a:lnTo>
                                <a:close/>
                              </a:path>
                              <a:path w="2588260" h="2505710">
                                <a:moveTo>
                                  <a:pt x="936586" y="1988667"/>
                                </a:moveTo>
                                <a:lnTo>
                                  <a:pt x="931392" y="1981746"/>
                                </a:lnTo>
                                <a:lnTo>
                                  <a:pt x="928751" y="1981746"/>
                                </a:lnTo>
                                <a:lnTo>
                                  <a:pt x="928751" y="1997227"/>
                                </a:lnTo>
                                <a:lnTo>
                                  <a:pt x="928751" y="2090153"/>
                                </a:lnTo>
                                <a:lnTo>
                                  <a:pt x="920915" y="2090153"/>
                                </a:lnTo>
                                <a:lnTo>
                                  <a:pt x="920915" y="1997227"/>
                                </a:lnTo>
                                <a:lnTo>
                                  <a:pt x="928751" y="1997227"/>
                                </a:lnTo>
                                <a:lnTo>
                                  <a:pt x="928751" y="1981746"/>
                                </a:lnTo>
                                <a:lnTo>
                                  <a:pt x="918273" y="1981746"/>
                                </a:lnTo>
                                <a:lnTo>
                                  <a:pt x="912990" y="1988667"/>
                                </a:lnTo>
                                <a:lnTo>
                                  <a:pt x="912990" y="2098713"/>
                                </a:lnTo>
                                <a:lnTo>
                                  <a:pt x="918273" y="2105660"/>
                                </a:lnTo>
                                <a:lnTo>
                                  <a:pt x="931392" y="2105660"/>
                                </a:lnTo>
                                <a:lnTo>
                                  <a:pt x="936586" y="2098713"/>
                                </a:lnTo>
                                <a:lnTo>
                                  <a:pt x="936586" y="2090153"/>
                                </a:lnTo>
                                <a:lnTo>
                                  <a:pt x="936586" y="1997227"/>
                                </a:lnTo>
                                <a:lnTo>
                                  <a:pt x="936586" y="1988667"/>
                                </a:lnTo>
                                <a:close/>
                              </a:path>
                              <a:path w="2588260" h="2505710">
                                <a:moveTo>
                                  <a:pt x="936586" y="1802803"/>
                                </a:moveTo>
                                <a:lnTo>
                                  <a:pt x="931392" y="1795881"/>
                                </a:lnTo>
                                <a:lnTo>
                                  <a:pt x="928751" y="1795881"/>
                                </a:lnTo>
                                <a:lnTo>
                                  <a:pt x="928751" y="1811375"/>
                                </a:lnTo>
                                <a:lnTo>
                                  <a:pt x="928751" y="1904288"/>
                                </a:lnTo>
                                <a:lnTo>
                                  <a:pt x="920915" y="1904288"/>
                                </a:lnTo>
                                <a:lnTo>
                                  <a:pt x="920915" y="1811375"/>
                                </a:lnTo>
                                <a:lnTo>
                                  <a:pt x="928751" y="1811375"/>
                                </a:lnTo>
                                <a:lnTo>
                                  <a:pt x="928751" y="1795881"/>
                                </a:lnTo>
                                <a:lnTo>
                                  <a:pt x="918273" y="1795881"/>
                                </a:lnTo>
                                <a:lnTo>
                                  <a:pt x="912990" y="1802803"/>
                                </a:lnTo>
                                <a:lnTo>
                                  <a:pt x="912990" y="1912848"/>
                                </a:lnTo>
                                <a:lnTo>
                                  <a:pt x="918273" y="1919795"/>
                                </a:lnTo>
                                <a:lnTo>
                                  <a:pt x="931392" y="1919795"/>
                                </a:lnTo>
                                <a:lnTo>
                                  <a:pt x="936586" y="1912848"/>
                                </a:lnTo>
                                <a:lnTo>
                                  <a:pt x="936586" y="1904288"/>
                                </a:lnTo>
                                <a:lnTo>
                                  <a:pt x="936586" y="1811375"/>
                                </a:lnTo>
                                <a:lnTo>
                                  <a:pt x="936586" y="1802803"/>
                                </a:lnTo>
                                <a:close/>
                              </a:path>
                              <a:path w="2588260" h="2505710">
                                <a:moveTo>
                                  <a:pt x="936586" y="1616938"/>
                                </a:moveTo>
                                <a:lnTo>
                                  <a:pt x="931392" y="1610017"/>
                                </a:lnTo>
                                <a:lnTo>
                                  <a:pt x="928751" y="1610017"/>
                                </a:lnTo>
                                <a:lnTo>
                                  <a:pt x="928751" y="1625511"/>
                                </a:lnTo>
                                <a:lnTo>
                                  <a:pt x="928751" y="1718437"/>
                                </a:lnTo>
                                <a:lnTo>
                                  <a:pt x="920915" y="1718437"/>
                                </a:lnTo>
                                <a:lnTo>
                                  <a:pt x="920915" y="1625511"/>
                                </a:lnTo>
                                <a:lnTo>
                                  <a:pt x="928751" y="1625511"/>
                                </a:lnTo>
                                <a:lnTo>
                                  <a:pt x="928751" y="1610017"/>
                                </a:lnTo>
                                <a:lnTo>
                                  <a:pt x="918273" y="1610017"/>
                                </a:lnTo>
                                <a:lnTo>
                                  <a:pt x="912990" y="1616938"/>
                                </a:lnTo>
                                <a:lnTo>
                                  <a:pt x="912990" y="1726984"/>
                                </a:lnTo>
                                <a:lnTo>
                                  <a:pt x="918273" y="1733931"/>
                                </a:lnTo>
                                <a:lnTo>
                                  <a:pt x="931392" y="1733931"/>
                                </a:lnTo>
                                <a:lnTo>
                                  <a:pt x="936586" y="1726984"/>
                                </a:lnTo>
                                <a:lnTo>
                                  <a:pt x="936586" y="1718437"/>
                                </a:lnTo>
                                <a:lnTo>
                                  <a:pt x="936586" y="1625511"/>
                                </a:lnTo>
                                <a:lnTo>
                                  <a:pt x="936586" y="1616938"/>
                                </a:lnTo>
                                <a:close/>
                              </a:path>
                              <a:path w="2588260" h="2505710">
                                <a:moveTo>
                                  <a:pt x="936586" y="1431023"/>
                                </a:moveTo>
                                <a:lnTo>
                                  <a:pt x="931392" y="1424089"/>
                                </a:lnTo>
                                <a:lnTo>
                                  <a:pt x="928751" y="1424089"/>
                                </a:lnTo>
                                <a:lnTo>
                                  <a:pt x="928751" y="1439583"/>
                                </a:lnTo>
                                <a:lnTo>
                                  <a:pt x="928751" y="1532509"/>
                                </a:lnTo>
                                <a:lnTo>
                                  <a:pt x="920915" y="1532509"/>
                                </a:lnTo>
                                <a:lnTo>
                                  <a:pt x="920915" y="1439583"/>
                                </a:lnTo>
                                <a:lnTo>
                                  <a:pt x="928751" y="1439583"/>
                                </a:lnTo>
                                <a:lnTo>
                                  <a:pt x="928751" y="1424089"/>
                                </a:lnTo>
                                <a:lnTo>
                                  <a:pt x="918273" y="1424089"/>
                                </a:lnTo>
                                <a:lnTo>
                                  <a:pt x="912990" y="1431023"/>
                                </a:lnTo>
                                <a:lnTo>
                                  <a:pt x="912990" y="1541056"/>
                                </a:lnTo>
                                <a:lnTo>
                                  <a:pt x="918273" y="1548003"/>
                                </a:lnTo>
                                <a:lnTo>
                                  <a:pt x="931392" y="1548003"/>
                                </a:lnTo>
                                <a:lnTo>
                                  <a:pt x="936586" y="1541056"/>
                                </a:lnTo>
                                <a:lnTo>
                                  <a:pt x="936586" y="1532509"/>
                                </a:lnTo>
                                <a:lnTo>
                                  <a:pt x="936586" y="1439583"/>
                                </a:lnTo>
                                <a:lnTo>
                                  <a:pt x="936586" y="1431023"/>
                                </a:lnTo>
                                <a:close/>
                              </a:path>
                              <a:path w="2588260" h="2505710">
                                <a:moveTo>
                                  <a:pt x="936586" y="1245158"/>
                                </a:moveTo>
                                <a:lnTo>
                                  <a:pt x="931392" y="1238224"/>
                                </a:lnTo>
                                <a:lnTo>
                                  <a:pt x="928751" y="1238224"/>
                                </a:lnTo>
                                <a:lnTo>
                                  <a:pt x="928751" y="1253718"/>
                                </a:lnTo>
                                <a:lnTo>
                                  <a:pt x="928751" y="1346644"/>
                                </a:lnTo>
                                <a:lnTo>
                                  <a:pt x="920915" y="1346644"/>
                                </a:lnTo>
                                <a:lnTo>
                                  <a:pt x="920915" y="1253718"/>
                                </a:lnTo>
                                <a:lnTo>
                                  <a:pt x="928751" y="1253718"/>
                                </a:lnTo>
                                <a:lnTo>
                                  <a:pt x="928751" y="1238224"/>
                                </a:lnTo>
                                <a:lnTo>
                                  <a:pt x="918273" y="1238224"/>
                                </a:lnTo>
                                <a:lnTo>
                                  <a:pt x="912990" y="1245158"/>
                                </a:lnTo>
                                <a:lnTo>
                                  <a:pt x="912990" y="1355191"/>
                                </a:lnTo>
                                <a:lnTo>
                                  <a:pt x="918273" y="1362138"/>
                                </a:lnTo>
                                <a:lnTo>
                                  <a:pt x="931392" y="1362138"/>
                                </a:lnTo>
                                <a:lnTo>
                                  <a:pt x="936586" y="1355191"/>
                                </a:lnTo>
                                <a:lnTo>
                                  <a:pt x="936586" y="1346644"/>
                                </a:lnTo>
                                <a:lnTo>
                                  <a:pt x="936586" y="1253718"/>
                                </a:lnTo>
                                <a:lnTo>
                                  <a:pt x="936586" y="1245158"/>
                                </a:lnTo>
                                <a:close/>
                              </a:path>
                              <a:path w="2588260" h="2505710">
                                <a:moveTo>
                                  <a:pt x="936586" y="1059294"/>
                                </a:moveTo>
                                <a:lnTo>
                                  <a:pt x="931392" y="1052360"/>
                                </a:lnTo>
                                <a:lnTo>
                                  <a:pt x="928751" y="1052360"/>
                                </a:lnTo>
                                <a:lnTo>
                                  <a:pt x="928751" y="1067854"/>
                                </a:lnTo>
                                <a:lnTo>
                                  <a:pt x="928751" y="1160780"/>
                                </a:lnTo>
                                <a:lnTo>
                                  <a:pt x="920915" y="1160780"/>
                                </a:lnTo>
                                <a:lnTo>
                                  <a:pt x="920915" y="1067854"/>
                                </a:lnTo>
                                <a:lnTo>
                                  <a:pt x="928751" y="1067854"/>
                                </a:lnTo>
                                <a:lnTo>
                                  <a:pt x="928751" y="1052360"/>
                                </a:lnTo>
                                <a:lnTo>
                                  <a:pt x="918273" y="1052360"/>
                                </a:lnTo>
                                <a:lnTo>
                                  <a:pt x="912990" y="1059294"/>
                                </a:lnTo>
                                <a:lnTo>
                                  <a:pt x="912990" y="1169327"/>
                                </a:lnTo>
                                <a:lnTo>
                                  <a:pt x="918273" y="1176274"/>
                                </a:lnTo>
                                <a:lnTo>
                                  <a:pt x="931392" y="1176274"/>
                                </a:lnTo>
                                <a:lnTo>
                                  <a:pt x="936586" y="1169327"/>
                                </a:lnTo>
                                <a:lnTo>
                                  <a:pt x="936586" y="1160780"/>
                                </a:lnTo>
                                <a:lnTo>
                                  <a:pt x="936586" y="1067854"/>
                                </a:lnTo>
                                <a:lnTo>
                                  <a:pt x="936586" y="1059294"/>
                                </a:lnTo>
                                <a:close/>
                              </a:path>
                              <a:path w="2588260" h="2505710">
                                <a:moveTo>
                                  <a:pt x="936586" y="873429"/>
                                </a:moveTo>
                                <a:lnTo>
                                  <a:pt x="931392" y="866495"/>
                                </a:lnTo>
                                <a:lnTo>
                                  <a:pt x="928751" y="866495"/>
                                </a:lnTo>
                                <a:lnTo>
                                  <a:pt x="928751" y="881989"/>
                                </a:lnTo>
                                <a:lnTo>
                                  <a:pt x="928751" y="974915"/>
                                </a:lnTo>
                                <a:lnTo>
                                  <a:pt x="920915" y="974915"/>
                                </a:lnTo>
                                <a:lnTo>
                                  <a:pt x="920915" y="881989"/>
                                </a:lnTo>
                                <a:lnTo>
                                  <a:pt x="928751" y="881989"/>
                                </a:lnTo>
                                <a:lnTo>
                                  <a:pt x="928751" y="866495"/>
                                </a:lnTo>
                                <a:lnTo>
                                  <a:pt x="918273" y="866495"/>
                                </a:lnTo>
                                <a:lnTo>
                                  <a:pt x="912990" y="873429"/>
                                </a:lnTo>
                                <a:lnTo>
                                  <a:pt x="912990" y="983462"/>
                                </a:lnTo>
                                <a:lnTo>
                                  <a:pt x="918273" y="990409"/>
                                </a:lnTo>
                                <a:lnTo>
                                  <a:pt x="931392" y="990409"/>
                                </a:lnTo>
                                <a:lnTo>
                                  <a:pt x="936586" y="983462"/>
                                </a:lnTo>
                                <a:lnTo>
                                  <a:pt x="936586" y="974915"/>
                                </a:lnTo>
                                <a:lnTo>
                                  <a:pt x="936586" y="881989"/>
                                </a:lnTo>
                                <a:lnTo>
                                  <a:pt x="936586" y="873429"/>
                                </a:lnTo>
                                <a:close/>
                              </a:path>
                              <a:path w="2588260" h="2505710">
                                <a:moveTo>
                                  <a:pt x="936586" y="687565"/>
                                </a:moveTo>
                                <a:lnTo>
                                  <a:pt x="931392" y="680631"/>
                                </a:lnTo>
                                <a:lnTo>
                                  <a:pt x="928751" y="680631"/>
                                </a:lnTo>
                                <a:lnTo>
                                  <a:pt x="928751" y="696125"/>
                                </a:lnTo>
                                <a:lnTo>
                                  <a:pt x="928751" y="789051"/>
                                </a:lnTo>
                                <a:lnTo>
                                  <a:pt x="920915" y="789051"/>
                                </a:lnTo>
                                <a:lnTo>
                                  <a:pt x="920915" y="696125"/>
                                </a:lnTo>
                                <a:lnTo>
                                  <a:pt x="928751" y="696125"/>
                                </a:lnTo>
                                <a:lnTo>
                                  <a:pt x="928751" y="680631"/>
                                </a:lnTo>
                                <a:lnTo>
                                  <a:pt x="918273" y="680631"/>
                                </a:lnTo>
                                <a:lnTo>
                                  <a:pt x="912990" y="687565"/>
                                </a:lnTo>
                                <a:lnTo>
                                  <a:pt x="912990" y="797598"/>
                                </a:lnTo>
                                <a:lnTo>
                                  <a:pt x="918273" y="804545"/>
                                </a:lnTo>
                                <a:lnTo>
                                  <a:pt x="931392" y="804545"/>
                                </a:lnTo>
                                <a:lnTo>
                                  <a:pt x="936586" y="797598"/>
                                </a:lnTo>
                                <a:lnTo>
                                  <a:pt x="936586" y="789051"/>
                                </a:lnTo>
                                <a:lnTo>
                                  <a:pt x="936586" y="696125"/>
                                </a:lnTo>
                                <a:lnTo>
                                  <a:pt x="936586" y="687565"/>
                                </a:lnTo>
                                <a:close/>
                              </a:path>
                              <a:path w="2588260" h="2505710">
                                <a:moveTo>
                                  <a:pt x="1059256" y="570966"/>
                                </a:moveTo>
                                <a:lnTo>
                                  <a:pt x="964514" y="508774"/>
                                </a:lnTo>
                                <a:lnTo>
                                  <a:pt x="964514" y="555485"/>
                                </a:lnTo>
                                <a:lnTo>
                                  <a:pt x="964514" y="565772"/>
                                </a:lnTo>
                                <a:lnTo>
                                  <a:pt x="964514" y="576173"/>
                                </a:lnTo>
                                <a:lnTo>
                                  <a:pt x="928751" y="576173"/>
                                </a:lnTo>
                                <a:lnTo>
                                  <a:pt x="928751" y="603186"/>
                                </a:lnTo>
                                <a:lnTo>
                                  <a:pt x="920915" y="603186"/>
                                </a:lnTo>
                                <a:lnTo>
                                  <a:pt x="920915" y="568121"/>
                                </a:lnTo>
                                <a:lnTo>
                                  <a:pt x="922616" y="565772"/>
                                </a:lnTo>
                                <a:lnTo>
                                  <a:pt x="964514" y="565772"/>
                                </a:lnTo>
                                <a:lnTo>
                                  <a:pt x="964514" y="555485"/>
                                </a:lnTo>
                                <a:lnTo>
                                  <a:pt x="918273" y="555485"/>
                                </a:lnTo>
                                <a:lnTo>
                                  <a:pt x="912990" y="562419"/>
                                </a:lnTo>
                                <a:lnTo>
                                  <a:pt x="912990" y="611733"/>
                                </a:lnTo>
                                <a:lnTo>
                                  <a:pt x="918273" y="618680"/>
                                </a:lnTo>
                                <a:lnTo>
                                  <a:pt x="931392" y="618680"/>
                                </a:lnTo>
                                <a:lnTo>
                                  <a:pt x="936586" y="611733"/>
                                </a:lnTo>
                                <a:lnTo>
                                  <a:pt x="936586" y="603186"/>
                                </a:lnTo>
                                <a:lnTo>
                                  <a:pt x="936586" y="586460"/>
                                </a:lnTo>
                                <a:lnTo>
                                  <a:pt x="964514" y="586460"/>
                                </a:lnTo>
                                <a:lnTo>
                                  <a:pt x="964514" y="633171"/>
                                </a:lnTo>
                                <a:lnTo>
                                  <a:pt x="1059256" y="570966"/>
                                </a:lnTo>
                                <a:close/>
                              </a:path>
                              <a:path w="2588260" h="2505710">
                                <a:moveTo>
                                  <a:pt x="1651406" y="562419"/>
                                </a:moveTo>
                                <a:lnTo>
                                  <a:pt x="1646224" y="555485"/>
                                </a:lnTo>
                                <a:lnTo>
                                  <a:pt x="1639608" y="555485"/>
                                </a:lnTo>
                                <a:lnTo>
                                  <a:pt x="1639608" y="565772"/>
                                </a:lnTo>
                                <a:lnTo>
                                  <a:pt x="1639608" y="576173"/>
                                </a:lnTo>
                                <a:lnTo>
                                  <a:pt x="1568843" y="576173"/>
                                </a:lnTo>
                                <a:lnTo>
                                  <a:pt x="1568843" y="565772"/>
                                </a:lnTo>
                                <a:lnTo>
                                  <a:pt x="1639608" y="565772"/>
                                </a:lnTo>
                                <a:lnTo>
                                  <a:pt x="1639608" y="555485"/>
                                </a:lnTo>
                                <a:lnTo>
                                  <a:pt x="1568843" y="555485"/>
                                </a:lnTo>
                                <a:lnTo>
                                  <a:pt x="1562328" y="555485"/>
                                </a:lnTo>
                                <a:lnTo>
                                  <a:pt x="1557045" y="562419"/>
                                </a:lnTo>
                                <a:lnTo>
                                  <a:pt x="1557045" y="579526"/>
                                </a:lnTo>
                                <a:lnTo>
                                  <a:pt x="1562328" y="586460"/>
                                </a:lnTo>
                                <a:lnTo>
                                  <a:pt x="1568843" y="586460"/>
                                </a:lnTo>
                                <a:lnTo>
                                  <a:pt x="1639608" y="586460"/>
                                </a:lnTo>
                                <a:lnTo>
                                  <a:pt x="1646224" y="586460"/>
                                </a:lnTo>
                                <a:lnTo>
                                  <a:pt x="1651406" y="579526"/>
                                </a:lnTo>
                                <a:lnTo>
                                  <a:pt x="1651406" y="562419"/>
                                </a:lnTo>
                                <a:close/>
                              </a:path>
                              <a:path w="2588260" h="2505710">
                                <a:moveTo>
                                  <a:pt x="1708023" y="450900"/>
                                </a:moveTo>
                                <a:lnTo>
                                  <a:pt x="1702841" y="443966"/>
                                </a:lnTo>
                                <a:lnTo>
                                  <a:pt x="1700199" y="443966"/>
                                </a:lnTo>
                                <a:lnTo>
                                  <a:pt x="1700199" y="459447"/>
                                </a:lnTo>
                                <a:lnTo>
                                  <a:pt x="1700199" y="552386"/>
                                </a:lnTo>
                                <a:lnTo>
                                  <a:pt x="1692363" y="552386"/>
                                </a:lnTo>
                                <a:lnTo>
                                  <a:pt x="1692363" y="459447"/>
                                </a:lnTo>
                                <a:lnTo>
                                  <a:pt x="1700199" y="459447"/>
                                </a:lnTo>
                                <a:lnTo>
                                  <a:pt x="1700199" y="443966"/>
                                </a:lnTo>
                                <a:lnTo>
                                  <a:pt x="1689722" y="443966"/>
                                </a:lnTo>
                                <a:lnTo>
                                  <a:pt x="1684439" y="450900"/>
                                </a:lnTo>
                                <a:lnTo>
                                  <a:pt x="1684439" y="560933"/>
                                </a:lnTo>
                                <a:lnTo>
                                  <a:pt x="1689722" y="567867"/>
                                </a:lnTo>
                                <a:lnTo>
                                  <a:pt x="1702841" y="567867"/>
                                </a:lnTo>
                                <a:lnTo>
                                  <a:pt x="1708023" y="560933"/>
                                </a:lnTo>
                                <a:lnTo>
                                  <a:pt x="1708023" y="552386"/>
                                </a:lnTo>
                                <a:lnTo>
                                  <a:pt x="1708023" y="459447"/>
                                </a:lnTo>
                                <a:lnTo>
                                  <a:pt x="1708023" y="450900"/>
                                </a:lnTo>
                                <a:close/>
                              </a:path>
                              <a:path w="2588260" h="2505710">
                                <a:moveTo>
                                  <a:pt x="1708023" y="265036"/>
                                </a:moveTo>
                                <a:lnTo>
                                  <a:pt x="1702841" y="258102"/>
                                </a:lnTo>
                                <a:lnTo>
                                  <a:pt x="1700199" y="258102"/>
                                </a:lnTo>
                                <a:lnTo>
                                  <a:pt x="1700199" y="273583"/>
                                </a:lnTo>
                                <a:lnTo>
                                  <a:pt x="1700199" y="366522"/>
                                </a:lnTo>
                                <a:lnTo>
                                  <a:pt x="1692363" y="366522"/>
                                </a:lnTo>
                                <a:lnTo>
                                  <a:pt x="1692363" y="273583"/>
                                </a:lnTo>
                                <a:lnTo>
                                  <a:pt x="1700199" y="273583"/>
                                </a:lnTo>
                                <a:lnTo>
                                  <a:pt x="1700199" y="258102"/>
                                </a:lnTo>
                                <a:lnTo>
                                  <a:pt x="1689722" y="258102"/>
                                </a:lnTo>
                                <a:lnTo>
                                  <a:pt x="1684439" y="265036"/>
                                </a:lnTo>
                                <a:lnTo>
                                  <a:pt x="1684439" y="375069"/>
                                </a:lnTo>
                                <a:lnTo>
                                  <a:pt x="1689722" y="382003"/>
                                </a:lnTo>
                                <a:lnTo>
                                  <a:pt x="1702841" y="382003"/>
                                </a:lnTo>
                                <a:lnTo>
                                  <a:pt x="1708023" y="375069"/>
                                </a:lnTo>
                                <a:lnTo>
                                  <a:pt x="1708023" y="366522"/>
                                </a:lnTo>
                                <a:lnTo>
                                  <a:pt x="1708023" y="273583"/>
                                </a:lnTo>
                                <a:lnTo>
                                  <a:pt x="1708023" y="265036"/>
                                </a:lnTo>
                                <a:close/>
                              </a:path>
                              <a:path w="2588260" h="2505710">
                                <a:moveTo>
                                  <a:pt x="1708023" y="79171"/>
                                </a:moveTo>
                                <a:lnTo>
                                  <a:pt x="1702841" y="72237"/>
                                </a:lnTo>
                                <a:lnTo>
                                  <a:pt x="1700199" y="72237"/>
                                </a:lnTo>
                                <a:lnTo>
                                  <a:pt x="1700199" y="87718"/>
                                </a:lnTo>
                                <a:lnTo>
                                  <a:pt x="1700199" y="180657"/>
                                </a:lnTo>
                                <a:lnTo>
                                  <a:pt x="1692363" y="180657"/>
                                </a:lnTo>
                                <a:lnTo>
                                  <a:pt x="1692363" y="87718"/>
                                </a:lnTo>
                                <a:lnTo>
                                  <a:pt x="1700199" y="87718"/>
                                </a:lnTo>
                                <a:lnTo>
                                  <a:pt x="1700199" y="72237"/>
                                </a:lnTo>
                                <a:lnTo>
                                  <a:pt x="1689722" y="72237"/>
                                </a:lnTo>
                                <a:lnTo>
                                  <a:pt x="1684439" y="79171"/>
                                </a:lnTo>
                                <a:lnTo>
                                  <a:pt x="1684439" y="189204"/>
                                </a:lnTo>
                                <a:lnTo>
                                  <a:pt x="1689722" y="196138"/>
                                </a:lnTo>
                                <a:lnTo>
                                  <a:pt x="1702841" y="196138"/>
                                </a:lnTo>
                                <a:lnTo>
                                  <a:pt x="1708023" y="189204"/>
                                </a:lnTo>
                                <a:lnTo>
                                  <a:pt x="1708023" y="180657"/>
                                </a:lnTo>
                                <a:lnTo>
                                  <a:pt x="1708023" y="87718"/>
                                </a:lnTo>
                                <a:lnTo>
                                  <a:pt x="1708023" y="79171"/>
                                </a:lnTo>
                                <a:close/>
                              </a:path>
                              <a:path w="2588260" h="2505710">
                                <a:moveTo>
                                  <a:pt x="1830235" y="53644"/>
                                </a:moveTo>
                                <a:lnTo>
                                  <a:pt x="1824951" y="46710"/>
                                </a:lnTo>
                                <a:lnTo>
                                  <a:pt x="1818436" y="46710"/>
                                </a:lnTo>
                                <a:lnTo>
                                  <a:pt x="1818436" y="57111"/>
                                </a:lnTo>
                                <a:lnTo>
                                  <a:pt x="1818436" y="67398"/>
                                </a:lnTo>
                                <a:lnTo>
                                  <a:pt x="1747659" y="67398"/>
                                </a:lnTo>
                                <a:lnTo>
                                  <a:pt x="1747659" y="57111"/>
                                </a:lnTo>
                                <a:lnTo>
                                  <a:pt x="1818436" y="57111"/>
                                </a:lnTo>
                                <a:lnTo>
                                  <a:pt x="1818436" y="46710"/>
                                </a:lnTo>
                                <a:lnTo>
                                  <a:pt x="1747659" y="46710"/>
                                </a:lnTo>
                                <a:lnTo>
                                  <a:pt x="1741144" y="46710"/>
                                </a:lnTo>
                                <a:lnTo>
                                  <a:pt x="1735861" y="53644"/>
                                </a:lnTo>
                                <a:lnTo>
                                  <a:pt x="1735861" y="70751"/>
                                </a:lnTo>
                                <a:lnTo>
                                  <a:pt x="1741144" y="77685"/>
                                </a:lnTo>
                                <a:lnTo>
                                  <a:pt x="1747659" y="77685"/>
                                </a:lnTo>
                                <a:lnTo>
                                  <a:pt x="1818436" y="77685"/>
                                </a:lnTo>
                                <a:lnTo>
                                  <a:pt x="1824951" y="77685"/>
                                </a:lnTo>
                                <a:lnTo>
                                  <a:pt x="1830235" y="70751"/>
                                </a:lnTo>
                                <a:lnTo>
                                  <a:pt x="1830235" y="53644"/>
                                </a:lnTo>
                                <a:close/>
                              </a:path>
                              <a:path w="2588260" h="2505710">
                                <a:moveTo>
                                  <a:pt x="1971776" y="53644"/>
                                </a:moveTo>
                                <a:lnTo>
                                  <a:pt x="1966493" y="46710"/>
                                </a:lnTo>
                                <a:lnTo>
                                  <a:pt x="1959991" y="46710"/>
                                </a:lnTo>
                                <a:lnTo>
                                  <a:pt x="1959991" y="57111"/>
                                </a:lnTo>
                                <a:lnTo>
                                  <a:pt x="1959991" y="67398"/>
                                </a:lnTo>
                                <a:lnTo>
                                  <a:pt x="1889213" y="67398"/>
                                </a:lnTo>
                                <a:lnTo>
                                  <a:pt x="1889213" y="57111"/>
                                </a:lnTo>
                                <a:lnTo>
                                  <a:pt x="1959991" y="57111"/>
                                </a:lnTo>
                                <a:lnTo>
                                  <a:pt x="1959991" y="46710"/>
                                </a:lnTo>
                                <a:lnTo>
                                  <a:pt x="1889213" y="46710"/>
                                </a:lnTo>
                                <a:lnTo>
                                  <a:pt x="1882698" y="46710"/>
                                </a:lnTo>
                                <a:lnTo>
                                  <a:pt x="1877415" y="53644"/>
                                </a:lnTo>
                                <a:lnTo>
                                  <a:pt x="1877415" y="70751"/>
                                </a:lnTo>
                                <a:lnTo>
                                  <a:pt x="1882698" y="77685"/>
                                </a:lnTo>
                                <a:lnTo>
                                  <a:pt x="1889213" y="77685"/>
                                </a:lnTo>
                                <a:lnTo>
                                  <a:pt x="1959991" y="77685"/>
                                </a:lnTo>
                                <a:lnTo>
                                  <a:pt x="1966493" y="77685"/>
                                </a:lnTo>
                                <a:lnTo>
                                  <a:pt x="1971776" y="70751"/>
                                </a:lnTo>
                                <a:lnTo>
                                  <a:pt x="1971776" y="53644"/>
                                </a:lnTo>
                                <a:close/>
                              </a:path>
                              <a:path w="2588260" h="2505710">
                                <a:moveTo>
                                  <a:pt x="2113330" y="53644"/>
                                </a:moveTo>
                                <a:lnTo>
                                  <a:pt x="2108047" y="46710"/>
                                </a:lnTo>
                                <a:lnTo>
                                  <a:pt x="2101532" y="46710"/>
                                </a:lnTo>
                                <a:lnTo>
                                  <a:pt x="2101532" y="57111"/>
                                </a:lnTo>
                                <a:lnTo>
                                  <a:pt x="2101532" y="67398"/>
                                </a:lnTo>
                                <a:lnTo>
                                  <a:pt x="2030755" y="67398"/>
                                </a:lnTo>
                                <a:lnTo>
                                  <a:pt x="2030755" y="57111"/>
                                </a:lnTo>
                                <a:lnTo>
                                  <a:pt x="2101532" y="57111"/>
                                </a:lnTo>
                                <a:lnTo>
                                  <a:pt x="2101532" y="46710"/>
                                </a:lnTo>
                                <a:lnTo>
                                  <a:pt x="2030755" y="46710"/>
                                </a:lnTo>
                                <a:lnTo>
                                  <a:pt x="2024253" y="46710"/>
                                </a:lnTo>
                                <a:lnTo>
                                  <a:pt x="2018969" y="53644"/>
                                </a:lnTo>
                                <a:lnTo>
                                  <a:pt x="2018969" y="70751"/>
                                </a:lnTo>
                                <a:lnTo>
                                  <a:pt x="2024253" y="77685"/>
                                </a:lnTo>
                                <a:lnTo>
                                  <a:pt x="2030755" y="77685"/>
                                </a:lnTo>
                                <a:lnTo>
                                  <a:pt x="2101532" y="77685"/>
                                </a:lnTo>
                                <a:lnTo>
                                  <a:pt x="2108047" y="77685"/>
                                </a:lnTo>
                                <a:lnTo>
                                  <a:pt x="2113330" y="70751"/>
                                </a:lnTo>
                                <a:lnTo>
                                  <a:pt x="2113330" y="53644"/>
                                </a:lnTo>
                                <a:close/>
                              </a:path>
                              <a:path w="2588260" h="2505710">
                                <a:moveTo>
                                  <a:pt x="2254885" y="53644"/>
                                </a:moveTo>
                                <a:lnTo>
                                  <a:pt x="2249589" y="46710"/>
                                </a:lnTo>
                                <a:lnTo>
                                  <a:pt x="2243086" y="46710"/>
                                </a:lnTo>
                                <a:lnTo>
                                  <a:pt x="2243086" y="57111"/>
                                </a:lnTo>
                                <a:lnTo>
                                  <a:pt x="2243086" y="67398"/>
                                </a:lnTo>
                                <a:lnTo>
                                  <a:pt x="2172309" y="67398"/>
                                </a:lnTo>
                                <a:lnTo>
                                  <a:pt x="2172309" y="57111"/>
                                </a:lnTo>
                                <a:lnTo>
                                  <a:pt x="2243086" y="57111"/>
                                </a:lnTo>
                                <a:lnTo>
                                  <a:pt x="2243086" y="46710"/>
                                </a:lnTo>
                                <a:lnTo>
                                  <a:pt x="2172309" y="46710"/>
                                </a:lnTo>
                                <a:lnTo>
                                  <a:pt x="2165794" y="46710"/>
                                </a:lnTo>
                                <a:lnTo>
                                  <a:pt x="2160511" y="53644"/>
                                </a:lnTo>
                                <a:lnTo>
                                  <a:pt x="2160511" y="70751"/>
                                </a:lnTo>
                                <a:lnTo>
                                  <a:pt x="2165794" y="77685"/>
                                </a:lnTo>
                                <a:lnTo>
                                  <a:pt x="2172309" y="77685"/>
                                </a:lnTo>
                                <a:lnTo>
                                  <a:pt x="2243086" y="77685"/>
                                </a:lnTo>
                                <a:lnTo>
                                  <a:pt x="2249589" y="77685"/>
                                </a:lnTo>
                                <a:lnTo>
                                  <a:pt x="2254885" y="70751"/>
                                </a:lnTo>
                                <a:lnTo>
                                  <a:pt x="2254885" y="53644"/>
                                </a:lnTo>
                                <a:close/>
                              </a:path>
                              <a:path w="2588260" h="2505710">
                                <a:moveTo>
                                  <a:pt x="2396426" y="53644"/>
                                </a:moveTo>
                                <a:lnTo>
                                  <a:pt x="2391143" y="46710"/>
                                </a:lnTo>
                                <a:lnTo>
                                  <a:pt x="2384628" y="46710"/>
                                </a:lnTo>
                                <a:lnTo>
                                  <a:pt x="2384628" y="57111"/>
                                </a:lnTo>
                                <a:lnTo>
                                  <a:pt x="2384628" y="67398"/>
                                </a:lnTo>
                                <a:lnTo>
                                  <a:pt x="2313863" y="67398"/>
                                </a:lnTo>
                                <a:lnTo>
                                  <a:pt x="2313863" y="57111"/>
                                </a:lnTo>
                                <a:lnTo>
                                  <a:pt x="2384628" y="57111"/>
                                </a:lnTo>
                                <a:lnTo>
                                  <a:pt x="2384628" y="46710"/>
                                </a:lnTo>
                                <a:lnTo>
                                  <a:pt x="2313863" y="46710"/>
                                </a:lnTo>
                                <a:lnTo>
                                  <a:pt x="2307348" y="46710"/>
                                </a:lnTo>
                                <a:lnTo>
                                  <a:pt x="2302065" y="53644"/>
                                </a:lnTo>
                                <a:lnTo>
                                  <a:pt x="2302065" y="70751"/>
                                </a:lnTo>
                                <a:lnTo>
                                  <a:pt x="2307348" y="77685"/>
                                </a:lnTo>
                                <a:lnTo>
                                  <a:pt x="2313863" y="77685"/>
                                </a:lnTo>
                                <a:lnTo>
                                  <a:pt x="2384628" y="77685"/>
                                </a:lnTo>
                                <a:lnTo>
                                  <a:pt x="2391143" y="77685"/>
                                </a:lnTo>
                                <a:lnTo>
                                  <a:pt x="2396426" y="70751"/>
                                </a:lnTo>
                                <a:lnTo>
                                  <a:pt x="2396426" y="53644"/>
                                </a:lnTo>
                                <a:close/>
                              </a:path>
                              <a:path w="2588260" h="2505710">
                                <a:moveTo>
                                  <a:pt x="2587993" y="62191"/>
                                </a:moveTo>
                                <a:lnTo>
                                  <a:pt x="2493251" y="0"/>
                                </a:lnTo>
                                <a:lnTo>
                                  <a:pt x="2493251" y="46710"/>
                                </a:lnTo>
                                <a:lnTo>
                                  <a:pt x="2493251" y="57111"/>
                                </a:lnTo>
                                <a:lnTo>
                                  <a:pt x="2493251" y="67398"/>
                                </a:lnTo>
                                <a:lnTo>
                                  <a:pt x="2455405" y="67398"/>
                                </a:lnTo>
                                <a:lnTo>
                                  <a:pt x="2455405" y="57111"/>
                                </a:lnTo>
                                <a:lnTo>
                                  <a:pt x="2493251" y="57111"/>
                                </a:lnTo>
                                <a:lnTo>
                                  <a:pt x="2493251" y="46710"/>
                                </a:lnTo>
                                <a:lnTo>
                                  <a:pt x="2455405" y="46710"/>
                                </a:lnTo>
                                <a:lnTo>
                                  <a:pt x="2448890" y="46710"/>
                                </a:lnTo>
                                <a:lnTo>
                                  <a:pt x="2443607" y="53644"/>
                                </a:lnTo>
                                <a:lnTo>
                                  <a:pt x="2443607" y="70751"/>
                                </a:lnTo>
                                <a:lnTo>
                                  <a:pt x="2448890" y="77685"/>
                                </a:lnTo>
                                <a:lnTo>
                                  <a:pt x="2455405" y="77685"/>
                                </a:lnTo>
                                <a:lnTo>
                                  <a:pt x="2493251" y="77685"/>
                                </a:lnTo>
                                <a:lnTo>
                                  <a:pt x="2493251" y="124396"/>
                                </a:lnTo>
                                <a:lnTo>
                                  <a:pt x="2587993" y="62191"/>
                                </a:lnTo>
                                <a:close/>
                              </a:path>
                            </a:pathLst>
                          </a:custGeom>
                          <a:solidFill>
                            <a:srgbClr val="41709C"/>
                          </a:solidFill>
                        </wps:spPr>
                        <wps:bodyPr wrap="square" lIns="0" tIns="0" rIns="0" bIns="0" rtlCol="0">
                          <a:prstTxWarp prst="textNoShape">
                            <a:avLst/>
                          </a:prstTxWarp>
                          <a:noAutofit/>
                        </wps:bodyPr>
                      </wps:wsp>
                      <wps:wsp>
                        <wps:cNvPr id="63" name="Graphic 63"/>
                        <wps:cNvSpPr/>
                        <wps:spPr>
                          <a:xfrm>
                            <a:off x="2864074" y="942245"/>
                            <a:ext cx="961390" cy="988060"/>
                          </a:xfrm>
                          <a:custGeom>
                            <a:avLst/>
                            <a:gdLst/>
                            <a:ahLst/>
                            <a:cxnLst/>
                            <a:rect l="l" t="t" r="r" b="b"/>
                            <a:pathLst>
                              <a:path w="961390" h="988060">
                                <a:moveTo>
                                  <a:pt x="0" y="987684"/>
                                </a:moveTo>
                                <a:lnTo>
                                  <a:pt x="127394" y="987684"/>
                                </a:lnTo>
                                <a:lnTo>
                                  <a:pt x="127394" y="0"/>
                                </a:lnTo>
                                <a:lnTo>
                                  <a:pt x="961023" y="0"/>
                                </a:lnTo>
                              </a:path>
                            </a:pathLst>
                          </a:custGeom>
                          <a:ln w="10873">
                            <a:solidFill>
                              <a:srgbClr val="4671C4"/>
                            </a:solidFill>
                            <a:prstDash val="solid"/>
                          </a:ln>
                        </wps:spPr>
                        <wps:bodyPr wrap="square" lIns="0" tIns="0" rIns="0" bIns="0" rtlCol="0">
                          <a:prstTxWarp prst="textNoShape">
                            <a:avLst/>
                          </a:prstTxWarp>
                          <a:noAutofit/>
                        </wps:bodyPr>
                      </wps:wsp>
                      <wps:wsp>
                        <wps:cNvPr id="64" name="Graphic 64"/>
                        <wps:cNvSpPr/>
                        <wps:spPr>
                          <a:xfrm>
                            <a:off x="3816789" y="898640"/>
                            <a:ext cx="546100" cy="904875"/>
                          </a:xfrm>
                          <a:custGeom>
                            <a:avLst/>
                            <a:gdLst/>
                            <a:ahLst/>
                            <a:cxnLst/>
                            <a:rect l="l" t="t" r="r" b="b"/>
                            <a:pathLst>
                              <a:path w="546100" h="904875">
                                <a:moveTo>
                                  <a:pt x="66433" y="43611"/>
                                </a:moveTo>
                                <a:lnTo>
                                  <a:pt x="0" y="0"/>
                                </a:lnTo>
                                <a:lnTo>
                                  <a:pt x="0" y="87223"/>
                                </a:lnTo>
                                <a:lnTo>
                                  <a:pt x="66433" y="43611"/>
                                </a:lnTo>
                                <a:close/>
                              </a:path>
                              <a:path w="546100" h="904875">
                                <a:moveTo>
                                  <a:pt x="545617" y="904532"/>
                                </a:moveTo>
                                <a:lnTo>
                                  <a:pt x="512406" y="817308"/>
                                </a:lnTo>
                                <a:lnTo>
                                  <a:pt x="479183" y="904532"/>
                                </a:lnTo>
                                <a:lnTo>
                                  <a:pt x="545617" y="904532"/>
                                </a:lnTo>
                                <a:close/>
                              </a:path>
                            </a:pathLst>
                          </a:custGeom>
                          <a:solidFill>
                            <a:srgbClr val="4671C4"/>
                          </a:solidFill>
                        </wps:spPr>
                        <wps:bodyPr wrap="square" lIns="0" tIns="0" rIns="0" bIns="0" rtlCol="0">
                          <a:prstTxWarp prst="textNoShape">
                            <a:avLst/>
                          </a:prstTxWarp>
                          <a:noAutofit/>
                        </wps:bodyPr>
                      </wps:wsp>
                      <wps:wsp>
                        <wps:cNvPr id="65" name="Graphic 65"/>
                        <wps:cNvSpPr/>
                        <wps:spPr>
                          <a:xfrm>
                            <a:off x="1675062" y="1729939"/>
                            <a:ext cx="621665" cy="1270"/>
                          </a:xfrm>
                          <a:custGeom>
                            <a:avLst/>
                            <a:gdLst/>
                            <a:ahLst/>
                            <a:cxnLst/>
                            <a:rect l="l" t="t" r="r" b="b"/>
                            <a:pathLst>
                              <a:path w="621665">
                                <a:moveTo>
                                  <a:pt x="0" y="0"/>
                                </a:moveTo>
                                <a:lnTo>
                                  <a:pt x="621305" y="0"/>
                                </a:lnTo>
                              </a:path>
                            </a:pathLst>
                          </a:custGeom>
                          <a:ln w="12390">
                            <a:solidFill>
                              <a:srgbClr val="4671C4"/>
                            </a:solidFill>
                            <a:prstDash val="solid"/>
                          </a:ln>
                        </wps:spPr>
                        <wps:bodyPr wrap="square" lIns="0" tIns="0" rIns="0" bIns="0" rtlCol="0">
                          <a:prstTxWarp prst="textNoShape">
                            <a:avLst/>
                          </a:prstTxWarp>
                          <a:noAutofit/>
                        </wps:bodyPr>
                      </wps:wsp>
                      <wps:wsp>
                        <wps:cNvPr id="66" name="Graphic 66"/>
                        <wps:cNvSpPr/>
                        <wps:spPr>
                          <a:xfrm>
                            <a:off x="2288064" y="1686323"/>
                            <a:ext cx="66675" cy="87630"/>
                          </a:xfrm>
                          <a:custGeom>
                            <a:avLst/>
                            <a:gdLst/>
                            <a:ahLst/>
                            <a:cxnLst/>
                            <a:rect l="l" t="t" r="r" b="b"/>
                            <a:pathLst>
                              <a:path w="66675" h="87630">
                                <a:moveTo>
                                  <a:pt x="0" y="0"/>
                                </a:moveTo>
                                <a:lnTo>
                                  <a:pt x="0" y="87232"/>
                                </a:lnTo>
                                <a:lnTo>
                                  <a:pt x="66433" y="43616"/>
                                </a:lnTo>
                                <a:lnTo>
                                  <a:pt x="0" y="0"/>
                                </a:lnTo>
                                <a:close/>
                              </a:path>
                            </a:pathLst>
                          </a:custGeom>
                          <a:solidFill>
                            <a:srgbClr val="4671C4"/>
                          </a:solidFill>
                        </wps:spPr>
                        <wps:bodyPr wrap="square" lIns="0" tIns="0" rIns="0" bIns="0" rtlCol="0">
                          <a:prstTxWarp prst="textNoShape">
                            <a:avLst/>
                          </a:prstTxWarp>
                          <a:noAutofit/>
                        </wps:bodyPr>
                      </wps:wsp>
                      <wps:wsp>
                        <wps:cNvPr id="67" name="Graphic 67"/>
                        <wps:cNvSpPr/>
                        <wps:spPr>
                          <a:xfrm>
                            <a:off x="1675062" y="531112"/>
                            <a:ext cx="2150110" cy="5715"/>
                          </a:xfrm>
                          <a:custGeom>
                            <a:avLst/>
                            <a:gdLst/>
                            <a:ahLst/>
                            <a:cxnLst/>
                            <a:rect l="l" t="t" r="r" b="b"/>
                            <a:pathLst>
                              <a:path w="2150110" h="5715">
                                <a:moveTo>
                                  <a:pt x="0" y="0"/>
                                </a:moveTo>
                                <a:lnTo>
                                  <a:pt x="2150034" y="5699"/>
                                </a:lnTo>
                              </a:path>
                            </a:pathLst>
                          </a:custGeom>
                          <a:ln w="12390">
                            <a:solidFill>
                              <a:srgbClr val="4671C4"/>
                            </a:solidFill>
                            <a:prstDash val="solid"/>
                          </a:ln>
                        </wps:spPr>
                        <wps:bodyPr wrap="square" lIns="0" tIns="0" rIns="0" bIns="0" rtlCol="0">
                          <a:prstTxWarp prst="textNoShape">
                            <a:avLst/>
                          </a:prstTxWarp>
                          <a:noAutofit/>
                        </wps:bodyPr>
                      </wps:wsp>
                      <wps:wsp>
                        <wps:cNvPr id="68" name="Graphic 68"/>
                        <wps:cNvSpPr/>
                        <wps:spPr>
                          <a:xfrm>
                            <a:off x="3816793" y="493196"/>
                            <a:ext cx="66675" cy="87630"/>
                          </a:xfrm>
                          <a:custGeom>
                            <a:avLst/>
                            <a:gdLst/>
                            <a:ahLst/>
                            <a:cxnLst/>
                            <a:rect l="l" t="t" r="r" b="b"/>
                            <a:pathLst>
                              <a:path w="66675" h="87630">
                                <a:moveTo>
                                  <a:pt x="94" y="0"/>
                                </a:moveTo>
                                <a:lnTo>
                                  <a:pt x="0" y="87232"/>
                                </a:lnTo>
                                <a:lnTo>
                                  <a:pt x="66433" y="43864"/>
                                </a:lnTo>
                                <a:lnTo>
                                  <a:pt x="94" y="0"/>
                                </a:lnTo>
                                <a:close/>
                              </a:path>
                            </a:pathLst>
                          </a:custGeom>
                          <a:solidFill>
                            <a:srgbClr val="4671C4"/>
                          </a:solidFill>
                        </wps:spPr>
                        <wps:bodyPr wrap="square" lIns="0" tIns="0" rIns="0" bIns="0" rtlCol="0">
                          <a:prstTxWarp prst="textNoShape">
                            <a:avLst/>
                          </a:prstTxWarp>
                          <a:noAutofit/>
                        </wps:bodyPr>
                      </wps:wsp>
                      <wps:wsp>
                        <wps:cNvPr id="69" name="Graphic 69"/>
                        <wps:cNvSpPr/>
                        <wps:spPr>
                          <a:xfrm>
                            <a:off x="5284562" y="1618421"/>
                            <a:ext cx="226695" cy="1031875"/>
                          </a:xfrm>
                          <a:custGeom>
                            <a:avLst/>
                            <a:gdLst/>
                            <a:ahLst/>
                            <a:cxnLst/>
                            <a:rect l="l" t="t" r="r" b="b"/>
                            <a:pathLst>
                              <a:path w="226695" h="1031875">
                                <a:moveTo>
                                  <a:pt x="0" y="1031548"/>
                                </a:moveTo>
                                <a:lnTo>
                                  <a:pt x="226478" y="1031548"/>
                                </a:lnTo>
                                <a:lnTo>
                                  <a:pt x="226478" y="0"/>
                                </a:lnTo>
                                <a:lnTo>
                                  <a:pt x="0" y="0"/>
                                </a:lnTo>
                                <a:lnTo>
                                  <a:pt x="0" y="1031548"/>
                                </a:lnTo>
                                <a:close/>
                              </a:path>
                            </a:pathLst>
                          </a:custGeom>
                          <a:ln w="9572">
                            <a:solidFill>
                              <a:srgbClr val="000000"/>
                            </a:solidFill>
                            <a:prstDash val="solid"/>
                          </a:ln>
                        </wps:spPr>
                        <wps:bodyPr wrap="square" lIns="0" tIns="0" rIns="0" bIns="0" rtlCol="0">
                          <a:prstTxWarp prst="textNoShape">
                            <a:avLst/>
                          </a:prstTxWarp>
                          <a:noAutofit/>
                        </wps:bodyPr>
                      </wps:wsp>
                      <wps:wsp>
                        <wps:cNvPr id="70" name="Graphic 70"/>
                        <wps:cNvSpPr/>
                        <wps:spPr>
                          <a:xfrm>
                            <a:off x="4774985" y="419594"/>
                            <a:ext cx="451484" cy="1270"/>
                          </a:xfrm>
                          <a:custGeom>
                            <a:avLst/>
                            <a:gdLst/>
                            <a:ahLst/>
                            <a:cxnLst/>
                            <a:rect l="l" t="t" r="r" b="b"/>
                            <a:pathLst>
                              <a:path w="451484">
                                <a:moveTo>
                                  <a:pt x="0" y="0"/>
                                </a:moveTo>
                                <a:lnTo>
                                  <a:pt x="451446" y="0"/>
                                </a:lnTo>
                              </a:path>
                            </a:pathLst>
                          </a:custGeom>
                          <a:ln w="12390">
                            <a:solidFill>
                              <a:srgbClr val="4671C4"/>
                            </a:solidFill>
                            <a:prstDash val="solid"/>
                          </a:ln>
                        </wps:spPr>
                        <wps:bodyPr wrap="square" lIns="0" tIns="0" rIns="0" bIns="0" rtlCol="0">
                          <a:prstTxWarp prst="textNoShape">
                            <a:avLst/>
                          </a:prstTxWarp>
                          <a:noAutofit/>
                        </wps:bodyPr>
                      </wps:wsp>
                      <wps:wsp>
                        <wps:cNvPr id="71" name="Graphic 71"/>
                        <wps:cNvSpPr/>
                        <wps:spPr>
                          <a:xfrm>
                            <a:off x="5218128" y="375977"/>
                            <a:ext cx="66675" cy="87630"/>
                          </a:xfrm>
                          <a:custGeom>
                            <a:avLst/>
                            <a:gdLst/>
                            <a:ahLst/>
                            <a:cxnLst/>
                            <a:rect l="l" t="t" r="r" b="b"/>
                            <a:pathLst>
                              <a:path w="66675" h="87630">
                                <a:moveTo>
                                  <a:pt x="0" y="0"/>
                                </a:moveTo>
                                <a:lnTo>
                                  <a:pt x="0" y="87232"/>
                                </a:lnTo>
                                <a:lnTo>
                                  <a:pt x="66433" y="43616"/>
                                </a:lnTo>
                                <a:lnTo>
                                  <a:pt x="0" y="0"/>
                                </a:lnTo>
                                <a:close/>
                              </a:path>
                            </a:pathLst>
                          </a:custGeom>
                          <a:solidFill>
                            <a:srgbClr val="4671C4"/>
                          </a:solidFill>
                        </wps:spPr>
                        <wps:bodyPr wrap="square" lIns="0" tIns="0" rIns="0" bIns="0" rtlCol="0">
                          <a:prstTxWarp prst="textNoShape">
                            <a:avLst/>
                          </a:prstTxWarp>
                          <a:noAutofit/>
                        </wps:bodyPr>
                      </wps:wsp>
                      <wps:wsp>
                        <wps:cNvPr id="72" name="Graphic 72"/>
                        <wps:cNvSpPr/>
                        <wps:spPr>
                          <a:xfrm>
                            <a:off x="4768565" y="691948"/>
                            <a:ext cx="516255" cy="155575"/>
                          </a:xfrm>
                          <a:custGeom>
                            <a:avLst/>
                            <a:gdLst/>
                            <a:ahLst/>
                            <a:cxnLst/>
                            <a:rect l="l" t="t" r="r" b="b"/>
                            <a:pathLst>
                              <a:path w="516255" h="155575">
                                <a:moveTo>
                                  <a:pt x="23583" y="77571"/>
                                </a:moveTo>
                                <a:lnTo>
                                  <a:pt x="23406" y="67284"/>
                                </a:lnTo>
                                <a:lnTo>
                                  <a:pt x="15659" y="67284"/>
                                </a:lnTo>
                                <a:lnTo>
                                  <a:pt x="15659" y="139776"/>
                                </a:lnTo>
                                <a:lnTo>
                                  <a:pt x="7835" y="139776"/>
                                </a:lnTo>
                                <a:lnTo>
                                  <a:pt x="7835" y="59232"/>
                                </a:lnTo>
                                <a:lnTo>
                                  <a:pt x="9626" y="57010"/>
                                </a:lnTo>
                                <a:lnTo>
                                  <a:pt x="23406" y="57010"/>
                                </a:lnTo>
                                <a:lnTo>
                                  <a:pt x="23406" y="46596"/>
                                </a:lnTo>
                                <a:lnTo>
                                  <a:pt x="5283" y="46596"/>
                                </a:lnTo>
                                <a:lnTo>
                                  <a:pt x="0" y="53530"/>
                                </a:lnTo>
                                <a:lnTo>
                                  <a:pt x="0" y="148323"/>
                                </a:lnTo>
                                <a:lnTo>
                                  <a:pt x="5283" y="155270"/>
                                </a:lnTo>
                                <a:lnTo>
                                  <a:pt x="18300" y="155270"/>
                                </a:lnTo>
                                <a:lnTo>
                                  <a:pt x="23583" y="148323"/>
                                </a:lnTo>
                                <a:lnTo>
                                  <a:pt x="23583" y="139776"/>
                                </a:lnTo>
                                <a:lnTo>
                                  <a:pt x="23583" y="77571"/>
                                </a:lnTo>
                                <a:close/>
                              </a:path>
                              <a:path w="516255" h="155575">
                                <a:moveTo>
                                  <a:pt x="35191" y="53530"/>
                                </a:moveTo>
                                <a:lnTo>
                                  <a:pt x="29908" y="46596"/>
                                </a:lnTo>
                                <a:lnTo>
                                  <a:pt x="23406" y="46596"/>
                                </a:lnTo>
                                <a:lnTo>
                                  <a:pt x="23469" y="70751"/>
                                </a:lnTo>
                                <a:lnTo>
                                  <a:pt x="23583" y="77571"/>
                                </a:lnTo>
                                <a:lnTo>
                                  <a:pt x="29908" y="77571"/>
                                </a:lnTo>
                                <a:lnTo>
                                  <a:pt x="35191" y="70751"/>
                                </a:lnTo>
                                <a:lnTo>
                                  <a:pt x="35191" y="53530"/>
                                </a:lnTo>
                                <a:close/>
                              </a:path>
                              <a:path w="516255" h="155575">
                                <a:moveTo>
                                  <a:pt x="176745" y="53530"/>
                                </a:moveTo>
                                <a:lnTo>
                                  <a:pt x="171462" y="46596"/>
                                </a:lnTo>
                                <a:lnTo>
                                  <a:pt x="164947" y="46596"/>
                                </a:lnTo>
                                <a:lnTo>
                                  <a:pt x="164947" y="57010"/>
                                </a:lnTo>
                                <a:lnTo>
                                  <a:pt x="164947" y="67284"/>
                                </a:lnTo>
                                <a:lnTo>
                                  <a:pt x="94170" y="67284"/>
                                </a:lnTo>
                                <a:lnTo>
                                  <a:pt x="94170" y="57010"/>
                                </a:lnTo>
                                <a:lnTo>
                                  <a:pt x="164947" y="57010"/>
                                </a:lnTo>
                                <a:lnTo>
                                  <a:pt x="164947" y="46596"/>
                                </a:lnTo>
                                <a:lnTo>
                                  <a:pt x="94170" y="46596"/>
                                </a:lnTo>
                                <a:lnTo>
                                  <a:pt x="87668" y="46596"/>
                                </a:lnTo>
                                <a:lnTo>
                                  <a:pt x="82384" y="53530"/>
                                </a:lnTo>
                                <a:lnTo>
                                  <a:pt x="82384" y="70751"/>
                                </a:lnTo>
                                <a:lnTo>
                                  <a:pt x="87668" y="77571"/>
                                </a:lnTo>
                                <a:lnTo>
                                  <a:pt x="94170" y="77571"/>
                                </a:lnTo>
                                <a:lnTo>
                                  <a:pt x="164947" y="77571"/>
                                </a:lnTo>
                                <a:lnTo>
                                  <a:pt x="171462" y="77571"/>
                                </a:lnTo>
                                <a:lnTo>
                                  <a:pt x="176745" y="70751"/>
                                </a:lnTo>
                                <a:lnTo>
                                  <a:pt x="176745" y="53530"/>
                                </a:lnTo>
                                <a:close/>
                              </a:path>
                              <a:path w="516255" h="155575">
                                <a:moveTo>
                                  <a:pt x="318300" y="53530"/>
                                </a:moveTo>
                                <a:lnTo>
                                  <a:pt x="313004" y="46596"/>
                                </a:lnTo>
                                <a:lnTo>
                                  <a:pt x="306501" y="46596"/>
                                </a:lnTo>
                                <a:lnTo>
                                  <a:pt x="306501" y="57010"/>
                                </a:lnTo>
                                <a:lnTo>
                                  <a:pt x="306501" y="67284"/>
                                </a:lnTo>
                                <a:lnTo>
                                  <a:pt x="235724" y="67284"/>
                                </a:lnTo>
                                <a:lnTo>
                                  <a:pt x="235724" y="57010"/>
                                </a:lnTo>
                                <a:lnTo>
                                  <a:pt x="306501" y="57010"/>
                                </a:lnTo>
                                <a:lnTo>
                                  <a:pt x="306501" y="46596"/>
                                </a:lnTo>
                                <a:lnTo>
                                  <a:pt x="235724" y="46596"/>
                                </a:lnTo>
                                <a:lnTo>
                                  <a:pt x="229209" y="46596"/>
                                </a:lnTo>
                                <a:lnTo>
                                  <a:pt x="223926" y="53530"/>
                                </a:lnTo>
                                <a:lnTo>
                                  <a:pt x="223926" y="70751"/>
                                </a:lnTo>
                                <a:lnTo>
                                  <a:pt x="229209" y="77571"/>
                                </a:lnTo>
                                <a:lnTo>
                                  <a:pt x="235724" y="77571"/>
                                </a:lnTo>
                                <a:lnTo>
                                  <a:pt x="306501" y="77571"/>
                                </a:lnTo>
                                <a:lnTo>
                                  <a:pt x="313004" y="77571"/>
                                </a:lnTo>
                                <a:lnTo>
                                  <a:pt x="318300" y="70751"/>
                                </a:lnTo>
                                <a:lnTo>
                                  <a:pt x="318300" y="53530"/>
                                </a:lnTo>
                                <a:close/>
                              </a:path>
                              <a:path w="516255" h="155575">
                                <a:moveTo>
                                  <a:pt x="515988" y="62204"/>
                                </a:moveTo>
                                <a:lnTo>
                                  <a:pt x="421246" y="0"/>
                                </a:lnTo>
                                <a:lnTo>
                                  <a:pt x="421246" y="46596"/>
                                </a:lnTo>
                                <a:lnTo>
                                  <a:pt x="421246" y="57010"/>
                                </a:lnTo>
                                <a:lnTo>
                                  <a:pt x="421246" y="67284"/>
                                </a:lnTo>
                                <a:lnTo>
                                  <a:pt x="377278" y="67284"/>
                                </a:lnTo>
                                <a:lnTo>
                                  <a:pt x="377278" y="57010"/>
                                </a:lnTo>
                                <a:lnTo>
                                  <a:pt x="421246" y="57010"/>
                                </a:lnTo>
                                <a:lnTo>
                                  <a:pt x="421246" y="46596"/>
                                </a:lnTo>
                                <a:lnTo>
                                  <a:pt x="377278" y="46596"/>
                                </a:lnTo>
                                <a:lnTo>
                                  <a:pt x="370763" y="46596"/>
                                </a:lnTo>
                                <a:lnTo>
                                  <a:pt x="365480" y="53530"/>
                                </a:lnTo>
                                <a:lnTo>
                                  <a:pt x="365480" y="70751"/>
                                </a:lnTo>
                                <a:lnTo>
                                  <a:pt x="370763" y="77571"/>
                                </a:lnTo>
                                <a:lnTo>
                                  <a:pt x="377278" y="77571"/>
                                </a:lnTo>
                                <a:lnTo>
                                  <a:pt x="421246" y="77571"/>
                                </a:lnTo>
                                <a:lnTo>
                                  <a:pt x="421246" y="124409"/>
                                </a:lnTo>
                                <a:lnTo>
                                  <a:pt x="515988" y="62204"/>
                                </a:lnTo>
                                <a:close/>
                              </a:path>
                            </a:pathLst>
                          </a:custGeom>
                          <a:solidFill>
                            <a:srgbClr val="41709C"/>
                          </a:solidFill>
                        </wps:spPr>
                        <wps:bodyPr wrap="square" lIns="0" tIns="0" rIns="0" bIns="0" rtlCol="0">
                          <a:prstTxWarp prst="textNoShape">
                            <a:avLst/>
                          </a:prstTxWarp>
                          <a:noAutofit/>
                        </wps:bodyPr>
                      </wps:wsp>
                      <wps:wsp>
                        <wps:cNvPr id="73" name="Graphic 73"/>
                        <wps:cNvSpPr/>
                        <wps:spPr>
                          <a:xfrm>
                            <a:off x="5157168" y="1200225"/>
                            <a:ext cx="127635" cy="585470"/>
                          </a:xfrm>
                          <a:custGeom>
                            <a:avLst/>
                            <a:gdLst/>
                            <a:ahLst/>
                            <a:cxnLst/>
                            <a:rect l="l" t="t" r="r" b="b"/>
                            <a:pathLst>
                              <a:path w="127635" h="585470">
                                <a:moveTo>
                                  <a:pt x="127394" y="585473"/>
                                </a:moveTo>
                                <a:lnTo>
                                  <a:pt x="0" y="585473"/>
                                </a:lnTo>
                                <a:lnTo>
                                  <a:pt x="0" y="0"/>
                                </a:lnTo>
                                <a:lnTo>
                                  <a:pt x="69264" y="0"/>
                                </a:lnTo>
                              </a:path>
                            </a:pathLst>
                          </a:custGeom>
                          <a:ln w="9570">
                            <a:solidFill>
                              <a:srgbClr val="4671C4"/>
                            </a:solidFill>
                            <a:prstDash val="solid"/>
                          </a:ln>
                        </wps:spPr>
                        <wps:bodyPr wrap="square" lIns="0" tIns="0" rIns="0" bIns="0" rtlCol="0">
                          <a:prstTxWarp prst="textNoShape">
                            <a:avLst/>
                          </a:prstTxWarp>
                          <a:noAutofit/>
                        </wps:bodyPr>
                      </wps:wsp>
                      <wps:wsp>
                        <wps:cNvPr id="74" name="Graphic 74"/>
                        <wps:cNvSpPr/>
                        <wps:spPr>
                          <a:xfrm>
                            <a:off x="5218128" y="1156609"/>
                            <a:ext cx="66675" cy="87630"/>
                          </a:xfrm>
                          <a:custGeom>
                            <a:avLst/>
                            <a:gdLst/>
                            <a:ahLst/>
                            <a:cxnLst/>
                            <a:rect l="l" t="t" r="r" b="b"/>
                            <a:pathLst>
                              <a:path w="66675" h="87630">
                                <a:moveTo>
                                  <a:pt x="0" y="0"/>
                                </a:moveTo>
                                <a:lnTo>
                                  <a:pt x="0" y="87232"/>
                                </a:lnTo>
                                <a:lnTo>
                                  <a:pt x="66433" y="43616"/>
                                </a:lnTo>
                                <a:lnTo>
                                  <a:pt x="0" y="0"/>
                                </a:lnTo>
                                <a:close/>
                              </a:path>
                            </a:pathLst>
                          </a:custGeom>
                          <a:solidFill>
                            <a:srgbClr val="4671C4"/>
                          </a:solidFill>
                        </wps:spPr>
                        <wps:bodyPr wrap="square" lIns="0" tIns="0" rIns="0" bIns="0" rtlCol="0">
                          <a:prstTxWarp prst="textNoShape">
                            <a:avLst/>
                          </a:prstTxWarp>
                          <a:noAutofit/>
                        </wps:bodyPr>
                      </wps:wsp>
                      <wps:wsp>
                        <wps:cNvPr id="75" name="Graphic 75"/>
                        <wps:cNvSpPr/>
                        <wps:spPr>
                          <a:xfrm>
                            <a:off x="4387705" y="1705040"/>
                            <a:ext cx="897255" cy="491490"/>
                          </a:xfrm>
                          <a:custGeom>
                            <a:avLst/>
                            <a:gdLst/>
                            <a:ahLst/>
                            <a:cxnLst/>
                            <a:rect l="l" t="t" r="r" b="b"/>
                            <a:pathLst>
                              <a:path w="897255" h="491490">
                                <a:moveTo>
                                  <a:pt x="23583" y="192798"/>
                                </a:moveTo>
                                <a:lnTo>
                                  <a:pt x="18300" y="185864"/>
                                </a:lnTo>
                                <a:lnTo>
                                  <a:pt x="15659" y="185864"/>
                                </a:lnTo>
                                <a:lnTo>
                                  <a:pt x="15659" y="201358"/>
                                </a:lnTo>
                                <a:lnTo>
                                  <a:pt x="15659" y="294284"/>
                                </a:lnTo>
                                <a:lnTo>
                                  <a:pt x="7823" y="294284"/>
                                </a:lnTo>
                                <a:lnTo>
                                  <a:pt x="7823" y="201358"/>
                                </a:lnTo>
                                <a:lnTo>
                                  <a:pt x="15659" y="201358"/>
                                </a:lnTo>
                                <a:lnTo>
                                  <a:pt x="15659" y="185864"/>
                                </a:lnTo>
                                <a:lnTo>
                                  <a:pt x="5283" y="185864"/>
                                </a:lnTo>
                                <a:lnTo>
                                  <a:pt x="0" y="192798"/>
                                </a:lnTo>
                                <a:lnTo>
                                  <a:pt x="0" y="302831"/>
                                </a:lnTo>
                                <a:lnTo>
                                  <a:pt x="5283" y="309778"/>
                                </a:lnTo>
                                <a:lnTo>
                                  <a:pt x="18300" y="309778"/>
                                </a:lnTo>
                                <a:lnTo>
                                  <a:pt x="23583" y="302831"/>
                                </a:lnTo>
                                <a:lnTo>
                                  <a:pt x="23583" y="294284"/>
                                </a:lnTo>
                                <a:lnTo>
                                  <a:pt x="23583" y="201358"/>
                                </a:lnTo>
                                <a:lnTo>
                                  <a:pt x="23583" y="192798"/>
                                </a:lnTo>
                                <a:close/>
                              </a:path>
                              <a:path w="897255" h="491490">
                                <a:moveTo>
                                  <a:pt x="23583" y="6934"/>
                                </a:moveTo>
                                <a:lnTo>
                                  <a:pt x="18300" y="0"/>
                                </a:lnTo>
                                <a:lnTo>
                                  <a:pt x="15659" y="0"/>
                                </a:lnTo>
                                <a:lnTo>
                                  <a:pt x="15659" y="15494"/>
                                </a:lnTo>
                                <a:lnTo>
                                  <a:pt x="15659" y="108419"/>
                                </a:lnTo>
                                <a:lnTo>
                                  <a:pt x="7823" y="108419"/>
                                </a:lnTo>
                                <a:lnTo>
                                  <a:pt x="7823" y="15494"/>
                                </a:lnTo>
                                <a:lnTo>
                                  <a:pt x="15659" y="15494"/>
                                </a:lnTo>
                                <a:lnTo>
                                  <a:pt x="15659" y="0"/>
                                </a:lnTo>
                                <a:lnTo>
                                  <a:pt x="5283" y="0"/>
                                </a:lnTo>
                                <a:lnTo>
                                  <a:pt x="0" y="6934"/>
                                </a:lnTo>
                                <a:lnTo>
                                  <a:pt x="0" y="116967"/>
                                </a:lnTo>
                                <a:lnTo>
                                  <a:pt x="5283" y="123913"/>
                                </a:lnTo>
                                <a:lnTo>
                                  <a:pt x="18300" y="123913"/>
                                </a:lnTo>
                                <a:lnTo>
                                  <a:pt x="23583" y="116967"/>
                                </a:lnTo>
                                <a:lnTo>
                                  <a:pt x="23583" y="108419"/>
                                </a:lnTo>
                                <a:lnTo>
                                  <a:pt x="23583" y="15494"/>
                                </a:lnTo>
                                <a:lnTo>
                                  <a:pt x="23583" y="6934"/>
                                </a:lnTo>
                                <a:close/>
                              </a:path>
                              <a:path w="897255" h="491490">
                                <a:moveTo>
                                  <a:pt x="62471" y="420547"/>
                                </a:moveTo>
                                <a:lnTo>
                                  <a:pt x="57188" y="413613"/>
                                </a:lnTo>
                                <a:lnTo>
                                  <a:pt x="50673" y="413613"/>
                                </a:lnTo>
                                <a:lnTo>
                                  <a:pt x="50673" y="423900"/>
                                </a:lnTo>
                                <a:lnTo>
                                  <a:pt x="50673" y="434301"/>
                                </a:lnTo>
                                <a:lnTo>
                                  <a:pt x="9626" y="434301"/>
                                </a:lnTo>
                                <a:lnTo>
                                  <a:pt x="7823" y="431952"/>
                                </a:lnTo>
                                <a:lnTo>
                                  <a:pt x="7823" y="387223"/>
                                </a:lnTo>
                                <a:lnTo>
                                  <a:pt x="15659" y="387223"/>
                                </a:lnTo>
                                <a:lnTo>
                                  <a:pt x="15659" y="423900"/>
                                </a:lnTo>
                                <a:lnTo>
                                  <a:pt x="50673" y="423900"/>
                                </a:lnTo>
                                <a:lnTo>
                                  <a:pt x="50673" y="413613"/>
                                </a:lnTo>
                                <a:lnTo>
                                  <a:pt x="23583" y="413613"/>
                                </a:lnTo>
                                <a:lnTo>
                                  <a:pt x="23583" y="387223"/>
                                </a:lnTo>
                                <a:lnTo>
                                  <a:pt x="23583" y="378663"/>
                                </a:lnTo>
                                <a:lnTo>
                                  <a:pt x="18300" y="371729"/>
                                </a:lnTo>
                                <a:lnTo>
                                  <a:pt x="5283" y="371729"/>
                                </a:lnTo>
                                <a:lnTo>
                                  <a:pt x="0" y="378663"/>
                                </a:lnTo>
                                <a:lnTo>
                                  <a:pt x="0" y="437654"/>
                                </a:lnTo>
                                <a:lnTo>
                                  <a:pt x="5283" y="444588"/>
                                </a:lnTo>
                                <a:lnTo>
                                  <a:pt x="50673" y="444588"/>
                                </a:lnTo>
                                <a:lnTo>
                                  <a:pt x="57188" y="444588"/>
                                </a:lnTo>
                                <a:lnTo>
                                  <a:pt x="62471" y="437654"/>
                                </a:lnTo>
                                <a:lnTo>
                                  <a:pt x="62471" y="420547"/>
                                </a:lnTo>
                                <a:close/>
                              </a:path>
                              <a:path w="897255" h="491490">
                                <a:moveTo>
                                  <a:pt x="204012" y="420547"/>
                                </a:moveTo>
                                <a:lnTo>
                                  <a:pt x="198729" y="413613"/>
                                </a:lnTo>
                                <a:lnTo>
                                  <a:pt x="192214" y="413613"/>
                                </a:lnTo>
                                <a:lnTo>
                                  <a:pt x="192214" y="423900"/>
                                </a:lnTo>
                                <a:lnTo>
                                  <a:pt x="192214" y="434301"/>
                                </a:lnTo>
                                <a:lnTo>
                                  <a:pt x="121450" y="434301"/>
                                </a:lnTo>
                                <a:lnTo>
                                  <a:pt x="121450" y="423900"/>
                                </a:lnTo>
                                <a:lnTo>
                                  <a:pt x="192214" y="423900"/>
                                </a:lnTo>
                                <a:lnTo>
                                  <a:pt x="192214" y="413613"/>
                                </a:lnTo>
                                <a:lnTo>
                                  <a:pt x="121450" y="413613"/>
                                </a:lnTo>
                                <a:lnTo>
                                  <a:pt x="114935" y="413613"/>
                                </a:lnTo>
                                <a:lnTo>
                                  <a:pt x="109651" y="420547"/>
                                </a:lnTo>
                                <a:lnTo>
                                  <a:pt x="109651" y="437654"/>
                                </a:lnTo>
                                <a:lnTo>
                                  <a:pt x="114935" y="444588"/>
                                </a:lnTo>
                                <a:lnTo>
                                  <a:pt x="121450" y="444588"/>
                                </a:lnTo>
                                <a:lnTo>
                                  <a:pt x="192214" y="444588"/>
                                </a:lnTo>
                                <a:lnTo>
                                  <a:pt x="198729" y="444588"/>
                                </a:lnTo>
                                <a:lnTo>
                                  <a:pt x="204012" y="437654"/>
                                </a:lnTo>
                                <a:lnTo>
                                  <a:pt x="204012" y="420547"/>
                                </a:lnTo>
                                <a:close/>
                              </a:path>
                              <a:path w="897255" h="491490">
                                <a:moveTo>
                                  <a:pt x="345567" y="420547"/>
                                </a:moveTo>
                                <a:lnTo>
                                  <a:pt x="340283" y="413613"/>
                                </a:lnTo>
                                <a:lnTo>
                                  <a:pt x="333768" y="413613"/>
                                </a:lnTo>
                                <a:lnTo>
                                  <a:pt x="333768" y="423900"/>
                                </a:lnTo>
                                <a:lnTo>
                                  <a:pt x="333768" y="434301"/>
                                </a:lnTo>
                                <a:lnTo>
                                  <a:pt x="262991" y="434301"/>
                                </a:lnTo>
                                <a:lnTo>
                                  <a:pt x="262991" y="423900"/>
                                </a:lnTo>
                                <a:lnTo>
                                  <a:pt x="333768" y="423900"/>
                                </a:lnTo>
                                <a:lnTo>
                                  <a:pt x="333768" y="413613"/>
                                </a:lnTo>
                                <a:lnTo>
                                  <a:pt x="262991" y="413613"/>
                                </a:lnTo>
                                <a:lnTo>
                                  <a:pt x="256489" y="413613"/>
                                </a:lnTo>
                                <a:lnTo>
                                  <a:pt x="251193" y="420547"/>
                                </a:lnTo>
                                <a:lnTo>
                                  <a:pt x="251193" y="437654"/>
                                </a:lnTo>
                                <a:lnTo>
                                  <a:pt x="256489" y="444588"/>
                                </a:lnTo>
                                <a:lnTo>
                                  <a:pt x="262991" y="444588"/>
                                </a:lnTo>
                                <a:lnTo>
                                  <a:pt x="333768" y="444588"/>
                                </a:lnTo>
                                <a:lnTo>
                                  <a:pt x="340283" y="444588"/>
                                </a:lnTo>
                                <a:lnTo>
                                  <a:pt x="345567" y="437654"/>
                                </a:lnTo>
                                <a:lnTo>
                                  <a:pt x="345567" y="420547"/>
                                </a:lnTo>
                                <a:close/>
                              </a:path>
                              <a:path w="897255" h="491490">
                                <a:moveTo>
                                  <a:pt x="487108" y="420547"/>
                                </a:moveTo>
                                <a:lnTo>
                                  <a:pt x="481825" y="413613"/>
                                </a:lnTo>
                                <a:lnTo>
                                  <a:pt x="475322" y="413613"/>
                                </a:lnTo>
                                <a:lnTo>
                                  <a:pt x="475322" y="423900"/>
                                </a:lnTo>
                                <a:lnTo>
                                  <a:pt x="475322" y="434301"/>
                                </a:lnTo>
                                <a:lnTo>
                                  <a:pt x="404545" y="434301"/>
                                </a:lnTo>
                                <a:lnTo>
                                  <a:pt x="404545" y="423900"/>
                                </a:lnTo>
                                <a:lnTo>
                                  <a:pt x="475322" y="423900"/>
                                </a:lnTo>
                                <a:lnTo>
                                  <a:pt x="475322" y="413613"/>
                                </a:lnTo>
                                <a:lnTo>
                                  <a:pt x="404545" y="413613"/>
                                </a:lnTo>
                                <a:lnTo>
                                  <a:pt x="398030" y="413613"/>
                                </a:lnTo>
                                <a:lnTo>
                                  <a:pt x="392747" y="420547"/>
                                </a:lnTo>
                                <a:lnTo>
                                  <a:pt x="392747" y="437654"/>
                                </a:lnTo>
                                <a:lnTo>
                                  <a:pt x="398030" y="444588"/>
                                </a:lnTo>
                                <a:lnTo>
                                  <a:pt x="404545" y="444588"/>
                                </a:lnTo>
                                <a:lnTo>
                                  <a:pt x="475322" y="444588"/>
                                </a:lnTo>
                                <a:lnTo>
                                  <a:pt x="481825" y="444588"/>
                                </a:lnTo>
                                <a:lnTo>
                                  <a:pt x="487108" y="437654"/>
                                </a:lnTo>
                                <a:lnTo>
                                  <a:pt x="487108" y="420547"/>
                                </a:lnTo>
                                <a:close/>
                              </a:path>
                              <a:path w="897255" h="491490">
                                <a:moveTo>
                                  <a:pt x="628662" y="420547"/>
                                </a:moveTo>
                                <a:lnTo>
                                  <a:pt x="623379" y="413613"/>
                                </a:lnTo>
                                <a:lnTo>
                                  <a:pt x="616864" y="413613"/>
                                </a:lnTo>
                                <a:lnTo>
                                  <a:pt x="616864" y="423900"/>
                                </a:lnTo>
                                <a:lnTo>
                                  <a:pt x="616864" y="434301"/>
                                </a:lnTo>
                                <a:lnTo>
                                  <a:pt x="546087" y="434301"/>
                                </a:lnTo>
                                <a:lnTo>
                                  <a:pt x="546087" y="423900"/>
                                </a:lnTo>
                                <a:lnTo>
                                  <a:pt x="616864" y="423900"/>
                                </a:lnTo>
                                <a:lnTo>
                                  <a:pt x="616864" y="413613"/>
                                </a:lnTo>
                                <a:lnTo>
                                  <a:pt x="546087" y="413613"/>
                                </a:lnTo>
                                <a:lnTo>
                                  <a:pt x="539584" y="413613"/>
                                </a:lnTo>
                                <a:lnTo>
                                  <a:pt x="534301" y="420547"/>
                                </a:lnTo>
                                <a:lnTo>
                                  <a:pt x="534301" y="437654"/>
                                </a:lnTo>
                                <a:lnTo>
                                  <a:pt x="539584" y="444588"/>
                                </a:lnTo>
                                <a:lnTo>
                                  <a:pt x="546087" y="444588"/>
                                </a:lnTo>
                                <a:lnTo>
                                  <a:pt x="616864" y="444588"/>
                                </a:lnTo>
                                <a:lnTo>
                                  <a:pt x="623379" y="444588"/>
                                </a:lnTo>
                                <a:lnTo>
                                  <a:pt x="628662" y="437654"/>
                                </a:lnTo>
                                <a:lnTo>
                                  <a:pt x="628662" y="420547"/>
                                </a:lnTo>
                                <a:close/>
                              </a:path>
                              <a:path w="897255" h="491490">
                                <a:moveTo>
                                  <a:pt x="770216" y="420547"/>
                                </a:moveTo>
                                <a:lnTo>
                                  <a:pt x="764921" y="413613"/>
                                </a:lnTo>
                                <a:lnTo>
                                  <a:pt x="758418" y="413613"/>
                                </a:lnTo>
                                <a:lnTo>
                                  <a:pt x="758418" y="423900"/>
                                </a:lnTo>
                                <a:lnTo>
                                  <a:pt x="758418" y="434301"/>
                                </a:lnTo>
                                <a:lnTo>
                                  <a:pt x="687641" y="434301"/>
                                </a:lnTo>
                                <a:lnTo>
                                  <a:pt x="687641" y="423900"/>
                                </a:lnTo>
                                <a:lnTo>
                                  <a:pt x="758418" y="423900"/>
                                </a:lnTo>
                                <a:lnTo>
                                  <a:pt x="758418" y="413613"/>
                                </a:lnTo>
                                <a:lnTo>
                                  <a:pt x="687641" y="413613"/>
                                </a:lnTo>
                                <a:lnTo>
                                  <a:pt x="681126" y="413613"/>
                                </a:lnTo>
                                <a:lnTo>
                                  <a:pt x="675843" y="420547"/>
                                </a:lnTo>
                                <a:lnTo>
                                  <a:pt x="675843" y="437654"/>
                                </a:lnTo>
                                <a:lnTo>
                                  <a:pt x="681126" y="444588"/>
                                </a:lnTo>
                                <a:lnTo>
                                  <a:pt x="687641" y="444588"/>
                                </a:lnTo>
                                <a:lnTo>
                                  <a:pt x="758418" y="444588"/>
                                </a:lnTo>
                                <a:lnTo>
                                  <a:pt x="764921" y="444588"/>
                                </a:lnTo>
                                <a:lnTo>
                                  <a:pt x="770216" y="437654"/>
                                </a:lnTo>
                                <a:lnTo>
                                  <a:pt x="770216" y="420547"/>
                                </a:lnTo>
                                <a:close/>
                              </a:path>
                              <a:path w="897255" h="491490">
                                <a:moveTo>
                                  <a:pt x="896848" y="429094"/>
                                </a:moveTo>
                                <a:lnTo>
                                  <a:pt x="802106" y="366903"/>
                                </a:lnTo>
                                <a:lnTo>
                                  <a:pt x="802106" y="491299"/>
                                </a:lnTo>
                                <a:lnTo>
                                  <a:pt x="896848" y="429094"/>
                                </a:lnTo>
                                <a:close/>
                              </a:path>
                            </a:pathLst>
                          </a:custGeom>
                          <a:solidFill>
                            <a:srgbClr val="41709C"/>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16" cstate="print"/>
                          <a:stretch>
                            <a:fillRect/>
                          </a:stretch>
                        </pic:blipFill>
                        <pic:spPr>
                          <a:xfrm>
                            <a:off x="4432359" y="177562"/>
                            <a:ext cx="218234" cy="237234"/>
                          </a:xfrm>
                          <a:prstGeom prst="rect">
                            <a:avLst/>
                          </a:prstGeom>
                        </pic:spPr>
                      </pic:pic>
                      <pic:pic xmlns:pic="http://schemas.openxmlformats.org/drawingml/2006/picture">
                        <pic:nvPicPr>
                          <pic:cNvPr id="77" name="Image 77"/>
                          <pic:cNvPicPr/>
                        </pic:nvPicPr>
                        <pic:blipFill>
                          <a:blip r:embed="rId17" cstate="print"/>
                          <a:stretch>
                            <a:fillRect/>
                          </a:stretch>
                        </pic:blipFill>
                        <pic:spPr>
                          <a:xfrm>
                            <a:off x="801646" y="1441442"/>
                            <a:ext cx="218215" cy="237234"/>
                          </a:xfrm>
                          <a:prstGeom prst="rect">
                            <a:avLst/>
                          </a:prstGeom>
                        </pic:spPr>
                      </pic:pic>
                      <wps:wsp>
                        <wps:cNvPr id="78" name="Textbox 78"/>
                        <wps:cNvSpPr txBox="1"/>
                        <wps:spPr>
                          <a:xfrm>
                            <a:off x="2391678" y="67174"/>
                            <a:ext cx="1108710" cy="182245"/>
                          </a:xfrm>
                          <a:prstGeom prst="rect">
                            <a:avLst/>
                          </a:prstGeom>
                        </wps:spPr>
                        <wps:txbx>
                          <w:txbxContent>
                            <w:p w14:paraId="37BC51D7" w14:textId="77777777" w:rsidR="00DF0971" w:rsidRDefault="00000000">
                              <w:pPr>
                                <w:spacing w:line="286" w:lineRule="exact"/>
                                <w:rPr>
                                  <w:rFonts w:ascii="Arial Narrow"/>
                                  <w:b/>
                                  <w:sz w:val="25"/>
                                </w:rPr>
                              </w:pPr>
                              <w:r>
                                <w:rPr>
                                  <w:rFonts w:ascii="Arial Narrow"/>
                                  <w:b/>
                                  <w:w w:val="75"/>
                                  <w:sz w:val="25"/>
                                </w:rPr>
                                <w:t>Warehouse</w:t>
                              </w:r>
                              <w:r>
                                <w:rPr>
                                  <w:rFonts w:ascii="Arial Narrow"/>
                                  <w:b/>
                                  <w:spacing w:val="-8"/>
                                  <w:sz w:val="25"/>
                                </w:rPr>
                                <w:t xml:space="preserve"> </w:t>
                              </w:r>
                              <w:r>
                                <w:rPr>
                                  <w:rFonts w:ascii="Arial Narrow"/>
                                  <w:b/>
                                  <w:spacing w:val="-2"/>
                                  <w:w w:val="75"/>
                                  <w:sz w:val="25"/>
                                </w:rPr>
                                <w:t>Operations</w:t>
                              </w:r>
                            </w:p>
                          </w:txbxContent>
                        </wps:txbx>
                        <wps:bodyPr wrap="square" lIns="0" tIns="0" rIns="0" bIns="0" rtlCol="0">
                          <a:noAutofit/>
                        </wps:bodyPr>
                      </wps:wsp>
                      <wps:wsp>
                        <wps:cNvPr id="79" name="Textbox 79"/>
                        <wps:cNvSpPr txBox="1"/>
                        <wps:spPr>
                          <a:xfrm>
                            <a:off x="3985331" y="220470"/>
                            <a:ext cx="677545" cy="1294765"/>
                          </a:xfrm>
                          <a:prstGeom prst="rect">
                            <a:avLst/>
                          </a:prstGeom>
                        </wps:spPr>
                        <wps:txbx>
                          <w:txbxContent>
                            <w:p w14:paraId="63D6060F" w14:textId="77777777" w:rsidR="00DF0971" w:rsidRDefault="00000000">
                              <w:pPr>
                                <w:spacing w:line="237" w:lineRule="exact"/>
                                <w:rPr>
                                  <w:rFonts w:ascii="Calibri"/>
                                  <w:b/>
                                  <w:sz w:val="23"/>
                                </w:rPr>
                              </w:pPr>
                              <w:r>
                                <w:rPr>
                                  <w:rFonts w:ascii="Calibri"/>
                                  <w:b/>
                                  <w:spacing w:val="-2"/>
                                  <w:w w:val="85"/>
                                  <w:sz w:val="23"/>
                                </w:rPr>
                                <w:t>Logistics</w:t>
                              </w:r>
                            </w:p>
                            <w:p w14:paraId="24B361BD" w14:textId="77777777" w:rsidR="00DF0971" w:rsidRDefault="00000000">
                              <w:pPr>
                                <w:spacing w:before="34" w:line="215" w:lineRule="exact"/>
                                <w:rPr>
                                  <w:rFonts w:ascii="Calibri Light"/>
                                  <w:sz w:val="19"/>
                                </w:rPr>
                              </w:pPr>
                              <w:r>
                                <w:rPr>
                                  <w:rFonts w:ascii="Calibri Light"/>
                                  <w:w w:val="75"/>
                                  <w:sz w:val="19"/>
                                  <w:u w:val="single"/>
                                </w:rPr>
                                <w:t>Order</w:t>
                              </w:r>
                              <w:r>
                                <w:rPr>
                                  <w:rFonts w:ascii="Calibri Light"/>
                                  <w:spacing w:val="-4"/>
                                  <w:sz w:val="19"/>
                                  <w:u w:val="single"/>
                                </w:rPr>
                                <w:t xml:space="preserve"> </w:t>
                              </w:r>
                              <w:r>
                                <w:rPr>
                                  <w:rFonts w:ascii="Calibri Light"/>
                                  <w:spacing w:val="-2"/>
                                  <w:w w:val="80"/>
                                  <w:sz w:val="19"/>
                                  <w:u w:val="single"/>
                                </w:rPr>
                                <w:t>Fulfillmen</w:t>
                              </w:r>
                              <w:r>
                                <w:rPr>
                                  <w:rFonts w:ascii="Calibri Light"/>
                                  <w:spacing w:val="-2"/>
                                  <w:w w:val="80"/>
                                  <w:sz w:val="19"/>
                                </w:rPr>
                                <w:t>t</w:t>
                              </w:r>
                            </w:p>
                            <w:p w14:paraId="10B965E8" w14:textId="77777777" w:rsidR="00DF0971" w:rsidRDefault="00000000">
                              <w:pPr>
                                <w:numPr>
                                  <w:ilvl w:val="0"/>
                                  <w:numId w:val="3"/>
                                </w:numPr>
                                <w:tabs>
                                  <w:tab w:val="left" w:pos="78"/>
                                </w:tabs>
                                <w:spacing w:before="7" w:line="208" w:lineRule="auto"/>
                                <w:ind w:right="187" w:firstLine="0"/>
                                <w:rPr>
                                  <w:rFonts w:ascii="Calibri Light"/>
                                  <w:sz w:val="19"/>
                                </w:rPr>
                              </w:pPr>
                              <w:r>
                                <w:rPr>
                                  <w:rFonts w:ascii="Calibri Light"/>
                                  <w:spacing w:val="-2"/>
                                  <w:w w:val="80"/>
                                  <w:sz w:val="17"/>
                                </w:rPr>
                                <w:t>Understanding</w:t>
                              </w:r>
                              <w:r>
                                <w:rPr>
                                  <w:rFonts w:ascii="Calibri Light"/>
                                  <w:spacing w:val="40"/>
                                  <w:sz w:val="17"/>
                                </w:rPr>
                                <w:t xml:space="preserve"> </w:t>
                              </w:r>
                              <w:r>
                                <w:rPr>
                                  <w:rFonts w:ascii="Calibri Light"/>
                                  <w:spacing w:val="-2"/>
                                  <w:w w:val="90"/>
                                  <w:sz w:val="17"/>
                                </w:rPr>
                                <w:t>customer</w:t>
                              </w:r>
                              <w:r>
                                <w:rPr>
                                  <w:rFonts w:ascii="Calibri Light"/>
                                  <w:spacing w:val="40"/>
                                  <w:sz w:val="17"/>
                                </w:rPr>
                                <w:t xml:space="preserve"> </w:t>
                              </w:r>
                              <w:r>
                                <w:rPr>
                                  <w:rFonts w:ascii="Calibri Light"/>
                                  <w:spacing w:val="-2"/>
                                  <w:w w:val="90"/>
                                  <w:sz w:val="17"/>
                                </w:rPr>
                                <w:t>requirements</w:t>
                              </w:r>
                            </w:p>
                            <w:p w14:paraId="33872B61" w14:textId="77777777" w:rsidR="00DF0971" w:rsidRDefault="00000000">
                              <w:pPr>
                                <w:numPr>
                                  <w:ilvl w:val="0"/>
                                  <w:numId w:val="3"/>
                                </w:numPr>
                                <w:tabs>
                                  <w:tab w:val="left" w:pos="70"/>
                                </w:tabs>
                                <w:spacing w:before="43" w:line="193" w:lineRule="exact"/>
                                <w:ind w:left="70" w:hanging="70"/>
                                <w:rPr>
                                  <w:rFonts w:ascii="Calibri Light"/>
                                  <w:sz w:val="17"/>
                                </w:rPr>
                              </w:pPr>
                              <w:r>
                                <w:rPr>
                                  <w:rFonts w:ascii="Calibri Light"/>
                                  <w:spacing w:val="-2"/>
                                  <w:w w:val="90"/>
                                  <w:sz w:val="17"/>
                                </w:rPr>
                                <w:t>Fulfilling</w:t>
                              </w:r>
                            </w:p>
                            <w:p w14:paraId="6398079F" w14:textId="77777777" w:rsidR="00DF0971" w:rsidRDefault="00000000">
                              <w:pPr>
                                <w:spacing w:line="179" w:lineRule="exact"/>
                                <w:rPr>
                                  <w:rFonts w:ascii="Calibri Light"/>
                                  <w:sz w:val="17"/>
                                </w:rPr>
                              </w:pPr>
                              <w:r>
                                <w:rPr>
                                  <w:rFonts w:ascii="Calibri Light"/>
                                  <w:w w:val="75"/>
                                  <w:sz w:val="17"/>
                                </w:rPr>
                                <w:t>customer</w:t>
                              </w:r>
                              <w:r>
                                <w:rPr>
                                  <w:rFonts w:ascii="Calibri Light"/>
                                  <w:spacing w:val="10"/>
                                  <w:sz w:val="17"/>
                                </w:rPr>
                                <w:t xml:space="preserve"> </w:t>
                              </w:r>
                              <w:r>
                                <w:rPr>
                                  <w:rFonts w:ascii="Calibri Light"/>
                                  <w:spacing w:val="-2"/>
                                  <w:w w:val="90"/>
                                  <w:sz w:val="17"/>
                                </w:rPr>
                                <w:t>orders</w:t>
                              </w:r>
                            </w:p>
                            <w:p w14:paraId="5A69415E" w14:textId="77777777" w:rsidR="00DF0971" w:rsidRDefault="00000000">
                              <w:pPr>
                                <w:numPr>
                                  <w:ilvl w:val="0"/>
                                  <w:numId w:val="3"/>
                                </w:numPr>
                                <w:tabs>
                                  <w:tab w:val="left" w:pos="70"/>
                                </w:tabs>
                                <w:spacing w:line="180" w:lineRule="exact"/>
                                <w:ind w:left="70" w:hanging="70"/>
                                <w:rPr>
                                  <w:rFonts w:ascii="Calibri Light"/>
                                  <w:sz w:val="17"/>
                                </w:rPr>
                              </w:pPr>
                              <w:r>
                                <w:rPr>
                                  <w:rFonts w:ascii="Calibri Light"/>
                                  <w:w w:val="75"/>
                                  <w:sz w:val="17"/>
                                </w:rPr>
                                <w:t>Fulfilling</w:t>
                              </w:r>
                              <w:r>
                                <w:rPr>
                                  <w:rFonts w:ascii="Calibri Light"/>
                                  <w:sz w:val="17"/>
                                </w:rPr>
                                <w:t xml:space="preserve"> </w:t>
                              </w:r>
                              <w:r>
                                <w:rPr>
                                  <w:rFonts w:ascii="Calibri Light"/>
                                  <w:spacing w:val="-2"/>
                                  <w:w w:val="80"/>
                                  <w:sz w:val="17"/>
                                </w:rPr>
                                <w:t>Transfers</w:t>
                              </w:r>
                            </w:p>
                            <w:p w14:paraId="12FD8E7D" w14:textId="77777777" w:rsidR="00DF0971" w:rsidRDefault="00000000">
                              <w:pPr>
                                <w:spacing w:line="187" w:lineRule="exact"/>
                                <w:rPr>
                                  <w:rFonts w:ascii="Calibri Light"/>
                                  <w:sz w:val="17"/>
                                </w:rPr>
                              </w:pPr>
                              <w:r>
                                <w:rPr>
                                  <w:rFonts w:ascii="Calibri Light"/>
                                  <w:spacing w:val="-2"/>
                                  <w:w w:val="75"/>
                                  <w:sz w:val="17"/>
                                </w:rPr>
                                <w:t>--</w:t>
                              </w:r>
                              <w:r>
                                <w:rPr>
                                  <w:rFonts w:ascii="Calibri Light"/>
                                  <w:spacing w:val="-4"/>
                                  <w:w w:val="75"/>
                                  <w:sz w:val="17"/>
                                </w:rPr>
                                <w:t xml:space="preserve"> </w:t>
                              </w:r>
                              <w:r>
                                <w:rPr>
                                  <w:rFonts w:ascii="Calibri Light"/>
                                  <w:spacing w:val="-2"/>
                                  <w:w w:val="75"/>
                                  <w:sz w:val="17"/>
                                </w:rPr>
                                <w:t>Final</w:t>
                              </w:r>
                              <w:r>
                                <w:rPr>
                                  <w:rFonts w:ascii="Calibri Light"/>
                                  <w:spacing w:val="-11"/>
                                  <w:sz w:val="17"/>
                                </w:rPr>
                                <w:t xml:space="preserve"> </w:t>
                              </w:r>
                              <w:r>
                                <w:rPr>
                                  <w:rFonts w:ascii="Calibri Light"/>
                                  <w:spacing w:val="-2"/>
                                  <w:w w:val="75"/>
                                  <w:sz w:val="17"/>
                                </w:rPr>
                                <w:t>shipping</w:t>
                              </w:r>
                            </w:p>
                            <w:p w14:paraId="245014FF" w14:textId="77777777" w:rsidR="00DF0971" w:rsidRDefault="00000000">
                              <w:pPr>
                                <w:numPr>
                                  <w:ilvl w:val="0"/>
                                  <w:numId w:val="3"/>
                                </w:numPr>
                                <w:tabs>
                                  <w:tab w:val="left" w:pos="70"/>
                                </w:tabs>
                                <w:spacing w:line="199" w:lineRule="exact"/>
                                <w:ind w:left="70" w:hanging="70"/>
                                <w:rPr>
                                  <w:rFonts w:ascii="Calibri Light"/>
                                  <w:sz w:val="17"/>
                                </w:rPr>
                              </w:pPr>
                              <w:r>
                                <w:rPr>
                                  <w:rFonts w:ascii="Calibri Light"/>
                                  <w:spacing w:val="-2"/>
                                  <w:w w:val="90"/>
                                  <w:sz w:val="17"/>
                                </w:rPr>
                                <w:t>inspection</w:t>
                              </w:r>
                            </w:p>
                          </w:txbxContent>
                        </wps:txbx>
                        <wps:bodyPr wrap="square" lIns="0" tIns="0" rIns="0" bIns="0" rtlCol="0">
                          <a:noAutofit/>
                        </wps:bodyPr>
                      </wps:wsp>
                      <wps:wsp>
                        <wps:cNvPr id="80" name="Textbox 80"/>
                        <wps:cNvSpPr txBox="1"/>
                        <wps:spPr>
                          <a:xfrm>
                            <a:off x="174077" y="1515095"/>
                            <a:ext cx="625475" cy="149225"/>
                          </a:xfrm>
                          <a:prstGeom prst="rect">
                            <a:avLst/>
                          </a:prstGeom>
                        </wps:spPr>
                        <wps:txbx>
                          <w:txbxContent>
                            <w:p w14:paraId="1DC3E899" w14:textId="77777777" w:rsidR="00DF0971" w:rsidRDefault="00000000">
                              <w:pPr>
                                <w:spacing w:line="235" w:lineRule="exact"/>
                                <w:rPr>
                                  <w:rFonts w:ascii="Calibri"/>
                                  <w:b/>
                                  <w:sz w:val="23"/>
                                </w:rPr>
                              </w:pPr>
                              <w:r>
                                <w:rPr>
                                  <w:rFonts w:ascii="Calibri"/>
                                  <w:b/>
                                  <w:spacing w:val="-2"/>
                                  <w:w w:val="75"/>
                                  <w:sz w:val="23"/>
                                </w:rPr>
                                <w:t>Procurement</w:t>
                              </w:r>
                            </w:p>
                          </w:txbxContent>
                        </wps:txbx>
                        <wps:bodyPr wrap="square" lIns="0" tIns="0" rIns="0" bIns="0" rtlCol="0">
                          <a:noAutofit/>
                        </wps:bodyPr>
                      </wps:wsp>
                      <wps:wsp>
                        <wps:cNvPr id="81" name="Textbox 81"/>
                        <wps:cNvSpPr txBox="1"/>
                        <wps:spPr>
                          <a:xfrm>
                            <a:off x="974489" y="1681351"/>
                            <a:ext cx="604520" cy="1014730"/>
                          </a:xfrm>
                          <a:prstGeom prst="rect">
                            <a:avLst/>
                          </a:prstGeom>
                        </wps:spPr>
                        <wps:txbx>
                          <w:txbxContent>
                            <w:p w14:paraId="5E94815B" w14:textId="77777777" w:rsidR="00DF0971" w:rsidRDefault="00000000">
                              <w:pPr>
                                <w:spacing w:line="166" w:lineRule="exact"/>
                                <w:rPr>
                                  <w:rFonts w:ascii="Calibri"/>
                                  <w:b/>
                                  <w:sz w:val="19"/>
                                </w:rPr>
                              </w:pPr>
                              <w:r>
                                <w:rPr>
                                  <w:rFonts w:ascii="Calibri"/>
                                  <w:b/>
                                  <w:spacing w:val="-2"/>
                                  <w:w w:val="85"/>
                                  <w:sz w:val="19"/>
                                  <w:u w:val="single"/>
                                </w:rPr>
                                <w:t>Purchasing</w:t>
                              </w:r>
                            </w:p>
                            <w:p w14:paraId="02336032" w14:textId="77777777" w:rsidR="00DF0971" w:rsidRDefault="00000000">
                              <w:pPr>
                                <w:numPr>
                                  <w:ilvl w:val="0"/>
                                  <w:numId w:val="2"/>
                                </w:numPr>
                                <w:tabs>
                                  <w:tab w:val="left" w:pos="78"/>
                                </w:tabs>
                                <w:spacing w:before="15" w:line="182" w:lineRule="auto"/>
                                <w:ind w:right="18" w:firstLine="0"/>
                                <w:rPr>
                                  <w:rFonts w:ascii="Calibri"/>
                                  <w:sz w:val="19"/>
                                </w:rPr>
                              </w:pPr>
                              <w:r>
                                <w:rPr>
                                  <w:rFonts w:ascii="Calibri"/>
                                  <w:w w:val="75"/>
                                  <w:sz w:val="19"/>
                                </w:rPr>
                                <w:t>Procure Parts,</w:t>
                              </w:r>
                              <w:r>
                                <w:rPr>
                                  <w:rFonts w:ascii="Calibri"/>
                                  <w:sz w:val="19"/>
                                </w:rPr>
                                <w:t xml:space="preserve"> </w:t>
                              </w:r>
                              <w:r>
                                <w:rPr>
                                  <w:rFonts w:ascii="Calibri"/>
                                  <w:w w:val="80"/>
                                  <w:sz w:val="19"/>
                                </w:rPr>
                                <w:t>Materials, and</w:t>
                              </w:r>
                              <w:r>
                                <w:rPr>
                                  <w:rFonts w:ascii="Calibri"/>
                                  <w:sz w:val="19"/>
                                </w:rPr>
                                <w:t xml:space="preserve"> </w:t>
                              </w:r>
                              <w:r>
                                <w:rPr>
                                  <w:rFonts w:ascii="Calibri"/>
                                  <w:spacing w:val="-2"/>
                                  <w:w w:val="85"/>
                                  <w:sz w:val="19"/>
                                </w:rPr>
                                <w:t>Services</w:t>
                              </w:r>
                            </w:p>
                            <w:p w14:paraId="07FE135E" w14:textId="77777777" w:rsidR="00DF0971" w:rsidRDefault="00000000">
                              <w:pPr>
                                <w:numPr>
                                  <w:ilvl w:val="0"/>
                                  <w:numId w:val="2"/>
                                </w:numPr>
                                <w:tabs>
                                  <w:tab w:val="left" w:pos="78"/>
                                </w:tabs>
                                <w:spacing w:line="182" w:lineRule="auto"/>
                                <w:ind w:right="56" w:firstLine="0"/>
                                <w:rPr>
                                  <w:rFonts w:ascii="Calibri"/>
                                  <w:sz w:val="19"/>
                                </w:rPr>
                              </w:pPr>
                              <w:r>
                                <w:rPr>
                                  <w:rFonts w:ascii="Calibri"/>
                                  <w:w w:val="75"/>
                                  <w:sz w:val="19"/>
                                </w:rPr>
                                <w:t>Selection and</w:t>
                              </w:r>
                              <w:r>
                                <w:rPr>
                                  <w:rFonts w:ascii="Calibri"/>
                                  <w:sz w:val="19"/>
                                </w:rPr>
                                <w:t xml:space="preserve"> </w:t>
                              </w:r>
                              <w:r>
                                <w:rPr>
                                  <w:rFonts w:ascii="Calibri"/>
                                  <w:w w:val="85"/>
                                  <w:sz w:val="19"/>
                                </w:rPr>
                                <w:t>Evaluation</w:t>
                              </w:r>
                              <w:r>
                                <w:rPr>
                                  <w:rFonts w:ascii="Calibri"/>
                                  <w:spacing w:val="-5"/>
                                  <w:w w:val="85"/>
                                  <w:sz w:val="19"/>
                                </w:rPr>
                                <w:t xml:space="preserve"> </w:t>
                              </w:r>
                              <w:r>
                                <w:rPr>
                                  <w:rFonts w:ascii="Calibri"/>
                                  <w:w w:val="85"/>
                                  <w:sz w:val="19"/>
                                </w:rPr>
                                <w:t>of</w:t>
                              </w:r>
                              <w:r>
                                <w:rPr>
                                  <w:rFonts w:ascii="Calibri"/>
                                  <w:sz w:val="19"/>
                                </w:rPr>
                                <w:t xml:space="preserve"> </w:t>
                              </w:r>
                              <w:r>
                                <w:rPr>
                                  <w:rFonts w:ascii="Calibri"/>
                                  <w:spacing w:val="-2"/>
                                  <w:w w:val="85"/>
                                  <w:sz w:val="19"/>
                                </w:rPr>
                                <w:t>Suppliers</w:t>
                              </w:r>
                            </w:p>
                            <w:p w14:paraId="3939AF47" w14:textId="77777777" w:rsidR="00DF0971" w:rsidRDefault="00000000">
                              <w:pPr>
                                <w:numPr>
                                  <w:ilvl w:val="0"/>
                                  <w:numId w:val="2"/>
                                </w:numPr>
                                <w:tabs>
                                  <w:tab w:val="left" w:pos="78"/>
                                </w:tabs>
                                <w:spacing w:line="159" w:lineRule="exact"/>
                                <w:ind w:left="78" w:hanging="78"/>
                                <w:rPr>
                                  <w:rFonts w:ascii="Calibri"/>
                                  <w:sz w:val="19"/>
                                </w:rPr>
                              </w:pPr>
                              <w:r>
                                <w:rPr>
                                  <w:rFonts w:ascii="Calibri"/>
                                  <w:spacing w:val="-2"/>
                                  <w:w w:val="85"/>
                                  <w:sz w:val="19"/>
                                </w:rPr>
                                <w:t>Approved</w:t>
                              </w:r>
                            </w:p>
                            <w:p w14:paraId="7506151E" w14:textId="77777777" w:rsidR="00DF0971" w:rsidRDefault="00000000">
                              <w:pPr>
                                <w:spacing w:line="200" w:lineRule="exact"/>
                                <w:rPr>
                                  <w:rFonts w:ascii="Calibri"/>
                                  <w:sz w:val="19"/>
                                </w:rPr>
                              </w:pPr>
                              <w:r>
                                <w:rPr>
                                  <w:rFonts w:ascii="Calibri"/>
                                  <w:w w:val="75"/>
                                  <w:sz w:val="19"/>
                                </w:rPr>
                                <w:t>Supplier</w:t>
                              </w:r>
                              <w:r>
                                <w:rPr>
                                  <w:rFonts w:ascii="Calibri"/>
                                  <w:spacing w:val="10"/>
                                  <w:sz w:val="19"/>
                                </w:rPr>
                                <w:t xml:space="preserve"> </w:t>
                              </w:r>
                              <w:r>
                                <w:rPr>
                                  <w:rFonts w:ascii="Calibri"/>
                                  <w:spacing w:val="-4"/>
                                  <w:w w:val="85"/>
                                  <w:sz w:val="19"/>
                                </w:rPr>
                                <w:t>List</w:t>
                              </w:r>
                            </w:p>
                          </w:txbxContent>
                        </wps:txbx>
                        <wps:bodyPr wrap="square" lIns="0" tIns="0" rIns="0" bIns="0" rtlCol="0">
                          <a:noAutofit/>
                        </wps:bodyPr>
                      </wps:wsp>
                      <wps:wsp>
                        <wps:cNvPr id="82" name="Textbox 82"/>
                        <wps:cNvSpPr txBox="1"/>
                        <wps:spPr>
                          <a:xfrm>
                            <a:off x="2526149" y="3073725"/>
                            <a:ext cx="1685925" cy="121285"/>
                          </a:xfrm>
                          <a:prstGeom prst="rect">
                            <a:avLst/>
                          </a:prstGeom>
                        </wps:spPr>
                        <wps:txbx>
                          <w:txbxContent>
                            <w:p w14:paraId="0F742679" w14:textId="77777777" w:rsidR="00DF0971" w:rsidRDefault="00000000">
                              <w:pPr>
                                <w:spacing w:line="191" w:lineRule="exact"/>
                                <w:rPr>
                                  <w:rFonts w:ascii="Calibri"/>
                                  <w:sz w:val="19"/>
                                </w:rPr>
                              </w:pPr>
                              <w:r>
                                <w:rPr>
                                  <w:rFonts w:ascii="Calibri"/>
                                  <w:w w:val="75"/>
                                  <w:sz w:val="19"/>
                                </w:rPr>
                                <w:t>Handling,</w:t>
                              </w:r>
                              <w:r>
                                <w:rPr>
                                  <w:rFonts w:ascii="Calibri"/>
                                  <w:spacing w:val="-3"/>
                                  <w:sz w:val="19"/>
                                </w:rPr>
                                <w:t xml:space="preserve"> </w:t>
                              </w:r>
                              <w:r>
                                <w:rPr>
                                  <w:rFonts w:ascii="Calibri"/>
                                  <w:w w:val="75"/>
                                  <w:sz w:val="19"/>
                                </w:rPr>
                                <w:t>Storage</w:t>
                              </w:r>
                              <w:r>
                                <w:rPr>
                                  <w:rFonts w:ascii="Calibri"/>
                                  <w:spacing w:val="9"/>
                                  <w:sz w:val="19"/>
                                </w:rPr>
                                <w:t xml:space="preserve"> </w:t>
                              </w:r>
                              <w:r>
                                <w:rPr>
                                  <w:rFonts w:ascii="Calibri"/>
                                  <w:w w:val="75"/>
                                  <w:sz w:val="19"/>
                                </w:rPr>
                                <w:t>and</w:t>
                              </w:r>
                              <w:r>
                                <w:rPr>
                                  <w:rFonts w:ascii="Calibri"/>
                                  <w:spacing w:val="3"/>
                                  <w:sz w:val="19"/>
                                </w:rPr>
                                <w:t xml:space="preserve"> </w:t>
                              </w:r>
                              <w:r>
                                <w:rPr>
                                  <w:rFonts w:ascii="Calibri"/>
                                  <w:w w:val="75"/>
                                  <w:sz w:val="19"/>
                                </w:rPr>
                                <w:t>Product</w:t>
                              </w:r>
                              <w:r>
                                <w:rPr>
                                  <w:rFonts w:ascii="Calibri"/>
                                  <w:spacing w:val="-3"/>
                                  <w:sz w:val="19"/>
                                </w:rPr>
                                <w:t xml:space="preserve"> </w:t>
                              </w:r>
                              <w:r>
                                <w:rPr>
                                  <w:rFonts w:ascii="Calibri"/>
                                  <w:spacing w:val="-2"/>
                                  <w:w w:val="75"/>
                                  <w:sz w:val="19"/>
                                </w:rPr>
                                <w:t>Preservation</w:t>
                              </w:r>
                            </w:p>
                          </w:txbxContent>
                        </wps:txbx>
                        <wps:bodyPr wrap="square" lIns="0" tIns="0" rIns="0" bIns="0" rtlCol="0">
                          <a:noAutofit/>
                        </wps:bodyPr>
                      </wps:wsp>
                      <wps:wsp>
                        <wps:cNvPr id="83" name="Textbox 83"/>
                        <wps:cNvSpPr txBox="1"/>
                        <wps:spPr>
                          <a:xfrm>
                            <a:off x="946651" y="3204140"/>
                            <a:ext cx="730885" cy="121285"/>
                          </a:xfrm>
                          <a:prstGeom prst="rect">
                            <a:avLst/>
                          </a:prstGeom>
                        </wps:spPr>
                        <wps:txbx>
                          <w:txbxContent>
                            <w:p w14:paraId="4867A5E1" w14:textId="77777777" w:rsidR="00DF0971" w:rsidRDefault="00000000">
                              <w:pPr>
                                <w:spacing w:line="191" w:lineRule="exact"/>
                                <w:rPr>
                                  <w:rFonts w:ascii="Calibri"/>
                                  <w:sz w:val="19"/>
                                </w:rPr>
                              </w:pPr>
                              <w:r>
                                <w:rPr>
                                  <w:rFonts w:ascii="Calibri"/>
                                  <w:w w:val="75"/>
                                  <w:sz w:val="19"/>
                                </w:rPr>
                                <w:t>Approved</w:t>
                              </w:r>
                              <w:r>
                                <w:rPr>
                                  <w:rFonts w:ascii="Calibri"/>
                                  <w:spacing w:val="7"/>
                                  <w:sz w:val="19"/>
                                </w:rPr>
                                <w:t xml:space="preserve"> </w:t>
                              </w:r>
                              <w:r>
                                <w:rPr>
                                  <w:rFonts w:ascii="Calibri"/>
                                  <w:spacing w:val="-2"/>
                                  <w:w w:val="80"/>
                                  <w:sz w:val="19"/>
                                </w:rPr>
                                <w:t>Vendors</w:t>
                              </w:r>
                            </w:p>
                          </w:txbxContent>
                        </wps:txbx>
                        <wps:bodyPr wrap="square" lIns="0" tIns="0" rIns="0" bIns="0" rtlCol="0">
                          <a:noAutofit/>
                        </wps:bodyPr>
                      </wps:wsp>
                      <wps:wsp>
                        <wps:cNvPr id="84" name="Textbox 84"/>
                        <wps:cNvSpPr txBox="1"/>
                        <wps:spPr>
                          <a:xfrm>
                            <a:off x="4014112" y="3670274"/>
                            <a:ext cx="706120" cy="121285"/>
                          </a:xfrm>
                          <a:prstGeom prst="rect">
                            <a:avLst/>
                          </a:prstGeom>
                        </wps:spPr>
                        <wps:txbx>
                          <w:txbxContent>
                            <w:p w14:paraId="5EB0EED5" w14:textId="77777777" w:rsidR="00DF0971" w:rsidRDefault="00000000">
                              <w:pPr>
                                <w:spacing w:line="190" w:lineRule="exact"/>
                                <w:rPr>
                                  <w:rFonts w:ascii="Calibri"/>
                                  <w:sz w:val="19"/>
                                </w:rPr>
                              </w:pPr>
                              <w:r>
                                <w:rPr>
                                  <w:rFonts w:ascii="Calibri"/>
                                  <w:w w:val="75"/>
                                  <w:sz w:val="19"/>
                                </w:rPr>
                                <w:t>Customer</w:t>
                              </w:r>
                              <w:r>
                                <w:rPr>
                                  <w:rFonts w:ascii="Calibri"/>
                                  <w:spacing w:val="10"/>
                                  <w:sz w:val="19"/>
                                </w:rPr>
                                <w:t xml:space="preserve"> </w:t>
                              </w:r>
                              <w:r>
                                <w:rPr>
                                  <w:rFonts w:ascii="Calibri"/>
                                  <w:spacing w:val="-2"/>
                                  <w:w w:val="80"/>
                                  <w:sz w:val="19"/>
                                </w:rPr>
                                <w:t>Returns</w:t>
                              </w:r>
                            </w:p>
                          </w:txbxContent>
                        </wps:txbx>
                        <wps:bodyPr wrap="square" lIns="0" tIns="0" rIns="0" bIns="0" rtlCol="0">
                          <a:noAutofit/>
                        </wps:bodyPr>
                      </wps:wsp>
                      <wps:wsp>
                        <wps:cNvPr id="85" name="Textbox 85"/>
                        <wps:cNvSpPr txBox="1"/>
                        <wps:spPr>
                          <a:xfrm>
                            <a:off x="2358663" y="1641421"/>
                            <a:ext cx="501650" cy="577215"/>
                          </a:xfrm>
                          <a:prstGeom prst="rect">
                            <a:avLst/>
                          </a:prstGeom>
                        </wps:spPr>
                        <wps:txbx>
                          <w:txbxContent>
                            <w:p w14:paraId="2B40191F" w14:textId="77777777" w:rsidR="00DF0971" w:rsidRDefault="00000000">
                              <w:pPr>
                                <w:spacing w:line="215" w:lineRule="exact"/>
                                <w:ind w:left="26" w:right="31"/>
                                <w:jc w:val="center"/>
                                <w:rPr>
                                  <w:rFonts w:ascii="Calibri"/>
                                  <w:sz w:val="19"/>
                                </w:rPr>
                              </w:pPr>
                              <w:r>
                                <w:rPr>
                                  <w:rFonts w:ascii="Calibri"/>
                                  <w:spacing w:val="-2"/>
                                  <w:w w:val="85"/>
                                  <w:sz w:val="19"/>
                                </w:rPr>
                                <w:t>Receiving</w:t>
                              </w:r>
                            </w:p>
                            <w:p w14:paraId="551071C8" w14:textId="77777777" w:rsidR="00DF0971" w:rsidRDefault="00000000">
                              <w:pPr>
                                <w:spacing w:line="242" w:lineRule="auto"/>
                                <w:ind w:left="26" w:right="30"/>
                                <w:jc w:val="center"/>
                                <w:rPr>
                                  <w:rFonts w:ascii="Calibri"/>
                                  <w:sz w:val="19"/>
                                </w:rPr>
                              </w:pPr>
                              <w:r>
                                <w:rPr>
                                  <w:rFonts w:ascii="Calibri"/>
                                  <w:spacing w:val="-2"/>
                                  <w:w w:val="75"/>
                                  <w:sz w:val="19"/>
                                </w:rPr>
                                <w:t>Inspection</w:t>
                              </w:r>
                              <w:r>
                                <w:rPr>
                                  <w:rFonts w:ascii="Calibri"/>
                                  <w:sz w:val="19"/>
                                </w:rPr>
                                <w:t xml:space="preserve"> </w:t>
                              </w:r>
                              <w:r>
                                <w:rPr>
                                  <w:rFonts w:ascii="Calibri"/>
                                  <w:spacing w:val="-4"/>
                                  <w:w w:val="85"/>
                                  <w:sz w:val="19"/>
                                </w:rPr>
                                <w:t>and</w:t>
                              </w:r>
                              <w:r>
                                <w:rPr>
                                  <w:rFonts w:ascii="Calibri"/>
                                  <w:sz w:val="19"/>
                                </w:rPr>
                                <w:t xml:space="preserve"> </w:t>
                              </w:r>
                              <w:r>
                                <w:rPr>
                                  <w:rFonts w:ascii="Calibri"/>
                                  <w:spacing w:val="-2"/>
                                  <w:w w:val="85"/>
                                  <w:sz w:val="19"/>
                                </w:rPr>
                                <w:t>Stocking</w:t>
                              </w:r>
                            </w:p>
                          </w:txbxContent>
                        </wps:txbx>
                        <wps:bodyPr wrap="square" lIns="0" tIns="0" rIns="0" bIns="0" rtlCol="0">
                          <a:noAutofit/>
                        </wps:bodyPr>
                      </wps:wsp>
                      <wps:wsp>
                        <wps:cNvPr id="86" name="Textbox 86"/>
                        <wps:cNvSpPr txBox="1"/>
                        <wps:spPr>
                          <a:xfrm>
                            <a:off x="2495137" y="3576112"/>
                            <a:ext cx="1452880" cy="266700"/>
                          </a:xfrm>
                          <a:prstGeom prst="rect">
                            <a:avLst/>
                          </a:prstGeom>
                        </wps:spPr>
                        <wps:txbx>
                          <w:txbxContent>
                            <w:p w14:paraId="149C955E" w14:textId="77777777" w:rsidR="00DF0971" w:rsidRDefault="00000000">
                              <w:pPr>
                                <w:spacing w:before="110"/>
                                <w:ind w:left="48"/>
                                <w:rPr>
                                  <w:rFonts w:ascii="Calibri"/>
                                  <w:sz w:val="19"/>
                                </w:rPr>
                              </w:pPr>
                              <w:r>
                                <w:rPr>
                                  <w:rFonts w:ascii="Calibri"/>
                                  <w:w w:val="75"/>
                                  <w:sz w:val="19"/>
                                </w:rPr>
                                <w:t>Control</w:t>
                              </w:r>
                              <w:r>
                                <w:rPr>
                                  <w:rFonts w:ascii="Calibri"/>
                                  <w:spacing w:val="2"/>
                                  <w:sz w:val="19"/>
                                </w:rPr>
                                <w:t xml:space="preserve"> </w:t>
                              </w:r>
                              <w:r>
                                <w:rPr>
                                  <w:rFonts w:ascii="Calibri"/>
                                  <w:w w:val="75"/>
                                  <w:sz w:val="19"/>
                                </w:rPr>
                                <w:t>of</w:t>
                              </w:r>
                              <w:r>
                                <w:rPr>
                                  <w:rFonts w:ascii="Calibri"/>
                                  <w:spacing w:val="3"/>
                                  <w:sz w:val="19"/>
                                </w:rPr>
                                <w:t xml:space="preserve"> </w:t>
                              </w:r>
                              <w:r>
                                <w:rPr>
                                  <w:rFonts w:ascii="Calibri"/>
                                  <w:w w:val="75"/>
                                  <w:sz w:val="19"/>
                                </w:rPr>
                                <w:t>Nonconforming</w:t>
                              </w:r>
                              <w:r>
                                <w:rPr>
                                  <w:rFonts w:ascii="Calibri"/>
                                  <w:spacing w:val="15"/>
                                  <w:sz w:val="19"/>
                                </w:rPr>
                                <w:t xml:space="preserve"> </w:t>
                              </w:r>
                              <w:r>
                                <w:rPr>
                                  <w:rFonts w:ascii="Calibri"/>
                                  <w:spacing w:val="-2"/>
                                  <w:w w:val="75"/>
                                  <w:sz w:val="19"/>
                                </w:rPr>
                                <w:t>Product</w:t>
                              </w:r>
                            </w:p>
                          </w:txbxContent>
                        </wps:txbx>
                        <wps:bodyPr wrap="square" lIns="0" tIns="0" rIns="0" bIns="0" rtlCol="0">
                          <a:noAutofit/>
                        </wps:bodyPr>
                      </wps:wsp>
                      <wps:wsp>
                        <wps:cNvPr id="87" name="Textbox 87"/>
                        <wps:cNvSpPr txBox="1"/>
                        <wps:spPr>
                          <a:xfrm>
                            <a:off x="4278535" y="3297189"/>
                            <a:ext cx="582930" cy="266700"/>
                          </a:xfrm>
                          <a:prstGeom prst="rect">
                            <a:avLst/>
                          </a:prstGeom>
                        </wps:spPr>
                        <wps:txbx>
                          <w:txbxContent>
                            <w:p w14:paraId="62F53ECB" w14:textId="77777777" w:rsidR="00DF0971" w:rsidRDefault="00000000">
                              <w:pPr>
                                <w:spacing w:before="78"/>
                                <w:ind w:left="61"/>
                                <w:rPr>
                                  <w:rFonts w:ascii="Calibri"/>
                                  <w:sz w:val="19"/>
                                </w:rPr>
                              </w:pPr>
                              <w:r>
                                <w:rPr>
                                  <w:rFonts w:ascii="Calibri"/>
                                  <w:spacing w:val="-2"/>
                                  <w:w w:val="80"/>
                                  <w:sz w:val="19"/>
                                </w:rPr>
                                <w:t>Maintenance</w:t>
                              </w:r>
                            </w:p>
                          </w:txbxContent>
                        </wps:txbx>
                        <wps:bodyPr wrap="square" lIns="0" tIns="0" rIns="0" bIns="0" rtlCol="0">
                          <a:noAutofit/>
                        </wps:bodyPr>
                      </wps:wsp>
                      <wps:wsp>
                        <wps:cNvPr id="88" name="Textbox 88"/>
                        <wps:cNvSpPr txBox="1"/>
                        <wps:spPr>
                          <a:xfrm>
                            <a:off x="2495144" y="3297315"/>
                            <a:ext cx="1637030" cy="266700"/>
                          </a:xfrm>
                          <a:prstGeom prst="rect">
                            <a:avLst/>
                          </a:prstGeom>
                        </wps:spPr>
                        <wps:txbx>
                          <w:txbxContent>
                            <w:p w14:paraId="6C75283E" w14:textId="77777777" w:rsidR="00DF0971" w:rsidRDefault="00000000">
                              <w:pPr>
                                <w:spacing w:before="78"/>
                                <w:ind w:left="48"/>
                                <w:rPr>
                                  <w:rFonts w:ascii="Calibri"/>
                                  <w:sz w:val="19"/>
                                </w:rPr>
                              </w:pPr>
                              <w:r>
                                <w:rPr>
                                  <w:rFonts w:ascii="Calibri"/>
                                  <w:w w:val="75"/>
                                  <w:sz w:val="19"/>
                                </w:rPr>
                                <w:t>Product</w:t>
                              </w:r>
                              <w:r>
                                <w:rPr>
                                  <w:rFonts w:ascii="Calibri"/>
                                  <w:spacing w:val="7"/>
                                  <w:sz w:val="19"/>
                                </w:rPr>
                                <w:t xml:space="preserve"> </w:t>
                              </w:r>
                              <w:r>
                                <w:rPr>
                                  <w:rFonts w:ascii="Calibri"/>
                                  <w:w w:val="75"/>
                                  <w:sz w:val="19"/>
                                </w:rPr>
                                <w:t>Identification</w:t>
                              </w:r>
                              <w:r>
                                <w:rPr>
                                  <w:rFonts w:ascii="Calibri"/>
                                  <w:spacing w:val="-1"/>
                                  <w:sz w:val="19"/>
                                </w:rPr>
                                <w:t xml:space="preserve"> </w:t>
                              </w:r>
                              <w:r>
                                <w:rPr>
                                  <w:rFonts w:ascii="Calibri"/>
                                  <w:w w:val="75"/>
                                  <w:sz w:val="19"/>
                                </w:rPr>
                                <w:t>and</w:t>
                              </w:r>
                              <w:r>
                                <w:rPr>
                                  <w:rFonts w:ascii="Calibri"/>
                                  <w:sz w:val="19"/>
                                </w:rPr>
                                <w:t xml:space="preserve"> </w:t>
                              </w:r>
                              <w:r>
                                <w:rPr>
                                  <w:rFonts w:ascii="Calibri"/>
                                  <w:spacing w:val="-2"/>
                                  <w:w w:val="75"/>
                                  <w:sz w:val="19"/>
                                </w:rPr>
                                <w:t>Traceability</w:t>
                              </w:r>
                            </w:p>
                          </w:txbxContent>
                        </wps:txbx>
                        <wps:bodyPr wrap="square" lIns="0" tIns="0" rIns="0" bIns="0" rtlCol="0">
                          <a:noAutofit/>
                        </wps:bodyPr>
                      </wps:wsp>
                      <wps:wsp>
                        <wps:cNvPr id="89" name="Textbox 89"/>
                        <wps:cNvSpPr txBox="1"/>
                        <wps:spPr>
                          <a:xfrm>
                            <a:off x="939007" y="271150"/>
                            <a:ext cx="736600" cy="901700"/>
                          </a:xfrm>
                          <a:prstGeom prst="rect">
                            <a:avLst/>
                          </a:prstGeom>
                          <a:ln w="11016">
                            <a:solidFill>
                              <a:srgbClr val="000000"/>
                            </a:solidFill>
                            <a:prstDash val="solid"/>
                          </a:ln>
                        </wps:spPr>
                        <wps:txbx>
                          <w:txbxContent>
                            <w:p w14:paraId="3FAAFC5A" w14:textId="77777777" w:rsidR="00DF0971" w:rsidRDefault="00000000">
                              <w:pPr>
                                <w:spacing w:before="20" w:line="207" w:lineRule="exact"/>
                                <w:ind w:left="47"/>
                                <w:rPr>
                                  <w:rFonts w:ascii="Calibri"/>
                                  <w:b/>
                                  <w:sz w:val="19"/>
                                </w:rPr>
                              </w:pPr>
                              <w:r>
                                <w:rPr>
                                  <w:rFonts w:ascii="Calibri"/>
                                  <w:b/>
                                  <w:spacing w:val="-2"/>
                                  <w:w w:val="85"/>
                                  <w:sz w:val="19"/>
                                  <w:u w:val="single"/>
                                </w:rPr>
                                <w:t>Sales</w:t>
                              </w:r>
                            </w:p>
                            <w:p w14:paraId="1D9FE3A9" w14:textId="77777777" w:rsidR="00DF0971" w:rsidRDefault="00000000">
                              <w:pPr>
                                <w:numPr>
                                  <w:ilvl w:val="0"/>
                                  <w:numId w:val="1"/>
                                </w:numPr>
                                <w:tabs>
                                  <w:tab w:val="left" w:pos="147"/>
                                </w:tabs>
                                <w:spacing w:line="158" w:lineRule="exact"/>
                                <w:ind w:left="147" w:hanging="100"/>
                                <w:rPr>
                                  <w:rFonts w:ascii="Calibri Light"/>
                                  <w:sz w:val="17"/>
                                </w:rPr>
                              </w:pPr>
                              <w:r>
                                <w:rPr>
                                  <w:rFonts w:ascii="Calibri Light"/>
                                  <w:spacing w:val="-2"/>
                                  <w:w w:val="90"/>
                                  <w:sz w:val="17"/>
                                </w:rPr>
                                <w:t>customer</w:t>
                              </w:r>
                            </w:p>
                            <w:p w14:paraId="19ED9181" w14:textId="77777777" w:rsidR="00DF0971" w:rsidRDefault="00000000">
                              <w:pPr>
                                <w:spacing w:line="158" w:lineRule="exact"/>
                                <w:ind w:left="47"/>
                                <w:rPr>
                                  <w:rFonts w:ascii="Calibri Light"/>
                                  <w:sz w:val="17"/>
                                </w:rPr>
                              </w:pPr>
                              <w:r>
                                <w:rPr>
                                  <w:rFonts w:ascii="Calibri Light"/>
                                  <w:spacing w:val="-2"/>
                                  <w:w w:val="90"/>
                                  <w:sz w:val="17"/>
                                </w:rPr>
                                <w:t>requirements</w:t>
                              </w:r>
                            </w:p>
                            <w:p w14:paraId="49F3C3CD" w14:textId="77777777" w:rsidR="00DF0971" w:rsidRDefault="00000000">
                              <w:pPr>
                                <w:numPr>
                                  <w:ilvl w:val="0"/>
                                  <w:numId w:val="1"/>
                                </w:numPr>
                                <w:tabs>
                                  <w:tab w:val="left" w:pos="117"/>
                                </w:tabs>
                                <w:spacing w:line="158" w:lineRule="exact"/>
                                <w:ind w:left="117" w:hanging="70"/>
                                <w:rPr>
                                  <w:rFonts w:ascii="Calibri Light"/>
                                  <w:sz w:val="17"/>
                                </w:rPr>
                              </w:pPr>
                              <w:r>
                                <w:rPr>
                                  <w:rFonts w:ascii="Calibri Light"/>
                                  <w:spacing w:val="-2"/>
                                  <w:w w:val="90"/>
                                  <w:sz w:val="17"/>
                                </w:rPr>
                                <w:t>Communicating</w:t>
                              </w:r>
                            </w:p>
                            <w:p w14:paraId="27AB6352" w14:textId="77777777" w:rsidR="00DF0971" w:rsidRDefault="00000000">
                              <w:pPr>
                                <w:spacing w:line="158" w:lineRule="exact"/>
                                <w:ind w:left="47"/>
                                <w:rPr>
                                  <w:rFonts w:ascii="Calibri Light"/>
                                  <w:sz w:val="17"/>
                                </w:rPr>
                              </w:pPr>
                              <w:r>
                                <w:rPr>
                                  <w:rFonts w:ascii="Calibri Light"/>
                                  <w:spacing w:val="-2"/>
                                  <w:w w:val="90"/>
                                  <w:sz w:val="17"/>
                                </w:rPr>
                                <w:t>withcustomers</w:t>
                              </w:r>
                            </w:p>
                            <w:p w14:paraId="750DFE14" w14:textId="77777777" w:rsidR="00DF0971" w:rsidRDefault="00000000">
                              <w:pPr>
                                <w:numPr>
                                  <w:ilvl w:val="0"/>
                                  <w:numId w:val="1"/>
                                </w:numPr>
                                <w:tabs>
                                  <w:tab w:val="left" w:pos="117"/>
                                </w:tabs>
                                <w:spacing w:line="165" w:lineRule="exact"/>
                                <w:ind w:left="117" w:hanging="70"/>
                                <w:rPr>
                                  <w:rFonts w:ascii="Calibri Light"/>
                                  <w:sz w:val="17"/>
                                </w:rPr>
                              </w:pPr>
                              <w:r>
                                <w:rPr>
                                  <w:rFonts w:ascii="Calibri Light"/>
                                  <w:spacing w:val="-2"/>
                                  <w:w w:val="90"/>
                                  <w:sz w:val="17"/>
                                </w:rPr>
                                <w:t>Handling</w:t>
                              </w:r>
                            </w:p>
                            <w:p w14:paraId="34D9356F" w14:textId="77777777" w:rsidR="00DF0971" w:rsidRDefault="00000000">
                              <w:pPr>
                                <w:spacing w:line="189" w:lineRule="exact"/>
                                <w:ind w:left="47"/>
                                <w:rPr>
                                  <w:rFonts w:ascii="Calibri Light"/>
                                  <w:sz w:val="17"/>
                                </w:rPr>
                              </w:pPr>
                              <w:r>
                                <w:rPr>
                                  <w:rFonts w:ascii="Calibri Light"/>
                                  <w:spacing w:val="-2"/>
                                  <w:w w:val="90"/>
                                  <w:sz w:val="17"/>
                                </w:rPr>
                                <w:t>customerreturns</w:t>
                              </w:r>
                            </w:p>
                          </w:txbxContent>
                        </wps:txbx>
                        <wps:bodyPr wrap="square" lIns="0" tIns="0" rIns="0" bIns="0" rtlCol="0">
                          <a:noAutofit/>
                        </wps:bodyPr>
                      </wps:wsp>
                      <wps:wsp>
                        <wps:cNvPr id="90" name="Textbox 90"/>
                        <wps:cNvSpPr txBox="1"/>
                        <wps:spPr>
                          <a:xfrm>
                            <a:off x="2488969" y="2733547"/>
                            <a:ext cx="1189355" cy="223520"/>
                          </a:xfrm>
                          <a:prstGeom prst="rect">
                            <a:avLst/>
                          </a:prstGeom>
                          <a:ln w="12331">
                            <a:solidFill>
                              <a:srgbClr val="000000"/>
                            </a:solidFill>
                            <a:prstDash val="solid"/>
                          </a:ln>
                        </wps:spPr>
                        <wps:txbx>
                          <w:txbxContent>
                            <w:p w14:paraId="3A640B5D" w14:textId="77777777" w:rsidR="00DF0971" w:rsidRDefault="00000000">
                              <w:pPr>
                                <w:spacing w:before="48"/>
                                <w:ind w:left="48"/>
                                <w:rPr>
                                  <w:rFonts w:ascii="Calibri"/>
                                  <w:sz w:val="19"/>
                                </w:rPr>
                              </w:pPr>
                              <w:r>
                                <w:rPr>
                                  <w:rFonts w:ascii="Calibri"/>
                                  <w:w w:val="75"/>
                                  <w:sz w:val="19"/>
                                </w:rPr>
                                <w:t>Equipment</w:t>
                              </w:r>
                              <w:r>
                                <w:rPr>
                                  <w:rFonts w:ascii="Calibri"/>
                                  <w:spacing w:val="3"/>
                                  <w:sz w:val="19"/>
                                </w:rPr>
                                <w:t xml:space="preserve"> </w:t>
                              </w:r>
                              <w:r>
                                <w:rPr>
                                  <w:rFonts w:ascii="Calibri"/>
                                  <w:spacing w:val="-2"/>
                                  <w:w w:val="80"/>
                                  <w:sz w:val="19"/>
                                </w:rPr>
                                <w:t>Calibration</w:t>
                              </w:r>
                            </w:p>
                          </w:txbxContent>
                        </wps:txbx>
                        <wps:bodyPr wrap="square" lIns="0" tIns="0" rIns="0" bIns="0" rtlCol="0">
                          <a:noAutofit/>
                        </wps:bodyPr>
                      </wps:wsp>
                      <wps:wsp>
                        <wps:cNvPr id="91" name="Textbox 91"/>
                        <wps:cNvSpPr txBox="1"/>
                        <wps:spPr>
                          <a:xfrm>
                            <a:off x="2358523" y="2428479"/>
                            <a:ext cx="2625090" cy="220345"/>
                          </a:xfrm>
                          <a:prstGeom prst="rect">
                            <a:avLst/>
                          </a:prstGeom>
                        </wps:spPr>
                        <wps:txbx>
                          <w:txbxContent>
                            <w:p w14:paraId="548194E7" w14:textId="77777777" w:rsidR="00DF0971" w:rsidRDefault="00000000">
                              <w:pPr>
                                <w:spacing w:before="26"/>
                                <w:ind w:left="52"/>
                                <w:rPr>
                                  <w:rFonts w:ascii="Arial"/>
                                  <w:b/>
                                  <w:sz w:val="19"/>
                                </w:rPr>
                              </w:pPr>
                              <w:r>
                                <w:rPr>
                                  <w:rFonts w:ascii="Arial"/>
                                  <w:b/>
                                  <w:spacing w:val="-2"/>
                                  <w:w w:val="75"/>
                                  <w:sz w:val="19"/>
                                </w:rPr>
                                <w:t>The</w:t>
                              </w:r>
                              <w:r>
                                <w:rPr>
                                  <w:rFonts w:ascii="Arial"/>
                                  <w:b/>
                                  <w:spacing w:val="-8"/>
                                  <w:sz w:val="19"/>
                                </w:rPr>
                                <w:t xml:space="preserve"> </w:t>
                              </w:r>
                              <w:r>
                                <w:rPr>
                                  <w:rFonts w:ascii="Arial"/>
                                  <w:b/>
                                  <w:spacing w:val="-2"/>
                                  <w:w w:val="75"/>
                                  <w:sz w:val="19"/>
                                </w:rPr>
                                <w:t>processes</w:t>
                              </w:r>
                              <w:r>
                                <w:rPr>
                                  <w:rFonts w:ascii="Arial"/>
                                  <w:b/>
                                  <w:spacing w:val="-5"/>
                                  <w:w w:val="75"/>
                                  <w:sz w:val="19"/>
                                </w:rPr>
                                <w:t xml:space="preserve"> </w:t>
                              </w:r>
                              <w:r>
                                <w:rPr>
                                  <w:rFonts w:ascii="Arial"/>
                                  <w:b/>
                                  <w:spacing w:val="-2"/>
                                  <w:w w:val="75"/>
                                  <w:sz w:val="19"/>
                                </w:rPr>
                                <w:t>below</w:t>
                              </w:r>
                              <w:r>
                                <w:rPr>
                                  <w:rFonts w:ascii="Arial"/>
                                  <w:b/>
                                  <w:spacing w:val="-3"/>
                                  <w:w w:val="75"/>
                                  <w:sz w:val="19"/>
                                </w:rPr>
                                <w:t xml:space="preserve"> </w:t>
                              </w:r>
                              <w:r>
                                <w:rPr>
                                  <w:rFonts w:ascii="Arial"/>
                                  <w:b/>
                                  <w:spacing w:val="-2"/>
                                  <w:w w:val="75"/>
                                  <w:sz w:val="19"/>
                                </w:rPr>
                                <w:t>apply</w:t>
                              </w:r>
                              <w:r>
                                <w:rPr>
                                  <w:rFonts w:ascii="Arial"/>
                                  <w:b/>
                                  <w:spacing w:val="-15"/>
                                  <w:sz w:val="19"/>
                                </w:rPr>
                                <w:t xml:space="preserve"> </w:t>
                              </w:r>
                              <w:r>
                                <w:rPr>
                                  <w:rFonts w:ascii="Arial"/>
                                  <w:b/>
                                  <w:spacing w:val="-2"/>
                                  <w:w w:val="75"/>
                                  <w:sz w:val="19"/>
                                </w:rPr>
                                <w:t>to</w:t>
                              </w:r>
                              <w:r>
                                <w:rPr>
                                  <w:rFonts w:ascii="Arial"/>
                                  <w:b/>
                                  <w:spacing w:val="-13"/>
                                  <w:sz w:val="19"/>
                                </w:rPr>
                                <w:t xml:space="preserve"> </w:t>
                              </w:r>
                              <w:r>
                                <w:rPr>
                                  <w:rFonts w:ascii="Arial"/>
                                  <w:b/>
                                  <w:spacing w:val="-2"/>
                                  <w:w w:val="75"/>
                                  <w:sz w:val="19"/>
                                </w:rPr>
                                <w:t>allwarehouse</w:t>
                              </w:r>
                              <w:r>
                                <w:rPr>
                                  <w:rFonts w:ascii="Arial"/>
                                  <w:b/>
                                  <w:spacing w:val="-12"/>
                                  <w:sz w:val="19"/>
                                </w:rPr>
                                <w:t xml:space="preserve"> </w:t>
                              </w:r>
                              <w:r>
                                <w:rPr>
                                  <w:rFonts w:ascii="Arial"/>
                                  <w:b/>
                                  <w:spacing w:val="-2"/>
                                  <w:w w:val="75"/>
                                  <w:sz w:val="19"/>
                                </w:rPr>
                                <w:t>operations:</w:t>
                              </w:r>
                            </w:p>
                          </w:txbxContent>
                        </wps:txbx>
                        <wps:bodyPr wrap="square" lIns="0" tIns="0" rIns="0" bIns="0" rtlCol="0">
                          <a:noAutofit/>
                        </wps:bodyPr>
                      </wps:wsp>
                    </wpg:wgp>
                  </a:graphicData>
                </a:graphic>
              </wp:anchor>
            </w:drawing>
          </mc:Choice>
          <mc:Fallback>
            <w:pict>
              <v:group w14:anchorId="13B11ADC" id="Group 27" o:spid="_x0000_s1043" style="position:absolute;left:0;text-align:left;margin-left:47.5pt;margin-top:-138.05pt;width:434.35pt;height:312.15pt;z-index:-16207360;mso-wrap-distance-left:0;mso-wrap-distance-right:0;mso-position-horizontal-relative:page" coordsize="55162,39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">
                <v:shape id="Graphic 28" o:spid="_x0000_s1044" style="position:absolute;left:48;top:17716;width:2267;height:10319;visibility:visible;mso-wrap-style:square;v-text-anchor:top" coordsize="226695,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" path="m,1031548r226478,l226478,,,,,1031548xe" filled="f" strokeweight=".26589mm">
                  <v:path arrowok="t"/>
                </v:shape>
                <v:shape id="Graphic 29" o:spid="_x0000_s1045" style="position:absolute;left:8612;top:31052;width:8921;height:2978;visibility:visible;mso-wrap-style:square;v-text-anchor:top" coordsize="89217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" path="m,297383r891758,l891758,,,,,297383xe" filled="f" strokeweight=".3359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46" type="#_x0000_t75" style="position:absolute;left:14527;top:2697;width:2182;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">
                  <v:imagedata r:id="rId18" o:title=""/>
                </v:shape>
                <v:shape id="Graphic 31" o:spid="_x0000_s1047" style="position:absolute;left:2030;top:7206;width:6781;height:13;visibility:visible;mso-wrap-style:square;v-text-anchor:top" coordsize="678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" path="m,l677925,867e" filled="f" strokecolor="#4671c4" strokeweight=".34417mm">
                  <v:path arrowok="t"/>
                </v:shape>
                <v:shape id="Graphic 32" o:spid="_x0000_s1048" style="position:absolute;left:8725;top:6779;width:667;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" path="m75,l,87232,66424,43740,75,xe" fillcolor="#4671c4" stroked="f">
                  <v:path arrowok="t"/>
                </v:shape>
                <v:shape id="Graphic 33" o:spid="_x0000_s1049" style="position:absolute;left:9390;top:16372;width:7366;height:11716;visibility:visible;mso-wrap-style:square;v-text-anchor:top" coordsize="736600,117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" path="m,1170947r736054,l736054,,,,,1170947xe" filled="f" strokeweight=".28536mm">
                  <v:path arrowok="t"/>
                </v:shape>
                <v:shape id="Graphic 34" o:spid="_x0000_s1050" style="position:absolute;left:2894;top:22875;width:3670;height:13;visibility:visible;mso-wrap-style:square;v-text-anchor:top" coordsize="367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" path="m366517,l,e" filled="f" strokecolor="#4671c4" strokeweight=".34417mm">
                  <v:path arrowok="t"/>
                </v:shape>
                <v:shape id="Graphic 35" o:spid="_x0000_s1051" style="position:absolute;left:2313;top:22439;width:666;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" path="m66433,l,43616,66433,87108,66433,xe" fillcolor="#4671c4" stroked="f">
                  <v:path arrowok="t"/>
                </v:shape>
                <v:shape id="Graphic 36" o:spid="_x0000_s1052" style="position:absolute;left:6559;top:22875;width:1969;height:13;visibility:visible;mso-wrap-style:square;v-text-anchor:top" coordsize="196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" path="m,l196658,e" filled="f" strokecolor="#4671c4" strokeweight=".34417mm">
                  <v:path arrowok="t"/>
                </v:shape>
                <v:shape id="Graphic 37" o:spid="_x0000_s1053" style="position:absolute;left:8443;top:22439;width:666;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" path="m,l,87108,66386,43616,,xe" fillcolor="#4671c4" stroked="f">
                  <v:path arrowok="t"/>
                </v:shape>
                <v:shape id="Image 38" o:spid="_x0000_s1054" type="#_x0000_t75" style="position:absolute;left:12738;top:28082;width:664;height:2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">
                  <v:imagedata r:id="rId19" o:title=""/>
                </v:shape>
                <v:shape id="Graphic 39" o:spid="_x0000_s1055" style="position:absolute;left:13070;top:11723;width:13;height:3886;visibility:visible;mso-wrap-style:square;v-text-anchor:top" coordsize="127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" path="m,l,388581e" filled="f" strokecolor="#4671c4" strokeweight=".26211mm">
                  <v:path arrowok="t"/>
                </v:shape>
                <v:shape id="Graphic 40" o:spid="_x0000_s1056" style="position:absolute;left:12738;top:15500;width:666;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" path="m66433,l,,33216,87232,66433,xe" fillcolor="#4671c4" stroked="f">
                  <v:path arrowok="t"/>
                </v:shape>
                <v:shape id="Graphic 41" o:spid="_x0000_s1057" style="position:absolute;left:1062;top:18677;width:22486;height:19971;visibility:visible;mso-wrap-style:square;v-text-anchor:top" coordsize="2248535,199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" path="m23596,1856270r-5283,-6922l15735,1849348r,15481l15735,1957768r-7874,l7861,1864829r7874,l15735,1849348r-10452,l,1856270r,110045l5283,1973262r13030,l23596,1966315r,-8547l23596,1864829r,-8559xem23596,1670405r-5283,-6921l15735,1663484r,15481l15735,1771904r-7874,l7861,1678965r7874,l15735,1663484r-10452,l,1670405r,110046l5283,1787398r13030,l23596,1780451r,-8547l23596,1678965r,-8560xem23596,1484541r-5283,-6922l15735,1477619r,15481l15735,1586039r-7874,l7861,1493100r7874,l15735,1477619r-10452,l,1484541r,110045l5283,1601533r13030,l23596,1594586r,-8547l23596,1493100r,-8559xem23596,1298676r-5283,-6921l15735,1291755r,15481l15735,1400175r-7874,l7861,1307236r7874,l15735,1291755r-10452,l,1298676r,110046l5283,1415669r13030,l23596,1408722r,-8547l23596,1307236r,-8560xem23596,1112812r-5283,-6922l15735,1105890r,15481l15735,1214310r-7874,l7861,1121371r7874,l15735,1105890r-10452,l,1112812r,110045l5283,1229804r13030,l23596,1222857r,-8547l23596,1121371r,-8559xem23596,926960r-5283,-6934l15735,920026r,15481l15735,1028446r-7874,l7861,935507r7874,l15735,920026r-10452,l,926960r,110033l5283,1043940r13030,l23596,1036993r,-8547l23596,935507r,-8547xem147447,1972437r-5284,-6922l135648,1965515r,10325l135648,1986153r-70777,l64871,1975840r70777,l135648,1965515r-70777,l58369,1965515r-5283,6922l53086,1989556r5283,6934l64871,1996490r70777,l142163,1996490r5284,-6934l147447,1972437xem289001,1972437r-5283,-6922l277202,1965515r,10325l277202,1986153r-70777,l206425,1975840r70777,l277202,1965515r-70777,l199910,1965515r-5283,6922l194627,1989556r5283,6934l206425,1996490r70777,l283718,1996490r5283,-6934l289001,1972437xem430542,1972437r-5283,-6922l418744,1965515r,10325l418744,1986153r-70764,l347980,1975840r70764,l418744,1965515r-70764,l341464,1965515r-5283,6922l336181,1989556r5283,6934l347980,1996490r70764,l425259,1996490r5283,-6934l430542,1972437xem572096,1972437r-5283,-6922l560298,1965515r,10325l560298,1986153r-70777,l489521,1975840r70777,l560298,1965515r-70777,l483019,1965515r-5296,6922l477723,1989556r5296,6934l489521,1996490r70777,l566813,1996490r5283,-6934l572096,1972437xem713638,1972437r-5283,-6922l701852,1965515r,10325l701852,1986153r-70777,l631075,1975840r70777,l701852,1965515r-70777,l624560,1965515r-5283,6922l619277,1989556r5283,6934l631075,1996490r70777,l708355,1996490r5283,-6934l713638,1972437xem855192,1972437r-5283,-6922l843394,1965515r,10325l843394,1986153r-70777,l772617,1975840r70777,l843394,1965515r-70777,l766114,1965515r-5283,6922l760831,1989556r5283,6934l772617,1996490r70777,l849909,1996490r5283,-6934l855192,1972437xem996746,1972437r-5296,-6922l984948,1965515r,10325l984948,1986153r-70777,l914171,1975840r70777,l984948,1965515r-70777,l907656,1965515r-5283,6922l902373,1989556r5283,6934l914171,1996490r70777,l991450,1996490r5296,-6934l996746,1972437xem1138288,1972437r-5283,-6922l1126490,1965515r,10325l1126490,1986153r-70765,l1055725,1975840r70765,l1126490,1965515r-70765,l1049210,1965515r-5283,6922l1043927,1989556r5283,6934l1055725,1996490r70765,l1133005,1996490r5283,-6934l1138288,1972437xem1279842,1972437r-5283,-6922l1268044,1965515r,10325l1268044,1986153r-70777,l1197267,1975840r70777,l1268044,1965515r-70777,l1190752,1965515r-5284,6922l1185468,1989556r5284,6934l1197267,1996490r70777,l1274559,1996490r5283,-6934l1279842,1972437xem1421384,1972437r-5284,-6922l1409598,1965515r,10325l1409598,1986153r-70777,l1338821,1975840r70777,l1409598,1965515r-70777,l1332306,1965515r-5283,6922l1327023,1989556r5283,6934l1338821,1996490r70777,l1416100,1996490r5284,-6934l1421384,1972437xem1562938,1972437r-5283,-6922l1551139,1965515r,10325l1551139,1986153r-70777,l1480362,1975840r70777,l1551139,1965515r-70777,l1473860,1965515r-5283,6922l1468577,1989556r5283,6934l1480362,1996490r70777,l1557655,1996490r5283,-6934l1562938,1972437xem1704492,1972437r-5296,-6922l1692694,1965515r,10325l1692694,1986153r-70777,l1621917,1975840r70777,l1692694,1965515r-70777,l1615401,1965515r-5283,6922l1610118,1989556r5283,6934l1621917,1996490r70777,l1699196,1996490r5296,-6934l1704492,1972437xem1846033,1972437r-5283,-6922l1834235,1965515r,10325l1834235,1986153r-70764,l1763471,1975840r70764,l1834235,1965515r-70764,l1756956,1965515r-5284,6922l1751672,1989556r5284,6934l1763471,1996490r70764,l1840750,1996490r5283,-6934l1846033,1972437xem1987588,1972437r-5284,-6922l1975789,1965515r,10325l1975789,1986153r-70777,l1905012,1975840r70777,l1975789,1965515r-70777,l1898497,1965515r-5283,6922l1893214,1989556r5283,6934l1905012,1996490r70777,l1982304,1996490r5284,-6934l1987588,1972437xem2125548,1967788r-5194,-6921l2117712,1960867r,15481l2117712,1983854r-1702,2299l2046566,1986153r,-10313l2101951,1975840r,508l2117712,1976348r,-15481l2107234,1960867r-4407,5778l2101951,1965515r-55385,l2040051,1965515r-5283,6922l2034768,1989556r5283,6934l2046566,1996490r73788,l2125548,1989556r,-13716l2125548,1967788xem2125548,1781924r-5194,-6922l2117712,1775002r,15482l2117712,1883422r-7836,l2109876,1790484r7836,l2117712,1775002r-10478,l2101951,1781924r,110045l2107234,1898916r13120,l2125548,1891969r,-8547l2125548,1790484r,-8560xem2125548,1596059r-5194,-6921l2117712,1589138r,15481l2117712,1697558r-7836,l2109876,1604619r7836,l2117712,1589138r-10478,l2101951,1596059r,110046l2107234,1713052r13120,l2125548,1706105r,-8547l2125548,1604619r,-8560xem2125548,1410195r-5194,-6922l2117712,1403273r,15482l2117712,1511693r-7836,l2109876,1418755r7836,l2117712,1403273r-10478,l2101951,1410195r,110045l2107234,1527187r13120,l2125548,1520240r,-8547l2125548,1418755r,-8560xem2125548,1224330r-5194,-6921l2117712,1217409r,15481l2117712,1325829r-7836,l2109876,1232890r7836,l2117712,1217409r-10478,l2101951,1224330r,110046l2107234,1341323r13120,l2125548,1334376r,-8547l2125548,1232890r,-8560xem2125548,1038479r-5194,-6935l2117712,1031544r,15482l2117712,1139964r-7836,l2109876,1047026r7836,l2117712,1031544r-10478,l2101951,1038479r,110032l2107234,1155458r13120,l2125548,1148511r,-8547l2125548,1047026r,-8547xem2125548,852614r-5194,-6934l2117712,845680r,15481l2117712,954100r-7836,l2109876,861161r7836,l2117712,845680r-10478,l2101951,852614r,110033l2107234,969594r13120,l2125548,962647r,-8547l2125548,861161r,-8547xem2125548,666750r-5194,-6935l2117712,659815r,15482l2117712,768235r-7836,l2109876,675297r7836,l2117712,659815r-10478,l2101951,666750r,110032l2107234,783717r13120,l2125548,776782r,-8547l2125548,675297r,-8547xem2125548,480885r-5194,-6934l2117712,473951r,15481l2117712,582371r-7836,l2109876,489432r7836,l2117712,473951r-10478,l2101951,480885r,110033l2107234,597852r13120,l2125548,590918r,-8547l2125548,489432r,-8547xem2125548,295021r-5194,-6935l2117712,288086r,15482l2117712,396506r-7836,l2109876,303568r7836,l2117712,288086r-10478,l2101951,295021r,110032l2107234,411988r13120,l2125548,405053r,-8547l2125548,303568r,-8547xem2125548,109156r-5194,-6934l2117712,102222r,15481l2117712,210642r-7836,l2109876,117703r7836,l2117712,102222r-10478,l2101951,109156r,110033l2107234,226123r13120,l2125548,219189r,-8547l2125548,117703r,-8547xem2248319,62191l2153475,r,46710l2153475,56997r,10401l2142350,67398r,-10401l2153475,56997r,-10287l2142350,46710r-6515,l2130552,53644r,17107l2135835,77685r6515,l2153475,77685r,46711l2248319,62191xe" fillcolor="#41709c" stroked="f">
                  <v:path arrowok="t"/>
                </v:shape>
                <v:shape id="Image 42" o:spid="_x0000_s1058" type="#_x0000_t75" style="position:absolute;left:23544;top:570;width:26329;height:39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">
                  <v:imagedata r:id="rId20" o:title=""/>
                </v:shape>
                <v:shape id="Graphic 43" o:spid="_x0000_s1059" style="position:absolute;left:23544;top:570;width:26334;height:39034;visibility:visible;mso-wrap-style:square;v-text-anchor:top" coordsize="2633345,390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" path="m,3903157r2632811,1l2632811,,,,,3903157xe" filled="f" strokecolor="#3c63ac" strokeweight=".21583mm">
                  <v:path arrowok="t"/>
                </v:shape>
                <v:shape id="Image 44" o:spid="_x0000_s1060" type="#_x0000_t75" style="position:absolute;left:35122;width:2183;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">
                  <v:imagedata r:id="rId21" o:title=""/>
                </v:shape>
                <v:shape id="Graphic 45" o:spid="_x0000_s1061" style="position:absolute;left:38832;top:1686;width:8922;height:15475;visibility:visible;mso-wrap-style:square;v-text-anchor:top" coordsize="892175,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" path="m891758,l,,,1547261r891758,l891758,xe" stroked="f">
                  <v:path arrowok="t"/>
                </v:shape>
                <v:shape id="Graphic 46" o:spid="_x0000_s1062" style="position:absolute;left:38832;top:1686;width:8922;height:15475;visibility:visible;mso-wrap-style:square;v-text-anchor:top" coordsize="892175,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" path="m,1547261r891758,l891758,,,,,1547261xe" filled="f" strokeweight=".21192mm">
                  <v:path arrowok="t"/>
                </v:shape>
                <v:shape id="Graphic 47" o:spid="_x0000_s1063" style="position:absolute;left:23544;top:16372;width:5100;height:5855;visibility:visible;mso-wrap-style:square;v-text-anchor:top" coordsize="509905,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" path="m509576,l,,,585473r509576,l509576,xe" stroked="f">
                  <v:path arrowok="t"/>
                </v:shape>
                <v:shape id="Graphic 48" o:spid="_x0000_s1064" style="position:absolute;left:23544;top:16372;width:5100;height:5855;visibility:visible;mso-wrap-style:square;v-text-anchor:top" coordsize="509905,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" path="m,585473r509576,l509576,,,,,585473xe" filled="f" strokeweight=".22311mm">
                  <v:path arrowok="t"/>
                </v:shape>
                <v:shape id="Graphic 49" o:spid="_x0000_s1065" style="position:absolute;left:23544;top:24269;width:26334;height:2235;visibility:visible;mso-wrap-style:square;v-text-anchor:top" coordsize="263334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" path="m2632811,l,,,223037r2632811,l2632811,xe" fillcolor="#4671c4" stroked="f">
                  <v:path arrowok="t"/>
                </v:shape>
                <v:shape id="Graphic 50" o:spid="_x0000_s1066" style="position:absolute;left:23544;top:24269;width:26334;height:2235;visibility:visible;mso-wrap-style:square;v-text-anchor:top" coordsize="263334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" path="m,223037r2632811,l2632811,,,,,223037xe" filled="f" strokecolor="#c7c7c7" strokeweight=".08589mm">
                  <v:path arrowok="t"/>
                </v:shape>
                <v:shape id="Graphic 51" o:spid="_x0000_s1067" style="position:absolute;left:24889;top:27335;width:11894;height:2235;visibility:visible;mso-wrap-style:square;v-text-anchor:top" coordsize="118935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" path="m1189011,l,,,223037r1189011,l1189011,xe" stroked="f">
                  <v:path arrowok="t"/>
                </v:shape>
                <v:shape id="Graphic 52" o:spid="_x0000_s1068" style="position:absolute;left:24889;top:30123;width:23781;height:2235;visibility:visible;mso-wrap-style:square;v-text-anchor:top" coordsize="237807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" path="m2378023,l,,,223037r2378023,l2378023,xe" stroked="f">
                  <v:path arrowok="t"/>
                </v:shape>
                <v:shape id="Graphic 53" o:spid="_x0000_s1069" style="position:absolute;left:24889;top:30123;width:23781;height:2235;visibility:visible;mso-wrap-style:square;v-text-anchor:top" coordsize="237807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" path="m,223037r2378023,l2378023,,,,,223037xe" filled="f" strokeweight=".34347mm">
                  <v:path arrowok="t"/>
                </v:shape>
                <v:shape id="Graphic 54" o:spid="_x0000_s1070" style="position:absolute;left:24889;top:32911;width:16491;height:2597;visibility:visible;mso-wrap-style:square;v-text-anchor:top" coordsize="164909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" path="m1649045,l,,,259194r1649045,l1649045,xe" stroked="f">
                  <v:path arrowok="t"/>
                </v:shape>
                <v:shape id="Graphic 55" o:spid="_x0000_s1071" style="position:absolute;left:24889;top:32911;width:16491;height:2597;visibility:visible;mso-wrap-style:square;v-text-anchor:top" coordsize="164909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" path="m,259194r1649045,l1649045,,,,,259194xe" filled="f" strokeweight=".97pt">
                  <v:path arrowok="t"/>
                </v:shape>
                <v:shape id="Graphic 56" o:spid="_x0000_s1072" style="position:absolute;left:42724;top:32911;width:5950;height:2597;visibility:visible;mso-wrap-style:square;v-text-anchor:top" coordsize="59499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" path="m594505,l,,,259194r594505,l594505,xe" stroked="f">
                  <v:path arrowok="t"/>
                </v:shape>
                <v:shape id="Graphic 57" o:spid="_x0000_s1073" style="position:absolute;left:42724;top:32911;width:5950;height:2597;visibility:visible;mso-wrap-style:square;v-text-anchor:top" coordsize="59499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" path="m,259194r594505,l594505,,,,,259194xe" filled="f" strokeweight=".33108mm">
                  <v:path arrowok="t"/>
                </v:shape>
                <v:shape id="Graphic 58" o:spid="_x0000_s1074" style="position:absolute;left:24889;top:35895;width:14440;height:2597;visibility:visible;mso-wrap-style:square;v-text-anchor:top" coordsize="144399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" path="m1443799,l,,,259194r1443799,l1443799,xe" stroked="f">
                  <v:path arrowok="t"/>
                </v:shape>
                <v:shape id="Graphic 59" o:spid="_x0000_s1075" style="position:absolute;left:24889;top:35895;width:14440;height:2597;visibility:visible;mso-wrap-style:square;v-text-anchor:top" coordsize="144399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" path="m,259194r1443799,l1443799,,,,,259194xe" filled="f" strokeweight=".34161mm">
                  <v:path arrowok="t"/>
                </v:shape>
                <v:shape id="Graphic 60" o:spid="_x0000_s1076" style="position:absolute;left:39752;top:35895;width:8922;height:2597;visibility:visible;mso-wrap-style:square;v-text-anchor:top" coordsize="89217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" path="m891758,l,,,259194r891758,l891758,xe" stroked="f">
                  <v:path arrowok="t"/>
                </v:shape>
                <v:shape id="Graphic 61" o:spid="_x0000_s1077" style="position:absolute;left:39752;top:35895;width:8922;height:2597;visibility:visible;mso-wrap-style:square;v-text-anchor:top" coordsize="89217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" path="m,259194r891758,l891758,,,,,259194xe" filled="f" strokeweight=".33778mm">
                  <v:path arrowok="t"/>
                </v:shape>
                <v:shape id="Graphic 62" o:spid="_x0000_s1078" style="position:absolute;left:12952;top:13589;width:25882;height:25057;visibility:visible;mso-wrap-style:square;v-text-anchor:top" coordsize="2588260,250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" path="m23596,2221001r-5194,-6921l15760,2214080r,15481l15760,2322499r-7836,l7924,2229561r7836,l15760,2214080r-10477,l,2221001r,110046l5283,2337981r13119,l23596,2331047r,-8548l23596,2229561r,-8560xem23596,2035136r-5194,-6921l15760,2028215r,15481l15760,2136635r-7836,l7924,2043696r7836,l15760,2028215r-10477,l,2035136r,110046l5283,2152116r13119,l23596,2145182r,-8547l23596,2043696r,-8560xem37846,2481211r-5284,-6921l26047,2474290r,10325l26047,2494927r-16421,l7924,2492629r,-77204l15760,2415425r,69190l26047,2484615r,-10325l23596,2474290r,-58865l23596,2406866r-5194,-6922l5283,2399944,,2406866r,91465l5283,2505265r20764,l32562,2505265r5284,-6934l37846,2481211xem179387,2481211r-5283,-6921l167601,2474290r,10325l167601,2494927r-70777,l96824,2484615r70777,l167601,2474290r-70777,l90220,2474290r-5194,6921l85026,2498331r5194,6934l96824,2505265r70777,l174104,2505265r5283,-6934l179387,2481211xem320941,2481211r-5283,-6921l309143,2474290r,10325l309143,2494927r-70777,l238366,2484615r70777,l309143,2474290r-70777,l231762,2474290r-5182,6921l226580,2498331r5182,6934l238366,2505265r70777,l315658,2505265r5283,-6934l320941,2481211xem462495,2481211r-5283,-6921l450697,2474290r,10325l450697,2494927r-70777,l379920,2484615r70777,l450697,2474290r-70777,l373316,2474290r-5194,6921l368122,2498331r5194,6934l379920,2505265r70777,l457212,2505265r5283,-6934l462495,2481211xem604037,2481211r-5283,-6921l592239,2474290r,10325l592239,2494927r-70765,l521474,2484615r70765,l592239,2474290r-70765,l514870,2474290r-5194,6921l509676,2498331r5194,6934l521474,2505265r70765,l598754,2505265r5283,-6934l604037,2481211xem745591,2481211r-5283,-6921l733793,2474290r,10325l733793,2494927r-70777,l663016,2484615r70777,l733793,2474290r-70777,l656412,2474290r-5195,6921l651217,2498331r5195,6934l663016,2505265r70777,l740308,2505265r5283,-6934l745591,2481211xem887133,2481211r-5284,-6921l875347,2474290r,10325l875347,2494927r-70777,l804570,2484615r70777,l875347,2474290r-70777,l797966,2474290r-5194,6921l792772,2498331r5194,6934l804570,2505265r70777,l881849,2505265r5284,-6934l887133,2481211xem936586,2360396r-5194,-6921l928751,2353475r,15494l928751,2461895r-7836,l920915,2368969r7836,l928751,2353475r-10478,l912990,2360396r,110046l918273,2477389r13119,l936586,2470442r,-8547l936586,2368969r,-8573xem936586,2174532r-5194,-6922l928751,2167610r,15482l928751,2276030r-7836,l920915,2183092r7836,l928751,2167610r-10478,l912990,2174532r,110045l918273,2291524r13119,l936586,2284577r,-8547l936586,2183092r,-8560xem936586,1988667r-5194,-6921l928751,1981746r,15481l928751,2090153r-7836,l920915,1997227r7836,l928751,1981746r-10478,l912990,1988667r,110046l918273,2105660r13119,l936586,2098713r,-8560l936586,1997227r,-8560xem936586,1802803r-5194,-6922l928751,1795881r,15494l928751,1904288r-7836,l920915,1811375r7836,l928751,1795881r-10478,l912990,1802803r,110045l918273,1919795r13119,l936586,1912848r,-8560l936586,1811375r,-8572xem936586,1616938r-5194,-6921l928751,1610017r,15494l928751,1718437r-7836,l920915,1625511r7836,l928751,1610017r-10478,l912990,1616938r,110046l918273,1733931r13119,l936586,1726984r,-8547l936586,1625511r,-8573xem936586,1431023r-5194,-6934l928751,1424089r,15494l928751,1532509r-7836,l920915,1439583r7836,l928751,1424089r-10478,l912990,1431023r,110033l918273,1548003r13119,l936586,1541056r,-8547l936586,1439583r,-8560xem936586,1245158r-5194,-6934l928751,1238224r,15494l928751,1346644r-7836,l920915,1253718r7836,l928751,1238224r-10478,l912990,1245158r,110033l918273,1362138r13119,l936586,1355191r,-8547l936586,1253718r,-8560xem936586,1059294r-5194,-6934l928751,1052360r,15494l928751,1160780r-7836,l920915,1067854r7836,l928751,1052360r-10478,l912990,1059294r,110033l918273,1176274r13119,l936586,1169327r,-8547l936586,1067854r,-8560xem936586,873429r-5194,-6934l928751,866495r,15494l928751,974915r-7836,l920915,881989r7836,l928751,866495r-10478,l912990,873429r,110033l918273,990409r13119,l936586,983462r,-8547l936586,881989r,-8560xem936586,687565r-5194,-6934l928751,680631r,15494l928751,789051r-7836,l920915,696125r7836,l928751,680631r-10478,l912990,687565r,110033l918273,804545r13119,l936586,797598r,-8547l936586,696125r,-8560xem1059256,570966l964514,508774r,46711l964514,565772r,10401l928751,576173r,27013l920915,603186r,-35065l922616,565772r41898,l964514,555485r-46241,l912990,562419r,49314l918273,618680r13119,l936586,611733r,-8547l936586,586460r27928,l964514,633171r94742,-62205xem1651406,562419r-5182,-6934l1639608,555485r,10287l1639608,576173r-70765,l1568843,565772r70765,l1639608,555485r-70765,l1562328,555485r-5283,6934l1557045,579526r5283,6934l1568843,586460r70765,l1646224,586460r5182,-6934l1651406,562419xem1708023,450900r-5182,-6934l1700199,443966r,15481l1700199,552386r-7836,l1692363,459447r7836,l1700199,443966r-10477,l1684439,450900r,110033l1689722,567867r13119,l1708023,560933r,-8547l1708023,459447r,-8547xem1708023,265036r-5182,-6934l1700199,258102r,15481l1700199,366522r-7836,l1692363,273583r7836,l1700199,258102r-10477,l1684439,265036r,110033l1689722,382003r13119,l1708023,375069r,-8547l1708023,273583r,-8547xem1708023,79171r-5182,-6934l1700199,72237r,15481l1700199,180657r-7836,l1692363,87718r7836,l1700199,72237r-10477,l1684439,79171r,110033l1689722,196138r13119,l1708023,189204r,-8547l1708023,87718r,-8547xem1830235,53644r-5284,-6934l1818436,46710r,10401l1818436,67398r-70777,l1747659,57111r70777,l1818436,46710r-70777,l1741144,46710r-5283,6934l1735861,70751r5283,6934l1747659,77685r70777,l1824951,77685r5284,-6934l1830235,53644xem1971776,53644r-5283,-6934l1959991,46710r,10401l1959991,67398r-70778,l1889213,57111r70778,l1959991,46710r-70778,l1882698,46710r-5283,6934l1877415,70751r5283,6934l1889213,77685r70778,l1966493,77685r5283,-6934l1971776,53644xem2113330,53644r-5283,-6934l2101532,46710r,10401l2101532,67398r-70777,l2030755,57111r70777,l2101532,46710r-70777,l2024253,46710r-5284,6934l2018969,70751r5284,6934l2030755,77685r70777,l2108047,77685r5283,-6934l2113330,53644xem2254885,53644r-5296,-6934l2243086,46710r,10401l2243086,67398r-70777,l2172309,57111r70777,l2243086,46710r-70777,l2165794,46710r-5283,6934l2160511,70751r5283,6934l2172309,77685r70777,l2249589,77685r5296,-6934l2254885,53644xem2396426,53644r-5283,-6934l2384628,46710r,10401l2384628,67398r-70765,l2313863,57111r70765,l2384628,46710r-70765,l2307348,46710r-5283,6934l2302065,70751r5283,6934l2313863,77685r70765,l2391143,77685r5283,-6934l2396426,53644xem2587993,62191l2493251,r,46710l2493251,57111r,10287l2455405,67398r,-10287l2493251,57111r,-10401l2455405,46710r-6515,l2443607,53644r,17107l2448890,77685r6515,l2493251,77685r,46711l2587993,62191xe" fillcolor="#41709c" stroked="f">
                  <v:path arrowok="t"/>
                </v:shape>
                <v:shape id="Graphic 63" o:spid="_x0000_s1079" style="position:absolute;left:28640;top:9422;width:9614;height:9881;visibility:visible;mso-wrap-style:square;v-text-anchor:top" coordsize="96139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" path="m,987684r127394,l127394,,961023,e" filled="f" strokecolor="#4671c4" strokeweight=".30203mm">
                  <v:path arrowok="t"/>
                </v:shape>
                <v:shape id="Graphic 64" o:spid="_x0000_s1080" style="position:absolute;left:38167;top:8986;width:5461;height:9049;visibility:visible;mso-wrap-style:square;v-text-anchor:top" coordsize="54610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" path="m66433,43611l,,,87223,66433,43611xem545617,904532l512406,817308r-33223,87224l545617,904532xe" fillcolor="#4671c4" stroked="f">
                  <v:path arrowok="t"/>
                </v:shape>
                <v:shape id="Graphic 65" o:spid="_x0000_s1081" style="position:absolute;left:16750;top:17299;width:6217;height:13;visibility:visible;mso-wrap-style:square;v-text-anchor:top" coordsize="621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" path="m,l621305,e" filled="f" strokecolor="#4671c4" strokeweight=".34417mm">
                  <v:path arrowok="t"/>
                </v:shape>
                <v:shape id="Graphic 66" o:spid="_x0000_s1082" style="position:absolute;left:22880;top:16863;width:667;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" path="m,l,87232,66433,43616,,xe" fillcolor="#4671c4" stroked="f">
                  <v:path arrowok="t"/>
                </v:shape>
                <v:shape id="Graphic 67" o:spid="_x0000_s1083" style="position:absolute;left:16750;top:5311;width:21501;height:57;visibility:visible;mso-wrap-style:square;v-text-anchor:top" coordsize="215011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" path="m,l2150034,5699e" filled="f" strokecolor="#4671c4" strokeweight=".34417mm">
                  <v:path arrowok="t"/>
                </v:shape>
                <v:shape id="Graphic 68" o:spid="_x0000_s1084" style="position:absolute;left:38167;top:4931;width:667;height:877;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" path="m94,l,87232,66433,43864,94,xe" fillcolor="#4671c4" stroked="f">
                  <v:path arrowok="t"/>
                </v:shape>
                <v:shape id="Graphic 69" o:spid="_x0000_s1085" style="position:absolute;left:52845;top:16184;width:2267;height:10318;visibility:visible;mso-wrap-style:square;v-text-anchor:top" coordsize="226695,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" path="m,1031548r226478,l226478,,,,,1031548xe" filled="f" strokeweight=".26589mm">
                  <v:path arrowok="t"/>
                </v:shape>
                <v:shape id="Graphic 70" o:spid="_x0000_s1086" style="position:absolute;left:47749;top:4195;width:4515;height:13;visibility:visible;mso-wrap-style:square;v-text-anchor:top" coordsize="4514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" path="m,l451446,e" filled="f" strokecolor="#4671c4" strokeweight=".34417mm">
                  <v:path arrowok="t"/>
                </v:shape>
                <v:shape id="Graphic 71" o:spid="_x0000_s1087" style="position:absolute;left:52181;top:3759;width:667;height:877;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" path="m,l,87232,66433,43616,,xe" fillcolor="#4671c4" stroked="f">
                  <v:path arrowok="t"/>
                </v:shape>
                <v:shape id="Graphic 72" o:spid="_x0000_s1088" style="position:absolute;left:47685;top:6919;width:5163;height:1556;visibility:visible;mso-wrap-style:square;v-text-anchor:top" coordsize="51625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" path="m23583,77571l23406,67284r-7747,l15659,139776r-7824,l7835,59232,9626,57010r13780,l23406,46596r-18123,l,53530r,94793l5283,155270r13017,l23583,148323r,-8547l23583,77571xem35191,53530l29908,46596r-6502,l23469,70751r114,6820l29908,77571r5283,-6820l35191,53530xem176745,53530r-5283,-6934l164947,46596r,10414l164947,67284r-70777,l94170,57010r70777,l164947,46596r-70777,l87668,46596r-5284,6934l82384,70751r5284,6820l94170,77571r70777,l171462,77571r5283,-6820l176745,53530xem318300,53530r-5296,-6934l306501,46596r,10414l306501,67284r-70777,l235724,57010r70777,l306501,46596r-70777,l229209,46596r-5283,6934l223926,70751r5283,6820l235724,77571r70777,l313004,77571r5296,-6820l318300,53530xem515988,62204l421246,r,46596l421246,57010r,10274l377278,67284r,-10274l421246,57010r,-10414l377278,46596r-6515,l365480,53530r,17221l370763,77571r6515,l421246,77571r,46838l515988,62204xe" fillcolor="#41709c" stroked="f">
                  <v:path arrowok="t"/>
                </v:shape>
                <v:shape id="Graphic 73" o:spid="_x0000_s1089" style="position:absolute;left:51571;top:12002;width:1277;height:5854;visibility:visible;mso-wrap-style:square;v-text-anchor:top" coordsize="127635,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" path="m127394,585473l,585473,,,69264,e" filled="f" strokecolor="#4671c4" strokeweight=".26583mm">
                  <v:path arrowok="t"/>
                </v:shape>
                <v:shape id="Graphic 74" o:spid="_x0000_s1090" style="position:absolute;left:52181;top:11566;width:667;height:876;visibility:visible;mso-wrap-style:square;v-text-anchor:top" coordsize="6667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" path="m,l,87232,66433,43616,,xe" fillcolor="#4671c4" stroked="f">
                  <v:path arrowok="t"/>
                </v:shape>
                <v:shape id="Graphic 75" o:spid="_x0000_s1091" style="position:absolute;left:43877;top:17050;width:8972;height:4915;visibility:visible;mso-wrap-style:square;v-text-anchor:top" coordsize="89725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" path="m23583,192798r-5283,-6934l15659,185864r,15494l15659,294284r-7836,l7823,201358r7836,l15659,185864r-10376,l,192798,,302831r5283,6947l18300,309778r5283,-6947l23583,294284r,-92926l23583,192798xem23583,6934l18300,,15659,r,15494l15659,108419r-7836,l7823,15494r7836,l15659,,5283,,,6934,,116967r5283,6946l18300,123913r5283,-6946l23583,108419r,-92925l23583,6934xem62471,420547r-5283,-6934l50673,413613r,10287l50673,434301r-41047,l7823,431952r,-44729l15659,387223r,36677l50673,423900r,-10287l23583,413613r,-26390l23583,378663r-5283,-6934l5283,371729,,378663r,58991l5283,444588r45390,l57188,444588r5283,-6934l62471,420547xem204012,420547r-5283,-6934l192214,413613r,10287l192214,434301r-70764,l121450,423900r70764,l192214,413613r-70764,l114935,413613r-5284,6934l109651,437654r5284,6934l121450,444588r70764,l198729,444588r5283,-6934l204012,420547xem345567,420547r-5284,-6934l333768,413613r,10287l333768,434301r-70777,l262991,423900r70777,l333768,413613r-70777,l256489,413613r-5296,6934l251193,437654r5296,6934l262991,444588r70777,l340283,444588r5284,-6934l345567,420547xem487108,420547r-5283,-6934l475322,413613r,10287l475322,434301r-70777,l404545,423900r70777,l475322,413613r-70777,l398030,413613r-5283,6934l392747,437654r5283,6934l404545,444588r70777,l481825,444588r5283,-6934l487108,420547xem628662,420547r-5283,-6934l616864,413613r,10287l616864,434301r-70777,l546087,423900r70777,l616864,413613r-70777,l539584,413613r-5283,6934l534301,437654r5283,6934l546087,444588r70777,l623379,444588r5283,-6934l628662,420547xem770216,420547r-5295,-6934l758418,413613r,10287l758418,434301r-70777,l687641,423900r70777,l758418,413613r-70777,l681126,413613r-5283,6934l675843,437654r5283,6934l687641,444588r70777,l764921,444588r5295,-6934l770216,420547xem896848,429094l802106,366903r,124396l896848,429094xe" fillcolor="#41709c" stroked="f">
                  <v:path arrowok="t"/>
                </v:shape>
                <v:shape id="Image 76" o:spid="_x0000_s1092" type="#_x0000_t75" style="position:absolute;left:44323;top:1775;width:2182;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">
                  <v:imagedata r:id="rId22" o:title=""/>
                </v:shape>
                <v:shape id="Image 77" o:spid="_x0000_s1093" type="#_x0000_t75" style="position:absolute;left:8016;top:14414;width:2182;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">
                  <v:imagedata r:id="rId23" o:title=""/>
                </v:shape>
                <v:shape id="Textbox 78" o:spid="_x0000_s1094" type="#_x0000_t202" style="position:absolute;left:23916;top:671;width:11087;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7BC51D7" w14:textId="77777777" w:rsidR="00DF0971" w:rsidRDefault="00000000">
                        <w:pPr>
                          <w:spacing w:line="286" w:lineRule="exact"/>
                          <w:rPr>
                            <w:rFonts w:ascii="Arial Narrow"/>
                            <w:b/>
                            <w:sz w:val="25"/>
                          </w:rPr>
                        </w:pPr>
                        <w:r>
                          <w:rPr>
                            <w:rFonts w:ascii="Arial Narrow"/>
                            <w:b/>
                            <w:w w:val="75"/>
                            <w:sz w:val="25"/>
                          </w:rPr>
                          <w:t>Warehouse</w:t>
                        </w:r>
                        <w:r>
                          <w:rPr>
                            <w:rFonts w:ascii="Arial Narrow"/>
                            <w:b/>
                            <w:spacing w:val="-8"/>
                            <w:sz w:val="25"/>
                          </w:rPr>
                          <w:t xml:space="preserve"> </w:t>
                        </w:r>
                        <w:r>
                          <w:rPr>
                            <w:rFonts w:ascii="Arial Narrow"/>
                            <w:b/>
                            <w:spacing w:val="-2"/>
                            <w:w w:val="75"/>
                            <w:sz w:val="25"/>
                          </w:rPr>
                          <w:t>Operations</w:t>
                        </w:r>
                      </w:p>
                    </w:txbxContent>
                  </v:textbox>
                </v:shape>
                <v:shape id="Textbox 79" o:spid="_x0000_s1095" type="#_x0000_t202" style="position:absolute;left:39853;top:2204;width:6775;height:12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3D6060F" w14:textId="77777777" w:rsidR="00DF0971" w:rsidRDefault="00000000">
                        <w:pPr>
                          <w:spacing w:line="237" w:lineRule="exact"/>
                          <w:rPr>
                            <w:rFonts w:ascii="Calibri"/>
                            <w:b/>
                            <w:sz w:val="23"/>
                          </w:rPr>
                        </w:pPr>
                        <w:r>
                          <w:rPr>
                            <w:rFonts w:ascii="Calibri"/>
                            <w:b/>
                            <w:spacing w:val="-2"/>
                            <w:w w:val="85"/>
                            <w:sz w:val="23"/>
                          </w:rPr>
                          <w:t>Logistics</w:t>
                        </w:r>
                      </w:p>
                      <w:p w14:paraId="24B361BD" w14:textId="77777777" w:rsidR="00DF0971" w:rsidRDefault="00000000">
                        <w:pPr>
                          <w:spacing w:before="34" w:line="215" w:lineRule="exact"/>
                          <w:rPr>
                            <w:rFonts w:ascii="Calibri Light"/>
                            <w:sz w:val="19"/>
                          </w:rPr>
                        </w:pPr>
                        <w:r>
                          <w:rPr>
                            <w:rFonts w:ascii="Calibri Light"/>
                            <w:w w:val="75"/>
                            <w:sz w:val="19"/>
                            <w:u w:val="single"/>
                          </w:rPr>
                          <w:t>Order</w:t>
                        </w:r>
                        <w:r>
                          <w:rPr>
                            <w:rFonts w:ascii="Calibri Light"/>
                            <w:spacing w:val="-4"/>
                            <w:sz w:val="19"/>
                            <w:u w:val="single"/>
                          </w:rPr>
                          <w:t xml:space="preserve"> </w:t>
                        </w:r>
                        <w:r>
                          <w:rPr>
                            <w:rFonts w:ascii="Calibri Light"/>
                            <w:spacing w:val="-2"/>
                            <w:w w:val="80"/>
                            <w:sz w:val="19"/>
                            <w:u w:val="single"/>
                          </w:rPr>
                          <w:t>Fulfillmen</w:t>
                        </w:r>
                        <w:r>
                          <w:rPr>
                            <w:rFonts w:ascii="Calibri Light"/>
                            <w:spacing w:val="-2"/>
                            <w:w w:val="80"/>
                            <w:sz w:val="19"/>
                          </w:rPr>
                          <w:t>t</w:t>
                        </w:r>
                      </w:p>
                      <w:p w14:paraId="10B965E8" w14:textId="77777777" w:rsidR="00DF0971" w:rsidRDefault="00000000">
                        <w:pPr>
                          <w:numPr>
                            <w:ilvl w:val="0"/>
                            <w:numId w:val="3"/>
                          </w:numPr>
                          <w:tabs>
                            <w:tab w:val="left" w:pos="78"/>
                          </w:tabs>
                          <w:spacing w:before="7" w:line="208" w:lineRule="auto"/>
                          <w:ind w:right="187" w:firstLine="0"/>
                          <w:rPr>
                            <w:rFonts w:ascii="Calibri Light"/>
                            <w:sz w:val="19"/>
                          </w:rPr>
                        </w:pPr>
                        <w:r>
                          <w:rPr>
                            <w:rFonts w:ascii="Calibri Light"/>
                            <w:spacing w:val="-2"/>
                            <w:w w:val="80"/>
                            <w:sz w:val="17"/>
                          </w:rPr>
                          <w:t>Understanding</w:t>
                        </w:r>
                        <w:r>
                          <w:rPr>
                            <w:rFonts w:ascii="Calibri Light"/>
                            <w:spacing w:val="40"/>
                            <w:sz w:val="17"/>
                          </w:rPr>
                          <w:t xml:space="preserve"> </w:t>
                        </w:r>
                        <w:r>
                          <w:rPr>
                            <w:rFonts w:ascii="Calibri Light"/>
                            <w:spacing w:val="-2"/>
                            <w:w w:val="90"/>
                            <w:sz w:val="17"/>
                          </w:rPr>
                          <w:t>customer</w:t>
                        </w:r>
                        <w:r>
                          <w:rPr>
                            <w:rFonts w:ascii="Calibri Light"/>
                            <w:spacing w:val="40"/>
                            <w:sz w:val="17"/>
                          </w:rPr>
                          <w:t xml:space="preserve"> </w:t>
                        </w:r>
                        <w:r>
                          <w:rPr>
                            <w:rFonts w:ascii="Calibri Light"/>
                            <w:spacing w:val="-2"/>
                            <w:w w:val="90"/>
                            <w:sz w:val="17"/>
                          </w:rPr>
                          <w:t>requirements</w:t>
                        </w:r>
                      </w:p>
                      <w:p w14:paraId="33872B61" w14:textId="77777777" w:rsidR="00DF0971" w:rsidRDefault="00000000">
                        <w:pPr>
                          <w:numPr>
                            <w:ilvl w:val="0"/>
                            <w:numId w:val="3"/>
                          </w:numPr>
                          <w:tabs>
                            <w:tab w:val="left" w:pos="70"/>
                          </w:tabs>
                          <w:spacing w:before="43" w:line="193" w:lineRule="exact"/>
                          <w:ind w:left="70" w:hanging="70"/>
                          <w:rPr>
                            <w:rFonts w:ascii="Calibri Light"/>
                            <w:sz w:val="17"/>
                          </w:rPr>
                        </w:pPr>
                        <w:r>
                          <w:rPr>
                            <w:rFonts w:ascii="Calibri Light"/>
                            <w:spacing w:val="-2"/>
                            <w:w w:val="90"/>
                            <w:sz w:val="17"/>
                          </w:rPr>
                          <w:t>Fulfilling</w:t>
                        </w:r>
                      </w:p>
                      <w:p w14:paraId="6398079F" w14:textId="77777777" w:rsidR="00DF0971" w:rsidRDefault="00000000">
                        <w:pPr>
                          <w:spacing w:line="179" w:lineRule="exact"/>
                          <w:rPr>
                            <w:rFonts w:ascii="Calibri Light"/>
                            <w:sz w:val="17"/>
                          </w:rPr>
                        </w:pPr>
                        <w:r>
                          <w:rPr>
                            <w:rFonts w:ascii="Calibri Light"/>
                            <w:w w:val="75"/>
                            <w:sz w:val="17"/>
                          </w:rPr>
                          <w:t>customer</w:t>
                        </w:r>
                        <w:r>
                          <w:rPr>
                            <w:rFonts w:ascii="Calibri Light"/>
                            <w:spacing w:val="10"/>
                            <w:sz w:val="17"/>
                          </w:rPr>
                          <w:t xml:space="preserve"> </w:t>
                        </w:r>
                        <w:r>
                          <w:rPr>
                            <w:rFonts w:ascii="Calibri Light"/>
                            <w:spacing w:val="-2"/>
                            <w:w w:val="90"/>
                            <w:sz w:val="17"/>
                          </w:rPr>
                          <w:t>orders</w:t>
                        </w:r>
                      </w:p>
                      <w:p w14:paraId="5A69415E" w14:textId="77777777" w:rsidR="00DF0971" w:rsidRDefault="00000000">
                        <w:pPr>
                          <w:numPr>
                            <w:ilvl w:val="0"/>
                            <w:numId w:val="3"/>
                          </w:numPr>
                          <w:tabs>
                            <w:tab w:val="left" w:pos="70"/>
                          </w:tabs>
                          <w:spacing w:line="180" w:lineRule="exact"/>
                          <w:ind w:left="70" w:hanging="70"/>
                          <w:rPr>
                            <w:rFonts w:ascii="Calibri Light"/>
                            <w:sz w:val="17"/>
                          </w:rPr>
                        </w:pPr>
                        <w:r>
                          <w:rPr>
                            <w:rFonts w:ascii="Calibri Light"/>
                            <w:w w:val="75"/>
                            <w:sz w:val="17"/>
                          </w:rPr>
                          <w:t>Fulfilling</w:t>
                        </w:r>
                        <w:r>
                          <w:rPr>
                            <w:rFonts w:ascii="Calibri Light"/>
                            <w:sz w:val="17"/>
                          </w:rPr>
                          <w:t xml:space="preserve"> </w:t>
                        </w:r>
                        <w:r>
                          <w:rPr>
                            <w:rFonts w:ascii="Calibri Light"/>
                            <w:spacing w:val="-2"/>
                            <w:w w:val="80"/>
                            <w:sz w:val="17"/>
                          </w:rPr>
                          <w:t>Transfers</w:t>
                        </w:r>
                      </w:p>
                      <w:p w14:paraId="12FD8E7D" w14:textId="77777777" w:rsidR="00DF0971" w:rsidRDefault="00000000">
                        <w:pPr>
                          <w:spacing w:line="187" w:lineRule="exact"/>
                          <w:rPr>
                            <w:rFonts w:ascii="Calibri Light"/>
                            <w:sz w:val="17"/>
                          </w:rPr>
                        </w:pPr>
                        <w:r>
                          <w:rPr>
                            <w:rFonts w:ascii="Calibri Light"/>
                            <w:spacing w:val="-2"/>
                            <w:w w:val="75"/>
                            <w:sz w:val="17"/>
                          </w:rPr>
                          <w:t>--</w:t>
                        </w:r>
                        <w:r>
                          <w:rPr>
                            <w:rFonts w:ascii="Calibri Light"/>
                            <w:spacing w:val="-4"/>
                            <w:w w:val="75"/>
                            <w:sz w:val="17"/>
                          </w:rPr>
                          <w:t xml:space="preserve"> </w:t>
                        </w:r>
                        <w:r>
                          <w:rPr>
                            <w:rFonts w:ascii="Calibri Light"/>
                            <w:spacing w:val="-2"/>
                            <w:w w:val="75"/>
                            <w:sz w:val="17"/>
                          </w:rPr>
                          <w:t>Final</w:t>
                        </w:r>
                        <w:r>
                          <w:rPr>
                            <w:rFonts w:ascii="Calibri Light"/>
                            <w:spacing w:val="-11"/>
                            <w:sz w:val="17"/>
                          </w:rPr>
                          <w:t xml:space="preserve"> </w:t>
                        </w:r>
                        <w:r>
                          <w:rPr>
                            <w:rFonts w:ascii="Calibri Light"/>
                            <w:spacing w:val="-2"/>
                            <w:w w:val="75"/>
                            <w:sz w:val="17"/>
                          </w:rPr>
                          <w:t>shipping</w:t>
                        </w:r>
                      </w:p>
                      <w:p w14:paraId="245014FF" w14:textId="77777777" w:rsidR="00DF0971" w:rsidRDefault="00000000">
                        <w:pPr>
                          <w:numPr>
                            <w:ilvl w:val="0"/>
                            <w:numId w:val="3"/>
                          </w:numPr>
                          <w:tabs>
                            <w:tab w:val="left" w:pos="70"/>
                          </w:tabs>
                          <w:spacing w:line="199" w:lineRule="exact"/>
                          <w:ind w:left="70" w:hanging="70"/>
                          <w:rPr>
                            <w:rFonts w:ascii="Calibri Light"/>
                            <w:sz w:val="17"/>
                          </w:rPr>
                        </w:pPr>
                        <w:r>
                          <w:rPr>
                            <w:rFonts w:ascii="Calibri Light"/>
                            <w:spacing w:val="-2"/>
                            <w:w w:val="90"/>
                            <w:sz w:val="17"/>
                          </w:rPr>
                          <w:t>inspection</w:t>
                        </w:r>
                      </w:p>
                    </w:txbxContent>
                  </v:textbox>
                </v:shape>
                <v:shape id="Textbox 80" o:spid="_x0000_s1096" type="#_x0000_t202" style="position:absolute;left:1740;top:15150;width:625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DC3E899" w14:textId="77777777" w:rsidR="00DF0971" w:rsidRDefault="00000000">
                        <w:pPr>
                          <w:spacing w:line="235" w:lineRule="exact"/>
                          <w:rPr>
                            <w:rFonts w:ascii="Calibri"/>
                            <w:b/>
                            <w:sz w:val="23"/>
                          </w:rPr>
                        </w:pPr>
                        <w:r>
                          <w:rPr>
                            <w:rFonts w:ascii="Calibri"/>
                            <w:b/>
                            <w:spacing w:val="-2"/>
                            <w:w w:val="75"/>
                            <w:sz w:val="23"/>
                          </w:rPr>
                          <w:t>Procurement</w:t>
                        </w:r>
                      </w:p>
                    </w:txbxContent>
                  </v:textbox>
                </v:shape>
                <v:shape id="Textbox 81" o:spid="_x0000_s1097" type="#_x0000_t202" style="position:absolute;left:9744;top:16813;width:6046;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E94815B" w14:textId="77777777" w:rsidR="00DF0971" w:rsidRDefault="00000000">
                        <w:pPr>
                          <w:spacing w:line="166" w:lineRule="exact"/>
                          <w:rPr>
                            <w:rFonts w:ascii="Calibri"/>
                            <w:b/>
                            <w:sz w:val="19"/>
                          </w:rPr>
                        </w:pPr>
                        <w:r>
                          <w:rPr>
                            <w:rFonts w:ascii="Calibri"/>
                            <w:b/>
                            <w:spacing w:val="-2"/>
                            <w:w w:val="85"/>
                            <w:sz w:val="19"/>
                            <w:u w:val="single"/>
                          </w:rPr>
                          <w:t>Purchasing</w:t>
                        </w:r>
                      </w:p>
                      <w:p w14:paraId="02336032" w14:textId="77777777" w:rsidR="00DF0971" w:rsidRDefault="00000000">
                        <w:pPr>
                          <w:numPr>
                            <w:ilvl w:val="0"/>
                            <w:numId w:val="2"/>
                          </w:numPr>
                          <w:tabs>
                            <w:tab w:val="left" w:pos="78"/>
                          </w:tabs>
                          <w:spacing w:before="15" w:line="182" w:lineRule="auto"/>
                          <w:ind w:right="18" w:firstLine="0"/>
                          <w:rPr>
                            <w:rFonts w:ascii="Calibri"/>
                            <w:sz w:val="19"/>
                          </w:rPr>
                        </w:pPr>
                        <w:r>
                          <w:rPr>
                            <w:rFonts w:ascii="Calibri"/>
                            <w:w w:val="75"/>
                            <w:sz w:val="19"/>
                          </w:rPr>
                          <w:t>Procure Parts,</w:t>
                        </w:r>
                        <w:r>
                          <w:rPr>
                            <w:rFonts w:ascii="Calibri"/>
                            <w:sz w:val="19"/>
                          </w:rPr>
                          <w:t xml:space="preserve"> </w:t>
                        </w:r>
                        <w:r>
                          <w:rPr>
                            <w:rFonts w:ascii="Calibri"/>
                            <w:w w:val="80"/>
                            <w:sz w:val="19"/>
                          </w:rPr>
                          <w:t>Materials, and</w:t>
                        </w:r>
                        <w:r>
                          <w:rPr>
                            <w:rFonts w:ascii="Calibri"/>
                            <w:sz w:val="19"/>
                          </w:rPr>
                          <w:t xml:space="preserve"> </w:t>
                        </w:r>
                        <w:r>
                          <w:rPr>
                            <w:rFonts w:ascii="Calibri"/>
                            <w:spacing w:val="-2"/>
                            <w:w w:val="85"/>
                            <w:sz w:val="19"/>
                          </w:rPr>
                          <w:t>Services</w:t>
                        </w:r>
                      </w:p>
                      <w:p w14:paraId="07FE135E" w14:textId="77777777" w:rsidR="00DF0971" w:rsidRDefault="00000000">
                        <w:pPr>
                          <w:numPr>
                            <w:ilvl w:val="0"/>
                            <w:numId w:val="2"/>
                          </w:numPr>
                          <w:tabs>
                            <w:tab w:val="left" w:pos="78"/>
                          </w:tabs>
                          <w:spacing w:line="182" w:lineRule="auto"/>
                          <w:ind w:right="56" w:firstLine="0"/>
                          <w:rPr>
                            <w:rFonts w:ascii="Calibri"/>
                            <w:sz w:val="19"/>
                          </w:rPr>
                        </w:pPr>
                        <w:r>
                          <w:rPr>
                            <w:rFonts w:ascii="Calibri"/>
                            <w:w w:val="75"/>
                            <w:sz w:val="19"/>
                          </w:rPr>
                          <w:t>Selection and</w:t>
                        </w:r>
                        <w:r>
                          <w:rPr>
                            <w:rFonts w:ascii="Calibri"/>
                            <w:sz w:val="19"/>
                          </w:rPr>
                          <w:t xml:space="preserve"> </w:t>
                        </w:r>
                        <w:r>
                          <w:rPr>
                            <w:rFonts w:ascii="Calibri"/>
                            <w:w w:val="85"/>
                            <w:sz w:val="19"/>
                          </w:rPr>
                          <w:t>Evaluation</w:t>
                        </w:r>
                        <w:r>
                          <w:rPr>
                            <w:rFonts w:ascii="Calibri"/>
                            <w:spacing w:val="-5"/>
                            <w:w w:val="85"/>
                            <w:sz w:val="19"/>
                          </w:rPr>
                          <w:t xml:space="preserve"> </w:t>
                        </w:r>
                        <w:r>
                          <w:rPr>
                            <w:rFonts w:ascii="Calibri"/>
                            <w:w w:val="85"/>
                            <w:sz w:val="19"/>
                          </w:rPr>
                          <w:t>of</w:t>
                        </w:r>
                        <w:r>
                          <w:rPr>
                            <w:rFonts w:ascii="Calibri"/>
                            <w:sz w:val="19"/>
                          </w:rPr>
                          <w:t xml:space="preserve"> </w:t>
                        </w:r>
                        <w:r>
                          <w:rPr>
                            <w:rFonts w:ascii="Calibri"/>
                            <w:spacing w:val="-2"/>
                            <w:w w:val="85"/>
                            <w:sz w:val="19"/>
                          </w:rPr>
                          <w:t>Suppliers</w:t>
                        </w:r>
                      </w:p>
                      <w:p w14:paraId="3939AF47" w14:textId="77777777" w:rsidR="00DF0971" w:rsidRDefault="00000000">
                        <w:pPr>
                          <w:numPr>
                            <w:ilvl w:val="0"/>
                            <w:numId w:val="2"/>
                          </w:numPr>
                          <w:tabs>
                            <w:tab w:val="left" w:pos="78"/>
                          </w:tabs>
                          <w:spacing w:line="159" w:lineRule="exact"/>
                          <w:ind w:left="78" w:hanging="78"/>
                          <w:rPr>
                            <w:rFonts w:ascii="Calibri"/>
                            <w:sz w:val="19"/>
                          </w:rPr>
                        </w:pPr>
                        <w:r>
                          <w:rPr>
                            <w:rFonts w:ascii="Calibri"/>
                            <w:spacing w:val="-2"/>
                            <w:w w:val="85"/>
                            <w:sz w:val="19"/>
                          </w:rPr>
                          <w:t>Approved</w:t>
                        </w:r>
                      </w:p>
                      <w:p w14:paraId="7506151E" w14:textId="77777777" w:rsidR="00DF0971" w:rsidRDefault="00000000">
                        <w:pPr>
                          <w:spacing w:line="200" w:lineRule="exact"/>
                          <w:rPr>
                            <w:rFonts w:ascii="Calibri"/>
                            <w:sz w:val="19"/>
                          </w:rPr>
                        </w:pPr>
                        <w:r>
                          <w:rPr>
                            <w:rFonts w:ascii="Calibri"/>
                            <w:w w:val="75"/>
                            <w:sz w:val="19"/>
                          </w:rPr>
                          <w:t>Supplier</w:t>
                        </w:r>
                        <w:r>
                          <w:rPr>
                            <w:rFonts w:ascii="Calibri"/>
                            <w:spacing w:val="10"/>
                            <w:sz w:val="19"/>
                          </w:rPr>
                          <w:t xml:space="preserve"> </w:t>
                        </w:r>
                        <w:r>
                          <w:rPr>
                            <w:rFonts w:ascii="Calibri"/>
                            <w:spacing w:val="-4"/>
                            <w:w w:val="85"/>
                            <w:sz w:val="19"/>
                          </w:rPr>
                          <w:t>List</w:t>
                        </w:r>
                      </w:p>
                    </w:txbxContent>
                  </v:textbox>
                </v:shape>
                <v:shape id="Textbox 82" o:spid="_x0000_s1098" type="#_x0000_t202" style="position:absolute;left:25261;top:30737;width:16859;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F742679" w14:textId="77777777" w:rsidR="00DF0971" w:rsidRDefault="00000000">
                        <w:pPr>
                          <w:spacing w:line="191" w:lineRule="exact"/>
                          <w:rPr>
                            <w:rFonts w:ascii="Calibri"/>
                            <w:sz w:val="19"/>
                          </w:rPr>
                        </w:pPr>
                        <w:r>
                          <w:rPr>
                            <w:rFonts w:ascii="Calibri"/>
                            <w:w w:val="75"/>
                            <w:sz w:val="19"/>
                          </w:rPr>
                          <w:t>Handling,</w:t>
                        </w:r>
                        <w:r>
                          <w:rPr>
                            <w:rFonts w:ascii="Calibri"/>
                            <w:spacing w:val="-3"/>
                            <w:sz w:val="19"/>
                          </w:rPr>
                          <w:t xml:space="preserve"> </w:t>
                        </w:r>
                        <w:r>
                          <w:rPr>
                            <w:rFonts w:ascii="Calibri"/>
                            <w:w w:val="75"/>
                            <w:sz w:val="19"/>
                          </w:rPr>
                          <w:t>Storage</w:t>
                        </w:r>
                        <w:r>
                          <w:rPr>
                            <w:rFonts w:ascii="Calibri"/>
                            <w:spacing w:val="9"/>
                            <w:sz w:val="19"/>
                          </w:rPr>
                          <w:t xml:space="preserve"> </w:t>
                        </w:r>
                        <w:r>
                          <w:rPr>
                            <w:rFonts w:ascii="Calibri"/>
                            <w:w w:val="75"/>
                            <w:sz w:val="19"/>
                          </w:rPr>
                          <w:t>and</w:t>
                        </w:r>
                        <w:r>
                          <w:rPr>
                            <w:rFonts w:ascii="Calibri"/>
                            <w:spacing w:val="3"/>
                            <w:sz w:val="19"/>
                          </w:rPr>
                          <w:t xml:space="preserve"> </w:t>
                        </w:r>
                        <w:r>
                          <w:rPr>
                            <w:rFonts w:ascii="Calibri"/>
                            <w:w w:val="75"/>
                            <w:sz w:val="19"/>
                          </w:rPr>
                          <w:t>Product</w:t>
                        </w:r>
                        <w:r>
                          <w:rPr>
                            <w:rFonts w:ascii="Calibri"/>
                            <w:spacing w:val="-3"/>
                            <w:sz w:val="19"/>
                          </w:rPr>
                          <w:t xml:space="preserve"> </w:t>
                        </w:r>
                        <w:r>
                          <w:rPr>
                            <w:rFonts w:ascii="Calibri"/>
                            <w:spacing w:val="-2"/>
                            <w:w w:val="75"/>
                            <w:sz w:val="19"/>
                          </w:rPr>
                          <w:t>Preservation</w:t>
                        </w:r>
                      </w:p>
                    </w:txbxContent>
                  </v:textbox>
                </v:shape>
                <v:shape id="Textbox 83" o:spid="_x0000_s1099" type="#_x0000_t202" style="position:absolute;left:9466;top:32041;width:7309;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867A5E1" w14:textId="77777777" w:rsidR="00DF0971" w:rsidRDefault="00000000">
                        <w:pPr>
                          <w:spacing w:line="191" w:lineRule="exact"/>
                          <w:rPr>
                            <w:rFonts w:ascii="Calibri"/>
                            <w:sz w:val="19"/>
                          </w:rPr>
                        </w:pPr>
                        <w:r>
                          <w:rPr>
                            <w:rFonts w:ascii="Calibri"/>
                            <w:w w:val="75"/>
                            <w:sz w:val="19"/>
                          </w:rPr>
                          <w:t>Approved</w:t>
                        </w:r>
                        <w:r>
                          <w:rPr>
                            <w:rFonts w:ascii="Calibri"/>
                            <w:spacing w:val="7"/>
                            <w:sz w:val="19"/>
                          </w:rPr>
                          <w:t xml:space="preserve"> </w:t>
                        </w:r>
                        <w:r>
                          <w:rPr>
                            <w:rFonts w:ascii="Calibri"/>
                            <w:spacing w:val="-2"/>
                            <w:w w:val="80"/>
                            <w:sz w:val="19"/>
                          </w:rPr>
                          <w:t>Vendors</w:t>
                        </w:r>
                      </w:p>
                    </w:txbxContent>
                  </v:textbox>
                </v:shape>
                <v:shape id="Textbox 84" o:spid="_x0000_s1100" type="#_x0000_t202" style="position:absolute;left:40141;top:36702;width:7061;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EB0EED5" w14:textId="77777777" w:rsidR="00DF0971" w:rsidRDefault="00000000">
                        <w:pPr>
                          <w:spacing w:line="190" w:lineRule="exact"/>
                          <w:rPr>
                            <w:rFonts w:ascii="Calibri"/>
                            <w:sz w:val="19"/>
                          </w:rPr>
                        </w:pPr>
                        <w:r>
                          <w:rPr>
                            <w:rFonts w:ascii="Calibri"/>
                            <w:w w:val="75"/>
                            <w:sz w:val="19"/>
                          </w:rPr>
                          <w:t>Customer</w:t>
                        </w:r>
                        <w:r>
                          <w:rPr>
                            <w:rFonts w:ascii="Calibri"/>
                            <w:spacing w:val="10"/>
                            <w:sz w:val="19"/>
                          </w:rPr>
                          <w:t xml:space="preserve"> </w:t>
                        </w:r>
                        <w:r>
                          <w:rPr>
                            <w:rFonts w:ascii="Calibri"/>
                            <w:spacing w:val="-2"/>
                            <w:w w:val="80"/>
                            <w:sz w:val="19"/>
                          </w:rPr>
                          <w:t>Returns</w:t>
                        </w:r>
                      </w:p>
                    </w:txbxContent>
                  </v:textbox>
                </v:shape>
                <v:shape id="Textbox 85" o:spid="_x0000_s1101" type="#_x0000_t202" style="position:absolute;left:23586;top:16414;width:5017;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B40191F" w14:textId="77777777" w:rsidR="00DF0971" w:rsidRDefault="00000000">
                        <w:pPr>
                          <w:spacing w:line="215" w:lineRule="exact"/>
                          <w:ind w:left="26" w:right="31"/>
                          <w:jc w:val="center"/>
                          <w:rPr>
                            <w:rFonts w:ascii="Calibri"/>
                            <w:sz w:val="19"/>
                          </w:rPr>
                        </w:pPr>
                        <w:r>
                          <w:rPr>
                            <w:rFonts w:ascii="Calibri"/>
                            <w:spacing w:val="-2"/>
                            <w:w w:val="85"/>
                            <w:sz w:val="19"/>
                          </w:rPr>
                          <w:t>Receiving</w:t>
                        </w:r>
                      </w:p>
                      <w:p w14:paraId="551071C8" w14:textId="77777777" w:rsidR="00DF0971" w:rsidRDefault="00000000">
                        <w:pPr>
                          <w:spacing w:line="242" w:lineRule="auto"/>
                          <w:ind w:left="26" w:right="30"/>
                          <w:jc w:val="center"/>
                          <w:rPr>
                            <w:rFonts w:ascii="Calibri"/>
                            <w:sz w:val="19"/>
                          </w:rPr>
                        </w:pPr>
                        <w:r>
                          <w:rPr>
                            <w:rFonts w:ascii="Calibri"/>
                            <w:spacing w:val="-2"/>
                            <w:w w:val="75"/>
                            <w:sz w:val="19"/>
                          </w:rPr>
                          <w:t>Inspection</w:t>
                        </w:r>
                        <w:r>
                          <w:rPr>
                            <w:rFonts w:ascii="Calibri"/>
                            <w:sz w:val="19"/>
                          </w:rPr>
                          <w:t xml:space="preserve"> </w:t>
                        </w:r>
                        <w:r>
                          <w:rPr>
                            <w:rFonts w:ascii="Calibri"/>
                            <w:spacing w:val="-4"/>
                            <w:w w:val="85"/>
                            <w:sz w:val="19"/>
                          </w:rPr>
                          <w:t>and</w:t>
                        </w:r>
                        <w:r>
                          <w:rPr>
                            <w:rFonts w:ascii="Calibri"/>
                            <w:sz w:val="19"/>
                          </w:rPr>
                          <w:t xml:space="preserve"> </w:t>
                        </w:r>
                        <w:r>
                          <w:rPr>
                            <w:rFonts w:ascii="Calibri"/>
                            <w:spacing w:val="-2"/>
                            <w:w w:val="85"/>
                            <w:sz w:val="19"/>
                          </w:rPr>
                          <w:t>Stocking</w:t>
                        </w:r>
                      </w:p>
                    </w:txbxContent>
                  </v:textbox>
                </v:shape>
                <v:shape id="Textbox 86" o:spid="_x0000_s1102" type="#_x0000_t202" style="position:absolute;left:24951;top:35761;width:145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49C955E" w14:textId="77777777" w:rsidR="00DF0971" w:rsidRDefault="00000000">
                        <w:pPr>
                          <w:spacing w:before="110"/>
                          <w:ind w:left="48"/>
                          <w:rPr>
                            <w:rFonts w:ascii="Calibri"/>
                            <w:sz w:val="19"/>
                          </w:rPr>
                        </w:pPr>
                        <w:r>
                          <w:rPr>
                            <w:rFonts w:ascii="Calibri"/>
                            <w:w w:val="75"/>
                            <w:sz w:val="19"/>
                          </w:rPr>
                          <w:t>Control</w:t>
                        </w:r>
                        <w:r>
                          <w:rPr>
                            <w:rFonts w:ascii="Calibri"/>
                            <w:spacing w:val="2"/>
                            <w:sz w:val="19"/>
                          </w:rPr>
                          <w:t xml:space="preserve"> </w:t>
                        </w:r>
                        <w:r>
                          <w:rPr>
                            <w:rFonts w:ascii="Calibri"/>
                            <w:w w:val="75"/>
                            <w:sz w:val="19"/>
                          </w:rPr>
                          <w:t>of</w:t>
                        </w:r>
                        <w:r>
                          <w:rPr>
                            <w:rFonts w:ascii="Calibri"/>
                            <w:spacing w:val="3"/>
                            <w:sz w:val="19"/>
                          </w:rPr>
                          <w:t xml:space="preserve"> </w:t>
                        </w:r>
                        <w:r>
                          <w:rPr>
                            <w:rFonts w:ascii="Calibri"/>
                            <w:w w:val="75"/>
                            <w:sz w:val="19"/>
                          </w:rPr>
                          <w:t>Nonconforming</w:t>
                        </w:r>
                        <w:r>
                          <w:rPr>
                            <w:rFonts w:ascii="Calibri"/>
                            <w:spacing w:val="15"/>
                            <w:sz w:val="19"/>
                          </w:rPr>
                          <w:t xml:space="preserve"> </w:t>
                        </w:r>
                        <w:r>
                          <w:rPr>
                            <w:rFonts w:ascii="Calibri"/>
                            <w:spacing w:val="-2"/>
                            <w:w w:val="75"/>
                            <w:sz w:val="19"/>
                          </w:rPr>
                          <w:t>Product</w:t>
                        </w:r>
                      </w:p>
                    </w:txbxContent>
                  </v:textbox>
                </v:shape>
                <v:shape id="Textbox 87" o:spid="_x0000_s1103" type="#_x0000_t202" style="position:absolute;left:42785;top:32971;width:58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62F53ECB" w14:textId="77777777" w:rsidR="00DF0971" w:rsidRDefault="00000000">
                        <w:pPr>
                          <w:spacing w:before="78"/>
                          <w:ind w:left="61"/>
                          <w:rPr>
                            <w:rFonts w:ascii="Calibri"/>
                            <w:sz w:val="19"/>
                          </w:rPr>
                        </w:pPr>
                        <w:r>
                          <w:rPr>
                            <w:rFonts w:ascii="Calibri"/>
                            <w:spacing w:val="-2"/>
                            <w:w w:val="80"/>
                            <w:sz w:val="19"/>
                          </w:rPr>
                          <w:t>Maintenance</w:t>
                        </w:r>
                      </w:p>
                    </w:txbxContent>
                  </v:textbox>
                </v:shape>
                <v:shape id="Textbox 88" o:spid="_x0000_s1104" type="#_x0000_t202" style="position:absolute;left:24951;top:32973;width:1637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C75283E" w14:textId="77777777" w:rsidR="00DF0971" w:rsidRDefault="00000000">
                        <w:pPr>
                          <w:spacing w:before="78"/>
                          <w:ind w:left="48"/>
                          <w:rPr>
                            <w:rFonts w:ascii="Calibri"/>
                            <w:sz w:val="19"/>
                          </w:rPr>
                        </w:pPr>
                        <w:r>
                          <w:rPr>
                            <w:rFonts w:ascii="Calibri"/>
                            <w:w w:val="75"/>
                            <w:sz w:val="19"/>
                          </w:rPr>
                          <w:t>Product</w:t>
                        </w:r>
                        <w:r>
                          <w:rPr>
                            <w:rFonts w:ascii="Calibri"/>
                            <w:spacing w:val="7"/>
                            <w:sz w:val="19"/>
                          </w:rPr>
                          <w:t xml:space="preserve"> </w:t>
                        </w:r>
                        <w:r>
                          <w:rPr>
                            <w:rFonts w:ascii="Calibri"/>
                            <w:w w:val="75"/>
                            <w:sz w:val="19"/>
                          </w:rPr>
                          <w:t>Identification</w:t>
                        </w:r>
                        <w:r>
                          <w:rPr>
                            <w:rFonts w:ascii="Calibri"/>
                            <w:spacing w:val="-1"/>
                            <w:sz w:val="19"/>
                          </w:rPr>
                          <w:t xml:space="preserve"> </w:t>
                        </w:r>
                        <w:r>
                          <w:rPr>
                            <w:rFonts w:ascii="Calibri"/>
                            <w:w w:val="75"/>
                            <w:sz w:val="19"/>
                          </w:rPr>
                          <w:t>and</w:t>
                        </w:r>
                        <w:r>
                          <w:rPr>
                            <w:rFonts w:ascii="Calibri"/>
                            <w:sz w:val="19"/>
                          </w:rPr>
                          <w:t xml:space="preserve"> </w:t>
                        </w:r>
                        <w:r>
                          <w:rPr>
                            <w:rFonts w:ascii="Calibri"/>
                            <w:spacing w:val="-2"/>
                            <w:w w:val="75"/>
                            <w:sz w:val="19"/>
                          </w:rPr>
                          <w:t>Traceability</w:t>
                        </w:r>
                      </w:p>
                    </w:txbxContent>
                  </v:textbox>
                </v:shape>
                <v:shape id="Textbox 89" o:spid="_x0000_s1105" type="#_x0000_t202" style="position:absolute;left:9390;top:2711;width:7366;height:9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" filled="f" strokeweight=".306mm">
                  <v:textbox inset="0,0,0,0">
                    <w:txbxContent>
                      <w:p w14:paraId="3FAAFC5A" w14:textId="77777777" w:rsidR="00DF0971" w:rsidRDefault="00000000">
                        <w:pPr>
                          <w:spacing w:before="20" w:line="207" w:lineRule="exact"/>
                          <w:ind w:left="47"/>
                          <w:rPr>
                            <w:rFonts w:ascii="Calibri"/>
                            <w:b/>
                            <w:sz w:val="19"/>
                          </w:rPr>
                        </w:pPr>
                        <w:r>
                          <w:rPr>
                            <w:rFonts w:ascii="Calibri"/>
                            <w:b/>
                            <w:spacing w:val="-2"/>
                            <w:w w:val="85"/>
                            <w:sz w:val="19"/>
                            <w:u w:val="single"/>
                          </w:rPr>
                          <w:t>Sales</w:t>
                        </w:r>
                      </w:p>
                      <w:p w14:paraId="1D9FE3A9" w14:textId="77777777" w:rsidR="00DF0971" w:rsidRDefault="00000000">
                        <w:pPr>
                          <w:numPr>
                            <w:ilvl w:val="0"/>
                            <w:numId w:val="1"/>
                          </w:numPr>
                          <w:tabs>
                            <w:tab w:val="left" w:pos="147"/>
                          </w:tabs>
                          <w:spacing w:line="158" w:lineRule="exact"/>
                          <w:ind w:left="147" w:hanging="100"/>
                          <w:rPr>
                            <w:rFonts w:ascii="Calibri Light"/>
                            <w:sz w:val="17"/>
                          </w:rPr>
                        </w:pPr>
                        <w:r>
                          <w:rPr>
                            <w:rFonts w:ascii="Calibri Light"/>
                            <w:spacing w:val="-2"/>
                            <w:w w:val="90"/>
                            <w:sz w:val="17"/>
                          </w:rPr>
                          <w:t>customer</w:t>
                        </w:r>
                      </w:p>
                      <w:p w14:paraId="19ED9181" w14:textId="77777777" w:rsidR="00DF0971" w:rsidRDefault="00000000">
                        <w:pPr>
                          <w:spacing w:line="158" w:lineRule="exact"/>
                          <w:ind w:left="47"/>
                          <w:rPr>
                            <w:rFonts w:ascii="Calibri Light"/>
                            <w:sz w:val="17"/>
                          </w:rPr>
                        </w:pPr>
                        <w:r>
                          <w:rPr>
                            <w:rFonts w:ascii="Calibri Light"/>
                            <w:spacing w:val="-2"/>
                            <w:w w:val="90"/>
                            <w:sz w:val="17"/>
                          </w:rPr>
                          <w:t>requirements</w:t>
                        </w:r>
                      </w:p>
                      <w:p w14:paraId="49F3C3CD" w14:textId="77777777" w:rsidR="00DF0971" w:rsidRDefault="00000000">
                        <w:pPr>
                          <w:numPr>
                            <w:ilvl w:val="0"/>
                            <w:numId w:val="1"/>
                          </w:numPr>
                          <w:tabs>
                            <w:tab w:val="left" w:pos="117"/>
                          </w:tabs>
                          <w:spacing w:line="158" w:lineRule="exact"/>
                          <w:ind w:left="117" w:hanging="70"/>
                          <w:rPr>
                            <w:rFonts w:ascii="Calibri Light"/>
                            <w:sz w:val="17"/>
                          </w:rPr>
                        </w:pPr>
                        <w:r>
                          <w:rPr>
                            <w:rFonts w:ascii="Calibri Light"/>
                            <w:spacing w:val="-2"/>
                            <w:w w:val="90"/>
                            <w:sz w:val="17"/>
                          </w:rPr>
                          <w:t>Communicating</w:t>
                        </w:r>
                      </w:p>
                      <w:p w14:paraId="27AB6352" w14:textId="77777777" w:rsidR="00DF0971" w:rsidRDefault="00000000">
                        <w:pPr>
                          <w:spacing w:line="158" w:lineRule="exact"/>
                          <w:ind w:left="47"/>
                          <w:rPr>
                            <w:rFonts w:ascii="Calibri Light"/>
                            <w:sz w:val="17"/>
                          </w:rPr>
                        </w:pPr>
                        <w:r>
                          <w:rPr>
                            <w:rFonts w:ascii="Calibri Light"/>
                            <w:spacing w:val="-2"/>
                            <w:w w:val="90"/>
                            <w:sz w:val="17"/>
                          </w:rPr>
                          <w:t>withcustomers</w:t>
                        </w:r>
                      </w:p>
                      <w:p w14:paraId="750DFE14" w14:textId="77777777" w:rsidR="00DF0971" w:rsidRDefault="00000000">
                        <w:pPr>
                          <w:numPr>
                            <w:ilvl w:val="0"/>
                            <w:numId w:val="1"/>
                          </w:numPr>
                          <w:tabs>
                            <w:tab w:val="left" w:pos="117"/>
                          </w:tabs>
                          <w:spacing w:line="165" w:lineRule="exact"/>
                          <w:ind w:left="117" w:hanging="70"/>
                          <w:rPr>
                            <w:rFonts w:ascii="Calibri Light"/>
                            <w:sz w:val="17"/>
                          </w:rPr>
                        </w:pPr>
                        <w:r>
                          <w:rPr>
                            <w:rFonts w:ascii="Calibri Light"/>
                            <w:spacing w:val="-2"/>
                            <w:w w:val="90"/>
                            <w:sz w:val="17"/>
                          </w:rPr>
                          <w:t>Handling</w:t>
                        </w:r>
                      </w:p>
                      <w:p w14:paraId="34D9356F" w14:textId="77777777" w:rsidR="00DF0971" w:rsidRDefault="00000000">
                        <w:pPr>
                          <w:spacing w:line="189" w:lineRule="exact"/>
                          <w:ind w:left="47"/>
                          <w:rPr>
                            <w:rFonts w:ascii="Calibri Light"/>
                            <w:sz w:val="17"/>
                          </w:rPr>
                        </w:pPr>
                        <w:r>
                          <w:rPr>
                            <w:rFonts w:ascii="Calibri Light"/>
                            <w:spacing w:val="-2"/>
                            <w:w w:val="90"/>
                            <w:sz w:val="17"/>
                          </w:rPr>
                          <w:t>customerreturns</w:t>
                        </w:r>
                      </w:p>
                    </w:txbxContent>
                  </v:textbox>
                </v:shape>
                <v:shape id="Textbox 90" o:spid="_x0000_s1106" type="#_x0000_t202" style="position:absolute;left:24889;top:27335;width:11894;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" filled="f" strokeweight=".34253mm">
                  <v:textbox inset="0,0,0,0">
                    <w:txbxContent>
                      <w:p w14:paraId="3A640B5D" w14:textId="77777777" w:rsidR="00DF0971" w:rsidRDefault="00000000">
                        <w:pPr>
                          <w:spacing w:before="48"/>
                          <w:ind w:left="48"/>
                          <w:rPr>
                            <w:rFonts w:ascii="Calibri"/>
                            <w:sz w:val="19"/>
                          </w:rPr>
                        </w:pPr>
                        <w:r>
                          <w:rPr>
                            <w:rFonts w:ascii="Calibri"/>
                            <w:w w:val="75"/>
                            <w:sz w:val="19"/>
                          </w:rPr>
                          <w:t>Equipment</w:t>
                        </w:r>
                        <w:r>
                          <w:rPr>
                            <w:rFonts w:ascii="Calibri"/>
                            <w:spacing w:val="3"/>
                            <w:sz w:val="19"/>
                          </w:rPr>
                          <w:t xml:space="preserve"> </w:t>
                        </w:r>
                        <w:r>
                          <w:rPr>
                            <w:rFonts w:ascii="Calibri"/>
                            <w:spacing w:val="-2"/>
                            <w:w w:val="80"/>
                            <w:sz w:val="19"/>
                          </w:rPr>
                          <w:t>Calibration</w:t>
                        </w:r>
                      </w:p>
                    </w:txbxContent>
                  </v:textbox>
                </v:shape>
                <v:shape id="Textbox 91" o:spid="_x0000_s1107" type="#_x0000_t202" style="position:absolute;left:23585;top:24284;width:26251;height:2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548194E7" w14:textId="77777777" w:rsidR="00DF0971" w:rsidRDefault="00000000">
                        <w:pPr>
                          <w:spacing w:before="26"/>
                          <w:ind w:left="52"/>
                          <w:rPr>
                            <w:rFonts w:ascii="Arial"/>
                            <w:b/>
                            <w:sz w:val="19"/>
                          </w:rPr>
                        </w:pPr>
                        <w:r>
                          <w:rPr>
                            <w:rFonts w:ascii="Arial"/>
                            <w:b/>
                            <w:spacing w:val="-2"/>
                            <w:w w:val="75"/>
                            <w:sz w:val="19"/>
                          </w:rPr>
                          <w:t>The</w:t>
                        </w:r>
                        <w:r>
                          <w:rPr>
                            <w:rFonts w:ascii="Arial"/>
                            <w:b/>
                            <w:spacing w:val="-8"/>
                            <w:sz w:val="19"/>
                          </w:rPr>
                          <w:t xml:space="preserve"> </w:t>
                        </w:r>
                        <w:r>
                          <w:rPr>
                            <w:rFonts w:ascii="Arial"/>
                            <w:b/>
                            <w:spacing w:val="-2"/>
                            <w:w w:val="75"/>
                            <w:sz w:val="19"/>
                          </w:rPr>
                          <w:t>processes</w:t>
                        </w:r>
                        <w:r>
                          <w:rPr>
                            <w:rFonts w:ascii="Arial"/>
                            <w:b/>
                            <w:spacing w:val="-5"/>
                            <w:w w:val="75"/>
                            <w:sz w:val="19"/>
                          </w:rPr>
                          <w:t xml:space="preserve"> </w:t>
                        </w:r>
                        <w:r>
                          <w:rPr>
                            <w:rFonts w:ascii="Arial"/>
                            <w:b/>
                            <w:spacing w:val="-2"/>
                            <w:w w:val="75"/>
                            <w:sz w:val="19"/>
                          </w:rPr>
                          <w:t>below</w:t>
                        </w:r>
                        <w:r>
                          <w:rPr>
                            <w:rFonts w:ascii="Arial"/>
                            <w:b/>
                            <w:spacing w:val="-3"/>
                            <w:w w:val="75"/>
                            <w:sz w:val="19"/>
                          </w:rPr>
                          <w:t xml:space="preserve"> </w:t>
                        </w:r>
                        <w:r>
                          <w:rPr>
                            <w:rFonts w:ascii="Arial"/>
                            <w:b/>
                            <w:spacing w:val="-2"/>
                            <w:w w:val="75"/>
                            <w:sz w:val="19"/>
                          </w:rPr>
                          <w:t>apply</w:t>
                        </w:r>
                        <w:r>
                          <w:rPr>
                            <w:rFonts w:ascii="Arial"/>
                            <w:b/>
                            <w:spacing w:val="-15"/>
                            <w:sz w:val="19"/>
                          </w:rPr>
                          <w:t xml:space="preserve"> </w:t>
                        </w:r>
                        <w:r>
                          <w:rPr>
                            <w:rFonts w:ascii="Arial"/>
                            <w:b/>
                            <w:spacing w:val="-2"/>
                            <w:w w:val="75"/>
                            <w:sz w:val="19"/>
                          </w:rPr>
                          <w:t>to</w:t>
                        </w:r>
                        <w:r>
                          <w:rPr>
                            <w:rFonts w:ascii="Arial"/>
                            <w:b/>
                            <w:spacing w:val="-13"/>
                            <w:sz w:val="19"/>
                          </w:rPr>
                          <w:t xml:space="preserve"> </w:t>
                        </w:r>
                        <w:r>
                          <w:rPr>
                            <w:rFonts w:ascii="Arial"/>
                            <w:b/>
                            <w:spacing w:val="-2"/>
                            <w:w w:val="75"/>
                            <w:sz w:val="19"/>
                          </w:rPr>
                          <w:t>allwarehouse</w:t>
                        </w:r>
                        <w:r>
                          <w:rPr>
                            <w:rFonts w:ascii="Arial"/>
                            <w:b/>
                            <w:spacing w:val="-12"/>
                            <w:sz w:val="19"/>
                          </w:rPr>
                          <w:t xml:space="preserve"> </w:t>
                        </w:r>
                        <w:r>
                          <w:rPr>
                            <w:rFonts w:ascii="Arial"/>
                            <w:b/>
                            <w:spacing w:val="-2"/>
                            <w:w w:val="75"/>
                            <w:sz w:val="19"/>
                          </w:rPr>
                          <w:t>operations:</w:t>
                        </w:r>
                      </w:p>
                    </w:txbxContent>
                  </v:textbox>
                </v:shape>
                <w10:wrap anchorx="page"/>
              </v:group>
            </w:pict>
          </mc:Fallback>
        </mc:AlternateContent>
      </w:r>
      <w:r w:rsidRPr="00DF3B93">
        <w:rPr>
          <w:noProof/>
        </w:rPr>
        <mc:AlternateContent>
          <mc:Choice Requires="wps">
            <w:drawing>
              <wp:anchor distT="0" distB="0" distL="0" distR="0" simplePos="0" relativeHeight="15732736" behindDoc="0" locked="0" layoutInCell="1" allowOverlap="1" wp14:anchorId="5CE79426" wp14:editId="3B2B67D9">
                <wp:simplePos x="0" y="0"/>
                <wp:positionH relativeFrom="page">
                  <wp:posOffset>5887525</wp:posOffset>
                </wp:positionH>
                <wp:positionV relativeFrom="paragraph">
                  <wp:posOffset>-1668300</wp:posOffset>
                </wp:positionV>
                <wp:extent cx="226695" cy="133858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338580"/>
                        </a:xfrm>
                        <a:prstGeom prst="rect">
                          <a:avLst/>
                        </a:prstGeom>
                        <a:ln w="9575">
                          <a:solidFill>
                            <a:srgbClr val="000000"/>
                          </a:solidFill>
                          <a:prstDash val="solid"/>
                        </a:ln>
                      </wps:spPr>
                      <wps:txbx>
                        <w:txbxContent>
                          <w:p w14:paraId="79E1F2D0" w14:textId="77777777" w:rsidR="00DF0971" w:rsidRDefault="00000000">
                            <w:pPr>
                              <w:spacing w:before="86"/>
                              <w:ind w:left="175"/>
                              <w:rPr>
                                <w:rFonts w:ascii="Calibri"/>
                                <w:sz w:val="14"/>
                              </w:rPr>
                            </w:pPr>
                            <w:r>
                              <w:rPr>
                                <w:rFonts w:ascii="Calibri"/>
                                <w:w w:val="135"/>
                                <w:sz w:val="14"/>
                              </w:rPr>
                              <w:t>Customer</w:t>
                            </w:r>
                            <w:r>
                              <w:rPr>
                                <w:rFonts w:ascii="Calibri"/>
                                <w:spacing w:val="22"/>
                                <w:w w:val="135"/>
                                <w:sz w:val="14"/>
                              </w:rPr>
                              <w:t xml:space="preserve"> </w:t>
                            </w:r>
                            <w:r>
                              <w:rPr>
                                <w:rFonts w:ascii="Calibri"/>
                                <w:spacing w:val="-2"/>
                                <w:w w:val="135"/>
                                <w:sz w:val="14"/>
                              </w:rPr>
                              <w:t>Satisfaction</w:t>
                            </w:r>
                          </w:p>
                        </w:txbxContent>
                      </wps:txbx>
                      <wps:bodyPr vert="vert270" wrap="square" lIns="0" tIns="0" rIns="0" bIns="0" rtlCol="0">
                        <a:noAutofit/>
                      </wps:bodyPr>
                    </wps:wsp>
                  </a:graphicData>
                </a:graphic>
              </wp:anchor>
            </w:drawing>
          </mc:Choice>
          <mc:Fallback>
            <w:pict>
              <v:shape w14:anchorId="5CE79426" id="Textbox 92" o:spid="_x0000_s1108" type="#_x0000_t202" style="position:absolute;left:0;text-align:left;margin-left:463.6pt;margin-top:-131.35pt;width:17.85pt;height:105.4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" filled="f" strokeweight=".26597mm">
                <v:path arrowok="t"/>
                <v:textbox style="layout-flow:vertical;mso-layout-flow-alt:bottom-to-top" inset="0,0,0,0">
                  <w:txbxContent>
                    <w:p w14:paraId="79E1F2D0" w14:textId="77777777" w:rsidR="00DF0971" w:rsidRDefault="00000000">
                      <w:pPr>
                        <w:spacing w:before="86"/>
                        <w:ind w:left="175"/>
                        <w:rPr>
                          <w:rFonts w:ascii="Calibri"/>
                          <w:sz w:val="14"/>
                        </w:rPr>
                      </w:pPr>
                      <w:r>
                        <w:rPr>
                          <w:rFonts w:ascii="Calibri"/>
                          <w:w w:val="135"/>
                          <w:sz w:val="14"/>
                        </w:rPr>
                        <w:t>Customer</w:t>
                      </w:r>
                      <w:r>
                        <w:rPr>
                          <w:rFonts w:ascii="Calibri"/>
                          <w:spacing w:val="22"/>
                          <w:w w:val="135"/>
                          <w:sz w:val="14"/>
                        </w:rPr>
                        <w:t xml:space="preserve"> </w:t>
                      </w:r>
                      <w:r>
                        <w:rPr>
                          <w:rFonts w:ascii="Calibri"/>
                          <w:spacing w:val="-2"/>
                          <w:w w:val="135"/>
                          <w:sz w:val="14"/>
                        </w:rPr>
                        <w:t>Satisfaction</w:t>
                      </w:r>
                    </w:p>
                  </w:txbxContent>
                </v:textbox>
                <w10:wrap anchorx="page"/>
              </v:shape>
            </w:pict>
          </mc:Fallback>
        </mc:AlternateContent>
      </w:r>
      <w:r w:rsidRPr="00DF3B93">
        <w:rPr>
          <w:noProof/>
        </w:rPr>
        <mc:AlternateContent>
          <mc:Choice Requires="wps">
            <w:drawing>
              <wp:anchor distT="0" distB="0" distL="0" distR="0" simplePos="0" relativeHeight="15733248" behindDoc="0" locked="0" layoutInCell="1" allowOverlap="1" wp14:anchorId="0B3BB4D8" wp14:editId="0C95811D">
                <wp:simplePos x="0" y="0"/>
                <wp:positionH relativeFrom="page">
                  <wp:posOffset>579485</wp:posOffset>
                </wp:positionH>
                <wp:positionV relativeFrom="paragraph">
                  <wp:posOffset>-1701756</wp:posOffset>
                </wp:positionV>
                <wp:extent cx="226695" cy="133858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338580"/>
                        </a:xfrm>
                        <a:prstGeom prst="rect">
                          <a:avLst/>
                        </a:prstGeom>
                        <a:ln w="9575">
                          <a:solidFill>
                            <a:srgbClr val="000000"/>
                          </a:solidFill>
                          <a:prstDash val="solid"/>
                        </a:ln>
                      </wps:spPr>
                      <wps:txbx>
                        <w:txbxContent>
                          <w:p w14:paraId="196C4929" w14:textId="77777777" w:rsidR="00DF0971" w:rsidRDefault="00000000">
                            <w:pPr>
                              <w:spacing w:before="77"/>
                              <w:ind w:left="78"/>
                              <w:rPr>
                                <w:rFonts w:ascii="Calibri"/>
                                <w:sz w:val="14"/>
                              </w:rPr>
                            </w:pPr>
                            <w:r>
                              <w:rPr>
                                <w:rFonts w:ascii="Calibri"/>
                                <w:w w:val="135"/>
                                <w:sz w:val="14"/>
                              </w:rPr>
                              <w:t>Customer</w:t>
                            </w:r>
                            <w:r>
                              <w:rPr>
                                <w:rFonts w:ascii="Calibri"/>
                                <w:spacing w:val="21"/>
                                <w:w w:val="135"/>
                                <w:sz w:val="14"/>
                              </w:rPr>
                              <w:t xml:space="preserve"> </w:t>
                            </w:r>
                            <w:r>
                              <w:rPr>
                                <w:rFonts w:ascii="Calibri"/>
                                <w:spacing w:val="-2"/>
                                <w:w w:val="135"/>
                                <w:sz w:val="14"/>
                              </w:rPr>
                              <w:t>Requirements</w:t>
                            </w:r>
                          </w:p>
                        </w:txbxContent>
                      </wps:txbx>
                      <wps:bodyPr vert="vert270" wrap="square" lIns="0" tIns="0" rIns="0" bIns="0" rtlCol="0">
                        <a:noAutofit/>
                      </wps:bodyPr>
                    </wps:wsp>
                  </a:graphicData>
                </a:graphic>
              </wp:anchor>
            </w:drawing>
          </mc:Choice>
          <mc:Fallback>
            <w:pict>
              <v:shape w14:anchorId="0B3BB4D8" id="Textbox 93" o:spid="_x0000_s1109" type="#_x0000_t202" style="position:absolute;left:0;text-align:left;margin-left:45.65pt;margin-top:-134pt;width:17.85pt;height:105.4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" filled="f" strokeweight=".26597mm">
                <v:path arrowok="t"/>
                <v:textbox style="layout-flow:vertical;mso-layout-flow-alt:bottom-to-top" inset="0,0,0,0">
                  <w:txbxContent>
                    <w:p w14:paraId="196C4929" w14:textId="77777777" w:rsidR="00DF0971" w:rsidRDefault="00000000">
                      <w:pPr>
                        <w:spacing w:before="77"/>
                        <w:ind w:left="78"/>
                        <w:rPr>
                          <w:rFonts w:ascii="Calibri"/>
                          <w:sz w:val="14"/>
                        </w:rPr>
                      </w:pPr>
                      <w:r>
                        <w:rPr>
                          <w:rFonts w:ascii="Calibri"/>
                          <w:w w:val="135"/>
                          <w:sz w:val="14"/>
                        </w:rPr>
                        <w:t>Customer</w:t>
                      </w:r>
                      <w:r>
                        <w:rPr>
                          <w:rFonts w:ascii="Calibri"/>
                          <w:spacing w:val="21"/>
                          <w:w w:val="135"/>
                          <w:sz w:val="14"/>
                        </w:rPr>
                        <w:t xml:space="preserve"> </w:t>
                      </w:r>
                      <w:r>
                        <w:rPr>
                          <w:rFonts w:ascii="Calibri"/>
                          <w:spacing w:val="-2"/>
                          <w:w w:val="135"/>
                          <w:sz w:val="14"/>
                        </w:rPr>
                        <w:t>Requirements</w:t>
                      </w:r>
                    </w:p>
                  </w:txbxContent>
                </v:textbox>
                <w10:wrap anchorx="page"/>
              </v:shape>
            </w:pict>
          </mc:Fallback>
        </mc:AlternateContent>
      </w:r>
      <w:r w:rsidRPr="00DF3B93">
        <w:rPr>
          <w:noProof/>
        </w:rPr>
        <mc:AlternateContent>
          <mc:Choice Requires="wps">
            <w:drawing>
              <wp:anchor distT="0" distB="0" distL="0" distR="0" simplePos="0" relativeHeight="15734272" behindDoc="0" locked="0" layoutInCell="1" allowOverlap="1" wp14:anchorId="5E86E351" wp14:editId="77CB7396">
                <wp:simplePos x="0" y="0"/>
                <wp:positionH relativeFrom="page">
                  <wp:posOffset>5949645</wp:posOffset>
                </wp:positionH>
                <wp:positionV relativeFrom="paragraph">
                  <wp:posOffset>-17529</wp:posOffset>
                </wp:positionV>
                <wp:extent cx="118110" cy="80581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805815"/>
                        </a:xfrm>
                        <a:prstGeom prst="rect">
                          <a:avLst/>
                        </a:prstGeom>
                      </wps:spPr>
                      <wps:txbx>
                        <w:txbxContent>
                          <w:p w14:paraId="1B2A5FFB" w14:textId="77777777" w:rsidR="00DF0971" w:rsidRDefault="00000000">
                            <w:pPr>
                              <w:spacing w:line="167" w:lineRule="exact"/>
                              <w:ind w:left="20"/>
                              <w:rPr>
                                <w:rFonts w:ascii="Calibri"/>
                                <w:sz w:val="14"/>
                              </w:rPr>
                            </w:pPr>
                            <w:r>
                              <w:rPr>
                                <w:rFonts w:ascii="Calibri"/>
                                <w:w w:val="135"/>
                                <w:sz w:val="14"/>
                              </w:rPr>
                              <w:t>Other</w:t>
                            </w:r>
                            <w:r>
                              <w:rPr>
                                <w:rFonts w:ascii="Calibri"/>
                                <w:spacing w:val="17"/>
                                <w:w w:val="135"/>
                                <w:sz w:val="14"/>
                              </w:rPr>
                              <w:t xml:space="preserve"> </w:t>
                            </w:r>
                            <w:r>
                              <w:rPr>
                                <w:rFonts w:ascii="Calibri"/>
                                <w:spacing w:val="-2"/>
                                <w:w w:val="135"/>
                                <w:sz w:val="14"/>
                              </w:rPr>
                              <w:t>Branches</w:t>
                            </w:r>
                          </w:p>
                        </w:txbxContent>
                      </wps:txbx>
                      <wps:bodyPr vert="vert270" wrap="square" lIns="0" tIns="0" rIns="0" bIns="0" rtlCol="0">
                        <a:noAutofit/>
                      </wps:bodyPr>
                    </wps:wsp>
                  </a:graphicData>
                </a:graphic>
              </wp:anchor>
            </w:drawing>
          </mc:Choice>
          <mc:Fallback>
            <w:pict>
              <v:shape w14:anchorId="5E86E351" id="Textbox 94" o:spid="_x0000_s1110" type="#_x0000_t202" style="position:absolute;left:0;text-align:left;margin-left:468.5pt;margin-top:-1.4pt;width:9.3pt;height:63.4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" filled="f" stroked="f">
                <v:textbox style="layout-flow:vertical;mso-layout-flow-alt:bottom-to-top" inset="0,0,0,0">
                  <w:txbxContent>
                    <w:p w14:paraId="1B2A5FFB" w14:textId="77777777" w:rsidR="00DF0971" w:rsidRDefault="00000000">
                      <w:pPr>
                        <w:spacing w:line="167" w:lineRule="exact"/>
                        <w:ind w:left="20"/>
                        <w:rPr>
                          <w:rFonts w:ascii="Calibri"/>
                          <w:sz w:val="14"/>
                        </w:rPr>
                      </w:pPr>
                      <w:r>
                        <w:rPr>
                          <w:rFonts w:ascii="Calibri"/>
                          <w:w w:val="135"/>
                          <w:sz w:val="14"/>
                        </w:rPr>
                        <w:t>Other</w:t>
                      </w:r>
                      <w:r>
                        <w:rPr>
                          <w:rFonts w:ascii="Calibri"/>
                          <w:spacing w:val="17"/>
                          <w:w w:val="135"/>
                          <w:sz w:val="14"/>
                        </w:rPr>
                        <w:t xml:space="preserve"> </w:t>
                      </w:r>
                      <w:r>
                        <w:rPr>
                          <w:rFonts w:ascii="Calibri"/>
                          <w:spacing w:val="-2"/>
                          <w:w w:val="135"/>
                          <w:sz w:val="14"/>
                        </w:rPr>
                        <w:t>Branches</w:t>
                      </w:r>
                    </w:p>
                  </w:txbxContent>
                </v:textbox>
                <w10:wrap anchorx="page"/>
              </v:shape>
            </w:pict>
          </mc:Fallback>
        </mc:AlternateContent>
      </w:r>
      <w:r w:rsidRPr="00DF3B93">
        <w:rPr>
          <w:rFonts w:ascii="Calibri"/>
          <w:b/>
          <w:color w:val="4671C4"/>
          <w:spacing w:val="-2"/>
          <w:w w:val="85"/>
          <w:u w:val="single" w:color="4671C4"/>
          <w:rPrChange w:id="3803" w:author="Brian Olea" w:date="2024-06-04T11:27:00Z" w16du:dateUtc="2024-06-04T17:27:00Z">
            <w:rPr>
              <w:rFonts w:ascii="Calibri"/>
              <w:b/>
              <w:color w:val="4671C4"/>
              <w:spacing w:val="-2"/>
              <w:w w:val="85"/>
              <w:sz w:val="23"/>
              <w:u w:val="single" w:color="4671C4"/>
            </w:rPr>
          </w:rPrChange>
        </w:rPr>
        <w:t>Legend</w:t>
      </w:r>
    </w:p>
    <w:p w14:paraId="65767F36" w14:textId="77777777" w:rsidR="00DF0971" w:rsidRPr="00DF3B93" w:rsidRDefault="00DF0971">
      <w:pPr>
        <w:rPr>
          <w:rFonts w:ascii="Calibri"/>
          <w:rPrChange w:id="3804" w:author="Brian Olea" w:date="2024-06-04T11:27:00Z" w16du:dateUtc="2024-06-04T17:27:00Z">
            <w:rPr>
              <w:rFonts w:ascii="Calibri"/>
              <w:sz w:val="23"/>
            </w:rPr>
          </w:rPrChange>
        </w:rPr>
        <w:sectPr w:rsidR="00DF0971" w:rsidRPr="00DF3B93">
          <w:type w:val="continuous"/>
          <w:pgSz w:w="12240" w:h="15840"/>
          <w:pgMar w:top="620" w:right="600" w:bottom="280" w:left="620" w:header="446" w:footer="474" w:gutter="0"/>
          <w:cols w:num="2" w:space="720" w:equalWidth="0">
            <w:col w:w="7221" w:space="1960"/>
            <w:col w:w="1839"/>
          </w:cols>
        </w:sectPr>
      </w:pPr>
    </w:p>
    <w:p w14:paraId="0DFB1D00" w14:textId="77777777" w:rsidR="00DF0971" w:rsidRPr="00DF3B93" w:rsidRDefault="00000000">
      <w:pPr>
        <w:pStyle w:val="BodyText"/>
        <w:spacing w:before="3"/>
        <w:ind w:left="0"/>
        <w:rPr>
          <w:rFonts w:ascii="Calibri"/>
          <w:b/>
          <w:sz w:val="22"/>
          <w:szCs w:val="22"/>
          <w:rPrChange w:id="3805" w:author="Brian Olea" w:date="2024-06-04T11:27:00Z" w16du:dateUtc="2024-06-04T17:27:00Z">
            <w:rPr>
              <w:rFonts w:ascii="Calibri"/>
              <w:b/>
              <w:sz w:val="4"/>
            </w:rPr>
          </w:rPrChange>
        </w:rPr>
      </w:pPr>
      <w:r w:rsidRPr="00DF3B93">
        <w:rPr>
          <w:noProof/>
          <w:sz w:val="22"/>
          <w:szCs w:val="22"/>
          <w:rPrChange w:id="3806" w:author="Brian Olea" w:date="2024-06-04T11:27:00Z" w16du:dateUtc="2024-06-04T17:27:00Z">
            <w:rPr>
              <w:noProof/>
            </w:rPr>
          </w:rPrChange>
        </w:rPr>
        <mc:AlternateContent>
          <mc:Choice Requires="wps">
            <w:drawing>
              <wp:anchor distT="0" distB="0" distL="0" distR="0" simplePos="0" relativeHeight="15733760" behindDoc="0" locked="0" layoutInCell="1" allowOverlap="1" wp14:anchorId="531E478A" wp14:editId="4BAB5153">
                <wp:simplePos x="0" y="0"/>
                <wp:positionH relativeFrom="page">
                  <wp:posOffset>664666</wp:posOffset>
                </wp:positionH>
                <wp:positionV relativeFrom="page">
                  <wp:posOffset>5698076</wp:posOffset>
                </wp:positionV>
                <wp:extent cx="117475" cy="80581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805815"/>
                        </a:xfrm>
                        <a:prstGeom prst="rect">
                          <a:avLst/>
                        </a:prstGeom>
                      </wps:spPr>
                      <wps:txbx>
                        <w:txbxContent>
                          <w:p w14:paraId="7363F8AA" w14:textId="77777777" w:rsidR="00DF0971" w:rsidRDefault="00000000">
                            <w:pPr>
                              <w:spacing w:line="166" w:lineRule="exact"/>
                              <w:ind w:left="20"/>
                              <w:rPr>
                                <w:rFonts w:ascii="Calibri"/>
                                <w:sz w:val="14"/>
                              </w:rPr>
                            </w:pPr>
                            <w:r>
                              <w:rPr>
                                <w:rFonts w:ascii="Calibri"/>
                                <w:w w:val="135"/>
                                <w:sz w:val="14"/>
                              </w:rPr>
                              <w:t>Other</w:t>
                            </w:r>
                            <w:r>
                              <w:rPr>
                                <w:rFonts w:ascii="Calibri"/>
                                <w:spacing w:val="14"/>
                                <w:w w:val="135"/>
                                <w:sz w:val="14"/>
                              </w:rPr>
                              <w:t xml:space="preserve"> </w:t>
                            </w:r>
                            <w:r>
                              <w:rPr>
                                <w:rFonts w:ascii="Calibri"/>
                                <w:spacing w:val="-2"/>
                                <w:w w:val="135"/>
                                <w:sz w:val="14"/>
                              </w:rPr>
                              <w:t>Branches</w:t>
                            </w:r>
                          </w:p>
                        </w:txbxContent>
                      </wps:txbx>
                      <wps:bodyPr vert="vert270" wrap="square" lIns="0" tIns="0" rIns="0" bIns="0" rtlCol="0">
                        <a:noAutofit/>
                      </wps:bodyPr>
                    </wps:wsp>
                  </a:graphicData>
                </a:graphic>
              </wp:anchor>
            </w:drawing>
          </mc:Choice>
          <mc:Fallback>
            <w:pict>
              <v:shape w14:anchorId="531E478A" id="Textbox 95" o:spid="_x0000_s1111" type="#_x0000_t202" style="position:absolute;margin-left:52.35pt;margin-top:448.65pt;width:9.25pt;height:63.4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" filled="f" stroked="f">
                <v:textbox style="layout-flow:vertical;mso-layout-flow-alt:bottom-to-top" inset="0,0,0,0">
                  <w:txbxContent>
                    <w:p w14:paraId="7363F8AA" w14:textId="77777777" w:rsidR="00DF0971" w:rsidRDefault="00000000">
                      <w:pPr>
                        <w:spacing w:line="166" w:lineRule="exact"/>
                        <w:ind w:left="20"/>
                        <w:rPr>
                          <w:rFonts w:ascii="Calibri"/>
                          <w:sz w:val="14"/>
                        </w:rPr>
                      </w:pPr>
                      <w:r>
                        <w:rPr>
                          <w:rFonts w:ascii="Calibri"/>
                          <w:w w:val="135"/>
                          <w:sz w:val="14"/>
                        </w:rPr>
                        <w:t>Other</w:t>
                      </w:r>
                      <w:r>
                        <w:rPr>
                          <w:rFonts w:ascii="Calibri"/>
                          <w:spacing w:val="14"/>
                          <w:w w:val="135"/>
                          <w:sz w:val="14"/>
                        </w:rPr>
                        <w:t xml:space="preserve"> </w:t>
                      </w:r>
                      <w:r>
                        <w:rPr>
                          <w:rFonts w:ascii="Calibri"/>
                          <w:spacing w:val="-2"/>
                          <w:w w:val="135"/>
                          <w:sz w:val="14"/>
                        </w:rPr>
                        <w:t>Branches</w:t>
                      </w:r>
                    </w:p>
                  </w:txbxContent>
                </v:textbox>
                <w10:wrap anchorx="page" anchory="page"/>
              </v:shape>
            </w:pict>
          </mc:Fallback>
        </mc:AlternateContent>
      </w:r>
      <w:r w:rsidRPr="00DF3B93">
        <w:rPr>
          <w:noProof/>
          <w:sz w:val="22"/>
          <w:szCs w:val="22"/>
          <w:rPrChange w:id="3807" w:author="Brian Olea" w:date="2024-06-04T11:27:00Z" w16du:dateUtc="2024-06-04T17:27:00Z">
            <w:rPr>
              <w:noProof/>
            </w:rPr>
          </w:rPrChange>
        </w:rPr>
        <mc:AlternateContent>
          <mc:Choice Requires="wps">
            <w:drawing>
              <wp:anchor distT="0" distB="0" distL="0" distR="0" simplePos="0" relativeHeight="15734784" behindDoc="0" locked="0" layoutInCell="1" allowOverlap="1" wp14:anchorId="065BAEFA" wp14:editId="06546DC9">
                <wp:simplePos x="0" y="0"/>
                <wp:positionH relativeFrom="page">
                  <wp:posOffset>721034</wp:posOffset>
                </wp:positionH>
                <wp:positionV relativeFrom="page">
                  <wp:posOffset>5600702</wp:posOffset>
                </wp:positionV>
                <wp:extent cx="4211320" cy="225171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1320" cy="2251710"/>
                        </a:xfrm>
                        <a:custGeom>
                          <a:avLst/>
                          <a:gdLst/>
                          <a:ahLst/>
                          <a:cxnLst/>
                          <a:rect l="l" t="t" r="r" b="b"/>
                          <a:pathLst>
                            <a:path w="4211320" h="2251710">
                              <a:moveTo>
                                <a:pt x="0" y="1010979"/>
                              </a:moveTo>
                              <a:lnTo>
                                <a:pt x="0" y="2251626"/>
                              </a:lnTo>
                              <a:lnTo>
                                <a:pt x="2172824" y="2251626"/>
                              </a:lnTo>
                              <a:lnTo>
                                <a:pt x="2172824" y="523147"/>
                              </a:lnTo>
                              <a:lnTo>
                                <a:pt x="4211129" y="523147"/>
                              </a:lnTo>
                              <a:lnTo>
                                <a:pt x="4211129" y="0"/>
                              </a:lnTo>
                            </a:path>
                          </a:pathLst>
                        </a:custGeom>
                        <a:ln w="11734">
                          <a:solidFill>
                            <a:srgbClr val="4671C4"/>
                          </a:solidFill>
                          <a:prstDash val="solid"/>
                        </a:ln>
                      </wps:spPr>
                      <wps:bodyPr wrap="square" lIns="0" tIns="0" rIns="0" bIns="0" rtlCol="0">
                        <a:prstTxWarp prst="textNoShape">
                          <a:avLst/>
                        </a:prstTxWarp>
                        <a:noAutofit/>
                      </wps:bodyPr>
                    </wps:wsp>
                  </a:graphicData>
                </a:graphic>
              </wp:anchor>
            </w:drawing>
          </mc:Choice>
          <mc:Fallback>
            <w:pict>
              <v:shape w14:anchorId="16859C15" id="Graphic 96" o:spid="_x0000_s1026" style="position:absolute;margin-left:56.75pt;margin-top:441pt;width:331.6pt;height:177.3pt;z-index:15734784;visibility:visible;mso-wrap-style:square;mso-wrap-distance-left:0;mso-wrap-distance-top:0;mso-wrap-distance-right:0;mso-wrap-distance-bottom:0;mso-position-horizontal:absolute;mso-position-horizontal-relative:page;mso-position-vertical:absolute;mso-position-vertical-relative:page;v-text-anchor:top" coordsize="4211320,225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" path="m,1010979l,2251626r2172824,l2172824,523147r2038305,l4211129,e" filled="f" strokecolor="#4671c4" strokeweight=".32594mm">
                <v:path arrowok="t"/>
                <w10:wrap anchorx="page" anchory="page"/>
              </v:shape>
            </w:pict>
          </mc:Fallback>
        </mc:AlternateContent>
      </w:r>
    </w:p>
    <w:p w14:paraId="75944F6E" w14:textId="77777777" w:rsidR="00DF0971" w:rsidRPr="00DF3B93" w:rsidRDefault="00000000">
      <w:pPr>
        <w:pStyle w:val="BodyText"/>
        <w:ind w:left="9116"/>
        <w:rPr>
          <w:rFonts w:ascii="Calibri"/>
          <w:sz w:val="22"/>
          <w:szCs w:val="22"/>
          <w:rPrChange w:id="3808" w:author="Brian Olea" w:date="2024-06-04T11:27:00Z" w16du:dateUtc="2024-06-04T17:27:00Z">
            <w:rPr>
              <w:rFonts w:ascii="Calibri"/>
              <w:sz w:val="20"/>
            </w:rPr>
          </w:rPrChange>
        </w:rPr>
      </w:pPr>
      <w:r w:rsidRPr="00DF3B93">
        <w:rPr>
          <w:rFonts w:ascii="Calibri"/>
          <w:noProof/>
          <w:sz w:val="22"/>
          <w:szCs w:val="22"/>
          <w:rPrChange w:id="3809" w:author="Brian Olea" w:date="2024-06-04T11:27:00Z" w16du:dateUtc="2024-06-04T17:27:00Z">
            <w:rPr>
              <w:rFonts w:ascii="Calibri"/>
              <w:noProof/>
              <w:sz w:val="20"/>
            </w:rPr>
          </w:rPrChange>
        </w:rPr>
        <mc:AlternateContent>
          <mc:Choice Requires="wpg">
            <w:drawing>
              <wp:inline distT="0" distB="0" distL="0" distR="0" wp14:anchorId="70047E00" wp14:editId="7762B8DD">
                <wp:extent cx="1022350" cy="1764030"/>
                <wp:effectExtent l="0" t="0" r="0" b="7619"/>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350" cy="1764030"/>
                          <a:chOff x="0" y="0"/>
                          <a:chExt cx="1022350" cy="1764030"/>
                        </a:xfrm>
                      </wpg:grpSpPr>
                      <wps:wsp>
                        <wps:cNvPr id="98" name="Graphic 98"/>
                        <wps:cNvSpPr/>
                        <wps:spPr>
                          <a:xfrm>
                            <a:off x="29624" y="1279196"/>
                            <a:ext cx="977265" cy="446405"/>
                          </a:xfrm>
                          <a:custGeom>
                            <a:avLst/>
                            <a:gdLst/>
                            <a:ahLst/>
                            <a:cxnLst/>
                            <a:rect l="l" t="t" r="r" b="b"/>
                            <a:pathLst>
                              <a:path w="977265" h="446405">
                                <a:moveTo>
                                  <a:pt x="0" y="446075"/>
                                </a:moveTo>
                                <a:lnTo>
                                  <a:pt x="976688" y="446075"/>
                                </a:lnTo>
                                <a:lnTo>
                                  <a:pt x="976688" y="0"/>
                                </a:lnTo>
                                <a:lnTo>
                                  <a:pt x="0" y="0"/>
                                </a:lnTo>
                                <a:lnTo>
                                  <a:pt x="0" y="446075"/>
                                </a:lnTo>
                                <a:close/>
                              </a:path>
                            </a:pathLst>
                          </a:custGeom>
                          <a:ln w="8910">
                            <a:solidFill>
                              <a:srgbClr val="E8EBEE"/>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24" cstate="print"/>
                          <a:stretch>
                            <a:fillRect/>
                          </a:stretch>
                        </pic:blipFill>
                        <pic:spPr>
                          <a:xfrm>
                            <a:off x="762955" y="1381035"/>
                            <a:ext cx="223149" cy="237254"/>
                          </a:xfrm>
                          <a:prstGeom prst="rect">
                            <a:avLst/>
                          </a:prstGeom>
                        </pic:spPr>
                      </pic:pic>
                      <wps:wsp>
                        <wps:cNvPr id="100" name="Graphic 100"/>
                        <wps:cNvSpPr/>
                        <wps:spPr>
                          <a:xfrm>
                            <a:off x="1314" y="1314"/>
                            <a:ext cx="1019175" cy="1761489"/>
                          </a:xfrm>
                          <a:custGeom>
                            <a:avLst/>
                            <a:gdLst/>
                            <a:ahLst/>
                            <a:cxnLst/>
                            <a:rect l="l" t="t" r="r" b="b"/>
                            <a:pathLst>
                              <a:path w="1019175" h="1761489">
                                <a:moveTo>
                                  <a:pt x="0" y="1761129"/>
                                </a:moveTo>
                                <a:lnTo>
                                  <a:pt x="1019152" y="1761129"/>
                                </a:lnTo>
                                <a:lnTo>
                                  <a:pt x="1019152" y="0"/>
                                </a:lnTo>
                                <a:lnTo>
                                  <a:pt x="0" y="0"/>
                                </a:lnTo>
                                <a:lnTo>
                                  <a:pt x="0" y="1761129"/>
                                </a:lnTo>
                                <a:close/>
                              </a:path>
                            </a:pathLst>
                          </a:custGeom>
                          <a:ln w="2544">
                            <a:solidFill>
                              <a:srgbClr val="C7C7C7"/>
                            </a:solidFill>
                            <a:prstDash val="solid"/>
                          </a:ln>
                        </wps:spPr>
                        <wps:bodyPr wrap="square" lIns="0" tIns="0" rIns="0" bIns="0" rtlCol="0">
                          <a:prstTxWarp prst="textNoShape">
                            <a:avLst/>
                          </a:prstTxWarp>
                          <a:noAutofit/>
                        </wps:bodyPr>
                      </wps:wsp>
                      <wps:wsp>
                        <wps:cNvPr id="101" name="Graphic 101"/>
                        <wps:cNvSpPr/>
                        <wps:spPr>
                          <a:xfrm>
                            <a:off x="178251" y="493918"/>
                            <a:ext cx="664210" cy="13335"/>
                          </a:xfrm>
                          <a:custGeom>
                            <a:avLst/>
                            <a:gdLst/>
                            <a:ahLst/>
                            <a:cxnLst/>
                            <a:rect l="l" t="t" r="r" b="b"/>
                            <a:pathLst>
                              <a:path w="664210" h="13335">
                                <a:moveTo>
                                  <a:pt x="0" y="0"/>
                                </a:moveTo>
                                <a:lnTo>
                                  <a:pt x="663864" y="12762"/>
                                </a:lnTo>
                              </a:path>
                            </a:pathLst>
                          </a:custGeom>
                          <a:ln w="12389">
                            <a:solidFill>
                              <a:srgbClr val="4671C4"/>
                            </a:solidFill>
                            <a:prstDash val="solid"/>
                          </a:ln>
                        </wps:spPr>
                        <wps:bodyPr wrap="square" lIns="0" tIns="0" rIns="0" bIns="0" rtlCol="0">
                          <a:prstTxWarp prst="textNoShape">
                            <a:avLst/>
                          </a:prstTxWarp>
                          <a:noAutofit/>
                        </wps:bodyPr>
                      </wps:wsp>
                      <wps:wsp>
                        <wps:cNvPr id="102" name="Graphic 102"/>
                        <wps:cNvSpPr/>
                        <wps:spPr>
                          <a:xfrm>
                            <a:off x="833245" y="462940"/>
                            <a:ext cx="67310" cy="87630"/>
                          </a:xfrm>
                          <a:custGeom>
                            <a:avLst/>
                            <a:gdLst/>
                            <a:ahLst/>
                            <a:cxnLst/>
                            <a:rect l="l" t="t" r="r" b="b"/>
                            <a:pathLst>
                              <a:path w="67310" h="87630">
                                <a:moveTo>
                                  <a:pt x="1038" y="0"/>
                                </a:moveTo>
                                <a:lnTo>
                                  <a:pt x="0" y="87232"/>
                                </a:lnTo>
                                <a:lnTo>
                                  <a:pt x="66905" y="44979"/>
                                </a:lnTo>
                                <a:lnTo>
                                  <a:pt x="1038" y="0"/>
                                </a:lnTo>
                                <a:close/>
                              </a:path>
                            </a:pathLst>
                          </a:custGeom>
                          <a:solidFill>
                            <a:srgbClr val="4671C4"/>
                          </a:solidFill>
                        </wps:spPr>
                        <wps:bodyPr wrap="square" lIns="0" tIns="0" rIns="0" bIns="0" rtlCol="0">
                          <a:prstTxWarp prst="textNoShape">
                            <a:avLst/>
                          </a:prstTxWarp>
                          <a:noAutofit/>
                        </wps:bodyPr>
                      </wps:wsp>
                      <wps:wsp>
                        <wps:cNvPr id="103" name="Graphic 103"/>
                        <wps:cNvSpPr/>
                        <wps:spPr>
                          <a:xfrm>
                            <a:off x="180506" y="989812"/>
                            <a:ext cx="734060" cy="124460"/>
                          </a:xfrm>
                          <a:custGeom>
                            <a:avLst/>
                            <a:gdLst/>
                            <a:ahLst/>
                            <a:cxnLst/>
                            <a:rect l="l" t="t" r="r" b="b"/>
                            <a:pathLst>
                              <a:path w="734060" h="124460">
                                <a:moveTo>
                                  <a:pt x="94564" y="43129"/>
                                </a:moveTo>
                                <a:lnTo>
                                  <a:pt x="89369" y="36093"/>
                                </a:lnTo>
                                <a:lnTo>
                                  <a:pt x="82854" y="35966"/>
                                </a:lnTo>
                                <a:lnTo>
                                  <a:pt x="12077" y="34594"/>
                                </a:lnTo>
                                <a:lnTo>
                                  <a:pt x="11988" y="44932"/>
                                </a:lnTo>
                                <a:lnTo>
                                  <a:pt x="82753" y="46291"/>
                                </a:lnTo>
                                <a:lnTo>
                                  <a:pt x="82664" y="56616"/>
                                </a:lnTo>
                                <a:lnTo>
                                  <a:pt x="11887" y="55257"/>
                                </a:lnTo>
                                <a:lnTo>
                                  <a:pt x="12077" y="34594"/>
                                </a:lnTo>
                                <a:lnTo>
                                  <a:pt x="5575" y="34467"/>
                                </a:lnTo>
                                <a:lnTo>
                                  <a:pt x="292" y="41313"/>
                                </a:lnTo>
                                <a:lnTo>
                                  <a:pt x="101" y="49860"/>
                                </a:lnTo>
                                <a:lnTo>
                                  <a:pt x="0" y="58407"/>
                                </a:lnTo>
                                <a:lnTo>
                                  <a:pt x="5283" y="65443"/>
                                </a:lnTo>
                                <a:lnTo>
                                  <a:pt x="11798" y="65570"/>
                                </a:lnTo>
                                <a:lnTo>
                                  <a:pt x="82575" y="66929"/>
                                </a:lnTo>
                                <a:lnTo>
                                  <a:pt x="89090" y="67068"/>
                                </a:lnTo>
                                <a:lnTo>
                                  <a:pt x="94373" y="60236"/>
                                </a:lnTo>
                                <a:lnTo>
                                  <a:pt x="94564" y="43129"/>
                                </a:lnTo>
                                <a:close/>
                              </a:path>
                              <a:path w="734060" h="124460">
                                <a:moveTo>
                                  <a:pt x="153631" y="37338"/>
                                </a:moveTo>
                                <a:lnTo>
                                  <a:pt x="147116" y="37211"/>
                                </a:lnTo>
                                <a:lnTo>
                                  <a:pt x="141744" y="44030"/>
                                </a:lnTo>
                                <a:lnTo>
                                  <a:pt x="141554" y="61150"/>
                                </a:lnTo>
                                <a:lnTo>
                                  <a:pt x="146748" y="68186"/>
                                </a:lnTo>
                                <a:lnTo>
                                  <a:pt x="153250" y="68313"/>
                                </a:lnTo>
                                <a:lnTo>
                                  <a:pt x="153631" y="37338"/>
                                </a:lnTo>
                                <a:close/>
                              </a:path>
                              <a:path w="734060" h="124460">
                                <a:moveTo>
                                  <a:pt x="224409" y="38696"/>
                                </a:moveTo>
                                <a:lnTo>
                                  <a:pt x="153631" y="37338"/>
                                </a:lnTo>
                                <a:lnTo>
                                  <a:pt x="153543" y="47650"/>
                                </a:lnTo>
                                <a:lnTo>
                                  <a:pt x="224282" y="49034"/>
                                </a:lnTo>
                                <a:lnTo>
                                  <a:pt x="224409" y="38696"/>
                                </a:lnTo>
                                <a:close/>
                              </a:path>
                              <a:path w="734060" h="124460">
                                <a:moveTo>
                                  <a:pt x="236105" y="45859"/>
                                </a:moveTo>
                                <a:lnTo>
                                  <a:pt x="230911" y="38823"/>
                                </a:lnTo>
                                <a:lnTo>
                                  <a:pt x="224409" y="38696"/>
                                </a:lnTo>
                                <a:lnTo>
                                  <a:pt x="224307" y="49034"/>
                                </a:lnTo>
                                <a:lnTo>
                                  <a:pt x="224167" y="57988"/>
                                </a:lnTo>
                                <a:lnTo>
                                  <a:pt x="224155" y="59347"/>
                                </a:lnTo>
                                <a:lnTo>
                                  <a:pt x="153441" y="57988"/>
                                </a:lnTo>
                                <a:lnTo>
                                  <a:pt x="153250" y="68313"/>
                                </a:lnTo>
                                <a:lnTo>
                                  <a:pt x="224028" y="69672"/>
                                </a:lnTo>
                                <a:lnTo>
                                  <a:pt x="230543" y="69799"/>
                                </a:lnTo>
                                <a:lnTo>
                                  <a:pt x="235915" y="62966"/>
                                </a:lnTo>
                                <a:lnTo>
                                  <a:pt x="236105" y="45859"/>
                                </a:lnTo>
                                <a:close/>
                              </a:path>
                              <a:path w="734060" h="124460">
                                <a:moveTo>
                                  <a:pt x="295186" y="40068"/>
                                </a:moveTo>
                                <a:lnTo>
                                  <a:pt x="288671" y="39928"/>
                                </a:lnTo>
                                <a:lnTo>
                                  <a:pt x="283286" y="46774"/>
                                </a:lnTo>
                                <a:lnTo>
                                  <a:pt x="283095" y="63868"/>
                                </a:lnTo>
                                <a:lnTo>
                                  <a:pt x="288290" y="70916"/>
                                </a:lnTo>
                                <a:lnTo>
                                  <a:pt x="294805" y="71031"/>
                                </a:lnTo>
                                <a:lnTo>
                                  <a:pt x="295186" y="40068"/>
                                </a:lnTo>
                                <a:close/>
                              </a:path>
                              <a:path w="734060" h="124460">
                                <a:moveTo>
                                  <a:pt x="365671" y="62077"/>
                                </a:moveTo>
                                <a:lnTo>
                                  <a:pt x="294995" y="60718"/>
                                </a:lnTo>
                                <a:lnTo>
                                  <a:pt x="294805" y="71031"/>
                                </a:lnTo>
                                <a:lnTo>
                                  <a:pt x="365582" y="72415"/>
                                </a:lnTo>
                                <a:lnTo>
                                  <a:pt x="365671" y="62077"/>
                                </a:lnTo>
                                <a:close/>
                              </a:path>
                              <a:path w="734060" h="124460">
                                <a:moveTo>
                                  <a:pt x="365950" y="41440"/>
                                </a:moveTo>
                                <a:lnTo>
                                  <a:pt x="295186" y="40068"/>
                                </a:lnTo>
                                <a:lnTo>
                                  <a:pt x="295084" y="50393"/>
                                </a:lnTo>
                                <a:lnTo>
                                  <a:pt x="365823" y="51752"/>
                                </a:lnTo>
                                <a:lnTo>
                                  <a:pt x="365950" y="41440"/>
                                </a:lnTo>
                                <a:close/>
                              </a:path>
                              <a:path w="734060" h="124460">
                                <a:moveTo>
                                  <a:pt x="377659" y="48590"/>
                                </a:moveTo>
                                <a:lnTo>
                                  <a:pt x="372465" y="41554"/>
                                </a:lnTo>
                                <a:lnTo>
                                  <a:pt x="365950" y="41440"/>
                                </a:lnTo>
                                <a:lnTo>
                                  <a:pt x="365861" y="51752"/>
                                </a:lnTo>
                                <a:lnTo>
                                  <a:pt x="365582" y="72415"/>
                                </a:lnTo>
                                <a:lnTo>
                                  <a:pt x="372084" y="72529"/>
                                </a:lnTo>
                                <a:lnTo>
                                  <a:pt x="377469" y="65697"/>
                                </a:lnTo>
                                <a:lnTo>
                                  <a:pt x="377659" y="48590"/>
                                </a:lnTo>
                                <a:close/>
                              </a:path>
                              <a:path w="734060" h="124460">
                                <a:moveTo>
                                  <a:pt x="507225" y="64820"/>
                                </a:moveTo>
                                <a:lnTo>
                                  <a:pt x="436473" y="63449"/>
                                </a:lnTo>
                                <a:lnTo>
                                  <a:pt x="436727" y="42799"/>
                                </a:lnTo>
                                <a:lnTo>
                                  <a:pt x="430212" y="42672"/>
                                </a:lnTo>
                                <a:lnTo>
                                  <a:pt x="424840" y="49504"/>
                                </a:lnTo>
                                <a:lnTo>
                                  <a:pt x="424649" y="66611"/>
                                </a:lnTo>
                                <a:lnTo>
                                  <a:pt x="429844" y="73647"/>
                                </a:lnTo>
                                <a:lnTo>
                                  <a:pt x="436346" y="73774"/>
                                </a:lnTo>
                                <a:lnTo>
                                  <a:pt x="507123" y="75133"/>
                                </a:lnTo>
                                <a:lnTo>
                                  <a:pt x="507225" y="64820"/>
                                </a:lnTo>
                                <a:close/>
                              </a:path>
                              <a:path w="734060" h="124460">
                                <a:moveTo>
                                  <a:pt x="507504" y="44157"/>
                                </a:moveTo>
                                <a:lnTo>
                                  <a:pt x="436727" y="42799"/>
                                </a:lnTo>
                                <a:lnTo>
                                  <a:pt x="436638" y="53124"/>
                                </a:lnTo>
                                <a:lnTo>
                                  <a:pt x="507377" y="54495"/>
                                </a:lnTo>
                                <a:lnTo>
                                  <a:pt x="507504" y="44157"/>
                                </a:lnTo>
                                <a:close/>
                              </a:path>
                              <a:path w="734060" h="124460">
                                <a:moveTo>
                                  <a:pt x="519201" y="51320"/>
                                </a:moveTo>
                                <a:lnTo>
                                  <a:pt x="514019" y="44297"/>
                                </a:lnTo>
                                <a:lnTo>
                                  <a:pt x="507504" y="44157"/>
                                </a:lnTo>
                                <a:lnTo>
                                  <a:pt x="507403" y="54495"/>
                                </a:lnTo>
                                <a:lnTo>
                                  <a:pt x="507123" y="75133"/>
                                </a:lnTo>
                                <a:lnTo>
                                  <a:pt x="513638" y="75260"/>
                                </a:lnTo>
                                <a:lnTo>
                                  <a:pt x="519010" y="68427"/>
                                </a:lnTo>
                                <a:lnTo>
                                  <a:pt x="519201" y="51320"/>
                                </a:lnTo>
                                <a:close/>
                              </a:path>
                              <a:path w="734060" h="124460">
                                <a:moveTo>
                                  <a:pt x="733793" y="64033"/>
                                </a:moveTo>
                                <a:lnTo>
                                  <a:pt x="639800" y="0"/>
                                </a:lnTo>
                                <a:lnTo>
                                  <a:pt x="639267" y="46723"/>
                                </a:lnTo>
                                <a:lnTo>
                                  <a:pt x="578281" y="45529"/>
                                </a:lnTo>
                                <a:lnTo>
                                  <a:pt x="578154" y="55854"/>
                                </a:lnTo>
                                <a:lnTo>
                                  <a:pt x="639152" y="57048"/>
                                </a:lnTo>
                                <a:lnTo>
                                  <a:pt x="639025" y="67360"/>
                                </a:lnTo>
                                <a:lnTo>
                                  <a:pt x="578027" y="66179"/>
                                </a:lnTo>
                                <a:lnTo>
                                  <a:pt x="578116" y="54063"/>
                                </a:lnTo>
                                <a:lnTo>
                                  <a:pt x="578281" y="45529"/>
                                </a:lnTo>
                                <a:lnTo>
                                  <a:pt x="571766" y="45415"/>
                                </a:lnTo>
                                <a:lnTo>
                                  <a:pt x="566381" y="52235"/>
                                </a:lnTo>
                                <a:lnTo>
                                  <a:pt x="566204" y="69342"/>
                                </a:lnTo>
                                <a:lnTo>
                                  <a:pt x="571385" y="76377"/>
                                </a:lnTo>
                                <a:lnTo>
                                  <a:pt x="577900" y="76504"/>
                                </a:lnTo>
                                <a:lnTo>
                                  <a:pt x="638911" y="77698"/>
                                </a:lnTo>
                                <a:lnTo>
                                  <a:pt x="638390" y="124396"/>
                                </a:lnTo>
                                <a:lnTo>
                                  <a:pt x="733793" y="64033"/>
                                </a:lnTo>
                                <a:close/>
                              </a:path>
                            </a:pathLst>
                          </a:custGeom>
                          <a:solidFill>
                            <a:srgbClr val="41709C"/>
                          </a:solidFill>
                        </wps:spPr>
                        <wps:bodyPr wrap="square" lIns="0" tIns="0" rIns="0" bIns="0" rtlCol="0">
                          <a:prstTxWarp prst="textNoShape">
                            <a:avLst/>
                          </a:prstTxWarp>
                          <a:noAutofit/>
                        </wps:bodyPr>
                      </wps:wsp>
                      <wps:wsp>
                        <wps:cNvPr id="104" name="Textbox 104"/>
                        <wps:cNvSpPr txBox="1"/>
                        <wps:spPr>
                          <a:xfrm>
                            <a:off x="5841" y="1283723"/>
                            <a:ext cx="1010285" cy="454659"/>
                          </a:xfrm>
                          <a:prstGeom prst="rect">
                            <a:avLst/>
                          </a:prstGeom>
                        </wps:spPr>
                        <wps:txbx>
                          <w:txbxContent>
                            <w:p w14:paraId="1CFF6465" w14:textId="77777777" w:rsidR="00DF0971" w:rsidRDefault="00000000">
                              <w:pPr>
                                <w:spacing w:before="194"/>
                                <w:ind w:left="101"/>
                                <w:rPr>
                                  <w:sz w:val="23"/>
                                </w:rPr>
                              </w:pPr>
                              <w:r>
                                <w:rPr>
                                  <w:w w:val="75"/>
                                  <w:sz w:val="23"/>
                                </w:rPr>
                                <w:t>Key</w:t>
                              </w:r>
                              <w:r>
                                <w:rPr>
                                  <w:spacing w:val="-14"/>
                                  <w:sz w:val="23"/>
                                </w:rPr>
                                <w:t xml:space="preserve"> </w:t>
                              </w:r>
                              <w:r>
                                <w:rPr>
                                  <w:w w:val="75"/>
                                  <w:sz w:val="23"/>
                                </w:rPr>
                                <w:t>Process</w:t>
                              </w:r>
                              <w:r>
                                <w:rPr>
                                  <w:spacing w:val="-4"/>
                                  <w:sz w:val="23"/>
                                </w:rPr>
                                <w:t xml:space="preserve"> </w:t>
                              </w:r>
                              <w:r>
                                <w:rPr>
                                  <w:spacing w:val="-10"/>
                                  <w:w w:val="75"/>
                                  <w:sz w:val="23"/>
                                </w:rPr>
                                <w:t>=</w:t>
                              </w:r>
                            </w:p>
                          </w:txbxContent>
                        </wps:txbx>
                        <wps:bodyPr wrap="square" lIns="0" tIns="0" rIns="0" bIns="0" rtlCol="0">
                          <a:noAutofit/>
                        </wps:bodyPr>
                      </wps:wsp>
                      <wps:wsp>
                        <wps:cNvPr id="105" name="Textbox 105"/>
                        <wps:cNvSpPr txBox="1"/>
                        <wps:spPr>
                          <a:xfrm>
                            <a:off x="261481" y="849957"/>
                            <a:ext cx="436245" cy="102870"/>
                          </a:xfrm>
                          <a:prstGeom prst="rect">
                            <a:avLst/>
                          </a:prstGeom>
                        </wps:spPr>
                        <wps:txbx>
                          <w:txbxContent>
                            <w:p w14:paraId="038FA253" w14:textId="77777777" w:rsidR="00DF0971" w:rsidRDefault="00000000">
                              <w:pPr>
                                <w:spacing w:line="161" w:lineRule="exact"/>
                                <w:rPr>
                                  <w:rFonts w:ascii="Calibri"/>
                                  <w:sz w:val="16"/>
                                </w:rPr>
                              </w:pPr>
                              <w:r>
                                <w:rPr>
                                  <w:rFonts w:ascii="Calibri"/>
                                  <w:spacing w:val="-2"/>
                                  <w:w w:val="75"/>
                                  <w:sz w:val="16"/>
                                </w:rPr>
                                <w:t>Material</w:t>
                              </w:r>
                              <w:r>
                                <w:rPr>
                                  <w:rFonts w:ascii="Calibri"/>
                                  <w:spacing w:val="-4"/>
                                  <w:w w:val="85"/>
                                  <w:sz w:val="16"/>
                                </w:rPr>
                                <w:t xml:space="preserve"> Flow</w:t>
                              </w:r>
                            </w:p>
                          </w:txbxContent>
                        </wps:txbx>
                        <wps:bodyPr wrap="square" lIns="0" tIns="0" rIns="0" bIns="0" rtlCol="0">
                          <a:noAutofit/>
                        </wps:bodyPr>
                      </wps:wsp>
                      <wps:wsp>
                        <wps:cNvPr id="106" name="Textbox 106"/>
                        <wps:cNvSpPr txBox="1"/>
                        <wps:spPr>
                          <a:xfrm>
                            <a:off x="126916" y="93488"/>
                            <a:ext cx="838835" cy="340995"/>
                          </a:xfrm>
                          <a:prstGeom prst="rect">
                            <a:avLst/>
                          </a:prstGeom>
                        </wps:spPr>
                        <wps:txbx>
                          <w:txbxContent>
                            <w:p w14:paraId="6012DB1A" w14:textId="77777777" w:rsidR="00DF0971" w:rsidRDefault="00000000">
                              <w:pPr>
                                <w:spacing w:line="160" w:lineRule="exact"/>
                                <w:rPr>
                                  <w:rFonts w:ascii="Calibri" w:hAnsi="Calibri"/>
                                  <w:sz w:val="16"/>
                                </w:rPr>
                              </w:pPr>
                              <w:r>
                                <w:rPr>
                                  <w:rFonts w:ascii="Calibri" w:hAnsi="Calibri"/>
                                  <w:spacing w:val="-2"/>
                                  <w:w w:val="75"/>
                                  <w:sz w:val="16"/>
                                </w:rPr>
                                <w:t>Communication</w:t>
                              </w:r>
                              <w:r>
                                <w:rPr>
                                  <w:rFonts w:ascii="Calibri" w:hAnsi="Calibri"/>
                                  <w:spacing w:val="-9"/>
                                  <w:sz w:val="16"/>
                                </w:rPr>
                                <w:t xml:space="preserve"> </w:t>
                              </w:r>
                              <w:r>
                                <w:rPr>
                                  <w:rFonts w:ascii="Calibri" w:hAnsi="Calibri"/>
                                  <w:spacing w:val="-2"/>
                                  <w:w w:val="75"/>
                                  <w:sz w:val="16"/>
                                </w:rPr>
                                <w:t>Flow</w:t>
                              </w:r>
                              <w:r>
                                <w:rPr>
                                  <w:rFonts w:ascii="Calibri" w:hAnsi="Calibri"/>
                                  <w:spacing w:val="-3"/>
                                  <w:sz w:val="16"/>
                                </w:rPr>
                                <w:t xml:space="preserve"> </w:t>
                              </w:r>
                              <w:r>
                                <w:rPr>
                                  <w:rFonts w:ascii="Calibri" w:hAnsi="Calibri"/>
                                  <w:spacing w:val="-10"/>
                                  <w:w w:val="75"/>
                                  <w:sz w:val="16"/>
                                </w:rPr>
                                <w:t>–</w:t>
                              </w:r>
                            </w:p>
                            <w:p w14:paraId="4E6C624A" w14:textId="77777777" w:rsidR="00DF0971" w:rsidRDefault="00000000">
                              <w:pPr>
                                <w:spacing w:line="188" w:lineRule="exact"/>
                                <w:rPr>
                                  <w:rFonts w:ascii="Calibri"/>
                                  <w:sz w:val="16"/>
                                </w:rPr>
                              </w:pPr>
                              <w:r>
                                <w:rPr>
                                  <w:rFonts w:ascii="Calibri"/>
                                  <w:spacing w:val="-2"/>
                                  <w:w w:val="75"/>
                                  <w:sz w:val="16"/>
                                </w:rPr>
                                <w:t>Written,</w:t>
                              </w:r>
                              <w:r>
                                <w:rPr>
                                  <w:rFonts w:ascii="Calibri"/>
                                  <w:spacing w:val="-4"/>
                                  <w:sz w:val="16"/>
                                </w:rPr>
                                <w:t xml:space="preserve"> </w:t>
                              </w:r>
                              <w:r>
                                <w:rPr>
                                  <w:rFonts w:ascii="Calibri"/>
                                  <w:spacing w:val="-2"/>
                                  <w:w w:val="75"/>
                                  <w:sz w:val="16"/>
                                </w:rPr>
                                <w:t>Business</w:t>
                              </w:r>
                              <w:r>
                                <w:rPr>
                                  <w:rFonts w:ascii="Calibri"/>
                                  <w:spacing w:val="-3"/>
                                  <w:w w:val="75"/>
                                  <w:sz w:val="16"/>
                                </w:rPr>
                                <w:t xml:space="preserve"> </w:t>
                              </w:r>
                              <w:r>
                                <w:rPr>
                                  <w:rFonts w:ascii="Calibri"/>
                                  <w:spacing w:val="-2"/>
                                  <w:w w:val="75"/>
                                  <w:sz w:val="16"/>
                                </w:rPr>
                                <w:t>Systems,</w:t>
                              </w:r>
                            </w:p>
                            <w:p w14:paraId="2F0395AA" w14:textId="77777777" w:rsidR="00DF0971" w:rsidRDefault="00000000">
                              <w:pPr>
                                <w:spacing w:line="189" w:lineRule="exact"/>
                                <w:rPr>
                                  <w:rFonts w:ascii="Calibri"/>
                                  <w:sz w:val="16"/>
                                </w:rPr>
                              </w:pPr>
                              <w:r>
                                <w:rPr>
                                  <w:rFonts w:ascii="Calibri"/>
                                  <w:spacing w:val="-2"/>
                                  <w:w w:val="75"/>
                                  <w:sz w:val="16"/>
                                </w:rPr>
                                <w:t>Electronic</w:t>
                              </w:r>
                              <w:r>
                                <w:rPr>
                                  <w:rFonts w:ascii="Calibri"/>
                                  <w:spacing w:val="-7"/>
                                  <w:sz w:val="16"/>
                                </w:rPr>
                                <w:t xml:space="preserve"> </w:t>
                              </w:r>
                              <w:r>
                                <w:rPr>
                                  <w:rFonts w:ascii="Calibri"/>
                                  <w:spacing w:val="-2"/>
                                  <w:w w:val="75"/>
                                  <w:sz w:val="16"/>
                                </w:rPr>
                                <w:t>or</w:t>
                              </w:r>
                              <w:r>
                                <w:rPr>
                                  <w:rFonts w:ascii="Calibri"/>
                                  <w:spacing w:val="-9"/>
                                  <w:sz w:val="16"/>
                                </w:rPr>
                                <w:t xml:space="preserve"> </w:t>
                              </w:r>
                              <w:r>
                                <w:rPr>
                                  <w:rFonts w:ascii="Calibri"/>
                                  <w:spacing w:val="-2"/>
                                  <w:w w:val="75"/>
                                  <w:sz w:val="16"/>
                                </w:rPr>
                                <w:t>Verbal</w:t>
                              </w:r>
                            </w:p>
                          </w:txbxContent>
                        </wps:txbx>
                        <wps:bodyPr wrap="square" lIns="0" tIns="0" rIns="0" bIns="0" rtlCol="0">
                          <a:noAutofit/>
                        </wps:bodyPr>
                      </wps:wsp>
                    </wpg:wgp>
                  </a:graphicData>
                </a:graphic>
              </wp:inline>
            </w:drawing>
          </mc:Choice>
          <mc:Fallback>
            <w:pict>
              <v:group w14:anchorId="70047E00" id="Group 97" o:spid="_x0000_s1112" style="width:80.5pt;height:138.9pt;mso-position-horizontal-relative:char;mso-position-vertical-relative:line" coordsize="10223,1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">
                <v:shape id="Graphic 98" o:spid="_x0000_s1113" style="position:absolute;left:296;top:12791;width:9772;height:4465;visibility:visible;mso-wrap-style:square;v-text-anchor:top" coordsize="977265,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" path="m,446075r976688,l976688,,,,,446075xe" filled="f" strokecolor="#e8ebee" strokeweight=".2475mm">
                  <v:path arrowok="t"/>
                </v:shape>
                <v:shape id="Image 99" o:spid="_x0000_s1114" type="#_x0000_t75" style="position:absolute;left:7629;top:13810;width:2232;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">
                  <v:imagedata r:id="rId25" o:title=""/>
                </v:shape>
                <v:shape id="Graphic 100" o:spid="_x0000_s1115" style="position:absolute;left:13;top:13;width:10191;height:17615;visibility:visible;mso-wrap-style:square;v-text-anchor:top" coordsize="1019175,176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" path="m,1761129r1019152,l1019152,,,,,1761129xe" filled="f" strokecolor="#c7c7c7" strokeweight=".07067mm">
                  <v:path arrowok="t"/>
                </v:shape>
                <v:shape id="Graphic 101" o:spid="_x0000_s1116" style="position:absolute;left:1782;top:4939;width:6642;height:133;visibility:visible;mso-wrap-style:square;v-text-anchor:top" coordsize="66421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" path="m,l663864,12762e" filled="f" strokecolor="#4671c4" strokeweight=".34414mm">
                  <v:path arrowok="t"/>
                </v:shape>
                <v:shape id="Graphic 102" o:spid="_x0000_s1117" style="position:absolute;left:8332;top:4629;width:673;height:876;visibility:visible;mso-wrap-style:square;v-text-anchor:top" coordsize="6731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" path="m1038,l,87232,66905,44979,1038,xe" fillcolor="#4671c4" stroked="f">
                  <v:path arrowok="t"/>
                </v:shape>
                <v:shape id="Graphic 103" o:spid="_x0000_s1118" style="position:absolute;left:1805;top:9898;width:7340;height:1244;visibility:visible;mso-wrap-style:square;v-text-anchor:top" coordsize="73406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" path="m94564,43129l89369,36093r-6515,-127l12077,34594r-89,10338l82753,46291r-89,10325l11887,55257r190,-20663l5575,34467,292,41313,101,49860,,58407r5283,7036l11798,65570r70777,1359l89090,67068r5283,-6832l94564,43129xem153631,37338r-6515,-127l141744,44030r-190,17120l146748,68186r6502,127l153631,37338xem224409,38696l153631,37338r-88,10312l224282,49034r127,-10338xem236105,45859r-5194,-7036l224409,38696r-102,10338l224167,57988r-12,1359l153441,57988r-191,10325l224028,69672r6515,127l235915,62966r190,-17107xem295186,40068r-6515,-140l283286,46774r-191,17094l288290,70916r6515,115l295186,40068xem365671,62077l294995,60718r-190,10313l365582,72415r89,-10338xem365950,41440l295186,40068r-102,10325l365823,51752r127,-10312xem377659,48590r-5194,-7036l365950,41440r-89,10312l365582,72415r6502,114l377469,65697r190,-17107xem507225,64820l436473,63449r254,-20650l430212,42672r-5372,6832l424649,66611r5195,7036l436346,73774r70777,1359l507225,64820xem507504,44157l436727,42799r-89,10325l507377,54495r127,-10338xem519201,51320r-5182,-7023l507504,44157r-101,10338l507123,75133r6515,127l519010,68427r191,-17107xem733793,64033l639800,r-533,46723l578281,45529r-127,10325l639152,57048r-127,10312l578027,66179r89,-12116l578281,45529r-6515,-114l566381,52235r-177,17107l571385,76377r6515,127l638911,77698r-521,46698l733793,64033xe" fillcolor="#41709c" stroked="f">
                  <v:path arrowok="t"/>
                </v:shape>
                <v:shape id="Textbox 104" o:spid="_x0000_s1119" type="#_x0000_t202" style="position:absolute;left:58;top:12837;width:10103;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CFF6465" w14:textId="77777777" w:rsidR="00DF0971" w:rsidRDefault="00000000">
                        <w:pPr>
                          <w:spacing w:before="194"/>
                          <w:ind w:left="101"/>
                          <w:rPr>
                            <w:sz w:val="23"/>
                          </w:rPr>
                        </w:pPr>
                        <w:r>
                          <w:rPr>
                            <w:w w:val="75"/>
                            <w:sz w:val="23"/>
                          </w:rPr>
                          <w:t>Key</w:t>
                        </w:r>
                        <w:r>
                          <w:rPr>
                            <w:spacing w:val="-14"/>
                            <w:sz w:val="23"/>
                          </w:rPr>
                          <w:t xml:space="preserve"> </w:t>
                        </w:r>
                        <w:r>
                          <w:rPr>
                            <w:w w:val="75"/>
                            <w:sz w:val="23"/>
                          </w:rPr>
                          <w:t>Process</w:t>
                        </w:r>
                        <w:r>
                          <w:rPr>
                            <w:spacing w:val="-4"/>
                            <w:sz w:val="23"/>
                          </w:rPr>
                          <w:t xml:space="preserve"> </w:t>
                        </w:r>
                        <w:r>
                          <w:rPr>
                            <w:spacing w:val="-10"/>
                            <w:w w:val="75"/>
                            <w:sz w:val="23"/>
                          </w:rPr>
                          <w:t>=</w:t>
                        </w:r>
                      </w:p>
                    </w:txbxContent>
                  </v:textbox>
                </v:shape>
                <v:shape id="Textbox 105" o:spid="_x0000_s1120" type="#_x0000_t202" style="position:absolute;left:2614;top:8499;width:4363;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38FA253" w14:textId="77777777" w:rsidR="00DF0971" w:rsidRDefault="00000000">
                        <w:pPr>
                          <w:spacing w:line="161" w:lineRule="exact"/>
                          <w:rPr>
                            <w:rFonts w:ascii="Calibri"/>
                            <w:sz w:val="16"/>
                          </w:rPr>
                        </w:pPr>
                        <w:r>
                          <w:rPr>
                            <w:rFonts w:ascii="Calibri"/>
                            <w:spacing w:val="-2"/>
                            <w:w w:val="75"/>
                            <w:sz w:val="16"/>
                          </w:rPr>
                          <w:t>Material</w:t>
                        </w:r>
                        <w:r>
                          <w:rPr>
                            <w:rFonts w:ascii="Calibri"/>
                            <w:spacing w:val="-4"/>
                            <w:w w:val="85"/>
                            <w:sz w:val="16"/>
                          </w:rPr>
                          <w:t xml:space="preserve"> Flow</w:t>
                        </w:r>
                      </w:p>
                    </w:txbxContent>
                  </v:textbox>
                </v:shape>
                <v:shape id="Textbox 106" o:spid="_x0000_s1121" type="#_x0000_t202" style="position:absolute;left:1269;top:934;width:8388;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012DB1A" w14:textId="77777777" w:rsidR="00DF0971" w:rsidRDefault="00000000">
                        <w:pPr>
                          <w:spacing w:line="160" w:lineRule="exact"/>
                          <w:rPr>
                            <w:rFonts w:ascii="Calibri" w:hAnsi="Calibri"/>
                            <w:sz w:val="16"/>
                          </w:rPr>
                        </w:pPr>
                        <w:r>
                          <w:rPr>
                            <w:rFonts w:ascii="Calibri" w:hAnsi="Calibri"/>
                            <w:spacing w:val="-2"/>
                            <w:w w:val="75"/>
                            <w:sz w:val="16"/>
                          </w:rPr>
                          <w:t>Communication</w:t>
                        </w:r>
                        <w:r>
                          <w:rPr>
                            <w:rFonts w:ascii="Calibri" w:hAnsi="Calibri"/>
                            <w:spacing w:val="-9"/>
                            <w:sz w:val="16"/>
                          </w:rPr>
                          <w:t xml:space="preserve"> </w:t>
                        </w:r>
                        <w:r>
                          <w:rPr>
                            <w:rFonts w:ascii="Calibri" w:hAnsi="Calibri"/>
                            <w:spacing w:val="-2"/>
                            <w:w w:val="75"/>
                            <w:sz w:val="16"/>
                          </w:rPr>
                          <w:t>Flow</w:t>
                        </w:r>
                        <w:r>
                          <w:rPr>
                            <w:rFonts w:ascii="Calibri" w:hAnsi="Calibri"/>
                            <w:spacing w:val="-3"/>
                            <w:sz w:val="16"/>
                          </w:rPr>
                          <w:t xml:space="preserve"> </w:t>
                        </w:r>
                        <w:r>
                          <w:rPr>
                            <w:rFonts w:ascii="Calibri" w:hAnsi="Calibri"/>
                            <w:spacing w:val="-10"/>
                            <w:w w:val="75"/>
                            <w:sz w:val="16"/>
                          </w:rPr>
                          <w:t>–</w:t>
                        </w:r>
                      </w:p>
                      <w:p w14:paraId="4E6C624A" w14:textId="77777777" w:rsidR="00DF0971" w:rsidRDefault="00000000">
                        <w:pPr>
                          <w:spacing w:line="188" w:lineRule="exact"/>
                          <w:rPr>
                            <w:rFonts w:ascii="Calibri"/>
                            <w:sz w:val="16"/>
                          </w:rPr>
                        </w:pPr>
                        <w:r>
                          <w:rPr>
                            <w:rFonts w:ascii="Calibri"/>
                            <w:spacing w:val="-2"/>
                            <w:w w:val="75"/>
                            <w:sz w:val="16"/>
                          </w:rPr>
                          <w:t>Written,</w:t>
                        </w:r>
                        <w:r>
                          <w:rPr>
                            <w:rFonts w:ascii="Calibri"/>
                            <w:spacing w:val="-4"/>
                            <w:sz w:val="16"/>
                          </w:rPr>
                          <w:t xml:space="preserve"> </w:t>
                        </w:r>
                        <w:r>
                          <w:rPr>
                            <w:rFonts w:ascii="Calibri"/>
                            <w:spacing w:val="-2"/>
                            <w:w w:val="75"/>
                            <w:sz w:val="16"/>
                          </w:rPr>
                          <w:t>Business</w:t>
                        </w:r>
                        <w:r>
                          <w:rPr>
                            <w:rFonts w:ascii="Calibri"/>
                            <w:spacing w:val="-3"/>
                            <w:w w:val="75"/>
                            <w:sz w:val="16"/>
                          </w:rPr>
                          <w:t xml:space="preserve"> </w:t>
                        </w:r>
                        <w:r>
                          <w:rPr>
                            <w:rFonts w:ascii="Calibri"/>
                            <w:spacing w:val="-2"/>
                            <w:w w:val="75"/>
                            <w:sz w:val="16"/>
                          </w:rPr>
                          <w:t>Systems,</w:t>
                        </w:r>
                      </w:p>
                      <w:p w14:paraId="2F0395AA" w14:textId="77777777" w:rsidR="00DF0971" w:rsidRDefault="00000000">
                        <w:pPr>
                          <w:spacing w:line="189" w:lineRule="exact"/>
                          <w:rPr>
                            <w:rFonts w:ascii="Calibri"/>
                            <w:sz w:val="16"/>
                          </w:rPr>
                        </w:pPr>
                        <w:r>
                          <w:rPr>
                            <w:rFonts w:ascii="Calibri"/>
                            <w:spacing w:val="-2"/>
                            <w:w w:val="75"/>
                            <w:sz w:val="16"/>
                          </w:rPr>
                          <w:t>Electronic</w:t>
                        </w:r>
                        <w:r>
                          <w:rPr>
                            <w:rFonts w:ascii="Calibri"/>
                            <w:spacing w:val="-7"/>
                            <w:sz w:val="16"/>
                          </w:rPr>
                          <w:t xml:space="preserve"> </w:t>
                        </w:r>
                        <w:r>
                          <w:rPr>
                            <w:rFonts w:ascii="Calibri"/>
                            <w:spacing w:val="-2"/>
                            <w:w w:val="75"/>
                            <w:sz w:val="16"/>
                          </w:rPr>
                          <w:t>or</w:t>
                        </w:r>
                        <w:r>
                          <w:rPr>
                            <w:rFonts w:ascii="Calibri"/>
                            <w:spacing w:val="-9"/>
                            <w:sz w:val="16"/>
                          </w:rPr>
                          <w:t xml:space="preserve"> </w:t>
                        </w:r>
                        <w:r>
                          <w:rPr>
                            <w:rFonts w:ascii="Calibri"/>
                            <w:spacing w:val="-2"/>
                            <w:w w:val="75"/>
                            <w:sz w:val="16"/>
                          </w:rPr>
                          <w:t>Verbal</w:t>
                        </w:r>
                      </w:p>
                    </w:txbxContent>
                  </v:textbox>
                </v:shape>
                <w10:anchorlock/>
              </v:group>
            </w:pict>
          </mc:Fallback>
        </mc:AlternateContent>
      </w:r>
    </w:p>
    <w:p w14:paraId="55B82546" w14:textId="77777777" w:rsidR="00DF0971" w:rsidRPr="00DF3B93" w:rsidRDefault="00DF0971">
      <w:pPr>
        <w:rPr>
          <w:rFonts w:ascii="Calibri"/>
          <w:rPrChange w:id="3810" w:author="Brian Olea" w:date="2024-06-04T11:27:00Z" w16du:dateUtc="2024-06-04T17:27:00Z">
            <w:rPr>
              <w:rFonts w:ascii="Calibri"/>
              <w:sz w:val="20"/>
            </w:rPr>
          </w:rPrChange>
        </w:rPr>
        <w:sectPr w:rsidR="00DF0971" w:rsidRPr="00DF3B93">
          <w:type w:val="continuous"/>
          <w:pgSz w:w="12240" w:h="15840"/>
          <w:pgMar w:top="620" w:right="600" w:bottom="280" w:left="620" w:header="446" w:footer="474" w:gutter="0"/>
          <w:cols w:space="720"/>
        </w:sectPr>
      </w:pPr>
    </w:p>
    <w:p w14:paraId="147AC114" w14:textId="77777777" w:rsidR="00DF0971" w:rsidRPr="00DF3B93" w:rsidRDefault="00000000">
      <w:pPr>
        <w:pStyle w:val="Heading2"/>
        <w:spacing w:before="274"/>
        <w:rPr>
          <w:sz w:val="22"/>
          <w:szCs w:val="22"/>
          <w:rPrChange w:id="3811" w:author="Brian Olea" w:date="2024-06-04T11:27:00Z" w16du:dateUtc="2024-06-04T17:27:00Z">
            <w:rPr/>
          </w:rPrChange>
        </w:rPr>
      </w:pPr>
      <w:r w:rsidRPr="00DF3B93">
        <w:rPr>
          <w:sz w:val="22"/>
          <w:szCs w:val="22"/>
          <w:rPrChange w:id="3812" w:author="Brian Olea" w:date="2024-06-04T11:27:00Z" w16du:dateUtc="2024-06-04T17:27:00Z">
            <w:rPr/>
          </w:rPrChange>
        </w:rPr>
        <w:lastRenderedPageBreak/>
        <w:t>Figure</w:t>
      </w:r>
      <w:r w:rsidRPr="00DF3B93">
        <w:rPr>
          <w:spacing w:val="-7"/>
          <w:sz w:val="22"/>
          <w:szCs w:val="22"/>
          <w:rPrChange w:id="3813" w:author="Brian Olea" w:date="2024-06-04T11:27:00Z" w16du:dateUtc="2024-06-04T17:27:00Z">
            <w:rPr>
              <w:spacing w:val="-7"/>
            </w:rPr>
          </w:rPrChange>
        </w:rPr>
        <w:t xml:space="preserve"> </w:t>
      </w:r>
      <w:r w:rsidRPr="00DF3B93">
        <w:rPr>
          <w:sz w:val="22"/>
          <w:szCs w:val="22"/>
          <w:rPrChange w:id="3814" w:author="Brian Olea" w:date="2024-06-04T11:27:00Z" w16du:dateUtc="2024-06-04T17:27:00Z">
            <w:rPr/>
          </w:rPrChange>
        </w:rPr>
        <w:t>3</w:t>
      </w:r>
      <w:r w:rsidRPr="00DF3B93">
        <w:rPr>
          <w:spacing w:val="-6"/>
          <w:sz w:val="22"/>
          <w:szCs w:val="22"/>
          <w:rPrChange w:id="3815" w:author="Brian Olea" w:date="2024-06-04T11:27:00Z" w16du:dateUtc="2024-06-04T17:27:00Z">
            <w:rPr>
              <w:spacing w:val="-6"/>
            </w:rPr>
          </w:rPrChange>
        </w:rPr>
        <w:t xml:space="preserve"> </w:t>
      </w:r>
      <w:r w:rsidRPr="00DF3B93">
        <w:rPr>
          <w:sz w:val="22"/>
          <w:szCs w:val="22"/>
          <w:rPrChange w:id="3816" w:author="Brian Olea" w:date="2024-06-04T11:27:00Z" w16du:dateUtc="2024-06-04T17:27:00Z">
            <w:rPr/>
          </w:rPrChange>
        </w:rPr>
        <w:t>–</w:t>
      </w:r>
      <w:r w:rsidRPr="00DF3B93">
        <w:rPr>
          <w:spacing w:val="-7"/>
          <w:sz w:val="22"/>
          <w:szCs w:val="22"/>
          <w:rPrChange w:id="3817" w:author="Brian Olea" w:date="2024-06-04T11:27:00Z" w16du:dateUtc="2024-06-04T17:27:00Z">
            <w:rPr>
              <w:spacing w:val="-7"/>
            </w:rPr>
          </w:rPrChange>
        </w:rPr>
        <w:t xml:space="preserve"> </w:t>
      </w:r>
      <w:r w:rsidRPr="00DF3B93">
        <w:rPr>
          <w:sz w:val="22"/>
          <w:szCs w:val="22"/>
          <w:rPrChange w:id="3818" w:author="Brian Olea" w:date="2024-06-04T11:27:00Z" w16du:dateUtc="2024-06-04T17:27:00Z">
            <w:rPr/>
          </w:rPrChange>
        </w:rPr>
        <w:t>Organizational</w:t>
      </w:r>
      <w:r w:rsidRPr="00DF3B93">
        <w:rPr>
          <w:spacing w:val="-7"/>
          <w:sz w:val="22"/>
          <w:szCs w:val="22"/>
          <w:rPrChange w:id="3819" w:author="Brian Olea" w:date="2024-06-04T11:27:00Z" w16du:dateUtc="2024-06-04T17:27:00Z">
            <w:rPr>
              <w:spacing w:val="-7"/>
            </w:rPr>
          </w:rPrChange>
        </w:rPr>
        <w:t xml:space="preserve"> </w:t>
      </w:r>
      <w:r w:rsidRPr="00DF3B93">
        <w:rPr>
          <w:spacing w:val="-2"/>
          <w:sz w:val="22"/>
          <w:szCs w:val="22"/>
          <w:rPrChange w:id="3820" w:author="Brian Olea" w:date="2024-06-04T11:27:00Z" w16du:dateUtc="2024-06-04T17:27:00Z">
            <w:rPr>
              <w:spacing w:val="-2"/>
            </w:rPr>
          </w:rPrChange>
        </w:rPr>
        <w:t>Chart</w:t>
      </w:r>
    </w:p>
    <w:p w14:paraId="444DDD27" w14:textId="77777777" w:rsidR="00DF0971" w:rsidRPr="00DF3B93" w:rsidRDefault="00000000">
      <w:pPr>
        <w:pStyle w:val="BodyText"/>
        <w:spacing w:before="3"/>
        <w:ind w:left="0"/>
        <w:rPr>
          <w:b/>
          <w:sz w:val="22"/>
          <w:szCs w:val="22"/>
          <w:rPrChange w:id="3821" w:author="Brian Olea" w:date="2024-06-04T11:27:00Z" w16du:dateUtc="2024-06-04T17:27:00Z">
            <w:rPr>
              <w:b/>
              <w:sz w:val="13"/>
            </w:rPr>
          </w:rPrChange>
        </w:rPr>
      </w:pPr>
      <w:r w:rsidRPr="00DF3B93">
        <w:rPr>
          <w:noProof/>
          <w:sz w:val="22"/>
          <w:szCs w:val="22"/>
          <w:rPrChange w:id="3822" w:author="Brian Olea" w:date="2024-06-04T11:27:00Z" w16du:dateUtc="2024-06-04T17:27:00Z">
            <w:rPr>
              <w:noProof/>
            </w:rPr>
          </w:rPrChange>
        </w:rPr>
        <mc:AlternateContent>
          <mc:Choice Requires="wpg">
            <w:drawing>
              <wp:anchor distT="0" distB="0" distL="0" distR="0" simplePos="0" relativeHeight="487594496" behindDoc="1" locked="0" layoutInCell="1" allowOverlap="1" wp14:anchorId="215AE1A9" wp14:editId="368FCF1C">
                <wp:simplePos x="0" y="0"/>
                <wp:positionH relativeFrom="page">
                  <wp:posOffset>826005</wp:posOffset>
                </wp:positionH>
                <wp:positionV relativeFrom="paragraph">
                  <wp:posOffset>112726</wp:posOffset>
                </wp:positionV>
                <wp:extent cx="6128385" cy="6582409"/>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8385" cy="6582409"/>
                          <a:chOff x="0" y="0"/>
                          <a:chExt cx="6128385" cy="6582409"/>
                        </a:xfrm>
                      </wpg:grpSpPr>
                      <wps:wsp>
                        <wps:cNvPr id="108" name="Graphic 108"/>
                        <wps:cNvSpPr/>
                        <wps:spPr>
                          <a:xfrm>
                            <a:off x="439052" y="1443989"/>
                            <a:ext cx="1276985" cy="360680"/>
                          </a:xfrm>
                          <a:custGeom>
                            <a:avLst/>
                            <a:gdLst/>
                            <a:ahLst/>
                            <a:cxnLst/>
                            <a:rect l="l" t="t" r="r" b="b"/>
                            <a:pathLst>
                              <a:path w="1276985" h="360680">
                                <a:moveTo>
                                  <a:pt x="1276772" y="0"/>
                                </a:moveTo>
                                <a:lnTo>
                                  <a:pt x="0" y="0"/>
                                </a:lnTo>
                                <a:lnTo>
                                  <a:pt x="0" y="360384"/>
                                </a:lnTo>
                                <a:lnTo>
                                  <a:pt x="1276772" y="360384"/>
                                </a:lnTo>
                                <a:lnTo>
                                  <a:pt x="1276772" y="0"/>
                                </a:lnTo>
                                <a:close/>
                              </a:path>
                            </a:pathLst>
                          </a:custGeom>
                          <a:solidFill>
                            <a:srgbClr val="4671C4"/>
                          </a:solidFill>
                        </wps:spPr>
                        <wps:bodyPr wrap="square" lIns="0" tIns="0" rIns="0" bIns="0" rtlCol="0">
                          <a:prstTxWarp prst="textNoShape">
                            <a:avLst/>
                          </a:prstTxWarp>
                          <a:noAutofit/>
                        </wps:bodyPr>
                      </wps:wsp>
                      <wps:wsp>
                        <wps:cNvPr id="109" name="Graphic 109"/>
                        <wps:cNvSpPr/>
                        <wps:spPr>
                          <a:xfrm>
                            <a:off x="439052" y="1443989"/>
                            <a:ext cx="1276985" cy="360680"/>
                          </a:xfrm>
                          <a:custGeom>
                            <a:avLst/>
                            <a:gdLst/>
                            <a:ahLst/>
                            <a:cxnLst/>
                            <a:rect l="l" t="t" r="r" b="b"/>
                            <a:pathLst>
                              <a:path w="1276985" h="360680">
                                <a:moveTo>
                                  <a:pt x="0" y="360384"/>
                                </a:moveTo>
                                <a:lnTo>
                                  <a:pt x="1276772" y="360384"/>
                                </a:lnTo>
                                <a:lnTo>
                                  <a:pt x="1276772" y="0"/>
                                </a:lnTo>
                                <a:lnTo>
                                  <a:pt x="0" y="0"/>
                                </a:lnTo>
                                <a:lnTo>
                                  <a:pt x="0" y="360384"/>
                                </a:lnTo>
                                <a:close/>
                              </a:path>
                            </a:pathLst>
                          </a:custGeom>
                          <a:ln w="4845">
                            <a:solidFill>
                              <a:srgbClr val="C7C7C7"/>
                            </a:solidFill>
                            <a:prstDash val="solid"/>
                          </a:ln>
                        </wps:spPr>
                        <wps:bodyPr wrap="square" lIns="0" tIns="0" rIns="0" bIns="0" rtlCol="0">
                          <a:prstTxWarp prst="textNoShape">
                            <a:avLst/>
                          </a:prstTxWarp>
                          <a:noAutofit/>
                        </wps:bodyPr>
                      </wps:wsp>
                      <wps:wsp>
                        <wps:cNvPr id="110" name="Graphic 110"/>
                        <wps:cNvSpPr/>
                        <wps:spPr>
                          <a:xfrm>
                            <a:off x="614796" y="2344950"/>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1" name="Graphic 111"/>
                        <wps:cNvSpPr/>
                        <wps:spPr>
                          <a:xfrm>
                            <a:off x="614796" y="2344950"/>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12" name="Graphic 112"/>
                        <wps:cNvSpPr/>
                        <wps:spPr>
                          <a:xfrm>
                            <a:off x="4186528" y="1984566"/>
                            <a:ext cx="816610" cy="180340"/>
                          </a:xfrm>
                          <a:custGeom>
                            <a:avLst/>
                            <a:gdLst/>
                            <a:ahLst/>
                            <a:cxnLst/>
                            <a:rect l="l" t="t" r="r" b="b"/>
                            <a:pathLst>
                              <a:path w="816610" h="180340">
                                <a:moveTo>
                                  <a:pt x="816408" y="0"/>
                                </a:moveTo>
                                <a:lnTo>
                                  <a:pt x="0" y="0"/>
                                </a:lnTo>
                                <a:lnTo>
                                  <a:pt x="0" y="180192"/>
                                </a:lnTo>
                                <a:lnTo>
                                  <a:pt x="816408" y="180192"/>
                                </a:lnTo>
                                <a:lnTo>
                                  <a:pt x="816408" y="0"/>
                                </a:lnTo>
                                <a:close/>
                              </a:path>
                            </a:pathLst>
                          </a:custGeom>
                          <a:solidFill>
                            <a:srgbClr val="4671C4"/>
                          </a:solidFill>
                        </wps:spPr>
                        <wps:bodyPr wrap="square" lIns="0" tIns="0" rIns="0" bIns="0" rtlCol="0">
                          <a:prstTxWarp prst="textNoShape">
                            <a:avLst/>
                          </a:prstTxWarp>
                          <a:noAutofit/>
                        </wps:bodyPr>
                      </wps:wsp>
                      <wps:wsp>
                        <wps:cNvPr id="113" name="Graphic 113"/>
                        <wps:cNvSpPr/>
                        <wps:spPr>
                          <a:xfrm>
                            <a:off x="4186528" y="1984566"/>
                            <a:ext cx="816610" cy="180340"/>
                          </a:xfrm>
                          <a:custGeom>
                            <a:avLst/>
                            <a:gdLst/>
                            <a:ahLst/>
                            <a:cxnLst/>
                            <a:rect l="l" t="t" r="r" b="b"/>
                            <a:pathLst>
                              <a:path w="816610" h="180340">
                                <a:moveTo>
                                  <a:pt x="0" y="180192"/>
                                </a:moveTo>
                                <a:lnTo>
                                  <a:pt x="816408" y="180192"/>
                                </a:lnTo>
                                <a:lnTo>
                                  <a:pt x="816408" y="0"/>
                                </a:lnTo>
                                <a:lnTo>
                                  <a:pt x="0" y="0"/>
                                </a:lnTo>
                                <a:lnTo>
                                  <a:pt x="0" y="180192"/>
                                </a:lnTo>
                                <a:close/>
                              </a:path>
                            </a:pathLst>
                          </a:custGeom>
                          <a:ln w="4904">
                            <a:solidFill>
                              <a:srgbClr val="C7C7C7"/>
                            </a:solidFill>
                            <a:prstDash val="solid"/>
                          </a:ln>
                        </wps:spPr>
                        <wps:bodyPr wrap="square" lIns="0" tIns="0" rIns="0" bIns="0" rtlCol="0">
                          <a:prstTxWarp prst="textNoShape">
                            <a:avLst/>
                          </a:prstTxWarp>
                          <a:noAutofit/>
                        </wps:bodyPr>
                      </wps:wsp>
                      <wps:wsp>
                        <wps:cNvPr id="114" name="Graphic 114"/>
                        <wps:cNvSpPr/>
                        <wps:spPr>
                          <a:xfrm>
                            <a:off x="1227046" y="198456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5" name="Graphic 115"/>
                        <wps:cNvSpPr/>
                        <wps:spPr>
                          <a:xfrm>
                            <a:off x="1227046" y="198456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16" name="Graphic 116"/>
                        <wps:cNvSpPr/>
                        <wps:spPr>
                          <a:xfrm>
                            <a:off x="2489" y="198456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7" name="Graphic 117"/>
                        <wps:cNvSpPr/>
                        <wps:spPr>
                          <a:xfrm>
                            <a:off x="2489" y="198456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18" name="Graphic 118"/>
                        <wps:cNvSpPr/>
                        <wps:spPr>
                          <a:xfrm>
                            <a:off x="3010672" y="3876584"/>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9" name="Graphic 119"/>
                        <wps:cNvSpPr/>
                        <wps:spPr>
                          <a:xfrm>
                            <a:off x="3010672" y="3876584"/>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0" name="Graphic 120"/>
                        <wps:cNvSpPr/>
                        <wps:spPr>
                          <a:xfrm>
                            <a:off x="1686275" y="3876584"/>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21" name="Graphic 121"/>
                        <wps:cNvSpPr/>
                        <wps:spPr>
                          <a:xfrm>
                            <a:off x="1686275" y="3876584"/>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2" name="Graphic 122"/>
                        <wps:cNvSpPr/>
                        <wps:spPr>
                          <a:xfrm>
                            <a:off x="2349608" y="3516200"/>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23" name="Graphic 123"/>
                        <wps:cNvSpPr/>
                        <wps:spPr>
                          <a:xfrm>
                            <a:off x="2349608" y="3516200"/>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4" name="Graphic 124"/>
                        <wps:cNvSpPr/>
                        <wps:spPr>
                          <a:xfrm>
                            <a:off x="2333506" y="5678406"/>
                            <a:ext cx="946150" cy="180340"/>
                          </a:xfrm>
                          <a:custGeom>
                            <a:avLst/>
                            <a:gdLst/>
                            <a:ahLst/>
                            <a:cxnLst/>
                            <a:rect l="l" t="t" r="r" b="b"/>
                            <a:pathLst>
                              <a:path w="946150" h="180340">
                                <a:moveTo>
                                  <a:pt x="945752" y="0"/>
                                </a:moveTo>
                                <a:lnTo>
                                  <a:pt x="0" y="0"/>
                                </a:lnTo>
                                <a:lnTo>
                                  <a:pt x="0" y="180192"/>
                                </a:lnTo>
                                <a:lnTo>
                                  <a:pt x="945752" y="180192"/>
                                </a:lnTo>
                                <a:lnTo>
                                  <a:pt x="945752" y="0"/>
                                </a:lnTo>
                                <a:close/>
                              </a:path>
                            </a:pathLst>
                          </a:custGeom>
                          <a:solidFill>
                            <a:srgbClr val="4671C4"/>
                          </a:solidFill>
                        </wps:spPr>
                        <wps:bodyPr wrap="square" lIns="0" tIns="0" rIns="0" bIns="0" rtlCol="0">
                          <a:prstTxWarp prst="textNoShape">
                            <a:avLst/>
                          </a:prstTxWarp>
                          <a:noAutofit/>
                        </wps:bodyPr>
                      </wps:wsp>
                      <wps:wsp>
                        <wps:cNvPr id="125" name="Graphic 125"/>
                        <wps:cNvSpPr/>
                        <wps:spPr>
                          <a:xfrm>
                            <a:off x="2333506" y="5678406"/>
                            <a:ext cx="946150" cy="180340"/>
                          </a:xfrm>
                          <a:custGeom>
                            <a:avLst/>
                            <a:gdLst/>
                            <a:ahLst/>
                            <a:cxnLst/>
                            <a:rect l="l" t="t" r="r" b="b"/>
                            <a:pathLst>
                              <a:path w="946150" h="180340">
                                <a:moveTo>
                                  <a:pt x="0" y="180192"/>
                                </a:moveTo>
                                <a:lnTo>
                                  <a:pt x="945752" y="180192"/>
                                </a:lnTo>
                                <a:lnTo>
                                  <a:pt x="945752" y="0"/>
                                </a:lnTo>
                                <a:lnTo>
                                  <a:pt x="0" y="0"/>
                                </a:lnTo>
                                <a:lnTo>
                                  <a:pt x="0" y="180192"/>
                                </a:lnTo>
                                <a:close/>
                              </a:path>
                            </a:pathLst>
                          </a:custGeom>
                          <a:ln w="4929">
                            <a:solidFill>
                              <a:srgbClr val="C7C7C7"/>
                            </a:solidFill>
                            <a:prstDash val="solid"/>
                          </a:ln>
                        </wps:spPr>
                        <wps:bodyPr wrap="square" lIns="0" tIns="0" rIns="0" bIns="0" rtlCol="0">
                          <a:prstTxWarp prst="textNoShape">
                            <a:avLst/>
                          </a:prstTxWarp>
                          <a:noAutofit/>
                        </wps:bodyPr>
                      </wps:wsp>
                      <wps:wsp>
                        <wps:cNvPr id="126" name="Graphic 126"/>
                        <wps:cNvSpPr/>
                        <wps:spPr>
                          <a:xfrm>
                            <a:off x="3370119" y="567840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27" name="Graphic 127"/>
                        <wps:cNvSpPr/>
                        <wps:spPr>
                          <a:xfrm>
                            <a:off x="3370119" y="567840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8" name="Graphic 128"/>
                        <wps:cNvSpPr/>
                        <wps:spPr>
                          <a:xfrm>
                            <a:off x="407133" y="6399176"/>
                            <a:ext cx="820419" cy="180340"/>
                          </a:xfrm>
                          <a:custGeom>
                            <a:avLst/>
                            <a:gdLst/>
                            <a:ahLst/>
                            <a:cxnLst/>
                            <a:rect l="l" t="t" r="r" b="b"/>
                            <a:pathLst>
                              <a:path w="820419" h="180340">
                                <a:moveTo>
                                  <a:pt x="819969" y="0"/>
                                </a:moveTo>
                                <a:lnTo>
                                  <a:pt x="0" y="0"/>
                                </a:lnTo>
                                <a:lnTo>
                                  <a:pt x="0" y="180192"/>
                                </a:lnTo>
                                <a:lnTo>
                                  <a:pt x="819969" y="180192"/>
                                </a:lnTo>
                                <a:lnTo>
                                  <a:pt x="819969" y="0"/>
                                </a:lnTo>
                                <a:close/>
                              </a:path>
                            </a:pathLst>
                          </a:custGeom>
                          <a:solidFill>
                            <a:srgbClr val="4671C4"/>
                          </a:solidFill>
                        </wps:spPr>
                        <wps:bodyPr wrap="square" lIns="0" tIns="0" rIns="0" bIns="0" rtlCol="0">
                          <a:prstTxWarp prst="textNoShape">
                            <a:avLst/>
                          </a:prstTxWarp>
                          <a:noAutofit/>
                        </wps:bodyPr>
                      </wps:wsp>
                      <wps:wsp>
                        <wps:cNvPr id="129" name="Graphic 129"/>
                        <wps:cNvSpPr/>
                        <wps:spPr>
                          <a:xfrm>
                            <a:off x="407133" y="6399176"/>
                            <a:ext cx="820419" cy="180340"/>
                          </a:xfrm>
                          <a:custGeom>
                            <a:avLst/>
                            <a:gdLst/>
                            <a:ahLst/>
                            <a:cxnLst/>
                            <a:rect l="l" t="t" r="r" b="b"/>
                            <a:pathLst>
                              <a:path w="820419" h="180340">
                                <a:moveTo>
                                  <a:pt x="0" y="180192"/>
                                </a:moveTo>
                                <a:lnTo>
                                  <a:pt x="819969" y="180192"/>
                                </a:lnTo>
                                <a:lnTo>
                                  <a:pt x="819969" y="0"/>
                                </a:lnTo>
                                <a:lnTo>
                                  <a:pt x="0" y="0"/>
                                </a:lnTo>
                                <a:lnTo>
                                  <a:pt x="0" y="180192"/>
                                </a:lnTo>
                                <a:close/>
                              </a:path>
                            </a:pathLst>
                          </a:custGeom>
                          <a:ln w="4905">
                            <a:solidFill>
                              <a:srgbClr val="C7C7C7"/>
                            </a:solidFill>
                            <a:prstDash val="solid"/>
                          </a:ln>
                        </wps:spPr>
                        <wps:bodyPr wrap="square" lIns="0" tIns="0" rIns="0" bIns="0" rtlCol="0">
                          <a:prstTxWarp prst="textNoShape">
                            <a:avLst/>
                          </a:prstTxWarp>
                          <a:noAutofit/>
                        </wps:bodyPr>
                      </wps:wsp>
                      <wps:wsp>
                        <wps:cNvPr id="130" name="Graphic 130"/>
                        <wps:cNvSpPr/>
                        <wps:spPr>
                          <a:xfrm>
                            <a:off x="2347340" y="639917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31" name="Graphic 131"/>
                        <wps:cNvSpPr/>
                        <wps:spPr>
                          <a:xfrm>
                            <a:off x="2347340" y="639917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32" name="Graphic 132"/>
                        <wps:cNvSpPr/>
                        <wps:spPr>
                          <a:xfrm>
                            <a:off x="1329097" y="639917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33" name="Graphic 133"/>
                        <wps:cNvSpPr/>
                        <wps:spPr>
                          <a:xfrm>
                            <a:off x="1329097" y="639917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34" name="Graphic 134"/>
                        <wps:cNvSpPr/>
                        <wps:spPr>
                          <a:xfrm>
                            <a:off x="3370119" y="6399176"/>
                            <a:ext cx="820419" cy="180340"/>
                          </a:xfrm>
                          <a:custGeom>
                            <a:avLst/>
                            <a:gdLst/>
                            <a:ahLst/>
                            <a:cxnLst/>
                            <a:rect l="l" t="t" r="r" b="b"/>
                            <a:pathLst>
                              <a:path w="820419" h="180340">
                                <a:moveTo>
                                  <a:pt x="819969" y="0"/>
                                </a:moveTo>
                                <a:lnTo>
                                  <a:pt x="0" y="0"/>
                                </a:lnTo>
                                <a:lnTo>
                                  <a:pt x="0" y="180192"/>
                                </a:lnTo>
                                <a:lnTo>
                                  <a:pt x="819969" y="180192"/>
                                </a:lnTo>
                                <a:lnTo>
                                  <a:pt x="819969" y="0"/>
                                </a:lnTo>
                                <a:close/>
                              </a:path>
                            </a:pathLst>
                          </a:custGeom>
                          <a:solidFill>
                            <a:srgbClr val="4671C4"/>
                          </a:solidFill>
                        </wps:spPr>
                        <wps:bodyPr wrap="square" lIns="0" tIns="0" rIns="0" bIns="0" rtlCol="0">
                          <a:prstTxWarp prst="textNoShape">
                            <a:avLst/>
                          </a:prstTxWarp>
                          <a:noAutofit/>
                        </wps:bodyPr>
                      </wps:wsp>
                      <wps:wsp>
                        <wps:cNvPr id="135" name="Graphic 135"/>
                        <wps:cNvSpPr/>
                        <wps:spPr>
                          <a:xfrm>
                            <a:off x="3370119" y="6399176"/>
                            <a:ext cx="820419" cy="180340"/>
                          </a:xfrm>
                          <a:custGeom>
                            <a:avLst/>
                            <a:gdLst/>
                            <a:ahLst/>
                            <a:cxnLst/>
                            <a:rect l="l" t="t" r="r" b="b"/>
                            <a:pathLst>
                              <a:path w="820419" h="180340">
                                <a:moveTo>
                                  <a:pt x="0" y="180192"/>
                                </a:moveTo>
                                <a:lnTo>
                                  <a:pt x="819969" y="180192"/>
                                </a:lnTo>
                                <a:lnTo>
                                  <a:pt x="819969" y="0"/>
                                </a:lnTo>
                                <a:lnTo>
                                  <a:pt x="0" y="0"/>
                                </a:lnTo>
                                <a:lnTo>
                                  <a:pt x="0" y="180192"/>
                                </a:lnTo>
                                <a:close/>
                              </a:path>
                            </a:pathLst>
                          </a:custGeom>
                          <a:ln w="4905">
                            <a:solidFill>
                              <a:srgbClr val="C7C7C7"/>
                            </a:solidFill>
                            <a:prstDash val="solid"/>
                          </a:ln>
                        </wps:spPr>
                        <wps:bodyPr wrap="square" lIns="0" tIns="0" rIns="0" bIns="0" rtlCol="0">
                          <a:prstTxWarp prst="textNoShape">
                            <a:avLst/>
                          </a:prstTxWarp>
                          <a:noAutofit/>
                        </wps:bodyPr>
                      </wps:wsp>
                      <wps:wsp>
                        <wps:cNvPr id="136" name="Graphic 136"/>
                        <wps:cNvSpPr/>
                        <wps:spPr>
                          <a:xfrm>
                            <a:off x="4288578" y="6399176"/>
                            <a:ext cx="946150" cy="180340"/>
                          </a:xfrm>
                          <a:custGeom>
                            <a:avLst/>
                            <a:gdLst/>
                            <a:ahLst/>
                            <a:cxnLst/>
                            <a:rect l="l" t="t" r="r" b="b"/>
                            <a:pathLst>
                              <a:path w="946150" h="180340">
                                <a:moveTo>
                                  <a:pt x="945752" y="0"/>
                                </a:moveTo>
                                <a:lnTo>
                                  <a:pt x="0" y="0"/>
                                </a:lnTo>
                                <a:lnTo>
                                  <a:pt x="0" y="180192"/>
                                </a:lnTo>
                                <a:lnTo>
                                  <a:pt x="945752" y="180192"/>
                                </a:lnTo>
                                <a:lnTo>
                                  <a:pt x="945752" y="0"/>
                                </a:lnTo>
                                <a:close/>
                              </a:path>
                            </a:pathLst>
                          </a:custGeom>
                          <a:solidFill>
                            <a:srgbClr val="4671C4"/>
                          </a:solidFill>
                        </wps:spPr>
                        <wps:bodyPr wrap="square" lIns="0" tIns="0" rIns="0" bIns="0" rtlCol="0">
                          <a:prstTxWarp prst="textNoShape">
                            <a:avLst/>
                          </a:prstTxWarp>
                          <a:noAutofit/>
                        </wps:bodyPr>
                      </wps:wsp>
                      <wps:wsp>
                        <wps:cNvPr id="137" name="Graphic 137"/>
                        <wps:cNvSpPr/>
                        <wps:spPr>
                          <a:xfrm>
                            <a:off x="4288578" y="6399176"/>
                            <a:ext cx="946150" cy="180340"/>
                          </a:xfrm>
                          <a:custGeom>
                            <a:avLst/>
                            <a:gdLst/>
                            <a:ahLst/>
                            <a:cxnLst/>
                            <a:rect l="l" t="t" r="r" b="b"/>
                            <a:pathLst>
                              <a:path w="946150" h="180340">
                                <a:moveTo>
                                  <a:pt x="0" y="180192"/>
                                </a:moveTo>
                                <a:lnTo>
                                  <a:pt x="945752" y="180192"/>
                                </a:lnTo>
                                <a:lnTo>
                                  <a:pt x="945752" y="0"/>
                                </a:lnTo>
                                <a:lnTo>
                                  <a:pt x="0" y="0"/>
                                </a:lnTo>
                                <a:lnTo>
                                  <a:pt x="0" y="180192"/>
                                </a:lnTo>
                                <a:close/>
                              </a:path>
                            </a:pathLst>
                          </a:custGeom>
                          <a:ln w="4929">
                            <a:solidFill>
                              <a:srgbClr val="C7C7C7"/>
                            </a:solidFill>
                            <a:prstDash val="solid"/>
                          </a:ln>
                        </wps:spPr>
                        <wps:bodyPr wrap="square" lIns="0" tIns="0" rIns="0" bIns="0" rtlCol="0">
                          <a:prstTxWarp prst="textNoShape">
                            <a:avLst/>
                          </a:prstTxWarp>
                          <a:noAutofit/>
                        </wps:bodyPr>
                      </wps:wsp>
                      <wps:wsp>
                        <wps:cNvPr id="138" name="Graphic 138"/>
                        <wps:cNvSpPr/>
                        <wps:spPr>
                          <a:xfrm>
                            <a:off x="2808951" y="362836"/>
                            <a:ext cx="1270" cy="57150"/>
                          </a:xfrm>
                          <a:custGeom>
                            <a:avLst/>
                            <a:gdLst/>
                            <a:ahLst/>
                            <a:cxnLst/>
                            <a:rect l="l" t="t" r="r" b="b"/>
                            <a:pathLst>
                              <a:path h="57150">
                                <a:moveTo>
                                  <a:pt x="0" y="0"/>
                                </a:moveTo>
                                <a:lnTo>
                                  <a:pt x="0" y="56860"/>
                                </a:lnTo>
                              </a:path>
                            </a:pathLst>
                          </a:custGeom>
                          <a:ln w="11339">
                            <a:solidFill>
                              <a:srgbClr val="4671C4"/>
                            </a:solidFill>
                            <a:prstDash val="solid"/>
                          </a:ln>
                        </wps:spPr>
                        <wps:bodyPr wrap="square" lIns="0" tIns="0" rIns="0" bIns="0" rtlCol="0">
                          <a:prstTxWarp prst="textNoShape">
                            <a:avLst/>
                          </a:prstTxWarp>
                          <a:noAutofit/>
                        </wps:bodyPr>
                      </wps:wsp>
                      <wps:wsp>
                        <wps:cNvPr id="139" name="Graphic 139"/>
                        <wps:cNvSpPr/>
                        <wps:spPr>
                          <a:xfrm>
                            <a:off x="2769038" y="402077"/>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40" name="Graphic 140"/>
                        <wps:cNvSpPr/>
                        <wps:spPr>
                          <a:xfrm>
                            <a:off x="2808951" y="903412"/>
                            <a:ext cx="1270" cy="417830"/>
                          </a:xfrm>
                          <a:custGeom>
                            <a:avLst/>
                            <a:gdLst/>
                            <a:ahLst/>
                            <a:cxnLst/>
                            <a:rect l="l" t="t" r="r" b="b"/>
                            <a:pathLst>
                              <a:path h="417830">
                                <a:moveTo>
                                  <a:pt x="0" y="0"/>
                                </a:moveTo>
                                <a:lnTo>
                                  <a:pt x="0" y="417245"/>
                                </a:lnTo>
                              </a:path>
                            </a:pathLst>
                          </a:custGeom>
                          <a:ln w="11339">
                            <a:solidFill>
                              <a:srgbClr val="4671C4"/>
                            </a:solidFill>
                            <a:prstDash val="solid"/>
                          </a:ln>
                        </wps:spPr>
                        <wps:bodyPr wrap="square" lIns="0" tIns="0" rIns="0" bIns="0" rtlCol="0">
                          <a:prstTxWarp prst="textNoShape">
                            <a:avLst/>
                          </a:prstTxWarp>
                          <a:noAutofit/>
                        </wps:bodyPr>
                      </wps:wsp>
                      <wps:wsp>
                        <wps:cNvPr id="141" name="Graphic 141"/>
                        <wps:cNvSpPr/>
                        <wps:spPr>
                          <a:xfrm>
                            <a:off x="2769038" y="1303039"/>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42" name="Graphic 142"/>
                        <wps:cNvSpPr/>
                        <wps:spPr>
                          <a:xfrm>
                            <a:off x="2808838" y="1804373"/>
                            <a:ext cx="1270" cy="1588770"/>
                          </a:xfrm>
                          <a:custGeom>
                            <a:avLst/>
                            <a:gdLst/>
                            <a:ahLst/>
                            <a:cxnLst/>
                            <a:rect l="l" t="t" r="r" b="b"/>
                            <a:pathLst>
                              <a:path h="1588770">
                                <a:moveTo>
                                  <a:pt x="0" y="0"/>
                                </a:moveTo>
                                <a:lnTo>
                                  <a:pt x="0" y="1588494"/>
                                </a:lnTo>
                              </a:path>
                            </a:pathLst>
                          </a:custGeom>
                          <a:ln w="11339">
                            <a:solidFill>
                              <a:srgbClr val="4671C4"/>
                            </a:solidFill>
                            <a:prstDash val="solid"/>
                          </a:ln>
                        </wps:spPr>
                        <wps:bodyPr wrap="square" lIns="0" tIns="0" rIns="0" bIns="0" rtlCol="0">
                          <a:prstTxWarp prst="textNoShape">
                            <a:avLst/>
                          </a:prstTxWarp>
                          <a:noAutofit/>
                        </wps:bodyPr>
                      </wps:wsp>
                      <wps:wsp>
                        <wps:cNvPr id="143" name="Graphic 143"/>
                        <wps:cNvSpPr/>
                        <wps:spPr>
                          <a:xfrm>
                            <a:off x="2768924" y="3375249"/>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44" name="Graphic 144"/>
                        <wps:cNvSpPr/>
                        <wps:spPr>
                          <a:xfrm>
                            <a:off x="2808838" y="3696392"/>
                            <a:ext cx="3175" cy="530225"/>
                          </a:xfrm>
                          <a:custGeom>
                            <a:avLst/>
                            <a:gdLst/>
                            <a:ahLst/>
                            <a:cxnLst/>
                            <a:rect l="l" t="t" r="r" b="b"/>
                            <a:pathLst>
                              <a:path w="3175" h="530225">
                                <a:moveTo>
                                  <a:pt x="0" y="0"/>
                                </a:moveTo>
                                <a:lnTo>
                                  <a:pt x="2834" y="529765"/>
                                </a:lnTo>
                              </a:path>
                            </a:pathLst>
                          </a:custGeom>
                          <a:ln w="11339">
                            <a:solidFill>
                              <a:srgbClr val="4671C4"/>
                            </a:solidFill>
                            <a:prstDash val="solid"/>
                          </a:ln>
                        </wps:spPr>
                        <wps:bodyPr wrap="square" lIns="0" tIns="0" rIns="0" bIns="0" rtlCol="0">
                          <a:prstTxWarp prst="textNoShape">
                            <a:avLst/>
                          </a:prstTxWarp>
                          <a:noAutofit/>
                        </wps:bodyPr>
                      </wps:wsp>
                      <wps:wsp>
                        <wps:cNvPr id="145" name="Graphic 145"/>
                        <wps:cNvSpPr/>
                        <wps:spPr>
                          <a:xfrm>
                            <a:off x="2771646" y="4207938"/>
                            <a:ext cx="80010" cy="141605"/>
                          </a:xfrm>
                          <a:custGeom>
                            <a:avLst/>
                            <a:gdLst/>
                            <a:ahLst/>
                            <a:cxnLst/>
                            <a:rect l="l" t="t" r="r" b="b"/>
                            <a:pathLst>
                              <a:path w="80010" h="141605">
                                <a:moveTo>
                                  <a:pt x="79826" y="0"/>
                                </a:moveTo>
                                <a:lnTo>
                                  <a:pt x="0" y="1201"/>
                                </a:lnTo>
                                <a:lnTo>
                                  <a:pt x="40707" y="141551"/>
                                </a:lnTo>
                                <a:lnTo>
                                  <a:pt x="79826" y="0"/>
                                </a:lnTo>
                                <a:close/>
                              </a:path>
                            </a:pathLst>
                          </a:custGeom>
                          <a:solidFill>
                            <a:srgbClr val="4671C4"/>
                          </a:solidFill>
                        </wps:spPr>
                        <wps:bodyPr wrap="square" lIns="0" tIns="0" rIns="0" bIns="0" rtlCol="0">
                          <a:prstTxWarp prst="textNoShape">
                            <a:avLst/>
                          </a:prstTxWarp>
                          <a:noAutofit/>
                        </wps:bodyPr>
                      </wps:wsp>
                      <wps:wsp>
                        <wps:cNvPr id="146" name="Graphic 146"/>
                        <wps:cNvSpPr/>
                        <wps:spPr>
                          <a:xfrm>
                            <a:off x="1077461" y="903412"/>
                            <a:ext cx="1731645" cy="417830"/>
                          </a:xfrm>
                          <a:custGeom>
                            <a:avLst/>
                            <a:gdLst/>
                            <a:ahLst/>
                            <a:cxnLst/>
                            <a:rect l="l" t="t" r="r" b="b"/>
                            <a:pathLst>
                              <a:path w="1731645" h="417830">
                                <a:moveTo>
                                  <a:pt x="1731489" y="0"/>
                                </a:moveTo>
                                <a:lnTo>
                                  <a:pt x="1731489" y="270288"/>
                                </a:lnTo>
                                <a:lnTo>
                                  <a:pt x="0" y="270288"/>
                                </a:lnTo>
                                <a:lnTo>
                                  <a:pt x="0" y="417245"/>
                                </a:lnTo>
                              </a:path>
                            </a:pathLst>
                          </a:custGeom>
                          <a:ln w="19544">
                            <a:solidFill>
                              <a:srgbClr val="4671C4"/>
                            </a:solidFill>
                            <a:prstDash val="solid"/>
                          </a:ln>
                        </wps:spPr>
                        <wps:bodyPr wrap="square" lIns="0" tIns="0" rIns="0" bIns="0" rtlCol="0">
                          <a:prstTxWarp prst="textNoShape">
                            <a:avLst/>
                          </a:prstTxWarp>
                          <a:noAutofit/>
                        </wps:bodyPr>
                      </wps:wsp>
                      <wps:wsp>
                        <wps:cNvPr id="147" name="Graphic 147"/>
                        <wps:cNvSpPr/>
                        <wps:spPr>
                          <a:xfrm>
                            <a:off x="1037548" y="1303039"/>
                            <a:ext cx="80010" cy="140970"/>
                          </a:xfrm>
                          <a:custGeom>
                            <a:avLst/>
                            <a:gdLst/>
                            <a:ahLst/>
                            <a:cxnLst/>
                            <a:rect l="l" t="t" r="r" b="b"/>
                            <a:pathLst>
                              <a:path w="80010" h="140970">
                                <a:moveTo>
                                  <a:pt x="79849" y="0"/>
                                </a:moveTo>
                                <a:lnTo>
                                  <a:pt x="0" y="0"/>
                                </a:lnTo>
                                <a:lnTo>
                                  <a:pt x="39913" y="140950"/>
                                </a:lnTo>
                                <a:lnTo>
                                  <a:pt x="79849" y="0"/>
                                </a:lnTo>
                                <a:close/>
                              </a:path>
                            </a:pathLst>
                          </a:custGeom>
                          <a:solidFill>
                            <a:srgbClr val="4671C4"/>
                          </a:solidFill>
                        </wps:spPr>
                        <wps:bodyPr wrap="square" lIns="0" tIns="0" rIns="0" bIns="0" rtlCol="0">
                          <a:prstTxWarp prst="textNoShape">
                            <a:avLst/>
                          </a:prstTxWarp>
                          <a:noAutofit/>
                        </wps:bodyPr>
                      </wps:wsp>
                      <wps:wsp>
                        <wps:cNvPr id="148" name="Graphic 148"/>
                        <wps:cNvSpPr/>
                        <wps:spPr>
                          <a:xfrm>
                            <a:off x="2808951" y="903412"/>
                            <a:ext cx="1019810" cy="417830"/>
                          </a:xfrm>
                          <a:custGeom>
                            <a:avLst/>
                            <a:gdLst/>
                            <a:ahLst/>
                            <a:cxnLst/>
                            <a:rect l="l" t="t" r="r" b="b"/>
                            <a:pathLst>
                              <a:path w="1019810" h="417830">
                                <a:moveTo>
                                  <a:pt x="0" y="0"/>
                                </a:moveTo>
                                <a:lnTo>
                                  <a:pt x="0" y="270288"/>
                                </a:lnTo>
                                <a:lnTo>
                                  <a:pt x="1019603" y="270288"/>
                                </a:lnTo>
                                <a:lnTo>
                                  <a:pt x="1019603" y="417245"/>
                                </a:lnTo>
                              </a:path>
                            </a:pathLst>
                          </a:custGeom>
                          <a:ln w="18775">
                            <a:solidFill>
                              <a:srgbClr val="4671C4"/>
                            </a:solidFill>
                            <a:prstDash val="solid"/>
                          </a:ln>
                        </wps:spPr>
                        <wps:bodyPr wrap="square" lIns="0" tIns="0" rIns="0" bIns="0" rtlCol="0">
                          <a:prstTxWarp prst="textNoShape">
                            <a:avLst/>
                          </a:prstTxWarp>
                          <a:noAutofit/>
                        </wps:bodyPr>
                      </wps:wsp>
                      <wps:wsp>
                        <wps:cNvPr id="149" name="Graphic 149"/>
                        <wps:cNvSpPr/>
                        <wps:spPr>
                          <a:xfrm>
                            <a:off x="3788642" y="1303039"/>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50" name="Graphic 150"/>
                        <wps:cNvSpPr/>
                        <wps:spPr>
                          <a:xfrm>
                            <a:off x="2808951" y="903412"/>
                            <a:ext cx="2347595" cy="417830"/>
                          </a:xfrm>
                          <a:custGeom>
                            <a:avLst/>
                            <a:gdLst/>
                            <a:ahLst/>
                            <a:cxnLst/>
                            <a:rect l="l" t="t" r="r" b="b"/>
                            <a:pathLst>
                              <a:path w="2347595" h="417830">
                                <a:moveTo>
                                  <a:pt x="0" y="0"/>
                                </a:moveTo>
                                <a:lnTo>
                                  <a:pt x="0" y="270288"/>
                                </a:lnTo>
                                <a:lnTo>
                                  <a:pt x="2347062" y="270288"/>
                                </a:lnTo>
                                <a:lnTo>
                                  <a:pt x="2347062" y="417245"/>
                                </a:lnTo>
                              </a:path>
                            </a:pathLst>
                          </a:custGeom>
                          <a:ln w="19755">
                            <a:solidFill>
                              <a:srgbClr val="4671C4"/>
                            </a:solidFill>
                            <a:prstDash val="solid"/>
                          </a:ln>
                        </wps:spPr>
                        <wps:bodyPr wrap="square" lIns="0" tIns="0" rIns="0" bIns="0" rtlCol="0">
                          <a:prstTxWarp prst="textNoShape">
                            <a:avLst/>
                          </a:prstTxWarp>
                          <a:noAutofit/>
                        </wps:bodyPr>
                      </wps:wsp>
                      <wps:wsp>
                        <wps:cNvPr id="151" name="Graphic 151"/>
                        <wps:cNvSpPr/>
                        <wps:spPr>
                          <a:xfrm>
                            <a:off x="5116213" y="1303039"/>
                            <a:ext cx="80010" cy="140970"/>
                          </a:xfrm>
                          <a:custGeom>
                            <a:avLst/>
                            <a:gdLst/>
                            <a:ahLst/>
                            <a:cxnLst/>
                            <a:rect l="l" t="t" r="r" b="b"/>
                            <a:pathLst>
                              <a:path w="80010" h="140970">
                                <a:moveTo>
                                  <a:pt x="79713" y="0"/>
                                </a:moveTo>
                                <a:lnTo>
                                  <a:pt x="0" y="0"/>
                                </a:lnTo>
                                <a:lnTo>
                                  <a:pt x="39799" y="140950"/>
                                </a:lnTo>
                                <a:lnTo>
                                  <a:pt x="79713" y="0"/>
                                </a:lnTo>
                                <a:close/>
                              </a:path>
                            </a:pathLst>
                          </a:custGeom>
                          <a:solidFill>
                            <a:srgbClr val="4671C4"/>
                          </a:solidFill>
                        </wps:spPr>
                        <wps:bodyPr wrap="square" lIns="0" tIns="0" rIns="0" bIns="0" rtlCol="0">
                          <a:prstTxWarp prst="textNoShape">
                            <a:avLst/>
                          </a:prstTxWarp>
                          <a:noAutofit/>
                        </wps:bodyPr>
                      </wps:wsp>
                      <wps:wsp>
                        <wps:cNvPr id="152" name="Graphic 152"/>
                        <wps:cNvSpPr/>
                        <wps:spPr>
                          <a:xfrm>
                            <a:off x="1074808" y="1804373"/>
                            <a:ext cx="3175" cy="417830"/>
                          </a:xfrm>
                          <a:custGeom>
                            <a:avLst/>
                            <a:gdLst/>
                            <a:ahLst/>
                            <a:cxnLst/>
                            <a:rect l="l" t="t" r="r" b="b"/>
                            <a:pathLst>
                              <a:path w="3175" h="417830">
                                <a:moveTo>
                                  <a:pt x="2653" y="0"/>
                                </a:moveTo>
                                <a:lnTo>
                                  <a:pt x="0" y="417245"/>
                                </a:lnTo>
                              </a:path>
                            </a:pathLst>
                          </a:custGeom>
                          <a:ln w="11339">
                            <a:solidFill>
                              <a:srgbClr val="4671C4"/>
                            </a:solidFill>
                            <a:prstDash val="solid"/>
                          </a:ln>
                        </wps:spPr>
                        <wps:bodyPr wrap="square" lIns="0" tIns="0" rIns="0" bIns="0" rtlCol="0">
                          <a:prstTxWarp prst="textNoShape">
                            <a:avLst/>
                          </a:prstTxWarp>
                          <a:noAutofit/>
                        </wps:bodyPr>
                      </wps:wsp>
                      <wps:wsp>
                        <wps:cNvPr id="153" name="Graphic 153"/>
                        <wps:cNvSpPr/>
                        <wps:spPr>
                          <a:xfrm>
                            <a:off x="1035008" y="2203199"/>
                            <a:ext cx="80010" cy="142240"/>
                          </a:xfrm>
                          <a:custGeom>
                            <a:avLst/>
                            <a:gdLst/>
                            <a:ahLst/>
                            <a:cxnLst/>
                            <a:rect l="l" t="t" r="r" b="b"/>
                            <a:pathLst>
                              <a:path w="80010" h="142240">
                                <a:moveTo>
                                  <a:pt x="0" y="0"/>
                                </a:moveTo>
                                <a:lnTo>
                                  <a:pt x="39017" y="141751"/>
                                </a:lnTo>
                                <a:lnTo>
                                  <a:pt x="79826" y="1401"/>
                                </a:lnTo>
                                <a:lnTo>
                                  <a:pt x="0" y="0"/>
                                </a:lnTo>
                                <a:close/>
                              </a:path>
                            </a:pathLst>
                          </a:custGeom>
                          <a:solidFill>
                            <a:srgbClr val="4671C4"/>
                          </a:solidFill>
                        </wps:spPr>
                        <wps:bodyPr wrap="square" lIns="0" tIns="0" rIns="0" bIns="0" rtlCol="0">
                          <a:prstTxWarp prst="textNoShape">
                            <a:avLst/>
                          </a:prstTxWarp>
                          <a:noAutofit/>
                        </wps:bodyPr>
                      </wps:wsp>
                      <wps:wsp>
                        <wps:cNvPr id="154" name="Graphic 154"/>
                        <wps:cNvSpPr/>
                        <wps:spPr>
                          <a:xfrm>
                            <a:off x="990797" y="1804373"/>
                            <a:ext cx="86995" cy="270510"/>
                          </a:xfrm>
                          <a:custGeom>
                            <a:avLst/>
                            <a:gdLst/>
                            <a:ahLst/>
                            <a:cxnLst/>
                            <a:rect l="l" t="t" r="r" b="b"/>
                            <a:pathLst>
                              <a:path w="86995" h="270510">
                                <a:moveTo>
                                  <a:pt x="86664" y="0"/>
                                </a:moveTo>
                                <a:lnTo>
                                  <a:pt x="86664" y="270288"/>
                                </a:lnTo>
                                <a:lnTo>
                                  <a:pt x="0" y="270288"/>
                                </a:lnTo>
                              </a:path>
                            </a:pathLst>
                          </a:custGeom>
                          <a:ln w="12148">
                            <a:solidFill>
                              <a:srgbClr val="4671C4"/>
                            </a:solidFill>
                            <a:prstDash val="solid"/>
                          </a:ln>
                        </wps:spPr>
                        <wps:bodyPr wrap="square" lIns="0" tIns="0" rIns="0" bIns="0" rtlCol="0">
                          <a:prstTxWarp prst="textNoShape">
                            <a:avLst/>
                          </a:prstTxWarp>
                          <a:noAutofit/>
                        </wps:bodyPr>
                      </wps:wsp>
                      <wps:wsp>
                        <wps:cNvPr id="155" name="Graphic 155"/>
                        <wps:cNvSpPr/>
                        <wps:spPr>
                          <a:xfrm>
                            <a:off x="920949" y="2004187"/>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56" name="Graphic 156"/>
                        <wps:cNvSpPr/>
                        <wps:spPr>
                          <a:xfrm>
                            <a:off x="1077461" y="1804373"/>
                            <a:ext cx="80010" cy="270510"/>
                          </a:xfrm>
                          <a:custGeom>
                            <a:avLst/>
                            <a:gdLst/>
                            <a:ahLst/>
                            <a:cxnLst/>
                            <a:rect l="l" t="t" r="r" b="b"/>
                            <a:pathLst>
                              <a:path w="80010" h="270510">
                                <a:moveTo>
                                  <a:pt x="0" y="0"/>
                                </a:moveTo>
                                <a:lnTo>
                                  <a:pt x="0" y="270288"/>
                                </a:lnTo>
                                <a:lnTo>
                                  <a:pt x="79735" y="270288"/>
                                </a:lnTo>
                              </a:path>
                            </a:pathLst>
                          </a:custGeom>
                          <a:ln w="12034">
                            <a:solidFill>
                              <a:srgbClr val="4671C4"/>
                            </a:solidFill>
                            <a:prstDash val="solid"/>
                          </a:ln>
                        </wps:spPr>
                        <wps:bodyPr wrap="square" lIns="0" tIns="0" rIns="0" bIns="0" rtlCol="0">
                          <a:prstTxWarp prst="textNoShape">
                            <a:avLst/>
                          </a:prstTxWarp>
                          <a:noAutofit/>
                        </wps:bodyPr>
                      </wps:wsp>
                      <wps:wsp>
                        <wps:cNvPr id="157" name="Graphic 157"/>
                        <wps:cNvSpPr/>
                        <wps:spPr>
                          <a:xfrm>
                            <a:off x="1147219" y="2003986"/>
                            <a:ext cx="80010" cy="140970"/>
                          </a:xfrm>
                          <a:custGeom>
                            <a:avLst/>
                            <a:gdLst/>
                            <a:ahLst/>
                            <a:cxnLst/>
                            <a:rect l="l" t="t" r="r" b="b"/>
                            <a:pathLst>
                              <a:path w="80010" h="140970">
                                <a:moveTo>
                                  <a:pt x="0" y="0"/>
                                </a:moveTo>
                                <a:lnTo>
                                  <a:pt x="0" y="140950"/>
                                </a:lnTo>
                                <a:lnTo>
                                  <a:pt x="79826" y="70675"/>
                                </a:lnTo>
                                <a:lnTo>
                                  <a:pt x="0" y="0"/>
                                </a:lnTo>
                                <a:close/>
                              </a:path>
                            </a:pathLst>
                          </a:custGeom>
                          <a:solidFill>
                            <a:srgbClr val="4671C4"/>
                          </a:solidFill>
                        </wps:spPr>
                        <wps:bodyPr wrap="square" lIns="0" tIns="0" rIns="0" bIns="0" rtlCol="0">
                          <a:prstTxWarp prst="textNoShape">
                            <a:avLst/>
                          </a:prstTxWarp>
                          <a:noAutofit/>
                        </wps:bodyPr>
                      </wps:wsp>
                      <wps:wsp>
                        <wps:cNvPr id="158" name="Graphic 158"/>
                        <wps:cNvSpPr/>
                        <wps:spPr>
                          <a:xfrm>
                            <a:off x="2725609" y="1804373"/>
                            <a:ext cx="83820" cy="810895"/>
                          </a:xfrm>
                          <a:custGeom>
                            <a:avLst/>
                            <a:gdLst/>
                            <a:ahLst/>
                            <a:cxnLst/>
                            <a:rect l="l" t="t" r="r" b="b"/>
                            <a:pathLst>
                              <a:path w="83820" h="810895">
                                <a:moveTo>
                                  <a:pt x="83341" y="0"/>
                                </a:moveTo>
                                <a:lnTo>
                                  <a:pt x="83341" y="810865"/>
                                </a:lnTo>
                                <a:lnTo>
                                  <a:pt x="0" y="810865"/>
                                </a:lnTo>
                              </a:path>
                            </a:pathLst>
                          </a:custGeom>
                          <a:ln w="11429">
                            <a:solidFill>
                              <a:srgbClr val="4671C4"/>
                            </a:solidFill>
                            <a:prstDash val="solid"/>
                          </a:ln>
                        </wps:spPr>
                        <wps:bodyPr wrap="square" lIns="0" tIns="0" rIns="0" bIns="0" rtlCol="0">
                          <a:prstTxWarp prst="textNoShape">
                            <a:avLst/>
                          </a:prstTxWarp>
                          <a:noAutofit/>
                        </wps:bodyPr>
                      </wps:wsp>
                      <wps:wsp>
                        <wps:cNvPr id="159" name="Graphic 159"/>
                        <wps:cNvSpPr/>
                        <wps:spPr>
                          <a:xfrm>
                            <a:off x="2655761" y="2544763"/>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60" name="Graphic 160"/>
                        <wps:cNvSpPr/>
                        <wps:spPr>
                          <a:xfrm>
                            <a:off x="2725609" y="1804373"/>
                            <a:ext cx="83820" cy="1351915"/>
                          </a:xfrm>
                          <a:custGeom>
                            <a:avLst/>
                            <a:gdLst/>
                            <a:ahLst/>
                            <a:cxnLst/>
                            <a:rect l="l" t="t" r="r" b="b"/>
                            <a:pathLst>
                              <a:path w="83820" h="1351915">
                                <a:moveTo>
                                  <a:pt x="83341" y="0"/>
                                </a:moveTo>
                                <a:lnTo>
                                  <a:pt x="83341" y="1351441"/>
                                </a:lnTo>
                                <a:lnTo>
                                  <a:pt x="0" y="1351441"/>
                                </a:lnTo>
                              </a:path>
                            </a:pathLst>
                          </a:custGeom>
                          <a:ln w="11371">
                            <a:solidFill>
                              <a:srgbClr val="4671C4"/>
                            </a:solidFill>
                            <a:prstDash val="solid"/>
                          </a:ln>
                        </wps:spPr>
                        <wps:bodyPr wrap="square" lIns="0" tIns="0" rIns="0" bIns="0" rtlCol="0">
                          <a:prstTxWarp prst="textNoShape">
                            <a:avLst/>
                          </a:prstTxWarp>
                          <a:noAutofit/>
                        </wps:bodyPr>
                      </wps:wsp>
                      <wps:wsp>
                        <wps:cNvPr id="161" name="Graphic 161"/>
                        <wps:cNvSpPr/>
                        <wps:spPr>
                          <a:xfrm>
                            <a:off x="2655761" y="3085340"/>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62" name="Graphic 162"/>
                        <wps:cNvSpPr/>
                        <wps:spPr>
                          <a:xfrm>
                            <a:off x="2808951" y="1804373"/>
                            <a:ext cx="132080" cy="810895"/>
                          </a:xfrm>
                          <a:custGeom>
                            <a:avLst/>
                            <a:gdLst/>
                            <a:ahLst/>
                            <a:cxnLst/>
                            <a:rect l="l" t="t" r="r" b="b"/>
                            <a:pathLst>
                              <a:path w="132080" h="810895">
                                <a:moveTo>
                                  <a:pt x="0" y="0"/>
                                </a:moveTo>
                                <a:lnTo>
                                  <a:pt x="0" y="810865"/>
                                </a:lnTo>
                                <a:lnTo>
                                  <a:pt x="131872" y="810865"/>
                                </a:lnTo>
                              </a:path>
                            </a:pathLst>
                          </a:custGeom>
                          <a:ln w="11562">
                            <a:solidFill>
                              <a:srgbClr val="4671C4"/>
                            </a:solidFill>
                            <a:prstDash val="solid"/>
                          </a:ln>
                        </wps:spPr>
                        <wps:bodyPr wrap="square" lIns="0" tIns="0" rIns="0" bIns="0" rtlCol="0">
                          <a:prstTxWarp prst="textNoShape">
                            <a:avLst/>
                          </a:prstTxWarp>
                          <a:noAutofit/>
                        </wps:bodyPr>
                      </wps:wsp>
                      <wps:wsp>
                        <wps:cNvPr id="163" name="Graphic 163"/>
                        <wps:cNvSpPr/>
                        <wps:spPr>
                          <a:xfrm>
                            <a:off x="2930845" y="2544763"/>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64" name="Graphic 164"/>
                        <wps:cNvSpPr/>
                        <wps:spPr>
                          <a:xfrm>
                            <a:off x="2808951" y="1804373"/>
                            <a:ext cx="132080" cy="1351915"/>
                          </a:xfrm>
                          <a:custGeom>
                            <a:avLst/>
                            <a:gdLst/>
                            <a:ahLst/>
                            <a:cxnLst/>
                            <a:rect l="l" t="t" r="r" b="b"/>
                            <a:pathLst>
                              <a:path w="132080" h="1351915">
                                <a:moveTo>
                                  <a:pt x="0" y="0"/>
                                </a:moveTo>
                                <a:lnTo>
                                  <a:pt x="0" y="1351441"/>
                                </a:lnTo>
                                <a:lnTo>
                                  <a:pt x="131872" y="1351441"/>
                                </a:lnTo>
                              </a:path>
                            </a:pathLst>
                          </a:custGeom>
                          <a:ln w="11420">
                            <a:solidFill>
                              <a:srgbClr val="4671C4"/>
                            </a:solidFill>
                            <a:prstDash val="solid"/>
                          </a:ln>
                        </wps:spPr>
                        <wps:bodyPr wrap="square" lIns="0" tIns="0" rIns="0" bIns="0" rtlCol="0">
                          <a:prstTxWarp prst="textNoShape">
                            <a:avLst/>
                          </a:prstTxWarp>
                          <a:noAutofit/>
                        </wps:bodyPr>
                      </wps:wsp>
                      <wps:wsp>
                        <wps:cNvPr id="165" name="Graphic 165"/>
                        <wps:cNvSpPr/>
                        <wps:spPr>
                          <a:xfrm>
                            <a:off x="2930845" y="3085340"/>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66" name="Graphic 166"/>
                        <wps:cNvSpPr/>
                        <wps:spPr>
                          <a:xfrm>
                            <a:off x="1271721" y="1804373"/>
                            <a:ext cx="1537335" cy="1949450"/>
                          </a:xfrm>
                          <a:custGeom>
                            <a:avLst/>
                            <a:gdLst/>
                            <a:ahLst/>
                            <a:cxnLst/>
                            <a:rect l="l" t="t" r="r" b="b"/>
                            <a:pathLst>
                              <a:path w="1537335" h="1949450">
                                <a:moveTo>
                                  <a:pt x="1537229" y="0"/>
                                </a:moveTo>
                                <a:lnTo>
                                  <a:pt x="1537229" y="1644154"/>
                                </a:lnTo>
                                <a:lnTo>
                                  <a:pt x="0" y="1644154"/>
                                </a:lnTo>
                                <a:lnTo>
                                  <a:pt x="0" y="1948879"/>
                                </a:lnTo>
                              </a:path>
                            </a:pathLst>
                          </a:custGeom>
                          <a:ln w="14669">
                            <a:solidFill>
                              <a:srgbClr val="4671C4"/>
                            </a:solidFill>
                            <a:prstDash val="solid"/>
                          </a:ln>
                        </wps:spPr>
                        <wps:bodyPr wrap="square" lIns="0" tIns="0" rIns="0" bIns="0" rtlCol="0">
                          <a:prstTxWarp prst="textNoShape">
                            <a:avLst/>
                          </a:prstTxWarp>
                          <a:noAutofit/>
                        </wps:bodyPr>
                      </wps:wsp>
                      <wps:wsp>
                        <wps:cNvPr id="167" name="Graphic 167"/>
                        <wps:cNvSpPr/>
                        <wps:spPr>
                          <a:xfrm>
                            <a:off x="1231808" y="3735634"/>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68" name="Graphic 168"/>
                        <wps:cNvSpPr/>
                        <wps:spPr>
                          <a:xfrm>
                            <a:off x="2808951" y="1804373"/>
                            <a:ext cx="1583690" cy="1949450"/>
                          </a:xfrm>
                          <a:custGeom>
                            <a:avLst/>
                            <a:gdLst/>
                            <a:ahLst/>
                            <a:cxnLst/>
                            <a:rect l="l" t="t" r="r" b="b"/>
                            <a:pathLst>
                              <a:path w="1583690" h="1949450">
                                <a:moveTo>
                                  <a:pt x="0" y="0"/>
                                </a:moveTo>
                                <a:lnTo>
                                  <a:pt x="0" y="1621730"/>
                                </a:lnTo>
                                <a:lnTo>
                                  <a:pt x="1583492" y="1621730"/>
                                </a:lnTo>
                                <a:lnTo>
                                  <a:pt x="1583492" y="1948879"/>
                                </a:lnTo>
                              </a:path>
                            </a:pathLst>
                          </a:custGeom>
                          <a:ln w="14791">
                            <a:solidFill>
                              <a:srgbClr val="4671C4"/>
                            </a:solidFill>
                            <a:prstDash val="solid"/>
                          </a:ln>
                        </wps:spPr>
                        <wps:bodyPr wrap="square" lIns="0" tIns="0" rIns="0" bIns="0" rtlCol="0">
                          <a:prstTxWarp prst="textNoShape">
                            <a:avLst/>
                          </a:prstTxWarp>
                          <a:noAutofit/>
                        </wps:bodyPr>
                      </wps:wsp>
                      <wps:wsp>
                        <wps:cNvPr id="169" name="Graphic 169"/>
                        <wps:cNvSpPr/>
                        <wps:spPr>
                          <a:xfrm>
                            <a:off x="4352531" y="3735634"/>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70" name="Graphic 170"/>
                        <wps:cNvSpPr/>
                        <wps:spPr>
                          <a:xfrm>
                            <a:off x="2674584" y="3696392"/>
                            <a:ext cx="134620" cy="270510"/>
                          </a:xfrm>
                          <a:custGeom>
                            <a:avLst/>
                            <a:gdLst/>
                            <a:ahLst/>
                            <a:cxnLst/>
                            <a:rect l="l" t="t" r="r" b="b"/>
                            <a:pathLst>
                              <a:path w="134620" h="270510">
                                <a:moveTo>
                                  <a:pt x="134253" y="0"/>
                                </a:moveTo>
                                <a:lnTo>
                                  <a:pt x="134253" y="270288"/>
                                </a:lnTo>
                                <a:lnTo>
                                  <a:pt x="0" y="270288"/>
                                </a:lnTo>
                              </a:path>
                            </a:pathLst>
                          </a:custGeom>
                          <a:ln w="13057">
                            <a:solidFill>
                              <a:srgbClr val="4671C4"/>
                            </a:solidFill>
                            <a:prstDash val="solid"/>
                          </a:ln>
                        </wps:spPr>
                        <wps:bodyPr wrap="square" lIns="0" tIns="0" rIns="0" bIns="0" rtlCol="0">
                          <a:prstTxWarp prst="textNoShape">
                            <a:avLst/>
                          </a:prstTxWarp>
                          <a:noAutofit/>
                        </wps:bodyPr>
                      </wps:wsp>
                      <wps:wsp>
                        <wps:cNvPr id="171" name="Graphic 171"/>
                        <wps:cNvSpPr/>
                        <wps:spPr>
                          <a:xfrm>
                            <a:off x="2604735" y="3896205"/>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72" name="Graphic 172"/>
                        <wps:cNvSpPr/>
                        <wps:spPr>
                          <a:xfrm>
                            <a:off x="2808951" y="3696392"/>
                            <a:ext cx="132080" cy="270510"/>
                          </a:xfrm>
                          <a:custGeom>
                            <a:avLst/>
                            <a:gdLst/>
                            <a:ahLst/>
                            <a:cxnLst/>
                            <a:rect l="l" t="t" r="r" b="b"/>
                            <a:pathLst>
                              <a:path w="132080" h="270510">
                                <a:moveTo>
                                  <a:pt x="0" y="0"/>
                                </a:moveTo>
                                <a:lnTo>
                                  <a:pt x="0" y="270288"/>
                                </a:lnTo>
                                <a:lnTo>
                                  <a:pt x="131872" y="270288"/>
                                </a:lnTo>
                              </a:path>
                            </a:pathLst>
                          </a:custGeom>
                          <a:ln w="13008">
                            <a:solidFill>
                              <a:srgbClr val="4671C4"/>
                            </a:solidFill>
                            <a:prstDash val="solid"/>
                          </a:ln>
                        </wps:spPr>
                        <wps:bodyPr wrap="square" lIns="0" tIns="0" rIns="0" bIns="0" rtlCol="0">
                          <a:prstTxWarp prst="textNoShape">
                            <a:avLst/>
                          </a:prstTxWarp>
                          <a:noAutofit/>
                        </wps:bodyPr>
                      </wps:wsp>
                      <wps:wsp>
                        <wps:cNvPr id="173" name="Graphic 173"/>
                        <wps:cNvSpPr/>
                        <wps:spPr>
                          <a:xfrm>
                            <a:off x="2930845" y="3896205"/>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74" name="Graphic 174"/>
                        <wps:cNvSpPr/>
                        <wps:spPr>
                          <a:xfrm>
                            <a:off x="2807590" y="5047834"/>
                            <a:ext cx="5080" cy="507365"/>
                          </a:xfrm>
                          <a:custGeom>
                            <a:avLst/>
                            <a:gdLst/>
                            <a:ahLst/>
                            <a:cxnLst/>
                            <a:rect l="l" t="t" r="r" b="b"/>
                            <a:pathLst>
                              <a:path w="5080" h="507365">
                                <a:moveTo>
                                  <a:pt x="4762" y="0"/>
                                </a:moveTo>
                                <a:lnTo>
                                  <a:pt x="0" y="507261"/>
                                </a:lnTo>
                              </a:path>
                            </a:pathLst>
                          </a:custGeom>
                          <a:ln w="11339">
                            <a:solidFill>
                              <a:srgbClr val="4671C4"/>
                            </a:solidFill>
                            <a:prstDash val="solid"/>
                          </a:ln>
                        </wps:spPr>
                        <wps:bodyPr wrap="square" lIns="0" tIns="0" rIns="0" bIns="0" rtlCol="0">
                          <a:prstTxWarp prst="textNoShape">
                            <a:avLst/>
                          </a:prstTxWarp>
                          <a:noAutofit/>
                        </wps:bodyPr>
                      </wps:wsp>
                      <wps:wsp>
                        <wps:cNvPr id="175" name="Graphic 175"/>
                        <wps:cNvSpPr/>
                        <wps:spPr>
                          <a:xfrm>
                            <a:off x="2767790" y="5536315"/>
                            <a:ext cx="80010" cy="142240"/>
                          </a:xfrm>
                          <a:custGeom>
                            <a:avLst/>
                            <a:gdLst/>
                            <a:ahLst/>
                            <a:cxnLst/>
                            <a:rect l="l" t="t" r="r" b="b"/>
                            <a:pathLst>
                              <a:path w="80010" h="142240">
                                <a:moveTo>
                                  <a:pt x="0" y="0"/>
                                </a:moveTo>
                                <a:lnTo>
                                  <a:pt x="38666" y="142091"/>
                                </a:lnTo>
                                <a:lnTo>
                                  <a:pt x="79826" y="2322"/>
                                </a:lnTo>
                                <a:lnTo>
                                  <a:pt x="0" y="0"/>
                                </a:lnTo>
                                <a:close/>
                              </a:path>
                            </a:pathLst>
                          </a:custGeom>
                          <a:solidFill>
                            <a:srgbClr val="4671C4"/>
                          </a:solidFill>
                        </wps:spPr>
                        <wps:bodyPr wrap="square" lIns="0" tIns="0" rIns="0" bIns="0" rtlCol="0">
                          <a:prstTxWarp prst="textNoShape">
                            <a:avLst/>
                          </a:prstTxWarp>
                          <a:noAutofit/>
                        </wps:bodyPr>
                      </wps:wsp>
                      <wps:wsp>
                        <wps:cNvPr id="176" name="Graphic 176"/>
                        <wps:cNvSpPr/>
                        <wps:spPr>
                          <a:xfrm>
                            <a:off x="2806456" y="5858599"/>
                            <a:ext cx="1270" cy="417830"/>
                          </a:xfrm>
                          <a:custGeom>
                            <a:avLst/>
                            <a:gdLst/>
                            <a:ahLst/>
                            <a:cxnLst/>
                            <a:rect l="l" t="t" r="r" b="b"/>
                            <a:pathLst>
                              <a:path h="417830">
                                <a:moveTo>
                                  <a:pt x="0" y="0"/>
                                </a:moveTo>
                                <a:lnTo>
                                  <a:pt x="0" y="417245"/>
                                </a:lnTo>
                              </a:path>
                            </a:pathLst>
                          </a:custGeom>
                          <a:ln w="11339">
                            <a:solidFill>
                              <a:srgbClr val="4671C4"/>
                            </a:solidFill>
                            <a:prstDash val="solid"/>
                          </a:ln>
                        </wps:spPr>
                        <wps:bodyPr wrap="square" lIns="0" tIns="0" rIns="0" bIns="0" rtlCol="0">
                          <a:prstTxWarp prst="textNoShape">
                            <a:avLst/>
                          </a:prstTxWarp>
                          <a:noAutofit/>
                        </wps:bodyPr>
                      </wps:wsp>
                      <wps:wsp>
                        <wps:cNvPr id="177" name="Graphic 177"/>
                        <wps:cNvSpPr/>
                        <wps:spPr>
                          <a:xfrm>
                            <a:off x="2766543" y="6258205"/>
                            <a:ext cx="80010" cy="140970"/>
                          </a:xfrm>
                          <a:custGeom>
                            <a:avLst/>
                            <a:gdLst/>
                            <a:ahLst/>
                            <a:cxnLst/>
                            <a:rect l="l" t="t" r="r" b="b"/>
                            <a:pathLst>
                              <a:path w="80010" h="140970">
                                <a:moveTo>
                                  <a:pt x="79826" y="0"/>
                                </a:moveTo>
                                <a:lnTo>
                                  <a:pt x="0" y="40"/>
                                </a:lnTo>
                                <a:lnTo>
                                  <a:pt x="40026" y="140970"/>
                                </a:lnTo>
                                <a:lnTo>
                                  <a:pt x="79826" y="0"/>
                                </a:lnTo>
                                <a:close/>
                              </a:path>
                            </a:pathLst>
                          </a:custGeom>
                          <a:solidFill>
                            <a:srgbClr val="4671C4"/>
                          </a:solidFill>
                        </wps:spPr>
                        <wps:bodyPr wrap="square" lIns="0" tIns="0" rIns="0" bIns="0" rtlCol="0">
                          <a:prstTxWarp prst="textNoShape">
                            <a:avLst/>
                          </a:prstTxWarp>
                          <a:noAutofit/>
                        </wps:bodyPr>
                      </wps:wsp>
                      <wps:wsp>
                        <wps:cNvPr id="178" name="Graphic 178"/>
                        <wps:cNvSpPr/>
                        <wps:spPr>
                          <a:xfrm>
                            <a:off x="754231" y="5047834"/>
                            <a:ext cx="2058670" cy="507365"/>
                          </a:xfrm>
                          <a:custGeom>
                            <a:avLst/>
                            <a:gdLst/>
                            <a:ahLst/>
                            <a:cxnLst/>
                            <a:rect l="l" t="t" r="r" b="b"/>
                            <a:pathLst>
                              <a:path w="2058670" h="507365">
                                <a:moveTo>
                                  <a:pt x="2058121" y="0"/>
                                </a:moveTo>
                                <a:lnTo>
                                  <a:pt x="2058121" y="270188"/>
                                </a:lnTo>
                                <a:lnTo>
                                  <a:pt x="0" y="270188"/>
                                </a:lnTo>
                                <a:lnTo>
                                  <a:pt x="0" y="507241"/>
                                </a:lnTo>
                              </a:path>
                            </a:pathLst>
                          </a:custGeom>
                          <a:ln w="19524">
                            <a:solidFill>
                              <a:srgbClr val="4671C4"/>
                            </a:solidFill>
                            <a:prstDash val="solid"/>
                          </a:ln>
                        </wps:spPr>
                        <wps:bodyPr wrap="square" lIns="0" tIns="0" rIns="0" bIns="0" rtlCol="0">
                          <a:prstTxWarp prst="textNoShape">
                            <a:avLst/>
                          </a:prstTxWarp>
                          <a:noAutofit/>
                        </wps:bodyPr>
                      </wps:wsp>
                      <wps:wsp>
                        <wps:cNvPr id="179" name="Graphic 179"/>
                        <wps:cNvSpPr/>
                        <wps:spPr>
                          <a:xfrm>
                            <a:off x="714318" y="553745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0" name="Graphic 180"/>
                        <wps:cNvSpPr/>
                        <wps:spPr>
                          <a:xfrm>
                            <a:off x="1788327" y="5047834"/>
                            <a:ext cx="1024255" cy="507365"/>
                          </a:xfrm>
                          <a:custGeom>
                            <a:avLst/>
                            <a:gdLst/>
                            <a:ahLst/>
                            <a:cxnLst/>
                            <a:rect l="l" t="t" r="r" b="b"/>
                            <a:pathLst>
                              <a:path w="1024255" h="507365">
                                <a:moveTo>
                                  <a:pt x="1024026" y="0"/>
                                </a:moveTo>
                                <a:lnTo>
                                  <a:pt x="1024026" y="270188"/>
                                </a:lnTo>
                                <a:lnTo>
                                  <a:pt x="0" y="270188"/>
                                </a:lnTo>
                                <a:lnTo>
                                  <a:pt x="0" y="507241"/>
                                </a:lnTo>
                              </a:path>
                            </a:pathLst>
                          </a:custGeom>
                          <a:ln w="18310">
                            <a:solidFill>
                              <a:srgbClr val="4671C4"/>
                            </a:solidFill>
                            <a:prstDash val="solid"/>
                          </a:ln>
                        </wps:spPr>
                        <wps:bodyPr wrap="square" lIns="0" tIns="0" rIns="0" bIns="0" rtlCol="0">
                          <a:prstTxWarp prst="textNoShape">
                            <a:avLst/>
                          </a:prstTxWarp>
                          <a:noAutofit/>
                        </wps:bodyPr>
                      </wps:wsp>
                      <wps:wsp>
                        <wps:cNvPr id="181" name="Graphic 181"/>
                        <wps:cNvSpPr/>
                        <wps:spPr>
                          <a:xfrm>
                            <a:off x="1748413" y="553745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2" name="Graphic 182"/>
                        <wps:cNvSpPr/>
                        <wps:spPr>
                          <a:xfrm>
                            <a:off x="2812353" y="5047834"/>
                            <a:ext cx="1017269" cy="507365"/>
                          </a:xfrm>
                          <a:custGeom>
                            <a:avLst/>
                            <a:gdLst/>
                            <a:ahLst/>
                            <a:cxnLst/>
                            <a:rect l="l" t="t" r="r" b="b"/>
                            <a:pathLst>
                              <a:path w="1017269" h="507365">
                                <a:moveTo>
                                  <a:pt x="0" y="0"/>
                                </a:moveTo>
                                <a:lnTo>
                                  <a:pt x="0" y="270188"/>
                                </a:lnTo>
                                <a:lnTo>
                                  <a:pt x="1016995" y="270188"/>
                                </a:lnTo>
                                <a:lnTo>
                                  <a:pt x="1016995" y="507241"/>
                                </a:lnTo>
                              </a:path>
                            </a:pathLst>
                          </a:custGeom>
                          <a:ln w="18291">
                            <a:solidFill>
                              <a:srgbClr val="4671C4"/>
                            </a:solidFill>
                            <a:prstDash val="solid"/>
                          </a:ln>
                        </wps:spPr>
                        <wps:bodyPr wrap="square" lIns="0" tIns="0" rIns="0" bIns="0" rtlCol="0">
                          <a:prstTxWarp prst="textNoShape">
                            <a:avLst/>
                          </a:prstTxWarp>
                          <a:noAutofit/>
                        </wps:bodyPr>
                      </wps:wsp>
                      <wps:wsp>
                        <wps:cNvPr id="183" name="Graphic 183"/>
                        <wps:cNvSpPr/>
                        <wps:spPr>
                          <a:xfrm>
                            <a:off x="3789435" y="553745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4" name="Graphic 184"/>
                        <wps:cNvSpPr/>
                        <wps:spPr>
                          <a:xfrm>
                            <a:off x="1788440" y="5858599"/>
                            <a:ext cx="1018540" cy="417830"/>
                          </a:xfrm>
                          <a:custGeom>
                            <a:avLst/>
                            <a:gdLst/>
                            <a:ahLst/>
                            <a:cxnLst/>
                            <a:rect l="l" t="t" r="r" b="b"/>
                            <a:pathLst>
                              <a:path w="1018540" h="417830">
                                <a:moveTo>
                                  <a:pt x="1018016" y="0"/>
                                </a:moveTo>
                                <a:lnTo>
                                  <a:pt x="1018016" y="270288"/>
                                </a:lnTo>
                                <a:lnTo>
                                  <a:pt x="0" y="270288"/>
                                </a:lnTo>
                                <a:lnTo>
                                  <a:pt x="0" y="417245"/>
                                </a:lnTo>
                              </a:path>
                            </a:pathLst>
                          </a:custGeom>
                          <a:ln w="18772">
                            <a:solidFill>
                              <a:srgbClr val="4671C4"/>
                            </a:solidFill>
                            <a:prstDash val="solid"/>
                          </a:ln>
                        </wps:spPr>
                        <wps:bodyPr wrap="square" lIns="0" tIns="0" rIns="0" bIns="0" rtlCol="0">
                          <a:prstTxWarp prst="textNoShape">
                            <a:avLst/>
                          </a:prstTxWarp>
                          <a:noAutofit/>
                        </wps:bodyPr>
                      </wps:wsp>
                      <wps:wsp>
                        <wps:cNvPr id="185" name="Graphic 185"/>
                        <wps:cNvSpPr/>
                        <wps:spPr>
                          <a:xfrm>
                            <a:off x="1748527"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6" name="Graphic 186"/>
                        <wps:cNvSpPr/>
                        <wps:spPr>
                          <a:xfrm>
                            <a:off x="2806456" y="5858599"/>
                            <a:ext cx="974090" cy="417830"/>
                          </a:xfrm>
                          <a:custGeom>
                            <a:avLst/>
                            <a:gdLst/>
                            <a:ahLst/>
                            <a:cxnLst/>
                            <a:rect l="l" t="t" r="r" b="b"/>
                            <a:pathLst>
                              <a:path w="974090" h="417830">
                                <a:moveTo>
                                  <a:pt x="0" y="0"/>
                                </a:moveTo>
                                <a:lnTo>
                                  <a:pt x="0" y="270288"/>
                                </a:lnTo>
                                <a:lnTo>
                                  <a:pt x="973680" y="270288"/>
                                </a:lnTo>
                                <a:lnTo>
                                  <a:pt x="973680" y="417245"/>
                                </a:lnTo>
                              </a:path>
                            </a:pathLst>
                          </a:custGeom>
                          <a:ln w="18674">
                            <a:solidFill>
                              <a:srgbClr val="4671C4"/>
                            </a:solidFill>
                            <a:prstDash val="solid"/>
                          </a:ln>
                        </wps:spPr>
                        <wps:bodyPr wrap="square" lIns="0" tIns="0" rIns="0" bIns="0" rtlCol="0">
                          <a:prstTxWarp prst="textNoShape">
                            <a:avLst/>
                          </a:prstTxWarp>
                          <a:noAutofit/>
                        </wps:bodyPr>
                      </wps:wsp>
                      <wps:wsp>
                        <wps:cNvPr id="187" name="Graphic 187"/>
                        <wps:cNvSpPr/>
                        <wps:spPr>
                          <a:xfrm>
                            <a:off x="3740224"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8" name="Graphic 188"/>
                        <wps:cNvSpPr/>
                        <wps:spPr>
                          <a:xfrm>
                            <a:off x="2806456" y="5858599"/>
                            <a:ext cx="974090" cy="417830"/>
                          </a:xfrm>
                          <a:custGeom>
                            <a:avLst/>
                            <a:gdLst/>
                            <a:ahLst/>
                            <a:cxnLst/>
                            <a:rect l="l" t="t" r="r" b="b"/>
                            <a:pathLst>
                              <a:path w="974090" h="417830">
                                <a:moveTo>
                                  <a:pt x="0" y="0"/>
                                </a:moveTo>
                                <a:lnTo>
                                  <a:pt x="0" y="270288"/>
                                </a:lnTo>
                                <a:lnTo>
                                  <a:pt x="973680" y="270288"/>
                                </a:lnTo>
                                <a:lnTo>
                                  <a:pt x="973680" y="417245"/>
                                </a:lnTo>
                              </a:path>
                            </a:pathLst>
                          </a:custGeom>
                          <a:ln w="18674">
                            <a:solidFill>
                              <a:srgbClr val="4671C4"/>
                            </a:solidFill>
                            <a:prstDash val="solid"/>
                          </a:ln>
                        </wps:spPr>
                        <wps:bodyPr wrap="square" lIns="0" tIns="0" rIns="0" bIns="0" rtlCol="0">
                          <a:prstTxWarp prst="textNoShape">
                            <a:avLst/>
                          </a:prstTxWarp>
                          <a:noAutofit/>
                        </wps:bodyPr>
                      </wps:wsp>
                      <wps:wsp>
                        <wps:cNvPr id="189" name="Graphic 189"/>
                        <wps:cNvSpPr/>
                        <wps:spPr>
                          <a:xfrm>
                            <a:off x="3740224"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90" name="Graphic 190"/>
                        <wps:cNvSpPr/>
                        <wps:spPr>
                          <a:xfrm>
                            <a:off x="5072785" y="1804373"/>
                            <a:ext cx="83820" cy="270510"/>
                          </a:xfrm>
                          <a:custGeom>
                            <a:avLst/>
                            <a:gdLst/>
                            <a:ahLst/>
                            <a:cxnLst/>
                            <a:rect l="l" t="t" r="r" b="b"/>
                            <a:pathLst>
                              <a:path w="83820" h="270510">
                                <a:moveTo>
                                  <a:pt x="83228" y="0"/>
                                </a:moveTo>
                                <a:lnTo>
                                  <a:pt x="83228" y="270288"/>
                                </a:lnTo>
                                <a:lnTo>
                                  <a:pt x="0" y="270288"/>
                                </a:lnTo>
                              </a:path>
                            </a:pathLst>
                          </a:custGeom>
                          <a:ln w="12090">
                            <a:solidFill>
                              <a:srgbClr val="4671C4"/>
                            </a:solidFill>
                            <a:prstDash val="solid"/>
                          </a:ln>
                        </wps:spPr>
                        <wps:bodyPr wrap="square" lIns="0" tIns="0" rIns="0" bIns="0" rtlCol="0">
                          <a:prstTxWarp prst="textNoShape">
                            <a:avLst/>
                          </a:prstTxWarp>
                          <a:noAutofit/>
                        </wps:bodyPr>
                      </wps:wsp>
                      <wps:wsp>
                        <wps:cNvPr id="191" name="Graphic 191"/>
                        <wps:cNvSpPr/>
                        <wps:spPr>
                          <a:xfrm>
                            <a:off x="5002936" y="2004187"/>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92" name="Graphic 192"/>
                        <wps:cNvSpPr/>
                        <wps:spPr>
                          <a:xfrm>
                            <a:off x="5156013" y="1804373"/>
                            <a:ext cx="83820" cy="270510"/>
                          </a:xfrm>
                          <a:custGeom>
                            <a:avLst/>
                            <a:gdLst/>
                            <a:ahLst/>
                            <a:cxnLst/>
                            <a:rect l="l" t="t" r="r" b="b"/>
                            <a:pathLst>
                              <a:path w="83820" h="270510">
                                <a:moveTo>
                                  <a:pt x="0" y="0"/>
                                </a:moveTo>
                                <a:lnTo>
                                  <a:pt x="0" y="270288"/>
                                </a:lnTo>
                                <a:lnTo>
                                  <a:pt x="83228" y="270288"/>
                                </a:lnTo>
                              </a:path>
                            </a:pathLst>
                          </a:custGeom>
                          <a:ln w="12090">
                            <a:solidFill>
                              <a:srgbClr val="4671C4"/>
                            </a:solidFill>
                            <a:prstDash val="solid"/>
                          </a:ln>
                        </wps:spPr>
                        <wps:bodyPr wrap="square" lIns="0" tIns="0" rIns="0" bIns="0" rtlCol="0">
                          <a:prstTxWarp prst="textNoShape">
                            <a:avLst/>
                          </a:prstTxWarp>
                          <a:noAutofit/>
                        </wps:bodyPr>
                      </wps:wsp>
                      <wps:wsp>
                        <wps:cNvPr id="193" name="Graphic 193"/>
                        <wps:cNvSpPr/>
                        <wps:spPr>
                          <a:xfrm>
                            <a:off x="5229263" y="2004187"/>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94" name="Graphic 194"/>
                        <wps:cNvSpPr/>
                        <wps:spPr>
                          <a:xfrm>
                            <a:off x="5717294" y="2164758"/>
                            <a:ext cx="1270" cy="147320"/>
                          </a:xfrm>
                          <a:custGeom>
                            <a:avLst/>
                            <a:gdLst/>
                            <a:ahLst/>
                            <a:cxnLst/>
                            <a:rect l="l" t="t" r="r" b="b"/>
                            <a:pathLst>
                              <a:path h="147320">
                                <a:moveTo>
                                  <a:pt x="0" y="0"/>
                                </a:moveTo>
                                <a:lnTo>
                                  <a:pt x="0" y="146956"/>
                                </a:lnTo>
                              </a:path>
                            </a:pathLst>
                          </a:custGeom>
                          <a:ln w="11339">
                            <a:solidFill>
                              <a:srgbClr val="4671C4"/>
                            </a:solidFill>
                            <a:prstDash val="solid"/>
                          </a:ln>
                        </wps:spPr>
                        <wps:bodyPr wrap="square" lIns="0" tIns="0" rIns="0" bIns="0" rtlCol="0">
                          <a:prstTxWarp prst="textNoShape">
                            <a:avLst/>
                          </a:prstTxWarp>
                          <a:noAutofit/>
                        </wps:bodyPr>
                      </wps:wsp>
                      <wps:wsp>
                        <wps:cNvPr id="195" name="Graphic 195"/>
                        <wps:cNvSpPr/>
                        <wps:spPr>
                          <a:xfrm>
                            <a:off x="5677381" y="229409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96" name="Graphic 196"/>
                        <wps:cNvSpPr/>
                        <wps:spPr>
                          <a:xfrm>
                            <a:off x="4392444" y="4056777"/>
                            <a:ext cx="1270" cy="147320"/>
                          </a:xfrm>
                          <a:custGeom>
                            <a:avLst/>
                            <a:gdLst/>
                            <a:ahLst/>
                            <a:cxnLst/>
                            <a:rect l="l" t="t" r="r" b="b"/>
                            <a:pathLst>
                              <a:path h="147320">
                                <a:moveTo>
                                  <a:pt x="0" y="0"/>
                                </a:moveTo>
                                <a:lnTo>
                                  <a:pt x="0" y="146956"/>
                                </a:lnTo>
                              </a:path>
                            </a:pathLst>
                          </a:custGeom>
                          <a:ln w="11339">
                            <a:solidFill>
                              <a:srgbClr val="4671C4"/>
                            </a:solidFill>
                            <a:prstDash val="solid"/>
                          </a:ln>
                        </wps:spPr>
                        <wps:bodyPr wrap="square" lIns="0" tIns="0" rIns="0" bIns="0" rtlCol="0">
                          <a:prstTxWarp prst="textNoShape">
                            <a:avLst/>
                          </a:prstTxWarp>
                          <a:noAutofit/>
                        </wps:bodyPr>
                      </wps:wsp>
                      <wps:wsp>
                        <wps:cNvPr id="197" name="Graphic 197"/>
                        <wps:cNvSpPr/>
                        <wps:spPr>
                          <a:xfrm>
                            <a:off x="4352531" y="418611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98" name="Graphic 198"/>
                        <wps:cNvSpPr/>
                        <wps:spPr>
                          <a:xfrm>
                            <a:off x="1788440" y="5858599"/>
                            <a:ext cx="1018540" cy="417830"/>
                          </a:xfrm>
                          <a:custGeom>
                            <a:avLst/>
                            <a:gdLst/>
                            <a:ahLst/>
                            <a:cxnLst/>
                            <a:rect l="l" t="t" r="r" b="b"/>
                            <a:pathLst>
                              <a:path w="1018540" h="417830">
                                <a:moveTo>
                                  <a:pt x="1018016" y="0"/>
                                </a:moveTo>
                                <a:lnTo>
                                  <a:pt x="1018016" y="270288"/>
                                </a:lnTo>
                                <a:lnTo>
                                  <a:pt x="0" y="270288"/>
                                </a:lnTo>
                                <a:lnTo>
                                  <a:pt x="0" y="417245"/>
                                </a:lnTo>
                              </a:path>
                            </a:pathLst>
                          </a:custGeom>
                          <a:ln w="18772">
                            <a:solidFill>
                              <a:srgbClr val="4671C4"/>
                            </a:solidFill>
                            <a:prstDash val="solid"/>
                          </a:ln>
                        </wps:spPr>
                        <wps:bodyPr wrap="square" lIns="0" tIns="0" rIns="0" bIns="0" rtlCol="0">
                          <a:prstTxWarp prst="textNoShape">
                            <a:avLst/>
                          </a:prstTxWarp>
                          <a:noAutofit/>
                        </wps:bodyPr>
                      </wps:wsp>
                      <wps:wsp>
                        <wps:cNvPr id="199" name="Graphic 199"/>
                        <wps:cNvSpPr/>
                        <wps:spPr>
                          <a:xfrm>
                            <a:off x="1748527"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200" name="Graphic 200"/>
                        <wps:cNvSpPr/>
                        <wps:spPr>
                          <a:xfrm>
                            <a:off x="817118" y="6128887"/>
                            <a:ext cx="971550" cy="270510"/>
                          </a:xfrm>
                          <a:custGeom>
                            <a:avLst/>
                            <a:gdLst/>
                            <a:ahLst/>
                            <a:cxnLst/>
                            <a:rect l="l" t="t" r="r" b="b"/>
                            <a:pathLst>
                              <a:path w="971550" h="270510">
                                <a:moveTo>
                                  <a:pt x="971209" y="270288"/>
                                </a:moveTo>
                                <a:lnTo>
                                  <a:pt x="971209" y="0"/>
                                </a:lnTo>
                                <a:lnTo>
                                  <a:pt x="0" y="0"/>
                                </a:lnTo>
                                <a:lnTo>
                                  <a:pt x="0" y="146956"/>
                                </a:lnTo>
                              </a:path>
                            </a:pathLst>
                          </a:custGeom>
                          <a:ln w="19397">
                            <a:solidFill>
                              <a:srgbClr val="4671C4"/>
                            </a:solidFill>
                            <a:prstDash val="solid"/>
                          </a:ln>
                        </wps:spPr>
                        <wps:bodyPr wrap="square" lIns="0" tIns="0" rIns="0" bIns="0" rtlCol="0">
                          <a:prstTxWarp prst="textNoShape">
                            <a:avLst/>
                          </a:prstTxWarp>
                          <a:noAutofit/>
                        </wps:bodyPr>
                      </wps:wsp>
                      <wps:wsp>
                        <wps:cNvPr id="201" name="Graphic 201"/>
                        <wps:cNvSpPr/>
                        <wps:spPr>
                          <a:xfrm>
                            <a:off x="777204"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202" name="Graphic 202"/>
                        <wps:cNvSpPr/>
                        <wps:spPr>
                          <a:xfrm>
                            <a:off x="3780137" y="6128887"/>
                            <a:ext cx="981710" cy="270510"/>
                          </a:xfrm>
                          <a:custGeom>
                            <a:avLst/>
                            <a:gdLst/>
                            <a:ahLst/>
                            <a:cxnLst/>
                            <a:rect l="l" t="t" r="r" b="b"/>
                            <a:pathLst>
                              <a:path w="981710" h="270510">
                                <a:moveTo>
                                  <a:pt x="0" y="270288"/>
                                </a:moveTo>
                                <a:lnTo>
                                  <a:pt x="0" y="0"/>
                                </a:lnTo>
                                <a:lnTo>
                                  <a:pt x="981391" y="0"/>
                                </a:lnTo>
                                <a:lnTo>
                                  <a:pt x="981391" y="146956"/>
                                </a:lnTo>
                              </a:path>
                            </a:pathLst>
                          </a:custGeom>
                          <a:ln w="19409">
                            <a:solidFill>
                              <a:srgbClr val="4671C4"/>
                            </a:solidFill>
                            <a:prstDash val="solid"/>
                          </a:ln>
                        </wps:spPr>
                        <wps:bodyPr wrap="square" lIns="0" tIns="0" rIns="0" bIns="0" rtlCol="0">
                          <a:prstTxWarp prst="textNoShape">
                            <a:avLst/>
                          </a:prstTxWarp>
                          <a:noAutofit/>
                        </wps:bodyPr>
                      </wps:wsp>
                      <wps:wsp>
                        <wps:cNvPr id="203" name="Graphic 203"/>
                        <wps:cNvSpPr/>
                        <wps:spPr>
                          <a:xfrm>
                            <a:off x="4721616"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204" name="Graphic 204"/>
                        <wps:cNvSpPr/>
                        <wps:spPr>
                          <a:xfrm>
                            <a:off x="521804" y="1804373"/>
                            <a:ext cx="2287270" cy="1868805"/>
                          </a:xfrm>
                          <a:custGeom>
                            <a:avLst/>
                            <a:gdLst/>
                            <a:ahLst/>
                            <a:cxnLst/>
                            <a:rect l="l" t="t" r="r" b="b"/>
                            <a:pathLst>
                              <a:path w="2287270" h="1868805">
                                <a:moveTo>
                                  <a:pt x="2287146" y="0"/>
                                </a:moveTo>
                                <a:lnTo>
                                  <a:pt x="2287146" y="1644154"/>
                                </a:lnTo>
                                <a:lnTo>
                                  <a:pt x="0" y="1644154"/>
                                </a:lnTo>
                                <a:lnTo>
                                  <a:pt x="0" y="1868193"/>
                                </a:lnTo>
                              </a:path>
                            </a:pathLst>
                          </a:custGeom>
                          <a:ln w="16546">
                            <a:solidFill>
                              <a:srgbClr val="4671C4"/>
                            </a:solidFill>
                            <a:prstDash val="solid"/>
                          </a:ln>
                        </wps:spPr>
                        <wps:bodyPr wrap="square" lIns="0" tIns="0" rIns="0" bIns="0" rtlCol="0">
                          <a:prstTxWarp prst="textNoShape">
                            <a:avLst/>
                          </a:prstTxWarp>
                          <a:noAutofit/>
                        </wps:bodyPr>
                      </wps:wsp>
                      <wps:wsp>
                        <wps:cNvPr id="205" name="Graphic 205"/>
                        <wps:cNvSpPr/>
                        <wps:spPr>
                          <a:xfrm>
                            <a:off x="520829" y="3455370"/>
                            <a:ext cx="5080" cy="313055"/>
                          </a:xfrm>
                          <a:custGeom>
                            <a:avLst/>
                            <a:gdLst/>
                            <a:ahLst/>
                            <a:cxnLst/>
                            <a:rect l="l" t="t" r="r" b="b"/>
                            <a:pathLst>
                              <a:path w="5080" h="313055">
                                <a:moveTo>
                                  <a:pt x="4762" y="0"/>
                                </a:moveTo>
                                <a:lnTo>
                                  <a:pt x="0" y="312963"/>
                                </a:lnTo>
                              </a:path>
                            </a:pathLst>
                          </a:custGeom>
                          <a:ln w="11339">
                            <a:solidFill>
                              <a:srgbClr val="4671C4"/>
                            </a:solidFill>
                            <a:prstDash val="solid"/>
                          </a:ln>
                        </wps:spPr>
                        <wps:bodyPr wrap="square" lIns="0" tIns="0" rIns="0" bIns="0" rtlCol="0">
                          <a:prstTxWarp prst="textNoShape">
                            <a:avLst/>
                          </a:prstTxWarp>
                          <a:noAutofit/>
                        </wps:bodyPr>
                      </wps:wsp>
                      <wps:wsp>
                        <wps:cNvPr id="206" name="Graphic 206"/>
                        <wps:cNvSpPr/>
                        <wps:spPr>
                          <a:xfrm>
                            <a:off x="481891" y="3730721"/>
                            <a:ext cx="80010" cy="141605"/>
                          </a:xfrm>
                          <a:custGeom>
                            <a:avLst/>
                            <a:gdLst/>
                            <a:ahLst/>
                            <a:cxnLst/>
                            <a:rect l="l" t="t" r="r" b="b"/>
                            <a:pathLst>
                              <a:path w="80010" h="141605">
                                <a:moveTo>
                                  <a:pt x="79826" y="0"/>
                                </a:moveTo>
                                <a:lnTo>
                                  <a:pt x="0" y="0"/>
                                </a:lnTo>
                                <a:lnTo>
                                  <a:pt x="39913" y="140985"/>
                                </a:lnTo>
                                <a:lnTo>
                                  <a:pt x="79826" y="0"/>
                                </a:lnTo>
                                <a:close/>
                              </a:path>
                            </a:pathLst>
                          </a:custGeom>
                          <a:solidFill>
                            <a:srgbClr val="4671C4"/>
                          </a:solidFill>
                        </wps:spPr>
                        <wps:bodyPr wrap="square" lIns="0" tIns="0" rIns="0" bIns="0" rtlCol="0">
                          <a:prstTxWarp prst="textNoShape">
                            <a:avLst/>
                          </a:prstTxWarp>
                          <a:noAutofit/>
                        </wps:bodyPr>
                      </wps:wsp>
                      <wps:wsp>
                        <wps:cNvPr id="207" name="Textbox 207"/>
                        <wps:cNvSpPr txBox="1"/>
                        <wps:spPr>
                          <a:xfrm>
                            <a:off x="4696783" y="1443989"/>
                            <a:ext cx="918844" cy="360680"/>
                          </a:xfrm>
                          <a:prstGeom prst="rect">
                            <a:avLst/>
                          </a:prstGeom>
                          <a:solidFill>
                            <a:srgbClr val="4671C4"/>
                          </a:solidFill>
                          <a:ln w="4903">
                            <a:solidFill>
                              <a:srgbClr val="C7C7C7"/>
                            </a:solidFill>
                            <a:prstDash val="solid"/>
                          </a:ln>
                        </wps:spPr>
                        <wps:txbx>
                          <w:txbxContent>
                            <w:p w14:paraId="5E36712A" w14:textId="77777777" w:rsidR="00DF0971" w:rsidRDefault="00000000">
                              <w:pPr>
                                <w:spacing w:before="160"/>
                                <w:ind w:left="100"/>
                                <w:rPr>
                                  <w:rFonts w:ascii="Calibri"/>
                                  <w:b/>
                                  <w:color w:val="000000"/>
                                </w:rPr>
                              </w:pPr>
                              <w:r>
                                <w:rPr>
                                  <w:rFonts w:ascii="Calibri"/>
                                  <w:b/>
                                  <w:color w:val="FDFFFF"/>
                                  <w:w w:val="55"/>
                                </w:rPr>
                                <w:t>Chief</w:t>
                              </w:r>
                              <w:r>
                                <w:rPr>
                                  <w:rFonts w:ascii="Calibri"/>
                                  <w:b/>
                                  <w:color w:val="FDFFFF"/>
                                  <w:spacing w:val="-18"/>
                                </w:rPr>
                                <w:t xml:space="preserve"> </w:t>
                              </w:r>
                              <w:r>
                                <w:rPr>
                                  <w:rFonts w:ascii="Calibri"/>
                                  <w:b/>
                                  <w:color w:val="FDFFFF"/>
                                  <w:w w:val="55"/>
                                </w:rPr>
                                <w:t>Customer</w:t>
                              </w:r>
                              <w:r>
                                <w:rPr>
                                  <w:rFonts w:ascii="Calibri"/>
                                  <w:b/>
                                  <w:color w:val="FDFFFF"/>
                                  <w:spacing w:val="-18"/>
                                </w:rPr>
                                <w:t xml:space="preserve"> </w:t>
                              </w:r>
                              <w:r>
                                <w:rPr>
                                  <w:rFonts w:ascii="Calibri"/>
                                  <w:b/>
                                  <w:color w:val="FDFFFF"/>
                                  <w:spacing w:val="-2"/>
                                  <w:w w:val="55"/>
                                </w:rPr>
                                <w:t>Officer*</w:t>
                              </w:r>
                            </w:p>
                          </w:txbxContent>
                        </wps:txbx>
                        <wps:bodyPr wrap="square" lIns="0" tIns="0" rIns="0" bIns="0" rtlCol="0">
                          <a:noAutofit/>
                        </wps:bodyPr>
                      </wps:wsp>
                      <wps:wsp>
                        <wps:cNvPr id="208" name="Textbox 208"/>
                        <wps:cNvSpPr txBox="1"/>
                        <wps:spPr>
                          <a:xfrm>
                            <a:off x="2349721" y="1443989"/>
                            <a:ext cx="918844" cy="360680"/>
                          </a:xfrm>
                          <a:prstGeom prst="rect">
                            <a:avLst/>
                          </a:prstGeom>
                          <a:solidFill>
                            <a:srgbClr val="4671C4"/>
                          </a:solidFill>
                          <a:ln w="4903">
                            <a:solidFill>
                              <a:srgbClr val="C7C7C7"/>
                            </a:solidFill>
                            <a:prstDash val="solid"/>
                          </a:ln>
                        </wps:spPr>
                        <wps:txbx>
                          <w:txbxContent>
                            <w:p w14:paraId="4263D29B" w14:textId="77777777" w:rsidR="00DF0971" w:rsidRDefault="00000000">
                              <w:pPr>
                                <w:spacing w:before="148"/>
                                <w:ind w:left="100"/>
                                <w:rPr>
                                  <w:rFonts w:ascii="Calibri"/>
                                  <w:b/>
                                  <w:color w:val="000000"/>
                                </w:rPr>
                              </w:pPr>
                              <w:r>
                                <w:rPr>
                                  <w:rFonts w:ascii="Calibri"/>
                                  <w:b/>
                                  <w:color w:val="FDFFFF"/>
                                  <w:w w:val="55"/>
                                </w:rPr>
                                <w:t>Chief</w:t>
                              </w:r>
                              <w:r>
                                <w:rPr>
                                  <w:rFonts w:ascii="Calibri"/>
                                  <w:b/>
                                  <w:color w:val="FDFFFF"/>
                                  <w:spacing w:val="-18"/>
                                </w:rPr>
                                <w:t xml:space="preserve"> </w:t>
                              </w:r>
                              <w:r>
                                <w:rPr>
                                  <w:rFonts w:ascii="Calibri"/>
                                  <w:b/>
                                  <w:color w:val="FDFFFF"/>
                                  <w:w w:val="55"/>
                                </w:rPr>
                                <w:t>Operating</w:t>
                              </w:r>
                              <w:r>
                                <w:rPr>
                                  <w:rFonts w:ascii="Calibri"/>
                                  <w:b/>
                                  <w:color w:val="FDFFFF"/>
                                  <w:spacing w:val="-18"/>
                                </w:rPr>
                                <w:t xml:space="preserve"> </w:t>
                              </w:r>
                              <w:r>
                                <w:rPr>
                                  <w:rFonts w:ascii="Calibri"/>
                                  <w:b/>
                                  <w:color w:val="FDFFFF"/>
                                  <w:spacing w:val="-2"/>
                                  <w:w w:val="55"/>
                                </w:rPr>
                                <w:t>Officer*</w:t>
                              </w:r>
                            </w:p>
                          </w:txbxContent>
                        </wps:txbx>
                        <wps:bodyPr wrap="square" lIns="0" tIns="0" rIns="0" bIns="0" rtlCol="0">
                          <a:noAutofit/>
                        </wps:bodyPr>
                      </wps:wsp>
                      <wps:wsp>
                        <wps:cNvPr id="209" name="Textbox 209"/>
                        <wps:cNvSpPr txBox="1"/>
                        <wps:spPr>
                          <a:xfrm>
                            <a:off x="908193" y="3876584"/>
                            <a:ext cx="727710" cy="180340"/>
                          </a:xfrm>
                          <a:prstGeom prst="rect">
                            <a:avLst/>
                          </a:prstGeom>
                          <a:solidFill>
                            <a:srgbClr val="4671C4"/>
                          </a:solidFill>
                          <a:ln w="4963">
                            <a:solidFill>
                              <a:srgbClr val="C7C7C7"/>
                            </a:solidFill>
                            <a:prstDash val="solid"/>
                          </a:ln>
                        </wps:spPr>
                        <wps:txbx>
                          <w:txbxContent>
                            <w:p w14:paraId="53D47ADD" w14:textId="77777777" w:rsidR="00DF0971" w:rsidRDefault="00000000">
                              <w:pPr>
                                <w:spacing w:line="256" w:lineRule="exact"/>
                                <w:ind w:left="111"/>
                                <w:rPr>
                                  <w:rFonts w:ascii="Calibri"/>
                                  <w:b/>
                                  <w:color w:val="000000"/>
                                  <w:sz w:val="21"/>
                                </w:rPr>
                              </w:pPr>
                              <w:r>
                                <w:rPr>
                                  <w:rFonts w:ascii="Calibri"/>
                                  <w:b/>
                                  <w:color w:val="FDFFFF"/>
                                  <w:w w:val="55"/>
                                  <w:sz w:val="21"/>
                                </w:rPr>
                                <w:t>San</w:t>
                              </w:r>
                              <w:r>
                                <w:rPr>
                                  <w:rFonts w:ascii="Calibri"/>
                                  <w:b/>
                                  <w:color w:val="FDFFFF"/>
                                  <w:spacing w:val="-11"/>
                                  <w:sz w:val="21"/>
                                </w:rPr>
                                <w:t xml:space="preserve"> </w:t>
                              </w:r>
                              <w:r>
                                <w:rPr>
                                  <w:rFonts w:ascii="Calibri"/>
                                  <w:b/>
                                  <w:color w:val="FDFFFF"/>
                                  <w:w w:val="55"/>
                                  <w:sz w:val="21"/>
                                </w:rPr>
                                <w:t>Diego</w:t>
                              </w:r>
                              <w:r>
                                <w:rPr>
                                  <w:rFonts w:ascii="Calibri"/>
                                  <w:b/>
                                  <w:color w:val="FDFFFF"/>
                                  <w:spacing w:val="9"/>
                                  <w:sz w:val="21"/>
                                </w:rPr>
                                <w:t xml:space="preserve"> </w:t>
                              </w:r>
                              <w:r>
                                <w:rPr>
                                  <w:rFonts w:ascii="Calibri"/>
                                  <w:b/>
                                  <w:color w:val="FDFFFF"/>
                                  <w:spacing w:val="-2"/>
                                  <w:w w:val="55"/>
                                  <w:sz w:val="21"/>
                                </w:rPr>
                                <w:t>Branch</w:t>
                              </w:r>
                            </w:p>
                          </w:txbxContent>
                        </wps:txbx>
                        <wps:bodyPr wrap="square" lIns="0" tIns="0" rIns="0" bIns="0" rtlCol="0">
                          <a:noAutofit/>
                        </wps:bodyPr>
                      </wps:wsp>
                      <wps:wsp>
                        <wps:cNvPr id="210" name="Textbox 210"/>
                        <wps:cNvSpPr txBox="1"/>
                        <wps:spPr>
                          <a:xfrm>
                            <a:off x="194642" y="3871231"/>
                            <a:ext cx="654685" cy="180340"/>
                          </a:xfrm>
                          <a:prstGeom prst="rect">
                            <a:avLst/>
                          </a:prstGeom>
                          <a:solidFill>
                            <a:srgbClr val="4671C4"/>
                          </a:solidFill>
                          <a:ln w="2543">
                            <a:solidFill>
                              <a:srgbClr val="C7C7C7"/>
                            </a:solidFill>
                            <a:prstDash val="solid"/>
                          </a:ln>
                        </wps:spPr>
                        <wps:txbx>
                          <w:txbxContent>
                            <w:p w14:paraId="029D2942" w14:textId="77777777" w:rsidR="00DF0971" w:rsidRDefault="00000000">
                              <w:pPr>
                                <w:spacing w:before="4"/>
                                <w:ind w:left="115"/>
                                <w:rPr>
                                  <w:rFonts w:ascii="Calibri"/>
                                  <w:b/>
                                  <w:color w:val="000000"/>
                                  <w:sz w:val="21"/>
                                </w:rPr>
                              </w:pPr>
                              <w:r>
                                <w:rPr>
                                  <w:rFonts w:ascii="Calibri"/>
                                  <w:b/>
                                  <w:color w:val="FDFFFF"/>
                                  <w:w w:val="55"/>
                                  <w:sz w:val="21"/>
                                </w:rPr>
                                <w:t>San</w:t>
                              </w:r>
                              <w:r>
                                <w:rPr>
                                  <w:rFonts w:ascii="Calibri"/>
                                  <w:b/>
                                  <w:color w:val="FDFFFF"/>
                                  <w:spacing w:val="-17"/>
                                  <w:sz w:val="21"/>
                                </w:rPr>
                                <w:t xml:space="preserve"> </w:t>
                              </w:r>
                              <w:r>
                                <w:rPr>
                                  <w:rFonts w:ascii="Calibri"/>
                                  <w:b/>
                                  <w:color w:val="FDFFFF"/>
                                  <w:w w:val="55"/>
                                  <w:sz w:val="21"/>
                                </w:rPr>
                                <w:t>Jose</w:t>
                              </w:r>
                              <w:r>
                                <w:rPr>
                                  <w:rFonts w:ascii="Calibri"/>
                                  <w:b/>
                                  <w:color w:val="FDFFFF"/>
                                  <w:spacing w:val="-21"/>
                                  <w:sz w:val="21"/>
                                </w:rPr>
                                <w:t xml:space="preserve"> </w:t>
                              </w:r>
                              <w:r>
                                <w:rPr>
                                  <w:rFonts w:ascii="Calibri"/>
                                  <w:b/>
                                  <w:color w:val="FDFFFF"/>
                                  <w:spacing w:val="-2"/>
                                  <w:w w:val="55"/>
                                  <w:sz w:val="21"/>
                                </w:rPr>
                                <w:t>Branch</w:t>
                              </w:r>
                            </w:p>
                          </w:txbxContent>
                        </wps:txbx>
                        <wps:bodyPr wrap="square" lIns="0" tIns="0" rIns="0" bIns="0" rtlCol="0">
                          <a:noAutofit/>
                        </wps:bodyPr>
                      </wps:wsp>
                      <wps:wsp>
                        <wps:cNvPr id="211" name="Textbox 211"/>
                        <wps:cNvSpPr txBox="1"/>
                        <wps:spPr>
                          <a:xfrm>
                            <a:off x="3010672" y="3065719"/>
                            <a:ext cx="918844" cy="180340"/>
                          </a:xfrm>
                          <a:prstGeom prst="rect">
                            <a:avLst/>
                          </a:prstGeom>
                          <a:solidFill>
                            <a:srgbClr val="4671C4"/>
                          </a:solidFill>
                          <a:ln w="4978">
                            <a:solidFill>
                              <a:srgbClr val="C7C7C7"/>
                            </a:solidFill>
                            <a:prstDash val="solid"/>
                          </a:ln>
                        </wps:spPr>
                        <wps:txbx>
                          <w:txbxContent>
                            <w:p w14:paraId="79E58E9C" w14:textId="77777777" w:rsidR="00DF0971" w:rsidRDefault="00000000">
                              <w:pPr>
                                <w:spacing w:before="6"/>
                                <w:ind w:left="145"/>
                                <w:rPr>
                                  <w:rFonts w:ascii="Calibri"/>
                                  <w:b/>
                                  <w:color w:val="000000"/>
                                  <w:sz w:val="21"/>
                                </w:rPr>
                              </w:pPr>
                              <w:r>
                                <w:rPr>
                                  <w:rFonts w:ascii="Calibri"/>
                                  <w:b/>
                                  <w:color w:val="FDFFFF"/>
                                  <w:w w:val="55"/>
                                  <w:sz w:val="21"/>
                                </w:rPr>
                                <w:t>Retail</w:t>
                              </w:r>
                              <w:r>
                                <w:rPr>
                                  <w:rFonts w:ascii="Calibri"/>
                                  <w:b/>
                                  <w:color w:val="FDFFFF"/>
                                  <w:spacing w:val="-2"/>
                                  <w:sz w:val="21"/>
                                </w:rPr>
                                <w:t xml:space="preserve"> </w:t>
                              </w:r>
                              <w:r>
                                <w:rPr>
                                  <w:rFonts w:ascii="Calibri"/>
                                  <w:b/>
                                  <w:color w:val="FDFFFF"/>
                                  <w:w w:val="55"/>
                                  <w:sz w:val="21"/>
                                </w:rPr>
                                <w:t>Operations</w:t>
                              </w:r>
                              <w:r>
                                <w:rPr>
                                  <w:rFonts w:ascii="Calibri"/>
                                  <w:b/>
                                  <w:color w:val="FDFFFF"/>
                                  <w:spacing w:val="15"/>
                                  <w:sz w:val="21"/>
                                </w:rPr>
                                <w:t xml:space="preserve"> </w:t>
                              </w:r>
                              <w:r>
                                <w:rPr>
                                  <w:rFonts w:ascii="Calibri"/>
                                  <w:b/>
                                  <w:color w:val="FDFFFF"/>
                                  <w:spacing w:val="-5"/>
                                  <w:w w:val="55"/>
                                  <w:sz w:val="21"/>
                                </w:rPr>
                                <w:t>Mgr</w:t>
                              </w:r>
                            </w:p>
                          </w:txbxContent>
                        </wps:txbx>
                        <wps:bodyPr wrap="square" lIns="0" tIns="0" rIns="0" bIns="0" rtlCol="0">
                          <a:noAutofit/>
                        </wps:bodyPr>
                      </wps:wsp>
                      <wps:wsp>
                        <wps:cNvPr id="212" name="Textbox 212"/>
                        <wps:cNvSpPr txBox="1"/>
                        <wps:spPr>
                          <a:xfrm>
                            <a:off x="1737301" y="3065719"/>
                            <a:ext cx="918844" cy="180340"/>
                          </a:xfrm>
                          <a:prstGeom prst="rect">
                            <a:avLst/>
                          </a:prstGeom>
                          <a:solidFill>
                            <a:srgbClr val="4671C4"/>
                          </a:solidFill>
                          <a:ln w="4978">
                            <a:solidFill>
                              <a:srgbClr val="C7C7C7"/>
                            </a:solidFill>
                            <a:prstDash val="solid"/>
                          </a:ln>
                        </wps:spPr>
                        <wps:txbx>
                          <w:txbxContent>
                            <w:p w14:paraId="00726D36" w14:textId="77777777" w:rsidR="00DF0971" w:rsidRDefault="00000000">
                              <w:pPr>
                                <w:spacing w:before="6"/>
                                <w:ind w:left="134"/>
                                <w:rPr>
                                  <w:rFonts w:ascii="Calibri"/>
                                  <w:b/>
                                  <w:color w:val="000000"/>
                                  <w:sz w:val="21"/>
                                </w:rPr>
                              </w:pPr>
                              <w:r>
                                <w:rPr>
                                  <w:rFonts w:ascii="Calibri"/>
                                  <w:b/>
                                  <w:color w:val="FDFFFF"/>
                                  <w:w w:val="55"/>
                                  <w:sz w:val="21"/>
                                </w:rPr>
                                <w:t>Product</w:t>
                              </w:r>
                              <w:r>
                                <w:rPr>
                                  <w:rFonts w:ascii="Calibri"/>
                                  <w:b/>
                                  <w:color w:val="FDFFFF"/>
                                  <w:spacing w:val="14"/>
                                  <w:sz w:val="21"/>
                                </w:rPr>
                                <w:t xml:space="preserve"> </w:t>
                              </w:r>
                              <w:r>
                                <w:rPr>
                                  <w:rFonts w:ascii="Calibri"/>
                                  <w:b/>
                                  <w:color w:val="FDFFFF"/>
                                  <w:w w:val="55"/>
                                  <w:sz w:val="21"/>
                                </w:rPr>
                                <w:t>Specialist</w:t>
                              </w:r>
                              <w:r>
                                <w:rPr>
                                  <w:rFonts w:ascii="Calibri"/>
                                  <w:b/>
                                  <w:color w:val="FDFFFF"/>
                                  <w:spacing w:val="-6"/>
                                  <w:sz w:val="21"/>
                                </w:rPr>
                                <w:t xml:space="preserve"> </w:t>
                              </w:r>
                              <w:r>
                                <w:rPr>
                                  <w:rFonts w:ascii="Calibri"/>
                                  <w:b/>
                                  <w:color w:val="FDFFFF"/>
                                  <w:spacing w:val="-5"/>
                                  <w:w w:val="55"/>
                                  <w:sz w:val="21"/>
                                </w:rPr>
                                <w:t>Mgr</w:t>
                              </w:r>
                            </w:p>
                          </w:txbxContent>
                        </wps:txbx>
                        <wps:bodyPr wrap="square" lIns="0" tIns="0" rIns="0" bIns="0" rtlCol="0">
                          <a:noAutofit/>
                        </wps:bodyPr>
                      </wps:wsp>
                      <wps:wsp>
                        <wps:cNvPr id="213" name="Textbox 213"/>
                        <wps:cNvSpPr txBox="1"/>
                        <wps:spPr>
                          <a:xfrm>
                            <a:off x="3010672" y="2525142"/>
                            <a:ext cx="918844" cy="180340"/>
                          </a:xfrm>
                          <a:prstGeom prst="rect">
                            <a:avLst/>
                          </a:prstGeom>
                          <a:solidFill>
                            <a:srgbClr val="4671C4"/>
                          </a:solidFill>
                          <a:ln w="4978">
                            <a:solidFill>
                              <a:srgbClr val="C7C7C7"/>
                            </a:solidFill>
                            <a:prstDash val="solid"/>
                          </a:ln>
                        </wps:spPr>
                        <wps:txbx>
                          <w:txbxContent>
                            <w:p w14:paraId="2CEE96F7" w14:textId="77777777" w:rsidR="00DF0971" w:rsidRDefault="00000000">
                              <w:pPr>
                                <w:spacing w:before="4"/>
                                <w:ind w:left="262"/>
                                <w:rPr>
                                  <w:rFonts w:ascii="Calibri"/>
                                  <w:b/>
                                  <w:color w:val="000000"/>
                                  <w:sz w:val="21"/>
                                </w:rPr>
                              </w:pPr>
                              <w:r>
                                <w:rPr>
                                  <w:rFonts w:ascii="Calibri"/>
                                  <w:b/>
                                  <w:color w:val="FDFFFF"/>
                                  <w:w w:val="55"/>
                                  <w:sz w:val="21"/>
                                </w:rPr>
                                <w:t>GM</w:t>
                              </w:r>
                              <w:r>
                                <w:rPr>
                                  <w:rFonts w:ascii="Calibri"/>
                                  <w:b/>
                                  <w:color w:val="FDFFFF"/>
                                  <w:spacing w:val="-3"/>
                                  <w:sz w:val="21"/>
                                </w:rPr>
                                <w:t xml:space="preserve"> </w:t>
                              </w:r>
                              <w:r>
                                <w:rPr>
                                  <w:rFonts w:ascii="Calibri"/>
                                  <w:b/>
                                  <w:color w:val="FDFFFF"/>
                                  <w:w w:val="55"/>
                                  <w:sz w:val="21"/>
                                </w:rPr>
                                <w:t>Outside</w:t>
                              </w:r>
                              <w:r>
                                <w:rPr>
                                  <w:rFonts w:ascii="Calibri"/>
                                  <w:b/>
                                  <w:color w:val="FDFFFF"/>
                                  <w:spacing w:val="6"/>
                                  <w:sz w:val="21"/>
                                </w:rPr>
                                <w:t xml:space="preserve"> </w:t>
                              </w:r>
                              <w:r>
                                <w:rPr>
                                  <w:rFonts w:ascii="Calibri"/>
                                  <w:b/>
                                  <w:color w:val="FDFFFF"/>
                                  <w:spacing w:val="-4"/>
                                  <w:w w:val="55"/>
                                  <w:sz w:val="21"/>
                                </w:rPr>
                                <w:t>Sales</w:t>
                              </w:r>
                            </w:p>
                          </w:txbxContent>
                        </wps:txbx>
                        <wps:bodyPr wrap="square" lIns="0" tIns="0" rIns="0" bIns="0" rtlCol="0">
                          <a:noAutofit/>
                        </wps:bodyPr>
                      </wps:wsp>
                      <wps:wsp>
                        <wps:cNvPr id="214" name="Textbox 214"/>
                        <wps:cNvSpPr txBox="1"/>
                        <wps:spPr>
                          <a:xfrm>
                            <a:off x="1737301" y="2525142"/>
                            <a:ext cx="918844" cy="180340"/>
                          </a:xfrm>
                          <a:prstGeom prst="rect">
                            <a:avLst/>
                          </a:prstGeom>
                          <a:solidFill>
                            <a:srgbClr val="4671C4"/>
                          </a:solidFill>
                          <a:ln w="4978">
                            <a:solidFill>
                              <a:srgbClr val="C7C7C7"/>
                            </a:solidFill>
                            <a:prstDash val="solid"/>
                          </a:ln>
                        </wps:spPr>
                        <wps:txbx>
                          <w:txbxContent>
                            <w:p w14:paraId="376235C2" w14:textId="77777777" w:rsidR="00DF0971" w:rsidRDefault="00000000">
                              <w:pPr>
                                <w:spacing w:before="4"/>
                                <w:ind w:left="103"/>
                                <w:rPr>
                                  <w:rFonts w:ascii="Calibri"/>
                                  <w:b/>
                                  <w:color w:val="000000"/>
                                  <w:sz w:val="21"/>
                                </w:rPr>
                              </w:pPr>
                              <w:r>
                                <w:rPr>
                                  <w:rFonts w:ascii="Calibri"/>
                                  <w:b/>
                                  <w:color w:val="FDFFFF"/>
                                  <w:w w:val="55"/>
                                  <w:sz w:val="21"/>
                                </w:rPr>
                                <w:t>Supply</w:t>
                              </w:r>
                              <w:r>
                                <w:rPr>
                                  <w:rFonts w:ascii="Calibri"/>
                                  <w:b/>
                                  <w:color w:val="FDFFFF"/>
                                  <w:spacing w:val="-7"/>
                                  <w:sz w:val="21"/>
                                </w:rPr>
                                <w:t xml:space="preserve"> </w:t>
                              </w:r>
                              <w:r>
                                <w:rPr>
                                  <w:rFonts w:ascii="Calibri"/>
                                  <w:b/>
                                  <w:color w:val="FDFFFF"/>
                                  <w:w w:val="55"/>
                                  <w:sz w:val="21"/>
                                </w:rPr>
                                <w:t>Chain</w:t>
                              </w:r>
                              <w:r>
                                <w:rPr>
                                  <w:rFonts w:ascii="Calibri"/>
                                  <w:b/>
                                  <w:color w:val="FDFFFF"/>
                                  <w:spacing w:val="5"/>
                                  <w:sz w:val="21"/>
                                </w:rPr>
                                <w:t xml:space="preserve"> </w:t>
                              </w:r>
                              <w:r>
                                <w:rPr>
                                  <w:rFonts w:ascii="Calibri"/>
                                  <w:b/>
                                  <w:color w:val="FDFFFF"/>
                                  <w:spacing w:val="-2"/>
                                  <w:w w:val="55"/>
                                  <w:sz w:val="21"/>
                                </w:rPr>
                                <w:t>Manager*</w:t>
                              </w:r>
                            </w:p>
                          </w:txbxContent>
                        </wps:txbx>
                        <wps:bodyPr wrap="square" lIns="0" tIns="0" rIns="0" bIns="0" rtlCol="0">
                          <a:noAutofit/>
                        </wps:bodyPr>
                      </wps:wsp>
                      <wps:wsp>
                        <wps:cNvPr id="215" name="Textbox 215"/>
                        <wps:cNvSpPr txBox="1"/>
                        <wps:spPr>
                          <a:xfrm>
                            <a:off x="4241408" y="2014413"/>
                            <a:ext cx="719455" cy="135255"/>
                          </a:xfrm>
                          <a:prstGeom prst="rect">
                            <a:avLst/>
                          </a:prstGeom>
                        </wps:spPr>
                        <wps:txbx>
                          <w:txbxContent>
                            <w:p w14:paraId="38848606" w14:textId="77777777" w:rsidR="00DF0971" w:rsidRDefault="00000000">
                              <w:pPr>
                                <w:spacing w:line="213" w:lineRule="exact"/>
                                <w:rPr>
                                  <w:rFonts w:ascii="Calibri"/>
                                  <w:b/>
                                  <w:sz w:val="21"/>
                                </w:rPr>
                              </w:pPr>
                              <w:r>
                                <w:rPr>
                                  <w:rFonts w:ascii="Calibri"/>
                                  <w:b/>
                                  <w:color w:val="FDFFFF"/>
                                  <w:w w:val="55"/>
                                  <w:sz w:val="21"/>
                                </w:rPr>
                                <w:t>Marketing</w:t>
                              </w:r>
                              <w:r>
                                <w:rPr>
                                  <w:rFonts w:ascii="Calibri"/>
                                  <w:b/>
                                  <w:color w:val="FDFFFF"/>
                                  <w:spacing w:val="-6"/>
                                  <w:sz w:val="21"/>
                                </w:rPr>
                                <w:t xml:space="preserve"> </w:t>
                              </w:r>
                              <w:r>
                                <w:rPr>
                                  <w:rFonts w:ascii="Calibri"/>
                                  <w:b/>
                                  <w:color w:val="FDFFFF"/>
                                  <w:w w:val="55"/>
                                  <w:sz w:val="21"/>
                                </w:rPr>
                                <w:t>Devpt</w:t>
                              </w:r>
                              <w:r>
                                <w:rPr>
                                  <w:rFonts w:ascii="Calibri"/>
                                  <w:b/>
                                  <w:color w:val="FDFFFF"/>
                                  <w:spacing w:val="23"/>
                                  <w:sz w:val="21"/>
                                </w:rPr>
                                <w:t xml:space="preserve"> </w:t>
                              </w:r>
                              <w:r>
                                <w:rPr>
                                  <w:rFonts w:ascii="Calibri"/>
                                  <w:b/>
                                  <w:color w:val="FDFFFF"/>
                                  <w:spacing w:val="-5"/>
                                  <w:w w:val="55"/>
                                  <w:sz w:val="21"/>
                                </w:rPr>
                                <w:t>Mgr</w:t>
                              </w:r>
                            </w:p>
                          </w:txbxContent>
                        </wps:txbx>
                        <wps:bodyPr wrap="square" lIns="0" tIns="0" rIns="0" bIns="0" rtlCol="0">
                          <a:noAutofit/>
                        </wps:bodyPr>
                      </wps:wsp>
                      <wps:wsp>
                        <wps:cNvPr id="216" name="Textbox 216"/>
                        <wps:cNvSpPr txBox="1"/>
                        <wps:spPr>
                          <a:xfrm>
                            <a:off x="1498275" y="2014413"/>
                            <a:ext cx="382270" cy="135255"/>
                          </a:xfrm>
                          <a:prstGeom prst="rect">
                            <a:avLst/>
                          </a:prstGeom>
                        </wps:spPr>
                        <wps:txbx>
                          <w:txbxContent>
                            <w:p w14:paraId="29BB70AC" w14:textId="77777777" w:rsidR="00DF0971" w:rsidRDefault="00000000">
                              <w:pPr>
                                <w:spacing w:line="213" w:lineRule="exact"/>
                                <w:rPr>
                                  <w:rFonts w:ascii="Calibri"/>
                                  <w:b/>
                                  <w:sz w:val="21"/>
                                </w:rPr>
                              </w:pPr>
                              <w:r>
                                <w:rPr>
                                  <w:rFonts w:ascii="Calibri"/>
                                  <w:b/>
                                  <w:color w:val="FDFFFF"/>
                                  <w:spacing w:val="-2"/>
                                  <w:w w:val="55"/>
                                  <w:sz w:val="21"/>
                                </w:rPr>
                                <w:t>Controller*</w:t>
                              </w:r>
                            </w:p>
                          </w:txbxContent>
                        </wps:txbx>
                        <wps:bodyPr wrap="square" lIns="0" tIns="0" rIns="0" bIns="0" rtlCol="0">
                          <a:noAutofit/>
                        </wps:bodyPr>
                      </wps:wsp>
                      <wps:wsp>
                        <wps:cNvPr id="217" name="Textbox 217"/>
                        <wps:cNvSpPr txBox="1"/>
                        <wps:spPr>
                          <a:xfrm>
                            <a:off x="131584" y="2014413"/>
                            <a:ext cx="662305" cy="135255"/>
                          </a:xfrm>
                          <a:prstGeom prst="rect">
                            <a:avLst/>
                          </a:prstGeom>
                        </wps:spPr>
                        <wps:txbx>
                          <w:txbxContent>
                            <w:p w14:paraId="67860B4D" w14:textId="77777777" w:rsidR="00DF0971" w:rsidRDefault="00000000">
                              <w:pPr>
                                <w:spacing w:line="213" w:lineRule="exact"/>
                                <w:rPr>
                                  <w:rFonts w:ascii="Calibri"/>
                                  <w:b/>
                                  <w:sz w:val="21"/>
                                </w:rPr>
                              </w:pPr>
                              <w:r>
                                <w:rPr>
                                  <w:rFonts w:ascii="Calibri"/>
                                  <w:b/>
                                  <w:color w:val="FDFFFF"/>
                                  <w:w w:val="55"/>
                                  <w:sz w:val="21"/>
                                </w:rPr>
                                <w:t>Director</w:t>
                              </w:r>
                              <w:r>
                                <w:rPr>
                                  <w:rFonts w:ascii="Calibri"/>
                                  <w:b/>
                                  <w:color w:val="FDFFFF"/>
                                  <w:spacing w:val="3"/>
                                  <w:sz w:val="21"/>
                                </w:rPr>
                                <w:t xml:space="preserve"> </w:t>
                              </w:r>
                              <w:r>
                                <w:rPr>
                                  <w:rFonts w:ascii="Calibri"/>
                                  <w:b/>
                                  <w:color w:val="FDFFFF"/>
                                  <w:w w:val="55"/>
                                  <w:sz w:val="21"/>
                                </w:rPr>
                                <w:t>of</w:t>
                              </w:r>
                              <w:r>
                                <w:rPr>
                                  <w:rFonts w:ascii="Calibri"/>
                                  <w:b/>
                                  <w:color w:val="FDFFFF"/>
                                  <w:spacing w:val="-8"/>
                                  <w:sz w:val="21"/>
                                </w:rPr>
                                <w:t xml:space="preserve"> </w:t>
                              </w:r>
                              <w:r>
                                <w:rPr>
                                  <w:rFonts w:ascii="Calibri"/>
                                  <w:b/>
                                  <w:color w:val="FDFFFF"/>
                                  <w:spacing w:val="-2"/>
                                  <w:w w:val="55"/>
                                  <w:sz w:val="21"/>
                                </w:rPr>
                                <w:t>Quality*</w:t>
                              </w:r>
                            </w:p>
                          </w:txbxContent>
                        </wps:txbx>
                        <wps:bodyPr wrap="square" lIns="0" tIns="0" rIns="0" bIns="0" rtlCol="0">
                          <a:noAutofit/>
                        </wps:bodyPr>
                      </wps:wsp>
                      <wps:wsp>
                        <wps:cNvPr id="218" name="Textbox 218"/>
                        <wps:cNvSpPr txBox="1"/>
                        <wps:spPr>
                          <a:xfrm>
                            <a:off x="709424" y="1557104"/>
                            <a:ext cx="770255" cy="139700"/>
                          </a:xfrm>
                          <a:prstGeom prst="rect">
                            <a:avLst/>
                          </a:prstGeom>
                        </wps:spPr>
                        <wps:txbx>
                          <w:txbxContent>
                            <w:p w14:paraId="05F4ED48" w14:textId="77777777" w:rsidR="00DF0971" w:rsidRDefault="00000000">
                              <w:pPr>
                                <w:spacing w:line="220" w:lineRule="exact"/>
                                <w:rPr>
                                  <w:rFonts w:ascii="Calibri"/>
                                  <w:b/>
                                </w:rPr>
                              </w:pPr>
                              <w:r>
                                <w:rPr>
                                  <w:rFonts w:ascii="Calibri"/>
                                  <w:b/>
                                  <w:color w:val="FDFFFF"/>
                                  <w:w w:val="55"/>
                                </w:rPr>
                                <w:t>Chief</w:t>
                              </w:r>
                              <w:r>
                                <w:rPr>
                                  <w:rFonts w:ascii="Calibri"/>
                                  <w:b/>
                                  <w:color w:val="FDFFFF"/>
                                  <w:spacing w:val="-22"/>
                                </w:rPr>
                                <w:t xml:space="preserve"> </w:t>
                              </w:r>
                              <w:r>
                                <w:rPr>
                                  <w:rFonts w:ascii="Calibri"/>
                                  <w:b/>
                                  <w:color w:val="FDFFFF"/>
                                  <w:w w:val="55"/>
                                </w:rPr>
                                <w:t>Financial</w:t>
                              </w:r>
                              <w:r>
                                <w:rPr>
                                  <w:rFonts w:ascii="Calibri"/>
                                  <w:b/>
                                  <w:color w:val="FDFFFF"/>
                                  <w:spacing w:val="-22"/>
                                </w:rPr>
                                <w:t xml:space="preserve"> </w:t>
                              </w:r>
                              <w:r>
                                <w:rPr>
                                  <w:rFonts w:ascii="Calibri"/>
                                  <w:b/>
                                  <w:color w:val="FDFFFF"/>
                                  <w:spacing w:val="-2"/>
                                  <w:w w:val="55"/>
                                </w:rPr>
                                <w:t>Officer*</w:t>
                              </w:r>
                            </w:p>
                          </w:txbxContent>
                        </wps:txbx>
                        <wps:bodyPr wrap="square" lIns="0" tIns="0" rIns="0" bIns="0" rtlCol="0">
                          <a:noAutofit/>
                        </wps:bodyPr>
                      </wps:wsp>
                      <wps:wsp>
                        <wps:cNvPr id="219" name="Textbox 219"/>
                        <wps:cNvSpPr txBox="1"/>
                        <wps:spPr>
                          <a:xfrm>
                            <a:off x="3472170" y="1443989"/>
                            <a:ext cx="713105" cy="360680"/>
                          </a:xfrm>
                          <a:prstGeom prst="rect">
                            <a:avLst/>
                          </a:prstGeom>
                          <a:solidFill>
                            <a:srgbClr val="4671C4"/>
                          </a:solidFill>
                          <a:ln w="4840">
                            <a:solidFill>
                              <a:srgbClr val="C7C7C7"/>
                            </a:solidFill>
                            <a:prstDash val="solid"/>
                          </a:ln>
                        </wps:spPr>
                        <wps:txbx>
                          <w:txbxContent>
                            <w:p w14:paraId="40E1C947" w14:textId="77777777" w:rsidR="00DF0971" w:rsidRDefault="00000000">
                              <w:pPr>
                                <w:spacing w:before="160"/>
                                <w:ind w:left="114"/>
                                <w:rPr>
                                  <w:rFonts w:ascii="Calibri"/>
                                  <w:b/>
                                  <w:color w:val="000000"/>
                                </w:rPr>
                              </w:pPr>
                              <w:r>
                                <w:rPr>
                                  <w:rFonts w:ascii="Calibri"/>
                                  <w:b/>
                                  <w:color w:val="FDFFFF"/>
                                  <w:w w:val="55"/>
                                </w:rPr>
                                <w:t>Chief</w:t>
                              </w:r>
                              <w:r>
                                <w:rPr>
                                  <w:rFonts w:ascii="Calibri"/>
                                  <w:b/>
                                  <w:color w:val="FDFFFF"/>
                                  <w:spacing w:val="-20"/>
                                </w:rPr>
                                <w:t xml:space="preserve"> </w:t>
                              </w:r>
                              <w:r>
                                <w:rPr>
                                  <w:rFonts w:ascii="Calibri"/>
                                  <w:b/>
                                  <w:color w:val="FDFFFF"/>
                                  <w:w w:val="55"/>
                                </w:rPr>
                                <w:t>HR</w:t>
                              </w:r>
                              <w:r>
                                <w:rPr>
                                  <w:rFonts w:ascii="Calibri"/>
                                  <w:b/>
                                  <w:color w:val="FDFFFF"/>
                                  <w:spacing w:val="-19"/>
                                </w:rPr>
                                <w:t xml:space="preserve"> </w:t>
                              </w:r>
                              <w:r>
                                <w:rPr>
                                  <w:rFonts w:ascii="Calibri"/>
                                  <w:b/>
                                  <w:color w:val="FDFFFF"/>
                                  <w:spacing w:val="-2"/>
                                  <w:w w:val="55"/>
                                </w:rPr>
                                <w:t>Officer*</w:t>
                              </w:r>
                            </w:p>
                          </w:txbxContent>
                        </wps:txbx>
                        <wps:bodyPr wrap="square" lIns="0" tIns="0" rIns="0" bIns="0" rtlCol="0">
                          <a:noAutofit/>
                        </wps:bodyPr>
                      </wps:wsp>
                      <wps:wsp>
                        <wps:cNvPr id="220" name="Textbox 220"/>
                        <wps:cNvSpPr txBox="1"/>
                        <wps:spPr>
                          <a:xfrm>
                            <a:off x="814192" y="2375114"/>
                            <a:ext cx="527050" cy="135890"/>
                          </a:xfrm>
                          <a:prstGeom prst="rect">
                            <a:avLst/>
                          </a:prstGeom>
                        </wps:spPr>
                        <wps:txbx>
                          <w:txbxContent>
                            <w:p w14:paraId="06664F5E" w14:textId="77777777" w:rsidR="00DF0971" w:rsidRDefault="00000000">
                              <w:pPr>
                                <w:spacing w:line="214" w:lineRule="exact"/>
                                <w:rPr>
                                  <w:rFonts w:ascii="Calibri"/>
                                  <w:b/>
                                  <w:sz w:val="21"/>
                                </w:rPr>
                              </w:pPr>
                              <w:r>
                                <w:rPr>
                                  <w:rFonts w:ascii="Calibri"/>
                                  <w:b/>
                                  <w:color w:val="FDFFFF"/>
                                  <w:w w:val="55"/>
                                  <w:sz w:val="21"/>
                                </w:rPr>
                                <w:t>Credit</w:t>
                              </w:r>
                              <w:r>
                                <w:rPr>
                                  <w:rFonts w:ascii="Calibri"/>
                                  <w:b/>
                                  <w:color w:val="FDFFFF"/>
                                  <w:spacing w:val="5"/>
                                  <w:sz w:val="21"/>
                                </w:rPr>
                                <w:t xml:space="preserve"> </w:t>
                              </w:r>
                              <w:r>
                                <w:rPr>
                                  <w:rFonts w:ascii="Calibri"/>
                                  <w:b/>
                                  <w:color w:val="FDFFFF"/>
                                  <w:spacing w:val="-2"/>
                                  <w:w w:val="60"/>
                                  <w:sz w:val="21"/>
                                </w:rPr>
                                <w:t>Manager</w:t>
                              </w:r>
                            </w:p>
                          </w:txbxContent>
                        </wps:txbx>
                        <wps:bodyPr wrap="square" lIns="0" tIns="0" rIns="0" bIns="0" rtlCol="0">
                          <a:noAutofit/>
                        </wps:bodyPr>
                      </wps:wsp>
                      <wps:wsp>
                        <wps:cNvPr id="221" name="Textbox 221"/>
                        <wps:cNvSpPr txBox="1"/>
                        <wps:spPr>
                          <a:xfrm>
                            <a:off x="2389748" y="5716796"/>
                            <a:ext cx="846455" cy="135255"/>
                          </a:xfrm>
                          <a:prstGeom prst="rect">
                            <a:avLst/>
                          </a:prstGeom>
                        </wps:spPr>
                        <wps:txbx>
                          <w:txbxContent>
                            <w:p w14:paraId="6D097B8B" w14:textId="77777777" w:rsidR="00DF0971" w:rsidRDefault="00000000">
                              <w:pPr>
                                <w:spacing w:line="213" w:lineRule="exact"/>
                                <w:rPr>
                                  <w:rFonts w:ascii="Calibri"/>
                                  <w:b/>
                                  <w:sz w:val="21"/>
                                </w:rPr>
                              </w:pPr>
                              <w:r>
                                <w:rPr>
                                  <w:rFonts w:ascii="Calibri"/>
                                  <w:b/>
                                  <w:color w:val="FDFFFF"/>
                                  <w:spacing w:val="2"/>
                                  <w:w w:val="55"/>
                                  <w:sz w:val="21"/>
                                </w:rPr>
                                <w:t>Warehouse</w:t>
                              </w:r>
                              <w:r>
                                <w:rPr>
                                  <w:rFonts w:ascii="Calibri"/>
                                  <w:b/>
                                  <w:color w:val="FDFFFF"/>
                                  <w:spacing w:val="6"/>
                                  <w:sz w:val="21"/>
                                </w:rPr>
                                <w:t xml:space="preserve"> </w:t>
                              </w:r>
                              <w:r>
                                <w:rPr>
                                  <w:rFonts w:ascii="Calibri"/>
                                  <w:b/>
                                  <w:color w:val="FDFFFF"/>
                                  <w:spacing w:val="-2"/>
                                  <w:w w:val="60"/>
                                  <w:sz w:val="21"/>
                                </w:rPr>
                                <w:t>Manager*,**</w:t>
                              </w:r>
                            </w:p>
                          </w:txbxContent>
                        </wps:txbx>
                        <wps:bodyPr wrap="square" lIns="0" tIns="0" rIns="0" bIns="0" rtlCol="0">
                          <a:noAutofit/>
                        </wps:bodyPr>
                      </wps:wsp>
                      <wps:wsp>
                        <wps:cNvPr id="222" name="Textbox 222"/>
                        <wps:cNvSpPr txBox="1"/>
                        <wps:spPr>
                          <a:xfrm>
                            <a:off x="3422165" y="5716796"/>
                            <a:ext cx="824230" cy="135255"/>
                          </a:xfrm>
                          <a:prstGeom prst="rect">
                            <a:avLst/>
                          </a:prstGeom>
                        </wps:spPr>
                        <wps:txbx>
                          <w:txbxContent>
                            <w:p w14:paraId="5DC294D8" w14:textId="77777777" w:rsidR="00DF0971" w:rsidRDefault="00000000">
                              <w:pPr>
                                <w:spacing w:line="213" w:lineRule="exact"/>
                                <w:rPr>
                                  <w:rFonts w:ascii="Calibri"/>
                                  <w:b/>
                                  <w:sz w:val="21"/>
                                </w:rPr>
                              </w:pPr>
                              <w:r>
                                <w:rPr>
                                  <w:rFonts w:ascii="Calibri"/>
                                  <w:b/>
                                  <w:color w:val="FDFFFF"/>
                                  <w:w w:val="55"/>
                                  <w:sz w:val="21"/>
                                </w:rPr>
                                <w:t>Branch</w:t>
                              </w:r>
                              <w:r>
                                <w:rPr>
                                  <w:rFonts w:ascii="Calibri"/>
                                  <w:b/>
                                  <w:color w:val="FDFFFF"/>
                                  <w:spacing w:val="4"/>
                                  <w:sz w:val="21"/>
                                </w:rPr>
                                <w:t xml:space="preserve"> </w:t>
                              </w:r>
                              <w:r>
                                <w:rPr>
                                  <w:rFonts w:ascii="Calibri"/>
                                  <w:b/>
                                  <w:color w:val="FDFFFF"/>
                                  <w:w w:val="55"/>
                                  <w:sz w:val="21"/>
                                </w:rPr>
                                <w:t>Admin/QA</w:t>
                              </w:r>
                              <w:r>
                                <w:rPr>
                                  <w:rFonts w:ascii="Calibri"/>
                                  <w:b/>
                                  <w:color w:val="FDFFFF"/>
                                  <w:spacing w:val="14"/>
                                  <w:sz w:val="21"/>
                                </w:rPr>
                                <w:t xml:space="preserve"> </w:t>
                              </w:r>
                              <w:r>
                                <w:rPr>
                                  <w:rFonts w:ascii="Calibri"/>
                                  <w:b/>
                                  <w:color w:val="FDFFFF"/>
                                  <w:spacing w:val="-2"/>
                                  <w:w w:val="55"/>
                                  <w:sz w:val="21"/>
                                </w:rPr>
                                <w:t>Mgr.*</w:t>
                              </w:r>
                            </w:p>
                          </w:txbxContent>
                        </wps:txbx>
                        <wps:bodyPr wrap="square" lIns="0" tIns="0" rIns="0" bIns="0" rtlCol="0">
                          <a:noAutofit/>
                        </wps:bodyPr>
                      </wps:wsp>
                      <wps:wsp>
                        <wps:cNvPr id="223" name="Textbox 223"/>
                        <wps:cNvSpPr txBox="1"/>
                        <wps:spPr>
                          <a:xfrm>
                            <a:off x="494999" y="6439248"/>
                            <a:ext cx="651510" cy="135255"/>
                          </a:xfrm>
                          <a:prstGeom prst="rect">
                            <a:avLst/>
                          </a:prstGeom>
                        </wps:spPr>
                        <wps:txbx>
                          <w:txbxContent>
                            <w:p w14:paraId="639240D7" w14:textId="77777777" w:rsidR="00DF0971" w:rsidRDefault="00000000">
                              <w:pPr>
                                <w:spacing w:line="213" w:lineRule="exact"/>
                                <w:rPr>
                                  <w:rFonts w:ascii="Calibri"/>
                                  <w:b/>
                                  <w:sz w:val="21"/>
                                </w:rPr>
                              </w:pPr>
                              <w:r>
                                <w:rPr>
                                  <w:rFonts w:ascii="Calibri"/>
                                  <w:b/>
                                  <w:color w:val="FDFFFF"/>
                                  <w:w w:val="55"/>
                                  <w:sz w:val="21"/>
                                </w:rPr>
                                <w:t>1st</w:t>
                              </w:r>
                              <w:r>
                                <w:rPr>
                                  <w:rFonts w:ascii="Calibri"/>
                                  <w:b/>
                                  <w:color w:val="FDFFFF"/>
                                  <w:spacing w:val="-7"/>
                                  <w:sz w:val="21"/>
                                </w:rPr>
                                <w:t xml:space="preserve"> </w:t>
                              </w:r>
                              <w:r>
                                <w:rPr>
                                  <w:rFonts w:ascii="Calibri"/>
                                  <w:b/>
                                  <w:color w:val="FDFFFF"/>
                                  <w:w w:val="55"/>
                                  <w:sz w:val="21"/>
                                </w:rPr>
                                <w:t>Shift</w:t>
                              </w:r>
                              <w:r>
                                <w:rPr>
                                  <w:rFonts w:ascii="Calibri"/>
                                  <w:b/>
                                  <w:color w:val="FDFFFF"/>
                                  <w:spacing w:val="-7"/>
                                  <w:sz w:val="21"/>
                                </w:rPr>
                                <w:t xml:space="preserve"> </w:t>
                              </w:r>
                              <w:r>
                                <w:rPr>
                                  <w:rFonts w:ascii="Calibri"/>
                                  <w:b/>
                                  <w:color w:val="FDFFFF"/>
                                  <w:spacing w:val="-2"/>
                                  <w:w w:val="55"/>
                                  <w:sz w:val="21"/>
                                </w:rPr>
                                <w:t>Supervisor</w:t>
                              </w:r>
                            </w:p>
                          </w:txbxContent>
                        </wps:txbx>
                        <wps:bodyPr wrap="square" lIns="0" tIns="0" rIns="0" bIns="0" rtlCol="0">
                          <a:noAutofit/>
                        </wps:bodyPr>
                      </wps:wsp>
                      <wps:wsp>
                        <wps:cNvPr id="224" name="Textbox 224"/>
                        <wps:cNvSpPr txBox="1"/>
                        <wps:spPr>
                          <a:xfrm>
                            <a:off x="1419128" y="6439248"/>
                            <a:ext cx="753110" cy="135255"/>
                          </a:xfrm>
                          <a:prstGeom prst="rect">
                            <a:avLst/>
                          </a:prstGeom>
                        </wps:spPr>
                        <wps:txbx>
                          <w:txbxContent>
                            <w:p w14:paraId="16942FC4" w14:textId="77777777" w:rsidR="00DF0971" w:rsidRDefault="00000000">
                              <w:pPr>
                                <w:spacing w:line="213" w:lineRule="exact"/>
                                <w:rPr>
                                  <w:rFonts w:ascii="Calibri"/>
                                  <w:b/>
                                  <w:sz w:val="21"/>
                                </w:rPr>
                              </w:pPr>
                              <w:r>
                                <w:rPr>
                                  <w:rFonts w:ascii="Calibri"/>
                                  <w:b/>
                                  <w:color w:val="FDFFFF"/>
                                  <w:spacing w:val="2"/>
                                  <w:w w:val="55"/>
                                  <w:sz w:val="21"/>
                                </w:rPr>
                                <w:t>Transportation</w:t>
                              </w:r>
                              <w:r>
                                <w:rPr>
                                  <w:rFonts w:ascii="Calibri"/>
                                  <w:b/>
                                  <w:color w:val="FDFFFF"/>
                                  <w:spacing w:val="3"/>
                                  <w:sz w:val="21"/>
                                </w:rPr>
                                <w:t xml:space="preserve"> </w:t>
                              </w:r>
                              <w:r>
                                <w:rPr>
                                  <w:rFonts w:ascii="Calibri"/>
                                  <w:b/>
                                  <w:color w:val="FDFFFF"/>
                                  <w:spacing w:val="-2"/>
                                  <w:w w:val="60"/>
                                  <w:sz w:val="21"/>
                                </w:rPr>
                                <w:t>Sup.**</w:t>
                              </w:r>
                            </w:p>
                          </w:txbxContent>
                        </wps:txbx>
                        <wps:bodyPr wrap="square" lIns="0" tIns="0" rIns="0" bIns="0" rtlCol="0">
                          <a:noAutofit/>
                        </wps:bodyPr>
                      </wps:wsp>
                      <wps:wsp>
                        <wps:cNvPr id="225" name="Textbox 225"/>
                        <wps:cNvSpPr txBox="1"/>
                        <wps:spPr>
                          <a:xfrm>
                            <a:off x="2434537" y="6439248"/>
                            <a:ext cx="756285" cy="135255"/>
                          </a:xfrm>
                          <a:prstGeom prst="rect">
                            <a:avLst/>
                          </a:prstGeom>
                        </wps:spPr>
                        <wps:txbx>
                          <w:txbxContent>
                            <w:p w14:paraId="68D9E4E2" w14:textId="77777777" w:rsidR="00DF0971" w:rsidRDefault="00000000">
                              <w:pPr>
                                <w:spacing w:line="213" w:lineRule="exact"/>
                                <w:rPr>
                                  <w:rFonts w:ascii="Calibri"/>
                                  <w:b/>
                                  <w:sz w:val="21"/>
                                </w:rPr>
                              </w:pPr>
                              <w:r>
                                <w:rPr>
                                  <w:rFonts w:ascii="Calibri"/>
                                  <w:b/>
                                  <w:color w:val="FDFFFF"/>
                                  <w:w w:val="55"/>
                                  <w:sz w:val="21"/>
                                </w:rPr>
                                <w:t>2nd</w:t>
                              </w:r>
                              <w:r>
                                <w:rPr>
                                  <w:rFonts w:ascii="Calibri"/>
                                  <w:b/>
                                  <w:color w:val="FDFFFF"/>
                                  <w:spacing w:val="-3"/>
                                  <w:sz w:val="21"/>
                                </w:rPr>
                                <w:t xml:space="preserve"> </w:t>
                              </w:r>
                              <w:r>
                                <w:rPr>
                                  <w:rFonts w:ascii="Calibri"/>
                                  <w:b/>
                                  <w:color w:val="FDFFFF"/>
                                  <w:w w:val="55"/>
                                  <w:sz w:val="21"/>
                                </w:rPr>
                                <w:t>Shift</w:t>
                              </w:r>
                              <w:r>
                                <w:rPr>
                                  <w:rFonts w:ascii="Calibri"/>
                                  <w:b/>
                                  <w:color w:val="FDFFFF"/>
                                  <w:spacing w:val="-9"/>
                                  <w:sz w:val="21"/>
                                </w:rPr>
                                <w:t xml:space="preserve"> </w:t>
                              </w:r>
                              <w:r>
                                <w:rPr>
                                  <w:rFonts w:ascii="Calibri"/>
                                  <w:b/>
                                  <w:color w:val="FDFFFF"/>
                                  <w:spacing w:val="-2"/>
                                  <w:w w:val="55"/>
                                  <w:sz w:val="21"/>
                                </w:rPr>
                                <w:t>Supervisor**</w:t>
                              </w:r>
                            </w:p>
                          </w:txbxContent>
                        </wps:txbx>
                        <wps:bodyPr wrap="square" lIns="0" tIns="0" rIns="0" bIns="0" rtlCol="0">
                          <a:noAutofit/>
                        </wps:bodyPr>
                      </wps:wsp>
                      <wps:wsp>
                        <wps:cNvPr id="226" name="Textbox 226"/>
                        <wps:cNvSpPr txBox="1"/>
                        <wps:spPr>
                          <a:xfrm>
                            <a:off x="3416495" y="6439248"/>
                            <a:ext cx="743585" cy="135255"/>
                          </a:xfrm>
                          <a:prstGeom prst="rect">
                            <a:avLst/>
                          </a:prstGeom>
                        </wps:spPr>
                        <wps:txbx>
                          <w:txbxContent>
                            <w:p w14:paraId="3950907A" w14:textId="77777777" w:rsidR="00DF0971" w:rsidRDefault="00000000">
                              <w:pPr>
                                <w:spacing w:line="213" w:lineRule="exact"/>
                                <w:rPr>
                                  <w:rFonts w:ascii="Calibri"/>
                                  <w:b/>
                                  <w:sz w:val="21"/>
                                </w:rPr>
                              </w:pPr>
                              <w:r>
                                <w:rPr>
                                  <w:rFonts w:ascii="Calibri"/>
                                  <w:b/>
                                  <w:color w:val="FDFFFF"/>
                                  <w:w w:val="55"/>
                                  <w:sz w:val="21"/>
                                </w:rPr>
                                <w:t>3rd</w:t>
                              </w:r>
                              <w:r>
                                <w:rPr>
                                  <w:rFonts w:ascii="Calibri"/>
                                  <w:b/>
                                  <w:color w:val="FDFFFF"/>
                                  <w:spacing w:val="-5"/>
                                  <w:sz w:val="21"/>
                                </w:rPr>
                                <w:t xml:space="preserve"> </w:t>
                              </w:r>
                              <w:r>
                                <w:rPr>
                                  <w:rFonts w:ascii="Calibri"/>
                                  <w:b/>
                                  <w:color w:val="FDFFFF"/>
                                  <w:w w:val="55"/>
                                  <w:sz w:val="21"/>
                                </w:rPr>
                                <w:t>Shift</w:t>
                              </w:r>
                              <w:r>
                                <w:rPr>
                                  <w:rFonts w:ascii="Calibri"/>
                                  <w:b/>
                                  <w:color w:val="FDFFFF"/>
                                  <w:spacing w:val="-9"/>
                                  <w:sz w:val="21"/>
                                </w:rPr>
                                <w:t xml:space="preserve"> </w:t>
                              </w:r>
                              <w:r>
                                <w:rPr>
                                  <w:rFonts w:ascii="Calibri"/>
                                  <w:b/>
                                  <w:color w:val="FDFFFF"/>
                                  <w:spacing w:val="-2"/>
                                  <w:w w:val="55"/>
                                  <w:sz w:val="21"/>
                                </w:rPr>
                                <w:t>Supervisor**</w:t>
                              </w:r>
                            </w:p>
                          </w:txbxContent>
                        </wps:txbx>
                        <wps:bodyPr wrap="square" lIns="0" tIns="0" rIns="0" bIns="0" rtlCol="0">
                          <a:noAutofit/>
                        </wps:bodyPr>
                      </wps:wsp>
                      <wps:wsp>
                        <wps:cNvPr id="227" name="Textbox 227"/>
                        <wps:cNvSpPr txBox="1"/>
                        <wps:spPr>
                          <a:xfrm>
                            <a:off x="4342326" y="6439248"/>
                            <a:ext cx="849630" cy="135255"/>
                          </a:xfrm>
                          <a:prstGeom prst="rect">
                            <a:avLst/>
                          </a:prstGeom>
                        </wps:spPr>
                        <wps:txbx>
                          <w:txbxContent>
                            <w:p w14:paraId="009D4DF3" w14:textId="77777777" w:rsidR="00DF0971" w:rsidRDefault="00000000">
                              <w:pPr>
                                <w:spacing w:line="213" w:lineRule="exact"/>
                                <w:rPr>
                                  <w:rFonts w:ascii="Calibri"/>
                                  <w:b/>
                                  <w:sz w:val="21"/>
                                </w:rPr>
                              </w:pPr>
                              <w:r>
                                <w:rPr>
                                  <w:rFonts w:ascii="Calibri"/>
                                  <w:b/>
                                  <w:color w:val="FDFFFF"/>
                                  <w:spacing w:val="4"/>
                                  <w:w w:val="55"/>
                                  <w:sz w:val="21"/>
                                </w:rPr>
                                <w:t>Maintenance</w:t>
                              </w:r>
                              <w:r>
                                <w:rPr>
                                  <w:rFonts w:ascii="Calibri"/>
                                  <w:b/>
                                  <w:color w:val="FDFFFF"/>
                                  <w:spacing w:val="-4"/>
                                  <w:w w:val="55"/>
                                  <w:sz w:val="21"/>
                                </w:rPr>
                                <w:t xml:space="preserve"> </w:t>
                              </w:r>
                              <w:r>
                                <w:rPr>
                                  <w:rFonts w:ascii="Calibri"/>
                                  <w:b/>
                                  <w:color w:val="FDFFFF"/>
                                  <w:spacing w:val="-2"/>
                                  <w:w w:val="60"/>
                                  <w:sz w:val="21"/>
                                </w:rPr>
                                <w:t>Specialist**</w:t>
                              </w:r>
                            </w:p>
                          </w:txbxContent>
                        </wps:txbx>
                        <wps:bodyPr wrap="square" lIns="0" tIns="0" rIns="0" bIns="0" rtlCol="0">
                          <a:noAutofit/>
                        </wps:bodyPr>
                      </wps:wsp>
                      <wps:wsp>
                        <wps:cNvPr id="228" name="Textbox 228"/>
                        <wps:cNvSpPr txBox="1"/>
                        <wps:spPr>
                          <a:xfrm>
                            <a:off x="2173966" y="4349589"/>
                            <a:ext cx="1276985" cy="698500"/>
                          </a:xfrm>
                          <a:prstGeom prst="rect">
                            <a:avLst/>
                          </a:prstGeom>
                          <a:solidFill>
                            <a:srgbClr val="4671C4"/>
                          </a:solidFill>
                          <a:ln w="4815">
                            <a:solidFill>
                              <a:srgbClr val="C7C7C7"/>
                            </a:solidFill>
                            <a:prstDash val="solid"/>
                          </a:ln>
                        </wps:spPr>
                        <wps:txbx>
                          <w:txbxContent>
                            <w:p w14:paraId="53E69B99" w14:textId="77777777" w:rsidR="00DF0971" w:rsidRDefault="00000000">
                              <w:pPr>
                                <w:spacing w:before="8" w:line="238" w:lineRule="exact"/>
                                <w:ind w:left="92" w:right="146"/>
                                <w:jc w:val="center"/>
                                <w:rPr>
                                  <w:rFonts w:ascii="Calibri"/>
                                  <w:b/>
                                  <w:color w:val="000000"/>
                                  <w:sz w:val="21"/>
                                </w:rPr>
                              </w:pPr>
                              <w:r>
                                <w:rPr>
                                  <w:rFonts w:ascii="Calibri"/>
                                  <w:b/>
                                  <w:color w:val="FDFFFF"/>
                                  <w:w w:val="55"/>
                                  <w:sz w:val="21"/>
                                </w:rPr>
                                <w:t>Sun</w:t>
                              </w:r>
                              <w:r>
                                <w:rPr>
                                  <w:rFonts w:ascii="Calibri"/>
                                  <w:b/>
                                  <w:color w:val="FDFFFF"/>
                                  <w:spacing w:val="-15"/>
                                  <w:sz w:val="21"/>
                                </w:rPr>
                                <w:t xml:space="preserve"> </w:t>
                              </w:r>
                              <w:r>
                                <w:rPr>
                                  <w:rFonts w:ascii="Calibri"/>
                                  <w:b/>
                                  <w:color w:val="FDFFFF"/>
                                  <w:w w:val="55"/>
                                  <w:sz w:val="21"/>
                                </w:rPr>
                                <w:t>Valley</w:t>
                              </w:r>
                              <w:r>
                                <w:rPr>
                                  <w:rFonts w:ascii="Calibri"/>
                                  <w:b/>
                                  <w:color w:val="FDFFFF"/>
                                  <w:spacing w:val="-4"/>
                                  <w:w w:val="55"/>
                                  <w:sz w:val="21"/>
                                </w:rPr>
                                <w:t xml:space="preserve"> </w:t>
                              </w:r>
                              <w:r>
                                <w:rPr>
                                  <w:rFonts w:ascii="Calibri"/>
                                  <w:b/>
                                  <w:color w:val="FDFFFF"/>
                                  <w:spacing w:val="-2"/>
                                  <w:w w:val="55"/>
                                  <w:sz w:val="21"/>
                                </w:rPr>
                                <w:t>Branch</w:t>
                              </w:r>
                            </w:p>
                            <w:p w14:paraId="50EC31CE" w14:textId="77777777" w:rsidR="00DF0971" w:rsidRDefault="00000000">
                              <w:pPr>
                                <w:spacing w:line="238" w:lineRule="exact"/>
                                <w:ind w:left="96" w:right="94"/>
                                <w:jc w:val="center"/>
                                <w:rPr>
                                  <w:rFonts w:ascii="Calibri"/>
                                  <w:b/>
                                  <w:color w:val="000000"/>
                                  <w:sz w:val="21"/>
                                </w:rPr>
                              </w:pPr>
                              <w:r>
                                <w:rPr>
                                  <w:rFonts w:ascii="Calibri"/>
                                  <w:b/>
                                  <w:color w:val="FDFFFF"/>
                                  <w:w w:val="55"/>
                                  <w:sz w:val="21"/>
                                </w:rPr>
                                <w:t>General</w:t>
                              </w:r>
                              <w:r>
                                <w:rPr>
                                  <w:rFonts w:ascii="Calibri"/>
                                  <w:b/>
                                  <w:color w:val="FDFFFF"/>
                                  <w:spacing w:val="7"/>
                                  <w:sz w:val="21"/>
                                </w:rPr>
                                <w:t xml:space="preserve"> </w:t>
                              </w:r>
                              <w:r>
                                <w:rPr>
                                  <w:rFonts w:ascii="Calibri"/>
                                  <w:b/>
                                  <w:color w:val="FDFFFF"/>
                                  <w:spacing w:val="-2"/>
                                  <w:w w:val="60"/>
                                  <w:sz w:val="21"/>
                                </w:rPr>
                                <w:t>Manager*</w:t>
                              </w:r>
                            </w:p>
                            <w:p w14:paraId="103F9FAE" w14:textId="77777777" w:rsidR="00DF0971" w:rsidRDefault="00000000">
                              <w:pPr>
                                <w:spacing w:before="20" w:line="244" w:lineRule="auto"/>
                                <w:ind w:left="92" w:right="94"/>
                                <w:jc w:val="center"/>
                                <w:rPr>
                                  <w:rFonts w:ascii="Calibri"/>
                                  <w:b/>
                                  <w:color w:val="000000"/>
                                  <w:sz w:val="21"/>
                                </w:rPr>
                              </w:pPr>
                              <w:r>
                                <w:rPr>
                                  <w:rFonts w:ascii="Calibri"/>
                                  <w:b/>
                                  <w:color w:val="FDFFFF"/>
                                  <w:w w:val="55"/>
                                  <w:sz w:val="21"/>
                                </w:rPr>
                                <w:t>(Management</w:t>
                              </w:r>
                              <w:r>
                                <w:rPr>
                                  <w:rFonts w:ascii="Calibri"/>
                                  <w:b/>
                                  <w:color w:val="FDFFFF"/>
                                  <w:spacing w:val="-2"/>
                                  <w:w w:val="55"/>
                                  <w:sz w:val="21"/>
                                </w:rPr>
                                <w:t xml:space="preserve"> </w:t>
                              </w:r>
                              <w:r>
                                <w:rPr>
                                  <w:rFonts w:ascii="Calibri"/>
                                  <w:b/>
                                  <w:color w:val="FDFFFF"/>
                                  <w:w w:val="55"/>
                                  <w:sz w:val="21"/>
                                </w:rPr>
                                <w:t>Representative)</w:t>
                              </w:r>
                              <w:r>
                                <w:rPr>
                                  <w:rFonts w:ascii="Calibri"/>
                                  <w:b/>
                                  <w:color w:val="FDFFFF"/>
                                  <w:sz w:val="21"/>
                                </w:rPr>
                                <w:t xml:space="preserve"> </w:t>
                              </w:r>
                              <w:r>
                                <w:rPr>
                                  <w:rFonts w:ascii="Calibri"/>
                                  <w:b/>
                                  <w:color w:val="FDFFFF"/>
                                  <w:w w:val="60"/>
                                  <w:sz w:val="21"/>
                                </w:rPr>
                                <w:t>(typical</w:t>
                              </w:r>
                              <w:r>
                                <w:rPr>
                                  <w:rFonts w:ascii="Calibri"/>
                                  <w:b/>
                                  <w:color w:val="FDFFFF"/>
                                  <w:sz w:val="21"/>
                                </w:rPr>
                                <w:t xml:space="preserve"> </w:t>
                              </w:r>
                              <w:r>
                                <w:rPr>
                                  <w:rFonts w:ascii="Calibri"/>
                                  <w:b/>
                                  <w:color w:val="FDFFFF"/>
                                  <w:w w:val="60"/>
                                  <w:sz w:val="21"/>
                                </w:rPr>
                                <w:t>branch organization)</w:t>
                              </w:r>
                            </w:p>
                          </w:txbxContent>
                        </wps:txbx>
                        <wps:bodyPr wrap="square" lIns="0" tIns="0" rIns="0" bIns="0" rtlCol="0">
                          <a:noAutofit/>
                        </wps:bodyPr>
                      </wps:wsp>
                      <wps:wsp>
                        <wps:cNvPr id="229" name="Textbox 229"/>
                        <wps:cNvSpPr txBox="1"/>
                        <wps:spPr>
                          <a:xfrm>
                            <a:off x="1329097" y="5678406"/>
                            <a:ext cx="918844" cy="180340"/>
                          </a:xfrm>
                          <a:prstGeom prst="rect">
                            <a:avLst/>
                          </a:prstGeom>
                          <a:solidFill>
                            <a:srgbClr val="4671C4"/>
                          </a:solidFill>
                          <a:ln w="4978">
                            <a:solidFill>
                              <a:srgbClr val="C7C7C7"/>
                            </a:solidFill>
                            <a:prstDash val="solid"/>
                          </a:ln>
                        </wps:spPr>
                        <wps:txbx>
                          <w:txbxContent>
                            <w:p w14:paraId="13E9C2C5" w14:textId="77777777" w:rsidR="00DF0971" w:rsidRDefault="00000000">
                              <w:pPr>
                                <w:spacing w:before="16"/>
                                <w:ind w:left="124"/>
                                <w:rPr>
                                  <w:rFonts w:ascii="Calibri"/>
                                  <w:b/>
                                  <w:color w:val="000000"/>
                                  <w:sz w:val="21"/>
                                </w:rPr>
                              </w:pPr>
                              <w:r>
                                <w:rPr>
                                  <w:rFonts w:ascii="Calibri"/>
                                  <w:b/>
                                  <w:color w:val="FDFFFF"/>
                                  <w:w w:val="55"/>
                                  <w:sz w:val="21"/>
                                </w:rPr>
                                <w:t>Counter</w:t>
                              </w:r>
                              <w:r>
                                <w:rPr>
                                  <w:rFonts w:ascii="Calibri"/>
                                  <w:b/>
                                  <w:color w:val="FDFFFF"/>
                                  <w:spacing w:val="-7"/>
                                  <w:sz w:val="21"/>
                                </w:rPr>
                                <w:t xml:space="preserve"> </w:t>
                              </w:r>
                              <w:r>
                                <w:rPr>
                                  <w:rFonts w:ascii="Calibri"/>
                                  <w:b/>
                                  <w:color w:val="FDFFFF"/>
                                  <w:w w:val="55"/>
                                  <w:sz w:val="21"/>
                                </w:rPr>
                                <w:t>Sales</w:t>
                              </w:r>
                              <w:r>
                                <w:rPr>
                                  <w:rFonts w:ascii="Calibri"/>
                                  <w:b/>
                                  <w:color w:val="FDFFFF"/>
                                  <w:spacing w:val="7"/>
                                  <w:sz w:val="21"/>
                                </w:rPr>
                                <w:t xml:space="preserve"> </w:t>
                              </w:r>
                              <w:r>
                                <w:rPr>
                                  <w:rFonts w:ascii="Calibri"/>
                                  <w:b/>
                                  <w:color w:val="FDFFFF"/>
                                  <w:spacing w:val="-2"/>
                                  <w:w w:val="55"/>
                                  <w:sz w:val="21"/>
                                </w:rPr>
                                <w:t>Sup.*,**</w:t>
                              </w:r>
                            </w:p>
                          </w:txbxContent>
                        </wps:txbx>
                        <wps:bodyPr wrap="square" lIns="0" tIns="0" rIns="0" bIns="0" rtlCol="0">
                          <a:noAutofit/>
                        </wps:bodyPr>
                      </wps:wsp>
                      <wps:wsp>
                        <wps:cNvPr id="230" name="Textbox 230"/>
                        <wps:cNvSpPr txBox="1"/>
                        <wps:spPr>
                          <a:xfrm>
                            <a:off x="281349" y="5678406"/>
                            <a:ext cx="946150" cy="180340"/>
                          </a:xfrm>
                          <a:prstGeom prst="rect">
                            <a:avLst/>
                          </a:prstGeom>
                          <a:solidFill>
                            <a:srgbClr val="4671C4"/>
                          </a:solidFill>
                          <a:ln w="4980">
                            <a:solidFill>
                              <a:srgbClr val="C7C7C7"/>
                            </a:solidFill>
                            <a:prstDash val="solid"/>
                          </a:ln>
                        </wps:spPr>
                        <wps:txbx>
                          <w:txbxContent>
                            <w:p w14:paraId="331CF8FB" w14:textId="77777777" w:rsidR="00DF0971" w:rsidRDefault="00000000">
                              <w:pPr>
                                <w:spacing w:before="16"/>
                                <w:ind w:left="76"/>
                                <w:rPr>
                                  <w:rFonts w:ascii="Calibri"/>
                                  <w:b/>
                                  <w:color w:val="000000"/>
                                  <w:sz w:val="21"/>
                                </w:rPr>
                              </w:pPr>
                              <w:r>
                                <w:rPr>
                                  <w:rFonts w:ascii="Calibri"/>
                                  <w:b/>
                                  <w:color w:val="FDFFFF"/>
                                  <w:w w:val="55"/>
                                  <w:sz w:val="21"/>
                                </w:rPr>
                                <w:t>Inside</w:t>
                              </w:r>
                              <w:r>
                                <w:rPr>
                                  <w:rFonts w:ascii="Calibri"/>
                                  <w:b/>
                                  <w:color w:val="FDFFFF"/>
                                  <w:spacing w:val="-14"/>
                                  <w:sz w:val="21"/>
                                </w:rPr>
                                <w:t xml:space="preserve"> </w:t>
                              </w:r>
                              <w:r>
                                <w:rPr>
                                  <w:rFonts w:ascii="Calibri"/>
                                  <w:b/>
                                  <w:color w:val="FDFFFF"/>
                                  <w:w w:val="55"/>
                                  <w:sz w:val="21"/>
                                </w:rPr>
                                <w:t>Sales</w:t>
                              </w:r>
                              <w:r>
                                <w:rPr>
                                  <w:rFonts w:ascii="Calibri"/>
                                  <w:b/>
                                  <w:color w:val="FDFFFF"/>
                                  <w:spacing w:val="7"/>
                                  <w:sz w:val="21"/>
                                </w:rPr>
                                <w:t xml:space="preserve"> </w:t>
                              </w:r>
                              <w:r>
                                <w:rPr>
                                  <w:rFonts w:ascii="Calibri"/>
                                  <w:b/>
                                  <w:color w:val="FDFFFF"/>
                                  <w:spacing w:val="-2"/>
                                  <w:w w:val="55"/>
                                  <w:sz w:val="21"/>
                                </w:rPr>
                                <w:t>Manager*,**</w:t>
                              </w:r>
                            </w:p>
                          </w:txbxContent>
                        </wps:txbx>
                        <wps:bodyPr wrap="square" lIns="0" tIns="0" rIns="0" bIns="0" rtlCol="0">
                          <a:noAutofit/>
                        </wps:bodyPr>
                      </wps:wsp>
                      <wps:wsp>
                        <wps:cNvPr id="231" name="Textbox 231"/>
                        <wps:cNvSpPr txBox="1"/>
                        <wps:spPr>
                          <a:xfrm>
                            <a:off x="4084477" y="4327065"/>
                            <a:ext cx="615950" cy="180340"/>
                          </a:xfrm>
                          <a:prstGeom prst="rect">
                            <a:avLst/>
                          </a:prstGeom>
                          <a:solidFill>
                            <a:srgbClr val="4671C4"/>
                          </a:solidFill>
                          <a:ln w="4947">
                            <a:solidFill>
                              <a:srgbClr val="C7C7C7"/>
                            </a:solidFill>
                            <a:prstDash val="solid"/>
                          </a:ln>
                        </wps:spPr>
                        <wps:txbx>
                          <w:txbxContent>
                            <w:p w14:paraId="02A51BBE" w14:textId="77777777" w:rsidR="00DF0971" w:rsidRDefault="00000000">
                              <w:pPr>
                                <w:spacing w:before="13"/>
                                <w:ind w:left="105"/>
                                <w:rPr>
                                  <w:rFonts w:ascii="Calibri"/>
                                  <w:b/>
                                  <w:color w:val="000000"/>
                                  <w:sz w:val="21"/>
                                </w:rPr>
                              </w:pPr>
                              <w:r>
                                <w:rPr>
                                  <w:rFonts w:ascii="Calibri"/>
                                  <w:b/>
                                  <w:color w:val="FDFFFF"/>
                                  <w:w w:val="55"/>
                                  <w:sz w:val="21"/>
                                </w:rPr>
                                <w:t>Tucson</w:t>
                              </w:r>
                              <w:r>
                                <w:rPr>
                                  <w:rFonts w:ascii="Calibri"/>
                                  <w:b/>
                                  <w:color w:val="FDFFFF"/>
                                  <w:spacing w:val="-5"/>
                                  <w:sz w:val="21"/>
                                </w:rPr>
                                <w:t xml:space="preserve"> </w:t>
                              </w:r>
                              <w:r>
                                <w:rPr>
                                  <w:rFonts w:ascii="Calibri"/>
                                  <w:b/>
                                  <w:color w:val="FDFFFF"/>
                                  <w:spacing w:val="-2"/>
                                  <w:w w:val="65"/>
                                  <w:sz w:val="21"/>
                                </w:rPr>
                                <w:t>Branch</w:t>
                              </w:r>
                            </w:p>
                          </w:txbxContent>
                        </wps:txbx>
                        <wps:bodyPr wrap="square" lIns="0" tIns="0" rIns="0" bIns="0" rtlCol="0">
                          <a:noAutofit/>
                        </wps:bodyPr>
                      </wps:wsp>
                      <wps:wsp>
                        <wps:cNvPr id="232" name="Textbox 232"/>
                        <wps:cNvSpPr txBox="1"/>
                        <wps:spPr>
                          <a:xfrm>
                            <a:off x="2400747" y="3549437"/>
                            <a:ext cx="824230" cy="135255"/>
                          </a:xfrm>
                          <a:prstGeom prst="rect">
                            <a:avLst/>
                          </a:prstGeom>
                        </wps:spPr>
                        <wps:txbx>
                          <w:txbxContent>
                            <w:p w14:paraId="30D84A13" w14:textId="77777777" w:rsidR="00DF0971" w:rsidRDefault="00000000">
                              <w:pPr>
                                <w:spacing w:line="213" w:lineRule="exact"/>
                                <w:rPr>
                                  <w:rFonts w:ascii="Calibri"/>
                                  <w:b/>
                                  <w:sz w:val="21"/>
                                </w:rPr>
                              </w:pPr>
                              <w:r>
                                <w:rPr>
                                  <w:rFonts w:ascii="Calibri"/>
                                  <w:b/>
                                  <w:color w:val="FDFFFF"/>
                                  <w:w w:val="55"/>
                                  <w:sz w:val="21"/>
                                </w:rPr>
                                <w:t>Regional</w:t>
                              </w:r>
                              <w:r>
                                <w:rPr>
                                  <w:rFonts w:ascii="Calibri"/>
                                  <w:b/>
                                  <w:color w:val="FDFFFF"/>
                                  <w:spacing w:val="2"/>
                                  <w:sz w:val="21"/>
                                </w:rPr>
                                <w:t xml:space="preserve"> </w:t>
                              </w:r>
                              <w:r>
                                <w:rPr>
                                  <w:rFonts w:ascii="Calibri"/>
                                  <w:b/>
                                  <w:color w:val="FDFFFF"/>
                                  <w:w w:val="55"/>
                                  <w:sz w:val="21"/>
                                </w:rPr>
                                <w:t>Vice</w:t>
                              </w:r>
                              <w:r>
                                <w:rPr>
                                  <w:rFonts w:ascii="Calibri"/>
                                  <w:b/>
                                  <w:color w:val="FDFFFF"/>
                                  <w:spacing w:val="-3"/>
                                  <w:sz w:val="21"/>
                                </w:rPr>
                                <w:t xml:space="preserve"> </w:t>
                              </w:r>
                              <w:r>
                                <w:rPr>
                                  <w:rFonts w:ascii="Calibri"/>
                                  <w:b/>
                                  <w:color w:val="FDFFFF"/>
                                  <w:spacing w:val="-2"/>
                                  <w:w w:val="55"/>
                                  <w:sz w:val="21"/>
                                </w:rPr>
                                <w:t>President*</w:t>
                              </w:r>
                            </w:p>
                          </w:txbxContent>
                        </wps:txbx>
                        <wps:bodyPr wrap="square" lIns="0" tIns="0" rIns="0" bIns="0" rtlCol="0">
                          <a:noAutofit/>
                        </wps:bodyPr>
                      </wps:wsp>
                      <wps:wsp>
                        <wps:cNvPr id="233" name="Textbox 233"/>
                        <wps:cNvSpPr txBox="1"/>
                        <wps:spPr>
                          <a:xfrm>
                            <a:off x="1929161" y="3904065"/>
                            <a:ext cx="438784" cy="135890"/>
                          </a:xfrm>
                          <a:prstGeom prst="rect">
                            <a:avLst/>
                          </a:prstGeom>
                        </wps:spPr>
                        <wps:txbx>
                          <w:txbxContent>
                            <w:p w14:paraId="0258733A" w14:textId="77777777" w:rsidR="00DF0971" w:rsidRDefault="00000000">
                              <w:pPr>
                                <w:spacing w:line="214" w:lineRule="exact"/>
                                <w:rPr>
                                  <w:rFonts w:ascii="Calibri"/>
                                  <w:b/>
                                  <w:sz w:val="21"/>
                                </w:rPr>
                              </w:pPr>
                              <w:r>
                                <w:rPr>
                                  <w:rFonts w:ascii="Calibri"/>
                                  <w:b/>
                                  <w:color w:val="FDFFFF"/>
                                  <w:w w:val="55"/>
                                  <w:sz w:val="21"/>
                                </w:rPr>
                                <w:t>Irvine</w:t>
                              </w:r>
                              <w:r>
                                <w:rPr>
                                  <w:rFonts w:ascii="Calibri"/>
                                  <w:b/>
                                  <w:color w:val="FDFFFF"/>
                                  <w:spacing w:val="-2"/>
                                  <w:w w:val="60"/>
                                  <w:sz w:val="21"/>
                                </w:rPr>
                                <w:t xml:space="preserve"> Branch</w:t>
                              </w:r>
                            </w:p>
                          </w:txbxContent>
                        </wps:txbx>
                        <wps:bodyPr wrap="square" lIns="0" tIns="0" rIns="0" bIns="0" rtlCol="0">
                          <a:noAutofit/>
                        </wps:bodyPr>
                      </wps:wsp>
                      <wps:wsp>
                        <wps:cNvPr id="234" name="Textbox 234"/>
                        <wps:cNvSpPr txBox="1"/>
                        <wps:spPr>
                          <a:xfrm>
                            <a:off x="2349721" y="543028"/>
                            <a:ext cx="918844" cy="360680"/>
                          </a:xfrm>
                          <a:prstGeom prst="rect">
                            <a:avLst/>
                          </a:prstGeom>
                          <a:solidFill>
                            <a:srgbClr val="4671C4"/>
                          </a:solidFill>
                          <a:ln w="4903">
                            <a:solidFill>
                              <a:srgbClr val="C7C7C7"/>
                            </a:solidFill>
                            <a:prstDash val="solid"/>
                          </a:ln>
                        </wps:spPr>
                        <wps:txbx>
                          <w:txbxContent>
                            <w:p w14:paraId="0EA87C17" w14:textId="77777777" w:rsidR="00DF0971" w:rsidRDefault="00000000">
                              <w:pPr>
                                <w:spacing w:before="91"/>
                                <w:ind w:left="387"/>
                                <w:rPr>
                                  <w:rFonts w:ascii="Calibri"/>
                                  <w:b/>
                                  <w:color w:val="000000"/>
                                  <w:sz w:val="26"/>
                                </w:rPr>
                              </w:pPr>
                              <w:r>
                                <w:rPr>
                                  <w:rFonts w:ascii="Calibri"/>
                                  <w:b/>
                                  <w:color w:val="FDFFFF"/>
                                  <w:spacing w:val="-2"/>
                                  <w:w w:val="65"/>
                                  <w:sz w:val="26"/>
                                </w:rPr>
                                <w:t>President*</w:t>
                              </w:r>
                            </w:p>
                          </w:txbxContent>
                        </wps:txbx>
                        <wps:bodyPr wrap="square" lIns="0" tIns="0" rIns="0" bIns="0" rtlCol="0">
                          <a:noAutofit/>
                        </wps:bodyPr>
                      </wps:wsp>
                      <wps:wsp>
                        <wps:cNvPr id="235" name="Textbox 235"/>
                        <wps:cNvSpPr txBox="1"/>
                        <wps:spPr>
                          <a:xfrm>
                            <a:off x="2349721" y="2451"/>
                            <a:ext cx="918844" cy="360680"/>
                          </a:xfrm>
                          <a:prstGeom prst="rect">
                            <a:avLst/>
                          </a:prstGeom>
                          <a:solidFill>
                            <a:srgbClr val="4671C4"/>
                          </a:solidFill>
                          <a:ln w="4903">
                            <a:solidFill>
                              <a:srgbClr val="C7C7C7"/>
                            </a:solidFill>
                            <a:prstDash val="solid"/>
                          </a:ln>
                        </wps:spPr>
                        <wps:txbx>
                          <w:txbxContent>
                            <w:p w14:paraId="414ED3AD" w14:textId="77777777" w:rsidR="00DF0971" w:rsidRDefault="00000000">
                              <w:pPr>
                                <w:spacing w:before="110"/>
                                <w:ind w:left="237"/>
                                <w:rPr>
                                  <w:rFonts w:ascii="Calibri"/>
                                  <w:b/>
                                  <w:color w:val="000000"/>
                                  <w:sz w:val="26"/>
                                </w:rPr>
                              </w:pPr>
                              <w:r>
                                <w:rPr>
                                  <w:rFonts w:ascii="Calibri"/>
                                  <w:b/>
                                  <w:color w:val="FDFFFF"/>
                                  <w:w w:val="55"/>
                                  <w:sz w:val="26"/>
                                </w:rPr>
                                <w:t>Owner</w:t>
                              </w:r>
                              <w:r>
                                <w:rPr>
                                  <w:rFonts w:ascii="Calibri"/>
                                  <w:b/>
                                  <w:color w:val="FDFFFF"/>
                                  <w:spacing w:val="-24"/>
                                  <w:sz w:val="26"/>
                                </w:rPr>
                                <w:t xml:space="preserve"> </w:t>
                              </w:r>
                              <w:r>
                                <w:rPr>
                                  <w:rFonts w:ascii="Calibri"/>
                                  <w:b/>
                                  <w:color w:val="FDFFFF"/>
                                  <w:w w:val="55"/>
                                  <w:sz w:val="26"/>
                                </w:rPr>
                                <w:t>and</w:t>
                              </w:r>
                              <w:r>
                                <w:rPr>
                                  <w:rFonts w:ascii="Calibri"/>
                                  <w:b/>
                                  <w:color w:val="FDFFFF"/>
                                  <w:spacing w:val="-23"/>
                                  <w:sz w:val="26"/>
                                </w:rPr>
                                <w:t xml:space="preserve"> </w:t>
                              </w:r>
                              <w:r>
                                <w:rPr>
                                  <w:rFonts w:ascii="Calibri"/>
                                  <w:b/>
                                  <w:color w:val="FDFFFF"/>
                                  <w:spacing w:val="-5"/>
                                  <w:w w:val="55"/>
                                  <w:sz w:val="26"/>
                                </w:rPr>
                                <w:t>CEO</w:t>
                              </w:r>
                            </w:p>
                          </w:txbxContent>
                        </wps:txbx>
                        <wps:bodyPr wrap="square" lIns="0" tIns="0" rIns="0" bIns="0" rtlCol="0">
                          <a:noAutofit/>
                        </wps:bodyPr>
                      </wps:wsp>
                      <wps:wsp>
                        <wps:cNvPr id="236" name="Textbox 236"/>
                        <wps:cNvSpPr txBox="1"/>
                        <wps:spPr>
                          <a:xfrm>
                            <a:off x="3203387" y="3904065"/>
                            <a:ext cx="555625" cy="135890"/>
                          </a:xfrm>
                          <a:prstGeom prst="rect">
                            <a:avLst/>
                          </a:prstGeom>
                        </wps:spPr>
                        <wps:txbx>
                          <w:txbxContent>
                            <w:p w14:paraId="21A1AFB6" w14:textId="77777777" w:rsidR="00DF0971" w:rsidRDefault="00000000">
                              <w:pPr>
                                <w:spacing w:line="214" w:lineRule="exact"/>
                                <w:rPr>
                                  <w:rFonts w:ascii="Calibri"/>
                                  <w:b/>
                                  <w:sz w:val="21"/>
                                </w:rPr>
                              </w:pPr>
                              <w:r>
                                <w:rPr>
                                  <w:rFonts w:ascii="Calibri"/>
                                  <w:b/>
                                  <w:color w:val="FDFFFF"/>
                                  <w:w w:val="55"/>
                                  <w:sz w:val="21"/>
                                </w:rPr>
                                <w:t>Riverside</w:t>
                              </w:r>
                              <w:r>
                                <w:rPr>
                                  <w:rFonts w:ascii="Calibri"/>
                                  <w:b/>
                                  <w:color w:val="FDFFFF"/>
                                  <w:spacing w:val="-7"/>
                                  <w:sz w:val="21"/>
                                </w:rPr>
                                <w:t xml:space="preserve"> </w:t>
                              </w:r>
                              <w:r>
                                <w:rPr>
                                  <w:rFonts w:ascii="Calibri"/>
                                  <w:b/>
                                  <w:color w:val="FDFFFF"/>
                                  <w:spacing w:val="-2"/>
                                  <w:w w:val="60"/>
                                  <w:sz w:val="21"/>
                                </w:rPr>
                                <w:t>Branch</w:t>
                              </w:r>
                            </w:p>
                          </w:txbxContent>
                        </wps:txbx>
                        <wps:bodyPr wrap="square" lIns="0" tIns="0" rIns="0" bIns="0" rtlCol="0">
                          <a:noAutofit/>
                        </wps:bodyPr>
                      </wps:wsp>
                      <wps:wsp>
                        <wps:cNvPr id="237" name="Textbox 237"/>
                        <wps:cNvSpPr txBox="1"/>
                        <wps:spPr>
                          <a:xfrm>
                            <a:off x="4084477" y="3876584"/>
                            <a:ext cx="615950" cy="180340"/>
                          </a:xfrm>
                          <a:prstGeom prst="rect">
                            <a:avLst/>
                          </a:prstGeom>
                          <a:solidFill>
                            <a:srgbClr val="4671C4"/>
                          </a:solidFill>
                          <a:ln w="4947">
                            <a:solidFill>
                              <a:srgbClr val="C7C7C7"/>
                            </a:solidFill>
                            <a:prstDash val="solid"/>
                          </a:ln>
                        </wps:spPr>
                        <wps:txbx>
                          <w:txbxContent>
                            <w:p w14:paraId="42790A37" w14:textId="77777777" w:rsidR="00DF0971" w:rsidRDefault="00000000">
                              <w:pPr>
                                <w:spacing w:line="256" w:lineRule="exact"/>
                                <w:ind w:left="78"/>
                                <w:rPr>
                                  <w:rFonts w:ascii="Calibri"/>
                                  <w:b/>
                                  <w:color w:val="000000"/>
                                  <w:sz w:val="21"/>
                                </w:rPr>
                              </w:pPr>
                              <w:r>
                                <w:rPr>
                                  <w:rFonts w:ascii="Calibri"/>
                                  <w:b/>
                                  <w:color w:val="FDFFFF"/>
                                  <w:w w:val="55"/>
                                  <w:sz w:val="21"/>
                                </w:rPr>
                                <w:t>Phoenix</w:t>
                              </w:r>
                              <w:r>
                                <w:rPr>
                                  <w:rFonts w:ascii="Calibri"/>
                                  <w:b/>
                                  <w:color w:val="FDFFFF"/>
                                  <w:spacing w:val="-1"/>
                                  <w:sz w:val="21"/>
                                </w:rPr>
                                <w:t xml:space="preserve"> </w:t>
                              </w:r>
                              <w:r>
                                <w:rPr>
                                  <w:rFonts w:ascii="Calibri"/>
                                  <w:b/>
                                  <w:color w:val="FDFFFF"/>
                                  <w:spacing w:val="-2"/>
                                  <w:w w:val="65"/>
                                  <w:sz w:val="21"/>
                                </w:rPr>
                                <w:t>Branch</w:t>
                              </w:r>
                            </w:p>
                          </w:txbxContent>
                        </wps:txbx>
                        <wps:bodyPr wrap="square" lIns="0" tIns="0" rIns="0" bIns="0" rtlCol="0">
                          <a:noAutofit/>
                        </wps:bodyPr>
                      </wps:wsp>
                      <wps:wsp>
                        <wps:cNvPr id="238" name="Textbox 238"/>
                        <wps:cNvSpPr txBox="1"/>
                        <wps:spPr>
                          <a:xfrm>
                            <a:off x="5309090" y="1984564"/>
                            <a:ext cx="816610" cy="180340"/>
                          </a:xfrm>
                          <a:prstGeom prst="rect">
                            <a:avLst/>
                          </a:prstGeom>
                          <a:solidFill>
                            <a:srgbClr val="4671C4"/>
                          </a:solidFill>
                          <a:ln w="4971">
                            <a:solidFill>
                              <a:srgbClr val="C7C7C7"/>
                            </a:solidFill>
                            <a:prstDash val="solid"/>
                          </a:ln>
                        </wps:spPr>
                        <wps:txbx>
                          <w:txbxContent>
                            <w:p w14:paraId="14041D7C" w14:textId="77777777" w:rsidR="00DF0971" w:rsidRDefault="00000000">
                              <w:pPr>
                                <w:spacing w:before="3"/>
                                <w:ind w:left="130"/>
                                <w:rPr>
                                  <w:rFonts w:ascii="Calibri"/>
                                  <w:b/>
                                  <w:color w:val="000000"/>
                                  <w:sz w:val="21"/>
                                </w:rPr>
                              </w:pPr>
                              <w:r>
                                <w:rPr>
                                  <w:rFonts w:ascii="Calibri"/>
                                  <w:b/>
                                  <w:color w:val="FDFFFF"/>
                                  <w:w w:val="55"/>
                                  <w:sz w:val="21"/>
                                </w:rPr>
                                <w:t>Head</w:t>
                              </w:r>
                              <w:r>
                                <w:rPr>
                                  <w:rFonts w:ascii="Calibri"/>
                                  <w:b/>
                                  <w:color w:val="FDFFFF"/>
                                  <w:spacing w:val="-10"/>
                                  <w:sz w:val="21"/>
                                </w:rPr>
                                <w:t xml:space="preserve"> </w:t>
                              </w:r>
                              <w:r>
                                <w:rPr>
                                  <w:rFonts w:ascii="Calibri"/>
                                  <w:b/>
                                  <w:color w:val="FDFFFF"/>
                                  <w:w w:val="55"/>
                                  <w:sz w:val="21"/>
                                </w:rPr>
                                <w:t>of</w:t>
                              </w:r>
                              <w:r>
                                <w:rPr>
                                  <w:rFonts w:ascii="Calibri"/>
                                  <w:b/>
                                  <w:color w:val="FDFFFF"/>
                                  <w:spacing w:val="-10"/>
                                  <w:sz w:val="21"/>
                                </w:rPr>
                                <w:t xml:space="preserve"> </w:t>
                              </w:r>
                              <w:r>
                                <w:rPr>
                                  <w:rFonts w:ascii="Calibri"/>
                                  <w:b/>
                                  <w:color w:val="FDFFFF"/>
                                  <w:spacing w:val="-2"/>
                                  <w:w w:val="55"/>
                                  <w:sz w:val="21"/>
                                </w:rPr>
                                <w:t>Technology</w:t>
                              </w:r>
                            </w:p>
                          </w:txbxContent>
                        </wps:txbx>
                        <wps:bodyPr wrap="square" lIns="0" tIns="0" rIns="0" bIns="0" rtlCol="0">
                          <a:noAutofit/>
                        </wps:bodyPr>
                      </wps:wsp>
                      <wps:wsp>
                        <wps:cNvPr id="239" name="Textbox 239"/>
                        <wps:cNvSpPr txBox="1"/>
                        <wps:spPr>
                          <a:xfrm>
                            <a:off x="5353765" y="2435044"/>
                            <a:ext cx="727710" cy="180340"/>
                          </a:xfrm>
                          <a:prstGeom prst="rect">
                            <a:avLst/>
                          </a:prstGeom>
                          <a:solidFill>
                            <a:srgbClr val="4671C4"/>
                          </a:solidFill>
                          <a:ln w="4963">
                            <a:solidFill>
                              <a:srgbClr val="C7C7C7"/>
                            </a:solidFill>
                            <a:prstDash val="solid"/>
                          </a:ln>
                        </wps:spPr>
                        <wps:txbx>
                          <w:txbxContent>
                            <w:p w14:paraId="7FC5FCD8" w14:textId="77777777" w:rsidR="00DF0971" w:rsidRDefault="00000000">
                              <w:pPr>
                                <w:spacing w:before="4"/>
                                <w:ind w:left="122"/>
                                <w:rPr>
                                  <w:rFonts w:ascii="Calibri"/>
                                  <w:b/>
                                  <w:color w:val="000000"/>
                                  <w:sz w:val="21"/>
                                </w:rPr>
                              </w:pPr>
                              <w:r>
                                <w:rPr>
                                  <w:rFonts w:ascii="Calibri"/>
                                  <w:b/>
                                  <w:color w:val="FDFFFF"/>
                                  <w:w w:val="55"/>
                                  <w:sz w:val="21"/>
                                </w:rPr>
                                <w:t>Product</w:t>
                              </w:r>
                              <w:r>
                                <w:rPr>
                                  <w:rFonts w:ascii="Calibri"/>
                                  <w:b/>
                                  <w:color w:val="FDFFFF"/>
                                  <w:spacing w:val="11"/>
                                  <w:sz w:val="21"/>
                                </w:rPr>
                                <w:t xml:space="preserve"> </w:t>
                              </w:r>
                              <w:r>
                                <w:rPr>
                                  <w:rFonts w:ascii="Calibri"/>
                                  <w:b/>
                                  <w:color w:val="FDFFFF"/>
                                  <w:spacing w:val="-2"/>
                                  <w:w w:val="65"/>
                                  <w:sz w:val="21"/>
                                </w:rPr>
                                <w:t>Manager</w:t>
                              </w:r>
                            </w:p>
                          </w:txbxContent>
                        </wps:txbx>
                        <wps:bodyPr wrap="square" lIns="0" tIns="0" rIns="0" bIns="0" rtlCol="0">
                          <a:noAutofit/>
                        </wps:bodyPr>
                      </wps:wsp>
                    </wpg:wgp>
                  </a:graphicData>
                </a:graphic>
              </wp:anchor>
            </w:drawing>
          </mc:Choice>
          <mc:Fallback>
            <w:pict>
              <v:group w14:anchorId="215AE1A9" id="Group 107" o:spid="_x0000_s1122" style="position:absolute;margin-left:65.05pt;margin-top:8.9pt;width:482.55pt;height:518.3pt;z-index:-15721984;mso-wrap-distance-left:0;mso-wrap-distance-right:0;mso-position-horizontal-relative:page;mso-position-vertical-relative:text" coordsize="61283,65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">
                <v:shape id="Graphic 108" o:spid="_x0000_s1123" style="position:absolute;left:4390;top:14439;width:12770;height:3607;visibility:visible;mso-wrap-style:square;v-text-anchor:top" coordsize="127698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" path="m1276772,l,,,360384r1276772,l1276772,xe" fillcolor="#4671c4" stroked="f">
                  <v:path arrowok="t"/>
                </v:shape>
                <v:shape id="Graphic 109" o:spid="_x0000_s1124" style="position:absolute;left:4390;top:14439;width:12770;height:3607;visibility:visible;mso-wrap-style:square;v-text-anchor:top" coordsize="127698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" path="m,360384r1276772,l1276772,,,,,360384xe" filled="f" strokecolor="#c7c7c7" strokeweight=".1346mm">
                  <v:path arrowok="t"/>
                </v:shape>
                <v:shape id="Graphic 110" o:spid="_x0000_s1125" style="position:absolute;left:6147;top:23449;width:9189;height:1803;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" path="m918459,l,,,180192r918459,l918459,xe" fillcolor="#4671c4" stroked="f">
                  <v:path arrowok="t"/>
                </v:shape>
                <v:shape id="Graphic 111" o:spid="_x0000_s1126" style="position:absolute;left:6147;top:23449;width:9189;height:1803;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" path="m,180192r918459,l918459,,,,,180192xe" filled="f" strokecolor="#c7c7c7" strokeweight=".1368mm">
                  <v:path arrowok="t"/>
                </v:shape>
                <v:shape id="Graphic 112" o:spid="_x0000_s1127" style="position:absolute;left:41865;top:19845;width:8166;height:1804;visibility:visible;mso-wrap-style:square;v-text-anchor:top" coordsize="81661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" path="m816408,l,,,180192r816408,l816408,xe" fillcolor="#4671c4" stroked="f">
                  <v:path arrowok="t"/>
                </v:shape>
                <v:shape id="Graphic 113" o:spid="_x0000_s1128" style="position:absolute;left:41865;top:19845;width:8166;height:1804;visibility:visible;mso-wrap-style:square;v-text-anchor:top" coordsize="81661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" path="m,180192r816408,l816408,,,,,180192xe" filled="f" strokecolor="#c7c7c7" strokeweight=".1362mm">
                  <v:path arrowok="t"/>
                </v:shape>
                <v:shape id="Graphic 114" o:spid="_x0000_s1129" style="position:absolute;left:12270;top:19845;width:9188;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" path="m918459,l,,,180192r918459,l918459,xe" fillcolor="#4671c4" stroked="f">
                  <v:path arrowok="t"/>
                </v:shape>
                <v:shape id="Graphic 115" o:spid="_x0000_s1130" style="position:absolute;left:12270;top:19845;width:9188;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" path="m,180192r918459,l918459,,,,,180192xe" filled="f" strokecolor="#c7c7c7" strokeweight=".1368mm">
                  <v:path arrowok="t"/>
                </v:shape>
                <v:shape id="Graphic 116" o:spid="_x0000_s1131" style="position:absolute;left:24;top:19845;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" path="m918459,l,,,180192r918459,l918459,xe" fillcolor="#4671c4" stroked="f">
                  <v:path arrowok="t"/>
                </v:shape>
                <v:shape id="Graphic 117" o:spid="_x0000_s1132" style="position:absolute;left:24;top:19845;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" path="m,180192r918459,l918459,,,,,180192xe" filled="f" strokecolor="#c7c7c7" strokeweight=".1368mm">
                  <v:path arrowok="t"/>
                </v:shape>
                <v:shape id="Graphic 118" o:spid="_x0000_s1133" style="position:absolute;left:30106;top:38765;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" path="m918459,l,,,180192r918459,l918459,xe" fillcolor="#4671c4" stroked="f">
                  <v:path arrowok="t"/>
                </v:shape>
                <v:shape id="Graphic 119" o:spid="_x0000_s1134" style="position:absolute;left:30106;top:38765;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" path="m,180192r918459,l918459,,,,,180192xe" filled="f" strokecolor="#c7c7c7" strokeweight=".1368mm">
                  <v:path arrowok="t"/>
                </v:shape>
                <v:shape id="Graphic 120" o:spid="_x0000_s1135" style="position:absolute;left:16862;top:38765;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" path="m918459,l,,,180192r918459,l918459,xe" fillcolor="#4671c4" stroked="f">
                  <v:path arrowok="t"/>
                </v:shape>
                <v:shape id="Graphic 121" o:spid="_x0000_s1136" style="position:absolute;left:16862;top:38765;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" path="m,180192r918459,l918459,,,,,180192xe" filled="f" strokecolor="#c7c7c7" strokeweight=".1368mm">
                  <v:path arrowok="t"/>
                </v:shape>
                <v:shape id="Graphic 122" o:spid="_x0000_s1137" style="position:absolute;left:23496;top:35162;width:9188;height:1803;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" path="m918459,l,,,180192r918459,l918459,xe" fillcolor="#4671c4" stroked="f">
                  <v:path arrowok="t"/>
                </v:shape>
                <v:shape id="Graphic 123" o:spid="_x0000_s1138" style="position:absolute;left:23496;top:35162;width:9188;height:1803;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" path="m,180192r918459,l918459,,,,,180192xe" filled="f" strokecolor="#c7c7c7" strokeweight=".1368mm">
                  <v:path arrowok="t"/>
                </v:shape>
                <v:shape id="Graphic 124" o:spid="_x0000_s1139" style="position:absolute;left:23335;top:56784;width:9461;height:1803;visibility:visible;mso-wrap-style:square;v-text-anchor:top" coordsize="9461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" path="m945752,l,,,180192r945752,l945752,xe" fillcolor="#4671c4" stroked="f">
                  <v:path arrowok="t"/>
                </v:shape>
                <v:shape id="Graphic 125" o:spid="_x0000_s1140" style="position:absolute;left:23335;top:56784;width:9461;height:1803;visibility:visible;mso-wrap-style:square;v-text-anchor:top" coordsize="9461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" path="m,180192r945752,l945752,,,,,180192xe" filled="f" strokecolor="#c7c7c7" strokeweight=".1369mm">
                  <v:path arrowok="t"/>
                </v:shape>
                <v:shape id="Graphic 126" o:spid="_x0000_s1141" style="position:absolute;left:33701;top:56784;width:9188;height:1803;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" path="m918459,l,,,180192r918459,l918459,xe" fillcolor="#4671c4" stroked="f">
                  <v:path arrowok="t"/>
                </v:shape>
                <v:shape id="Graphic 127" o:spid="_x0000_s1142" style="position:absolute;left:33701;top:56784;width:9188;height:1803;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" path="m,180192r918459,l918459,,,,,180192xe" filled="f" strokecolor="#c7c7c7" strokeweight=".1368mm">
                  <v:path arrowok="t"/>
                </v:shape>
                <v:shape id="Graphic 128" o:spid="_x0000_s1143" style="position:absolute;left:4071;top:63991;width:8204;height:1804;visibility:visible;mso-wrap-style:square;v-text-anchor:top" coordsize="82041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" path="m819969,l,,,180192r819969,l819969,xe" fillcolor="#4671c4" stroked="f">
                  <v:path arrowok="t"/>
                </v:shape>
                <v:shape id="Graphic 129" o:spid="_x0000_s1144" style="position:absolute;left:4071;top:63991;width:8204;height:1804;visibility:visible;mso-wrap-style:square;v-text-anchor:top" coordsize="82041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" path="m,180192r819969,l819969,,,,,180192xe" filled="f" strokecolor="#c7c7c7" strokeweight=".13625mm">
                  <v:path arrowok="t"/>
                </v:shape>
                <v:shape id="Graphic 130" o:spid="_x0000_s1145" style="position:absolute;left:23473;top:63991;width:9188;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" path="m918459,l,,,180192r918459,l918459,xe" fillcolor="#4671c4" stroked="f">
                  <v:path arrowok="t"/>
                </v:shape>
                <v:shape id="Graphic 131" o:spid="_x0000_s1146" style="position:absolute;left:23473;top:63991;width:9188;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" path="m,180192r918459,l918459,,,,,180192xe" filled="f" strokecolor="#c7c7c7" strokeweight=".1368mm">
                  <v:path arrowok="t"/>
                </v:shape>
                <v:shape id="Graphic 132" o:spid="_x0000_s1147" style="position:absolute;left:13290;top:63991;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" path="m918459,l,,,180192r918459,l918459,xe" fillcolor="#4671c4" stroked="f">
                  <v:path arrowok="t"/>
                </v:shape>
                <v:shape id="Graphic 133" o:spid="_x0000_s1148" style="position:absolute;left:13290;top:63991;width:9189;height:1804;visibility:visible;mso-wrap-style:square;v-text-anchor:top" coordsize="91884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" path="m,180192r918459,l918459,,,,,180192xe" filled="f" strokecolor="#c7c7c7" strokeweight=".1368mm">
                  <v:path arrowok="t"/>
                </v:shape>
                <v:shape id="Graphic 134" o:spid="_x0000_s1149" style="position:absolute;left:33701;top:63991;width:8204;height:1804;visibility:visible;mso-wrap-style:square;v-text-anchor:top" coordsize="82041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" path="m819969,l,,,180192r819969,l819969,xe" fillcolor="#4671c4" stroked="f">
                  <v:path arrowok="t"/>
                </v:shape>
                <v:shape id="Graphic 135" o:spid="_x0000_s1150" style="position:absolute;left:33701;top:63991;width:8204;height:1804;visibility:visible;mso-wrap-style:square;v-text-anchor:top" coordsize="82041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" path="m,180192r819969,l819969,,,,,180192xe" filled="f" strokecolor="#c7c7c7" strokeweight=".13625mm">
                  <v:path arrowok="t"/>
                </v:shape>
                <v:shape id="Graphic 136" o:spid="_x0000_s1151" style="position:absolute;left:42885;top:63991;width:9462;height:1804;visibility:visible;mso-wrap-style:square;v-text-anchor:top" coordsize="9461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" path="m945752,l,,,180192r945752,l945752,xe" fillcolor="#4671c4" stroked="f">
                  <v:path arrowok="t"/>
                </v:shape>
                <v:shape id="Graphic 137" o:spid="_x0000_s1152" style="position:absolute;left:42885;top:63991;width:9462;height:1804;visibility:visible;mso-wrap-style:square;v-text-anchor:top" coordsize="94615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" path="m,180192r945752,l945752,,,,,180192xe" filled="f" strokecolor="#c7c7c7" strokeweight=".1369mm">
                  <v:path arrowok="t"/>
                </v:shape>
                <v:shape id="Graphic 138" o:spid="_x0000_s1153" style="position:absolute;left:28089;top:3628;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" path="m,l,56860e" filled="f" strokecolor="#4671c4" strokeweight=".31497mm">
                  <v:path arrowok="t"/>
                </v:shape>
                <v:shape id="Graphic 139" o:spid="_x0000_s1154" style="position:absolute;left:27690;top:4020;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" path="m79826,l,,39913,140950,79826,xe" fillcolor="#4671c4" stroked="f">
                  <v:path arrowok="t"/>
                </v:shape>
                <v:shape id="Graphic 140" o:spid="_x0000_s1155" style="position:absolute;left:28089;top:9034;width:13;height:4178;visibility:visible;mso-wrap-style:square;v-text-anchor:top" coordsize="127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" path="m,l,417245e" filled="f" strokecolor="#4671c4" strokeweight=".31497mm">
                  <v:path arrowok="t"/>
                </v:shape>
                <v:shape id="Graphic 141" o:spid="_x0000_s1156" style="position:absolute;left:27690;top:13030;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" path="m79826,l,,39913,140950,79826,xe" fillcolor="#4671c4" stroked="f">
                  <v:path arrowok="t"/>
                </v:shape>
                <v:shape id="Graphic 142" o:spid="_x0000_s1157" style="position:absolute;left:28088;top:18043;width:13;height:15888;visibility:visible;mso-wrap-style:square;v-text-anchor:top" coordsize="1270,158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" path="m,l,1588494e" filled="f" strokecolor="#4671c4" strokeweight=".31497mm">
                  <v:path arrowok="t"/>
                </v:shape>
                <v:shape id="Graphic 143" o:spid="_x0000_s1158" style="position:absolute;left:27689;top:33752;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" path="m79826,l,,39913,140950,79826,xe" fillcolor="#4671c4" stroked="f">
                  <v:path arrowok="t"/>
                </v:shape>
                <v:shape id="Graphic 144" o:spid="_x0000_s1159" style="position:absolute;left:28088;top:36963;width:32;height:5303;visibility:visible;mso-wrap-style:square;v-text-anchor:top" coordsize="3175,53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" path="m,l2834,529765e" filled="f" strokecolor="#4671c4" strokeweight=".31497mm">
                  <v:path arrowok="t"/>
                </v:shape>
                <v:shape id="Graphic 145" o:spid="_x0000_s1160" style="position:absolute;left:27716;top:42079;width:800;height:1416;visibility:visible;mso-wrap-style:square;v-text-anchor:top" coordsize="8001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" path="m79826,l,1201,40707,141551,79826,xe" fillcolor="#4671c4" stroked="f">
                  <v:path arrowok="t"/>
                </v:shape>
                <v:shape id="Graphic 146" o:spid="_x0000_s1161" style="position:absolute;left:10774;top:9034;width:17317;height:4178;visibility:visible;mso-wrap-style:square;v-text-anchor:top" coordsize="1731645,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" path="m1731489,r,270288l,270288,,417245e" filled="f" strokecolor="#4671c4" strokeweight=".54289mm">
                  <v:path arrowok="t"/>
                </v:shape>
                <v:shape id="Graphic 147" o:spid="_x0000_s1162" style="position:absolute;left:10375;top:13030;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" path="m79849,l,,39913,140950,79849,xe" fillcolor="#4671c4" stroked="f">
                  <v:path arrowok="t"/>
                </v:shape>
                <v:shape id="Graphic 148" o:spid="_x0000_s1163" style="position:absolute;left:28089;top:9034;width:10198;height:4178;visibility:visible;mso-wrap-style:square;v-text-anchor:top" coordsize="101981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" path="m,l,270288r1019603,l1019603,417245e" filled="f" strokecolor="#4671c4" strokeweight=".52153mm">
                  <v:path arrowok="t"/>
                </v:shape>
                <v:shape id="Graphic 149" o:spid="_x0000_s1164" style="position:absolute;left:37886;top:13030;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" path="m79826,l,,39913,140950,79826,xe" fillcolor="#4671c4" stroked="f">
                  <v:path arrowok="t"/>
                </v:shape>
                <v:shape id="Graphic 150" o:spid="_x0000_s1165" style="position:absolute;left:28089;top:9034;width:23476;height:4178;visibility:visible;mso-wrap-style:square;v-text-anchor:top" coordsize="2347595,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" path="m,l,270288r2347062,l2347062,417245e" filled="f" strokecolor="#4671c4" strokeweight=".54875mm">
                  <v:path arrowok="t"/>
                </v:shape>
                <v:shape id="Graphic 151" o:spid="_x0000_s1166" style="position:absolute;left:51162;top:13030;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" path="m79713,l,,39799,140950,79713,xe" fillcolor="#4671c4" stroked="f">
                  <v:path arrowok="t"/>
                </v:shape>
                <v:shape id="Graphic 152" o:spid="_x0000_s1167" style="position:absolute;left:10748;top:18043;width:31;height:4179;visibility:visible;mso-wrap-style:square;v-text-anchor:top" coordsize="3175,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" path="m2653,l,417245e" filled="f" strokecolor="#4671c4" strokeweight=".31497mm">
                  <v:path arrowok="t"/>
                </v:shape>
                <v:shape id="Graphic 153" o:spid="_x0000_s1168" style="position:absolute;left:10350;top:22031;width:800;height:1423;visibility:visible;mso-wrap-style:square;v-text-anchor:top" coordsize="8001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" path="m,l39017,141751,79826,1401,,xe" fillcolor="#4671c4" stroked="f">
                  <v:path arrowok="t"/>
                </v:shape>
                <v:shape id="Graphic 154" o:spid="_x0000_s1169" style="position:absolute;left:9907;top:18043;width:870;height:2705;visibility:visible;mso-wrap-style:square;v-text-anchor:top" coordsize="8699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" path="m86664,r,270288l,270288e" filled="f" strokecolor="#4671c4" strokeweight=".33744mm">
                  <v:path arrowok="t"/>
                </v:shape>
                <v:shape id="Graphic 155" o:spid="_x0000_s1170" style="position:absolute;left:9209;top:20041;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" path="m79826,l,70475r79826,70475l79826,xe" fillcolor="#4671c4" stroked="f">
                  <v:path arrowok="t"/>
                </v:shape>
                <v:shape id="Graphic 156" o:spid="_x0000_s1171" style="position:absolute;left:10774;top:18043;width:800;height:2705;visibility:visible;mso-wrap-style:square;v-text-anchor:top" coordsize="8001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" path="m,l,270288r79735,e" filled="f" strokecolor="#4671c4" strokeweight=".33428mm">
                  <v:path arrowok="t"/>
                </v:shape>
                <v:shape id="Graphic 157" o:spid="_x0000_s1172" style="position:absolute;left:11472;top:20039;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" path="m,l,140950,79826,70675,,xe" fillcolor="#4671c4" stroked="f">
                  <v:path arrowok="t"/>
                </v:shape>
                <v:shape id="Graphic 158" o:spid="_x0000_s1173" style="position:absolute;left:27256;top:18043;width:838;height:8109;visibility:visible;mso-wrap-style:square;v-text-anchor:top" coordsize="8382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" path="m83341,r,810865l,810865e" filled="f" strokecolor="#4671c4" strokeweight=".31747mm">
                  <v:path arrowok="t"/>
                </v:shape>
                <v:shape id="Graphic 159" o:spid="_x0000_s1174" style="position:absolute;left:26557;top:25447;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" path="m79826,l,70475r79826,70475l79826,xe" fillcolor="#4671c4" stroked="f">
                  <v:path arrowok="t"/>
                </v:shape>
                <v:shape id="Graphic 160" o:spid="_x0000_s1175" style="position:absolute;left:27256;top:18043;width:838;height:13519;visibility:visible;mso-wrap-style:square;v-text-anchor:top" coordsize="8382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" path="m83341,r,1351441l,1351441e" filled="f" strokecolor="#4671c4" strokeweight=".31586mm">
                  <v:path arrowok="t"/>
                </v:shape>
                <v:shape id="Graphic 161" o:spid="_x0000_s1176" style="position:absolute;left:26557;top:30853;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" path="m79826,l,70475r79826,70475l79826,xe" fillcolor="#4671c4" stroked="f">
                  <v:path arrowok="t"/>
                </v:shape>
                <v:shape id="Graphic 162" o:spid="_x0000_s1177" style="position:absolute;left:28089;top:18043;width:1321;height:8109;visibility:visible;mso-wrap-style:square;v-text-anchor:top" coordsize="13208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" path="m,l,810865r131872,e" filled="f" strokecolor="#4671c4" strokeweight=".32117mm">
                  <v:path arrowok="t"/>
                </v:shape>
                <v:shape id="Graphic 163" o:spid="_x0000_s1178" style="position:absolute;left:29308;top:25447;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" path="m,l,140950,79826,70475,,xe" fillcolor="#4671c4" stroked="f">
                  <v:path arrowok="t"/>
                </v:shape>
                <v:shape id="Graphic 164" o:spid="_x0000_s1179" style="position:absolute;left:28089;top:18043;width:1321;height:13519;visibility:visible;mso-wrap-style:square;v-text-anchor:top" coordsize="13208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" path="m,l,1351441r131872,e" filled="f" strokecolor="#4671c4" strokeweight=".31722mm">
                  <v:path arrowok="t"/>
                </v:shape>
                <v:shape id="Graphic 165" o:spid="_x0000_s1180" style="position:absolute;left:29308;top:30853;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" path="m,l,140950,79826,70475,,xe" fillcolor="#4671c4" stroked="f">
                  <v:path arrowok="t"/>
                </v:shape>
                <v:shape id="Graphic 166" o:spid="_x0000_s1181" style="position:absolute;left:12717;top:18043;width:15373;height:19495;visibility:visible;mso-wrap-style:square;v-text-anchor:top" coordsize="1537335,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" path="m1537229,r,1644154l,1644154r,304725e" filled="f" strokecolor="#4671c4" strokeweight=".40747mm">
                  <v:path arrowok="t"/>
                </v:shape>
                <v:shape id="Graphic 167" o:spid="_x0000_s1182" style="position:absolute;left:12318;top:37356;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" path="m79826,l,,39913,140950,79826,xe" fillcolor="#4671c4" stroked="f">
                  <v:path arrowok="t"/>
                </v:shape>
                <v:shape id="Graphic 168" o:spid="_x0000_s1183" style="position:absolute;left:28089;top:18043;width:15837;height:19495;visibility:visible;mso-wrap-style:square;v-text-anchor:top" coordsize="158369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" path="m,l,1621730r1583492,l1583492,1948879e" filled="f" strokecolor="#4671c4" strokeweight=".41086mm">
                  <v:path arrowok="t"/>
                </v:shape>
                <v:shape id="Graphic 169" o:spid="_x0000_s1184" style="position:absolute;left:43525;top:37356;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" path="m79826,l,,39913,140950,79826,xe" fillcolor="#4671c4" stroked="f">
                  <v:path arrowok="t"/>
                </v:shape>
                <v:shape id="Graphic 170" o:spid="_x0000_s1185" style="position:absolute;left:26745;top:36963;width:1347;height:2706;visibility:visible;mso-wrap-style:square;v-text-anchor:top" coordsize="13462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" path="m134253,r,270288l,270288e" filled="f" strokecolor="#4671c4" strokeweight=".36269mm">
                  <v:path arrowok="t"/>
                </v:shape>
                <v:shape id="Graphic 171" o:spid="_x0000_s1186" style="position:absolute;left:26047;top:3896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" path="m79826,l,70475r79826,70475l79826,xe" fillcolor="#4671c4" stroked="f">
                  <v:path arrowok="t"/>
                </v:shape>
                <v:shape id="Graphic 172" o:spid="_x0000_s1187" style="position:absolute;left:28089;top:36963;width:1321;height:2706;visibility:visible;mso-wrap-style:square;v-text-anchor:top" coordsize="13208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" path="m,l,270288r131872,e" filled="f" strokecolor="#4671c4" strokeweight=".36133mm">
                  <v:path arrowok="t"/>
                </v:shape>
                <v:shape id="Graphic 173" o:spid="_x0000_s1188" style="position:absolute;left:29308;top:3896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" path="m,l,140950,79826,70475,,xe" fillcolor="#4671c4" stroked="f">
                  <v:path arrowok="t"/>
                </v:shape>
                <v:shape id="Graphic 174" o:spid="_x0000_s1189" style="position:absolute;left:28075;top:50478;width:51;height:5073;visibility:visible;mso-wrap-style:square;v-text-anchor:top" coordsize="508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" path="m4762,l,507261e" filled="f" strokecolor="#4671c4" strokeweight=".31497mm">
                  <v:path arrowok="t"/>
                </v:shape>
                <v:shape id="Graphic 175" o:spid="_x0000_s1190" style="position:absolute;left:27677;top:55363;width:801;height:1422;visibility:visible;mso-wrap-style:square;v-text-anchor:top" coordsize="8001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" path="m,l38666,142091,79826,2322,,xe" fillcolor="#4671c4" stroked="f">
                  <v:path arrowok="t"/>
                </v:shape>
                <v:shape id="Graphic 176" o:spid="_x0000_s1191" style="position:absolute;left:28064;top:58585;width:13;height:4179;visibility:visible;mso-wrap-style:square;v-text-anchor:top" coordsize="127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" path="m,l,417245e" filled="f" strokecolor="#4671c4" strokeweight=".31497mm">
                  <v:path arrowok="t"/>
                </v:shape>
                <v:shape id="Graphic 177" o:spid="_x0000_s1192" style="position:absolute;left:27665;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" path="m79826,l,40,40026,140970,79826,xe" fillcolor="#4671c4" stroked="f">
                  <v:path arrowok="t"/>
                </v:shape>
                <v:shape id="Graphic 178" o:spid="_x0000_s1193" style="position:absolute;left:7542;top:50478;width:20587;height:5073;visibility:visible;mso-wrap-style:square;v-text-anchor:top" coordsize="205867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" path="m2058121,r,270188l,270188,,507241e" filled="f" strokecolor="#4671c4" strokeweight=".54233mm">
                  <v:path arrowok="t"/>
                </v:shape>
                <v:shape id="Graphic 179" o:spid="_x0000_s1194" style="position:absolute;left:7143;top:55374;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" path="m79826,l,,39913,140950,79826,xe" fillcolor="#4671c4" stroked="f">
                  <v:path arrowok="t"/>
                </v:shape>
                <v:shape id="Graphic 180" o:spid="_x0000_s1195" style="position:absolute;left:17883;top:50478;width:10242;height:5073;visibility:visible;mso-wrap-style:square;v-text-anchor:top" coordsize="102425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" path="m1024026,r,270188l,270188,,507241e" filled="f" strokecolor="#4671c4" strokeweight=".50861mm">
                  <v:path arrowok="t"/>
                </v:shape>
                <v:shape id="Graphic 181" o:spid="_x0000_s1196" style="position:absolute;left:17484;top:55374;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" path="m79826,l,,39913,140950,79826,xe" fillcolor="#4671c4" stroked="f">
                  <v:path arrowok="t"/>
                </v:shape>
                <v:shape id="Graphic 182" o:spid="_x0000_s1197" style="position:absolute;left:28123;top:50478;width:10173;height:5073;visibility:visible;mso-wrap-style:square;v-text-anchor:top" coordsize="1017269,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" path="m,l,270188r1016995,l1016995,507241e" filled="f" strokecolor="#4671c4" strokeweight=".50808mm">
                  <v:path arrowok="t"/>
                </v:shape>
                <v:shape id="Graphic 183" o:spid="_x0000_s1198" style="position:absolute;left:37894;top:55374;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" path="m79826,l,,39913,140950,79826,xe" fillcolor="#4671c4" stroked="f">
                  <v:path arrowok="t"/>
                </v:shape>
                <v:shape id="Graphic 184" o:spid="_x0000_s1199" style="position:absolute;left:17884;top:58585;width:10185;height:4179;visibility:visible;mso-wrap-style:square;v-text-anchor:top" coordsize="101854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" path="m1018016,r,270288l,270288,,417245e" filled="f" strokecolor="#4671c4" strokeweight=".52144mm">
                  <v:path arrowok="t"/>
                </v:shape>
                <v:shape id="Graphic 185" o:spid="_x0000_s1200" style="position:absolute;left:17485;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" path="m79826,l,,39913,140950,79826,xe" fillcolor="#4671c4" stroked="f">
                  <v:path arrowok="t"/>
                </v:shape>
                <v:shape id="Graphic 186" o:spid="_x0000_s1201" style="position:absolute;left:28064;top:58585;width:9741;height:4179;visibility:visible;mso-wrap-style:square;v-text-anchor:top" coordsize="97409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" path="m,l,270288r973680,l973680,417245e" filled="f" strokecolor="#4671c4" strokeweight=".51872mm">
                  <v:path arrowok="t"/>
                </v:shape>
                <v:shape id="Graphic 187" o:spid="_x0000_s1202" style="position:absolute;left:37402;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" path="m79826,l,,39913,140950,79826,xe" fillcolor="#4671c4" stroked="f">
                  <v:path arrowok="t"/>
                </v:shape>
                <v:shape id="Graphic 188" o:spid="_x0000_s1203" style="position:absolute;left:28064;top:58585;width:9741;height:4179;visibility:visible;mso-wrap-style:square;v-text-anchor:top" coordsize="97409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" path="m,l,270288r973680,l973680,417245e" filled="f" strokecolor="#4671c4" strokeweight=".51872mm">
                  <v:path arrowok="t"/>
                </v:shape>
                <v:shape id="Graphic 189" o:spid="_x0000_s1204" style="position:absolute;left:37402;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" path="m79826,l,,39913,140950,79826,xe" fillcolor="#4671c4" stroked="f">
                  <v:path arrowok="t"/>
                </v:shape>
                <v:shape id="Graphic 190" o:spid="_x0000_s1205" style="position:absolute;left:50727;top:18043;width:839;height:2705;visibility:visible;mso-wrap-style:square;v-text-anchor:top" coordsize="8382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" path="m83228,r,270288l,270288e" filled="f" strokecolor="#4671c4" strokeweight=".33583mm">
                  <v:path arrowok="t"/>
                </v:shape>
                <v:shape id="Graphic 191" o:spid="_x0000_s1206" style="position:absolute;left:50029;top:20041;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" path="m79826,l,70475r79826,70475l79826,xe" fillcolor="#4671c4" stroked="f">
                  <v:path arrowok="t"/>
                </v:shape>
                <v:shape id="Graphic 192" o:spid="_x0000_s1207" style="position:absolute;left:51560;top:18043;width:838;height:2705;visibility:visible;mso-wrap-style:square;v-text-anchor:top" coordsize="8382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" path="m,l,270288r83228,e" filled="f" strokecolor="#4671c4" strokeweight=".33583mm">
                  <v:path arrowok="t"/>
                </v:shape>
                <v:shape id="Graphic 193" o:spid="_x0000_s1208" style="position:absolute;left:52292;top:20041;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" path="m,l,140950,79826,70475,,xe" fillcolor="#4671c4" stroked="f">
                  <v:path arrowok="t"/>
                </v:shape>
                <v:shape id="Graphic 194" o:spid="_x0000_s1209" style="position:absolute;left:57172;top:21647;width:13;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" path="m,l,146956e" filled="f" strokecolor="#4671c4" strokeweight=".31497mm">
                  <v:path arrowok="t"/>
                </v:shape>
                <v:shape id="Graphic 195" o:spid="_x0000_s1210" style="position:absolute;left:56773;top:22940;width:800;height:1410;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" path="m79826,l,,39913,140950,79826,xe" fillcolor="#4671c4" stroked="f">
                  <v:path arrowok="t"/>
                </v:shape>
                <v:shape id="Graphic 196" o:spid="_x0000_s1211" style="position:absolute;left:43924;top:40567;width:13;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" path="m,l,146956e" filled="f" strokecolor="#4671c4" strokeweight=".31497mm">
                  <v:path arrowok="t"/>
                </v:shape>
                <v:shape id="Graphic 197" o:spid="_x0000_s1212" style="position:absolute;left:43525;top:41861;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" path="m79826,l,,39913,140950,79826,xe" fillcolor="#4671c4" stroked="f">
                  <v:path arrowok="t"/>
                </v:shape>
                <v:shape id="Graphic 198" o:spid="_x0000_s1213" style="position:absolute;left:17884;top:58585;width:10185;height:4179;visibility:visible;mso-wrap-style:square;v-text-anchor:top" coordsize="101854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" path="m1018016,r,270288l,270288,,417245e" filled="f" strokecolor="#4671c4" strokeweight=".52144mm">
                  <v:path arrowok="t"/>
                </v:shape>
                <v:shape id="Graphic 199" o:spid="_x0000_s1214" style="position:absolute;left:17485;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" path="m79826,l,,39913,140950,79826,xe" fillcolor="#4671c4" stroked="f">
                  <v:path arrowok="t"/>
                </v:shape>
                <v:shape id="Graphic 200" o:spid="_x0000_s1215" style="position:absolute;left:8171;top:61288;width:9715;height:2705;visibility:visible;mso-wrap-style:square;v-text-anchor:top" coordsize="9715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" path="m971209,270288l971209,,,,,146956e" filled="f" strokecolor="#4671c4" strokeweight=".53881mm">
                  <v:path arrowok="t"/>
                </v:shape>
                <v:shape id="Graphic 201" o:spid="_x0000_s1216" style="position:absolute;left:7772;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" path="m79826,l,,39913,140950,79826,xe" fillcolor="#4671c4" stroked="f">
                  <v:path arrowok="t"/>
                </v:shape>
                <v:shape id="Graphic 202" o:spid="_x0000_s1217" style="position:absolute;left:37801;top:61288;width:9817;height:2705;visibility:visible;mso-wrap-style:square;v-text-anchor:top" coordsize="98171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" path="m,270288l,,981391,r,146956e" filled="f" strokecolor="#4671c4" strokeweight=".53914mm">
                  <v:path arrowok="t"/>
                </v:shape>
                <v:shape id="Graphic 203" o:spid="_x0000_s1218" style="position:absolute;left:47216;top:62582;width:800;height:1409;visibility:visible;mso-wrap-style:square;v-text-anchor:top" coordsize="800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" path="m79826,l,,39913,140950,79826,xe" fillcolor="#4671c4" stroked="f">
                  <v:path arrowok="t"/>
                </v:shape>
                <v:shape id="Graphic 204" o:spid="_x0000_s1219" style="position:absolute;left:5218;top:18043;width:22872;height:18688;visibility:visible;mso-wrap-style:square;v-text-anchor:top" coordsize="2287270,1868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" path="m2287146,r,1644154l,1644154r,224039e" filled="f" strokecolor="#4671c4" strokeweight=".45961mm">
                  <v:path arrowok="t"/>
                </v:shape>
                <v:shape id="Graphic 205" o:spid="_x0000_s1220" style="position:absolute;left:5208;top:34553;width:51;height:3131;visibility:visible;mso-wrap-style:square;v-text-anchor:top" coordsize="508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" path="m4762,l,312963e" filled="f" strokecolor="#4671c4" strokeweight=".31497mm">
                  <v:path arrowok="t"/>
                </v:shape>
                <v:shape id="Graphic 206" o:spid="_x0000_s1221" style="position:absolute;left:4818;top:37307;width:801;height:1416;visibility:visible;mso-wrap-style:square;v-text-anchor:top" coordsize="8001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" path="m79826,l,,39913,140985,79826,xe" fillcolor="#4671c4" stroked="f">
                  <v:path arrowok="t"/>
                </v:shape>
                <v:shape id="Textbox 207" o:spid="_x0000_s1222" type="#_x0000_t202" style="position:absolute;left:46967;top:14439;width:9189;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" fillcolor="#4671c4" strokecolor="#c7c7c7" strokeweight=".1362mm">
                  <v:textbox inset="0,0,0,0">
                    <w:txbxContent>
                      <w:p w14:paraId="5E36712A" w14:textId="77777777" w:rsidR="00DF0971" w:rsidRDefault="00000000">
                        <w:pPr>
                          <w:spacing w:before="160"/>
                          <w:ind w:left="100"/>
                          <w:rPr>
                            <w:rFonts w:ascii="Calibri"/>
                            <w:b/>
                            <w:color w:val="000000"/>
                          </w:rPr>
                        </w:pPr>
                        <w:r>
                          <w:rPr>
                            <w:rFonts w:ascii="Calibri"/>
                            <w:b/>
                            <w:color w:val="FDFFFF"/>
                            <w:w w:val="55"/>
                          </w:rPr>
                          <w:t>Chief</w:t>
                        </w:r>
                        <w:r>
                          <w:rPr>
                            <w:rFonts w:ascii="Calibri"/>
                            <w:b/>
                            <w:color w:val="FDFFFF"/>
                            <w:spacing w:val="-18"/>
                          </w:rPr>
                          <w:t xml:space="preserve"> </w:t>
                        </w:r>
                        <w:r>
                          <w:rPr>
                            <w:rFonts w:ascii="Calibri"/>
                            <w:b/>
                            <w:color w:val="FDFFFF"/>
                            <w:w w:val="55"/>
                          </w:rPr>
                          <w:t>Customer</w:t>
                        </w:r>
                        <w:r>
                          <w:rPr>
                            <w:rFonts w:ascii="Calibri"/>
                            <w:b/>
                            <w:color w:val="FDFFFF"/>
                            <w:spacing w:val="-18"/>
                          </w:rPr>
                          <w:t xml:space="preserve"> </w:t>
                        </w:r>
                        <w:r>
                          <w:rPr>
                            <w:rFonts w:ascii="Calibri"/>
                            <w:b/>
                            <w:color w:val="FDFFFF"/>
                            <w:spacing w:val="-2"/>
                            <w:w w:val="55"/>
                          </w:rPr>
                          <w:t>Officer*</w:t>
                        </w:r>
                      </w:p>
                    </w:txbxContent>
                  </v:textbox>
                </v:shape>
                <v:shape id="Textbox 208" o:spid="_x0000_s1223" type="#_x0000_t202" style="position:absolute;left:23497;top:14439;width:9188;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" fillcolor="#4671c4" strokecolor="#c7c7c7" strokeweight=".1362mm">
                  <v:textbox inset="0,0,0,0">
                    <w:txbxContent>
                      <w:p w14:paraId="4263D29B" w14:textId="77777777" w:rsidR="00DF0971" w:rsidRDefault="00000000">
                        <w:pPr>
                          <w:spacing w:before="148"/>
                          <w:ind w:left="100"/>
                          <w:rPr>
                            <w:rFonts w:ascii="Calibri"/>
                            <w:b/>
                            <w:color w:val="000000"/>
                          </w:rPr>
                        </w:pPr>
                        <w:r>
                          <w:rPr>
                            <w:rFonts w:ascii="Calibri"/>
                            <w:b/>
                            <w:color w:val="FDFFFF"/>
                            <w:w w:val="55"/>
                          </w:rPr>
                          <w:t>Chief</w:t>
                        </w:r>
                        <w:r>
                          <w:rPr>
                            <w:rFonts w:ascii="Calibri"/>
                            <w:b/>
                            <w:color w:val="FDFFFF"/>
                            <w:spacing w:val="-18"/>
                          </w:rPr>
                          <w:t xml:space="preserve"> </w:t>
                        </w:r>
                        <w:r>
                          <w:rPr>
                            <w:rFonts w:ascii="Calibri"/>
                            <w:b/>
                            <w:color w:val="FDFFFF"/>
                            <w:w w:val="55"/>
                          </w:rPr>
                          <w:t>Operating</w:t>
                        </w:r>
                        <w:r>
                          <w:rPr>
                            <w:rFonts w:ascii="Calibri"/>
                            <w:b/>
                            <w:color w:val="FDFFFF"/>
                            <w:spacing w:val="-18"/>
                          </w:rPr>
                          <w:t xml:space="preserve"> </w:t>
                        </w:r>
                        <w:r>
                          <w:rPr>
                            <w:rFonts w:ascii="Calibri"/>
                            <w:b/>
                            <w:color w:val="FDFFFF"/>
                            <w:spacing w:val="-2"/>
                            <w:w w:val="55"/>
                          </w:rPr>
                          <w:t>Officer*</w:t>
                        </w:r>
                      </w:p>
                    </w:txbxContent>
                  </v:textbox>
                </v:shape>
                <v:shape id="Textbox 209" o:spid="_x0000_s1224" type="#_x0000_t202" style="position:absolute;left:9081;top:38765;width:727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" fillcolor="#4671c4" strokecolor="#c7c7c7" strokeweight=".1379mm">
                  <v:textbox inset="0,0,0,0">
                    <w:txbxContent>
                      <w:p w14:paraId="53D47ADD" w14:textId="77777777" w:rsidR="00DF0971" w:rsidRDefault="00000000">
                        <w:pPr>
                          <w:spacing w:line="256" w:lineRule="exact"/>
                          <w:ind w:left="111"/>
                          <w:rPr>
                            <w:rFonts w:ascii="Calibri"/>
                            <w:b/>
                            <w:color w:val="000000"/>
                            <w:sz w:val="21"/>
                          </w:rPr>
                        </w:pPr>
                        <w:r>
                          <w:rPr>
                            <w:rFonts w:ascii="Calibri"/>
                            <w:b/>
                            <w:color w:val="FDFFFF"/>
                            <w:w w:val="55"/>
                            <w:sz w:val="21"/>
                          </w:rPr>
                          <w:t>San</w:t>
                        </w:r>
                        <w:r>
                          <w:rPr>
                            <w:rFonts w:ascii="Calibri"/>
                            <w:b/>
                            <w:color w:val="FDFFFF"/>
                            <w:spacing w:val="-11"/>
                            <w:sz w:val="21"/>
                          </w:rPr>
                          <w:t xml:space="preserve"> </w:t>
                        </w:r>
                        <w:r>
                          <w:rPr>
                            <w:rFonts w:ascii="Calibri"/>
                            <w:b/>
                            <w:color w:val="FDFFFF"/>
                            <w:w w:val="55"/>
                            <w:sz w:val="21"/>
                          </w:rPr>
                          <w:t>Diego</w:t>
                        </w:r>
                        <w:r>
                          <w:rPr>
                            <w:rFonts w:ascii="Calibri"/>
                            <w:b/>
                            <w:color w:val="FDFFFF"/>
                            <w:spacing w:val="9"/>
                            <w:sz w:val="21"/>
                          </w:rPr>
                          <w:t xml:space="preserve"> </w:t>
                        </w:r>
                        <w:r>
                          <w:rPr>
                            <w:rFonts w:ascii="Calibri"/>
                            <w:b/>
                            <w:color w:val="FDFFFF"/>
                            <w:spacing w:val="-2"/>
                            <w:w w:val="55"/>
                            <w:sz w:val="21"/>
                          </w:rPr>
                          <w:t>Branch</w:t>
                        </w:r>
                      </w:p>
                    </w:txbxContent>
                  </v:textbox>
                </v:shape>
                <v:shape id="Textbox 210" o:spid="_x0000_s1225" type="#_x0000_t202" style="position:absolute;left:1946;top:38712;width:654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" fillcolor="#4671c4" strokecolor="#c7c7c7" strokeweight=".07064mm">
                  <v:textbox inset="0,0,0,0">
                    <w:txbxContent>
                      <w:p w14:paraId="029D2942" w14:textId="77777777" w:rsidR="00DF0971" w:rsidRDefault="00000000">
                        <w:pPr>
                          <w:spacing w:before="4"/>
                          <w:ind w:left="115"/>
                          <w:rPr>
                            <w:rFonts w:ascii="Calibri"/>
                            <w:b/>
                            <w:color w:val="000000"/>
                            <w:sz w:val="21"/>
                          </w:rPr>
                        </w:pPr>
                        <w:r>
                          <w:rPr>
                            <w:rFonts w:ascii="Calibri"/>
                            <w:b/>
                            <w:color w:val="FDFFFF"/>
                            <w:w w:val="55"/>
                            <w:sz w:val="21"/>
                          </w:rPr>
                          <w:t>San</w:t>
                        </w:r>
                        <w:r>
                          <w:rPr>
                            <w:rFonts w:ascii="Calibri"/>
                            <w:b/>
                            <w:color w:val="FDFFFF"/>
                            <w:spacing w:val="-17"/>
                            <w:sz w:val="21"/>
                          </w:rPr>
                          <w:t xml:space="preserve"> </w:t>
                        </w:r>
                        <w:r>
                          <w:rPr>
                            <w:rFonts w:ascii="Calibri"/>
                            <w:b/>
                            <w:color w:val="FDFFFF"/>
                            <w:w w:val="55"/>
                            <w:sz w:val="21"/>
                          </w:rPr>
                          <w:t>Jose</w:t>
                        </w:r>
                        <w:r>
                          <w:rPr>
                            <w:rFonts w:ascii="Calibri"/>
                            <w:b/>
                            <w:color w:val="FDFFFF"/>
                            <w:spacing w:val="-21"/>
                            <w:sz w:val="21"/>
                          </w:rPr>
                          <w:t xml:space="preserve"> </w:t>
                        </w:r>
                        <w:r>
                          <w:rPr>
                            <w:rFonts w:ascii="Calibri"/>
                            <w:b/>
                            <w:color w:val="FDFFFF"/>
                            <w:spacing w:val="-2"/>
                            <w:w w:val="55"/>
                            <w:sz w:val="21"/>
                          </w:rPr>
                          <w:t>Branch</w:t>
                        </w:r>
                      </w:p>
                    </w:txbxContent>
                  </v:textbox>
                </v:shape>
                <v:shape id="Textbox 211" o:spid="_x0000_s1226" type="#_x0000_t202" style="position:absolute;left:30106;top:30657;width:9189;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" fillcolor="#4671c4" strokecolor="#c7c7c7" strokeweight=".1383mm">
                  <v:textbox inset="0,0,0,0">
                    <w:txbxContent>
                      <w:p w14:paraId="79E58E9C" w14:textId="77777777" w:rsidR="00DF0971" w:rsidRDefault="00000000">
                        <w:pPr>
                          <w:spacing w:before="6"/>
                          <w:ind w:left="145"/>
                          <w:rPr>
                            <w:rFonts w:ascii="Calibri"/>
                            <w:b/>
                            <w:color w:val="000000"/>
                            <w:sz w:val="21"/>
                          </w:rPr>
                        </w:pPr>
                        <w:r>
                          <w:rPr>
                            <w:rFonts w:ascii="Calibri"/>
                            <w:b/>
                            <w:color w:val="FDFFFF"/>
                            <w:w w:val="55"/>
                            <w:sz w:val="21"/>
                          </w:rPr>
                          <w:t>Retail</w:t>
                        </w:r>
                        <w:r>
                          <w:rPr>
                            <w:rFonts w:ascii="Calibri"/>
                            <w:b/>
                            <w:color w:val="FDFFFF"/>
                            <w:spacing w:val="-2"/>
                            <w:sz w:val="21"/>
                          </w:rPr>
                          <w:t xml:space="preserve"> </w:t>
                        </w:r>
                        <w:r>
                          <w:rPr>
                            <w:rFonts w:ascii="Calibri"/>
                            <w:b/>
                            <w:color w:val="FDFFFF"/>
                            <w:w w:val="55"/>
                            <w:sz w:val="21"/>
                          </w:rPr>
                          <w:t>Operations</w:t>
                        </w:r>
                        <w:r>
                          <w:rPr>
                            <w:rFonts w:ascii="Calibri"/>
                            <w:b/>
                            <w:color w:val="FDFFFF"/>
                            <w:spacing w:val="15"/>
                            <w:sz w:val="21"/>
                          </w:rPr>
                          <w:t xml:space="preserve"> </w:t>
                        </w:r>
                        <w:r>
                          <w:rPr>
                            <w:rFonts w:ascii="Calibri"/>
                            <w:b/>
                            <w:color w:val="FDFFFF"/>
                            <w:spacing w:val="-5"/>
                            <w:w w:val="55"/>
                            <w:sz w:val="21"/>
                          </w:rPr>
                          <w:t>Mgr</w:t>
                        </w:r>
                      </w:p>
                    </w:txbxContent>
                  </v:textbox>
                </v:shape>
                <v:shape id="Textbox 212" o:spid="_x0000_s1227" type="#_x0000_t202" style="position:absolute;left:17373;top:30657;width:918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" fillcolor="#4671c4" strokecolor="#c7c7c7" strokeweight=".1383mm">
                  <v:textbox inset="0,0,0,0">
                    <w:txbxContent>
                      <w:p w14:paraId="00726D36" w14:textId="77777777" w:rsidR="00DF0971" w:rsidRDefault="00000000">
                        <w:pPr>
                          <w:spacing w:before="6"/>
                          <w:ind w:left="134"/>
                          <w:rPr>
                            <w:rFonts w:ascii="Calibri"/>
                            <w:b/>
                            <w:color w:val="000000"/>
                            <w:sz w:val="21"/>
                          </w:rPr>
                        </w:pPr>
                        <w:r>
                          <w:rPr>
                            <w:rFonts w:ascii="Calibri"/>
                            <w:b/>
                            <w:color w:val="FDFFFF"/>
                            <w:w w:val="55"/>
                            <w:sz w:val="21"/>
                          </w:rPr>
                          <w:t>Product</w:t>
                        </w:r>
                        <w:r>
                          <w:rPr>
                            <w:rFonts w:ascii="Calibri"/>
                            <w:b/>
                            <w:color w:val="FDFFFF"/>
                            <w:spacing w:val="14"/>
                            <w:sz w:val="21"/>
                          </w:rPr>
                          <w:t xml:space="preserve"> </w:t>
                        </w:r>
                        <w:r>
                          <w:rPr>
                            <w:rFonts w:ascii="Calibri"/>
                            <w:b/>
                            <w:color w:val="FDFFFF"/>
                            <w:w w:val="55"/>
                            <w:sz w:val="21"/>
                          </w:rPr>
                          <w:t>Specialist</w:t>
                        </w:r>
                        <w:r>
                          <w:rPr>
                            <w:rFonts w:ascii="Calibri"/>
                            <w:b/>
                            <w:color w:val="FDFFFF"/>
                            <w:spacing w:val="-6"/>
                            <w:sz w:val="21"/>
                          </w:rPr>
                          <w:t xml:space="preserve"> </w:t>
                        </w:r>
                        <w:r>
                          <w:rPr>
                            <w:rFonts w:ascii="Calibri"/>
                            <w:b/>
                            <w:color w:val="FDFFFF"/>
                            <w:spacing w:val="-5"/>
                            <w:w w:val="55"/>
                            <w:sz w:val="21"/>
                          </w:rPr>
                          <w:t>Mgr</w:t>
                        </w:r>
                      </w:p>
                    </w:txbxContent>
                  </v:textbox>
                </v:shape>
                <v:shape id="Textbox 213" o:spid="_x0000_s1228" type="#_x0000_t202" style="position:absolute;left:30106;top:25251;width:9189;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" fillcolor="#4671c4" strokecolor="#c7c7c7" strokeweight=".1383mm">
                  <v:textbox inset="0,0,0,0">
                    <w:txbxContent>
                      <w:p w14:paraId="2CEE96F7" w14:textId="77777777" w:rsidR="00DF0971" w:rsidRDefault="00000000">
                        <w:pPr>
                          <w:spacing w:before="4"/>
                          <w:ind w:left="262"/>
                          <w:rPr>
                            <w:rFonts w:ascii="Calibri"/>
                            <w:b/>
                            <w:color w:val="000000"/>
                            <w:sz w:val="21"/>
                          </w:rPr>
                        </w:pPr>
                        <w:r>
                          <w:rPr>
                            <w:rFonts w:ascii="Calibri"/>
                            <w:b/>
                            <w:color w:val="FDFFFF"/>
                            <w:w w:val="55"/>
                            <w:sz w:val="21"/>
                          </w:rPr>
                          <w:t>GM</w:t>
                        </w:r>
                        <w:r>
                          <w:rPr>
                            <w:rFonts w:ascii="Calibri"/>
                            <w:b/>
                            <w:color w:val="FDFFFF"/>
                            <w:spacing w:val="-3"/>
                            <w:sz w:val="21"/>
                          </w:rPr>
                          <w:t xml:space="preserve"> </w:t>
                        </w:r>
                        <w:r>
                          <w:rPr>
                            <w:rFonts w:ascii="Calibri"/>
                            <w:b/>
                            <w:color w:val="FDFFFF"/>
                            <w:w w:val="55"/>
                            <w:sz w:val="21"/>
                          </w:rPr>
                          <w:t>Outside</w:t>
                        </w:r>
                        <w:r>
                          <w:rPr>
                            <w:rFonts w:ascii="Calibri"/>
                            <w:b/>
                            <w:color w:val="FDFFFF"/>
                            <w:spacing w:val="6"/>
                            <w:sz w:val="21"/>
                          </w:rPr>
                          <w:t xml:space="preserve"> </w:t>
                        </w:r>
                        <w:r>
                          <w:rPr>
                            <w:rFonts w:ascii="Calibri"/>
                            <w:b/>
                            <w:color w:val="FDFFFF"/>
                            <w:spacing w:val="-4"/>
                            <w:w w:val="55"/>
                            <w:sz w:val="21"/>
                          </w:rPr>
                          <w:t>Sales</w:t>
                        </w:r>
                      </w:p>
                    </w:txbxContent>
                  </v:textbox>
                </v:shape>
                <v:shape id="Textbox 214" o:spid="_x0000_s1229" type="#_x0000_t202" style="position:absolute;left:17373;top:25251;width:918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" fillcolor="#4671c4" strokecolor="#c7c7c7" strokeweight=".1383mm">
                  <v:textbox inset="0,0,0,0">
                    <w:txbxContent>
                      <w:p w14:paraId="376235C2" w14:textId="77777777" w:rsidR="00DF0971" w:rsidRDefault="00000000">
                        <w:pPr>
                          <w:spacing w:before="4"/>
                          <w:ind w:left="103"/>
                          <w:rPr>
                            <w:rFonts w:ascii="Calibri"/>
                            <w:b/>
                            <w:color w:val="000000"/>
                            <w:sz w:val="21"/>
                          </w:rPr>
                        </w:pPr>
                        <w:r>
                          <w:rPr>
                            <w:rFonts w:ascii="Calibri"/>
                            <w:b/>
                            <w:color w:val="FDFFFF"/>
                            <w:w w:val="55"/>
                            <w:sz w:val="21"/>
                          </w:rPr>
                          <w:t>Supply</w:t>
                        </w:r>
                        <w:r>
                          <w:rPr>
                            <w:rFonts w:ascii="Calibri"/>
                            <w:b/>
                            <w:color w:val="FDFFFF"/>
                            <w:spacing w:val="-7"/>
                            <w:sz w:val="21"/>
                          </w:rPr>
                          <w:t xml:space="preserve"> </w:t>
                        </w:r>
                        <w:r>
                          <w:rPr>
                            <w:rFonts w:ascii="Calibri"/>
                            <w:b/>
                            <w:color w:val="FDFFFF"/>
                            <w:w w:val="55"/>
                            <w:sz w:val="21"/>
                          </w:rPr>
                          <w:t>Chain</w:t>
                        </w:r>
                        <w:r>
                          <w:rPr>
                            <w:rFonts w:ascii="Calibri"/>
                            <w:b/>
                            <w:color w:val="FDFFFF"/>
                            <w:spacing w:val="5"/>
                            <w:sz w:val="21"/>
                          </w:rPr>
                          <w:t xml:space="preserve"> </w:t>
                        </w:r>
                        <w:r>
                          <w:rPr>
                            <w:rFonts w:ascii="Calibri"/>
                            <w:b/>
                            <w:color w:val="FDFFFF"/>
                            <w:spacing w:val="-2"/>
                            <w:w w:val="55"/>
                            <w:sz w:val="21"/>
                          </w:rPr>
                          <w:t>Manager*</w:t>
                        </w:r>
                      </w:p>
                    </w:txbxContent>
                  </v:textbox>
                </v:shape>
                <v:shape id="Textbox 215" o:spid="_x0000_s1230" type="#_x0000_t202" style="position:absolute;left:42414;top:20144;width:7194;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8848606" w14:textId="77777777" w:rsidR="00DF0971" w:rsidRDefault="00000000">
                        <w:pPr>
                          <w:spacing w:line="213" w:lineRule="exact"/>
                          <w:rPr>
                            <w:rFonts w:ascii="Calibri"/>
                            <w:b/>
                            <w:sz w:val="21"/>
                          </w:rPr>
                        </w:pPr>
                        <w:r>
                          <w:rPr>
                            <w:rFonts w:ascii="Calibri"/>
                            <w:b/>
                            <w:color w:val="FDFFFF"/>
                            <w:w w:val="55"/>
                            <w:sz w:val="21"/>
                          </w:rPr>
                          <w:t>Marketing</w:t>
                        </w:r>
                        <w:r>
                          <w:rPr>
                            <w:rFonts w:ascii="Calibri"/>
                            <w:b/>
                            <w:color w:val="FDFFFF"/>
                            <w:spacing w:val="-6"/>
                            <w:sz w:val="21"/>
                          </w:rPr>
                          <w:t xml:space="preserve"> </w:t>
                        </w:r>
                        <w:r>
                          <w:rPr>
                            <w:rFonts w:ascii="Calibri"/>
                            <w:b/>
                            <w:color w:val="FDFFFF"/>
                            <w:w w:val="55"/>
                            <w:sz w:val="21"/>
                          </w:rPr>
                          <w:t>Devpt</w:t>
                        </w:r>
                        <w:r>
                          <w:rPr>
                            <w:rFonts w:ascii="Calibri"/>
                            <w:b/>
                            <w:color w:val="FDFFFF"/>
                            <w:spacing w:val="23"/>
                            <w:sz w:val="21"/>
                          </w:rPr>
                          <w:t xml:space="preserve"> </w:t>
                        </w:r>
                        <w:r>
                          <w:rPr>
                            <w:rFonts w:ascii="Calibri"/>
                            <w:b/>
                            <w:color w:val="FDFFFF"/>
                            <w:spacing w:val="-5"/>
                            <w:w w:val="55"/>
                            <w:sz w:val="21"/>
                          </w:rPr>
                          <w:t>Mgr</w:t>
                        </w:r>
                      </w:p>
                    </w:txbxContent>
                  </v:textbox>
                </v:shape>
                <v:shape id="Textbox 216" o:spid="_x0000_s1231" type="#_x0000_t202" style="position:absolute;left:14982;top:20144;width:3823;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29BB70AC" w14:textId="77777777" w:rsidR="00DF0971" w:rsidRDefault="00000000">
                        <w:pPr>
                          <w:spacing w:line="213" w:lineRule="exact"/>
                          <w:rPr>
                            <w:rFonts w:ascii="Calibri"/>
                            <w:b/>
                            <w:sz w:val="21"/>
                          </w:rPr>
                        </w:pPr>
                        <w:r>
                          <w:rPr>
                            <w:rFonts w:ascii="Calibri"/>
                            <w:b/>
                            <w:color w:val="FDFFFF"/>
                            <w:spacing w:val="-2"/>
                            <w:w w:val="55"/>
                            <w:sz w:val="21"/>
                          </w:rPr>
                          <w:t>Controller*</w:t>
                        </w:r>
                      </w:p>
                    </w:txbxContent>
                  </v:textbox>
                </v:shape>
                <v:shape id="Textbox 217" o:spid="_x0000_s1232" type="#_x0000_t202" style="position:absolute;left:1315;top:20144;width:6623;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67860B4D" w14:textId="77777777" w:rsidR="00DF0971" w:rsidRDefault="00000000">
                        <w:pPr>
                          <w:spacing w:line="213" w:lineRule="exact"/>
                          <w:rPr>
                            <w:rFonts w:ascii="Calibri"/>
                            <w:b/>
                            <w:sz w:val="21"/>
                          </w:rPr>
                        </w:pPr>
                        <w:r>
                          <w:rPr>
                            <w:rFonts w:ascii="Calibri"/>
                            <w:b/>
                            <w:color w:val="FDFFFF"/>
                            <w:w w:val="55"/>
                            <w:sz w:val="21"/>
                          </w:rPr>
                          <w:t>Director</w:t>
                        </w:r>
                        <w:r>
                          <w:rPr>
                            <w:rFonts w:ascii="Calibri"/>
                            <w:b/>
                            <w:color w:val="FDFFFF"/>
                            <w:spacing w:val="3"/>
                            <w:sz w:val="21"/>
                          </w:rPr>
                          <w:t xml:space="preserve"> </w:t>
                        </w:r>
                        <w:r>
                          <w:rPr>
                            <w:rFonts w:ascii="Calibri"/>
                            <w:b/>
                            <w:color w:val="FDFFFF"/>
                            <w:w w:val="55"/>
                            <w:sz w:val="21"/>
                          </w:rPr>
                          <w:t>of</w:t>
                        </w:r>
                        <w:r>
                          <w:rPr>
                            <w:rFonts w:ascii="Calibri"/>
                            <w:b/>
                            <w:color w:val="FDFFFF"/>
                            <w:spacing w:val="-8"/>
                            <w:sz w:val="21"/>
                          </w:rPr>
                          <w:t xml:space="preserve"> </w:t>
                        </w:r>
                        <w:r>
                          <w:rPr>
                            <w:rFonts w:ascii="Calibri"/>
                            <w:b/>
                            <w:color w:val="FDFFFF"/>
                            <w:spacing w:val="-2"/>
                            <w:w w:val="55"/>
                            <w:sz w:val="21"/>
                          </w:rPr>
                          <w:t>Quality*</w:t>
                        </w:r>
                      </w:p>
                    </w:txbxContent>
                  </v:textbox>
                </v:shape>
                <v:shape id="Textbox 218" o:spid="_x0000_s1233" type="#_x0000_t202" style="position:absolute;left:7094;top:15571;width:7702;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5F4ED48" w14:textId="77777777" w:rsidR="00DF0971" w:rsidRDefault="00000000">
                        <w:pPr>
                          <w:spacing w:line="220" w:lineRule="exact"/>
                          <w:rPr>
                            <w:rFonts w:ascii="Calibri"/>
                            <w:b/>
                          </w:rPr>
                        </w:pPr>
                        <w:r>
                          <w:rPr>
                            <w:rFonts w:ascii="Calibri"/>
                            <w:b/>
                            <w:color w:val="FDFFFF"/>
                            <w:w w:val="55"/>
                          </w:rPr>
                          <w:t>Chief</w:t>
                        </w:r>
                        <w:r>
                          <w:rPr>
                            <w:rFonts w:ascii="Calibri"/>
                            <w:b/>
                            <w:color w:val="FDFFFF"/>
                            <w:spacing w:val="-22"/>
                          </w:rPr>
                          <w:t xml:space="preserve"> </w:t>
                        </w:r>
                        <w:r>
                          <w:rPr>
                            <w:rFonts w:ascii="Calibri"/>
                            <w:b/>
                            <w:color w:val="FDFFFF"/>
                            <w:w w:val="55"/>
                          </w:rPr>
                          <w:t>Financial</w:t>
                        </w:r>
                        <w:r>
                          <w:rPr>
                            <w:rFonts w:ascii="Calibri"/>
                            <w:b/>
                            <w:color w:val="FDFFFF"/>
                            <w:spacing w:val="-22"/>
                          </w:rPr>
                          <w:t xml:space="preserve"> </w:t>
                        </w:r>
                        <w:r>
                          <w:rPr>
                            <w:rFonts w:ascii="Calibri"/>
                            <w:b/>
                            <w:color w:val="FDFFFF"/>
                            <w:spacing w:val="-2"/>
                            <w:w w:val="55"/>
                          </w:rPr>
                          <w:t>Officer*</w:t>
                        </w:r>
                      </w:p>
                    </w:txbxContent>
                  </v:textbox>
                </v:shape>
                <v:shape id="Textbox 219" o:spid="_x0000_s1234" type="#_x0000_t202" style="position:absolute;left:34721;top:14439;width:7131;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" fillcolor="#4671c4" strokecolor="#c7c7c7" strokeweight=".1344mm">
                  <v:textbox inset="0,0,0,0">
                    <w:txbxContent>
                      <w:p w14:paraId="40E1C947" w14:textId="77777777" w:rsidR="00DF0971" w:rsidRDefault="00000000">
                        <w:pPr>
                          <w:spacing w:before="160"/>
                          <w:ind w:left="114"/>
                          <w:rPr>
                            <w:rFonts w:ascii="Calibri"/>
                            <w:b/>
                            <w:color w:val="000000"/>
                          </w:rPr>
                        </w:pPr>
                        <w:r>
                          <w:rPr>
                            <w:rFonts w:ascii="Calibri"/>
                            <w:b/>
                            <w:color w:val="FDFFFF"/>
                            <w:w w:val="55"/>
                          </w:rPr>
                          <w:t>Chief</w:t>
                        </w:r>
                        <w:r>
                          <w:rPr>
                            <w:rFonts w:ascii="Calibri"/>
                            <w:b/>
                            <w:color w:val="FDFFFF"/>
                            <w:spacing w:val="-20"/>
                          </w:rPr>
                          <w:t xml:space="preserve"> </w:t>
                        </w:r>
                        <w:r>
                          <w:rPr>
                            <w:rFonts w:ascii="Calibri"/>
                            <w:b/>
                            <w:color w:val="FDFFFF"/>
                            <w:w w:val="55"/>
                          </w:rPr>
                          <w:t>HR</w:t>
                        </w:r>
                        <w:r>
                          <w:rPr>
                            <w:rFonts w:ascii="Calibri"/>
                            <w:b/>
                            <w:color w:val="FDFFFF"/>
                            <w:spacing w:val="-19"/>
                          </w:rPr>
                          <w:t xml:space="preserve"> </w:t>
                        </w:r>
                        <w:r>
                          <w:rPr>
                            <w:rFonts w:ascii="Calibri"/>
                            <w:b/>
                            <w:color w:val="FDFFFF"/>
                            <w:spacing w:val="-2"/>
                            <w:w w:val="55"/>
                          </w:rPr>
                          <w:t>Officer*</w:t>
                        </w:r>
                      </w:p>
                    </w:txbxContent>
                  </v:textbox>
                </v:shape>
                <v:shape id="Textbox 220" o:spid="_x0000_s1235" type="#_x0000_t202" style="position:absolute;left:8141;top:23751;width:5271;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06664F5E" w14:textId="77777777" w:rsidR="00DF0971" w:rsidRDefault="00000000">
                        <w:pPr>
                          <w:spacing w:line="214" w:lineRule="exact"/>
                          <w:rPr>
                            <w:rFonts w:ascii="Calibri"/>
                            <w:b/>
                            <w:sz w:val="21"/>
                          </w:rPr>
                        </w:pPr>
                        <w:r>
                          <w:rPr>
                            <w:rFonts w:ascii="Calibri"/>
                            <w:b/>
                            <w:color w:val="FDFFFF"/>
                            <w:w w:val="55"/>
                            <w:sz w:val="21"/>
                          </w:rPr>
                          <w:t>Credit</w:t>
                        </w:r>
                        <w:r>
                          <w:rPr>
                            <w:rFonts w:ascii="Calibri"/>
                            <w:b/>
                            <w:color w:val="FDFFFF"/>
                            <w:spacing w:val="5"/>
                            <w:sz w:val="21"/>
                          </w:rPr>
                          <w:t xml:space="preserve"> </w:t>
                        </w:r>
                        <w:r>
                          <w:rPr>
                            <w:rFonts w:ascii="Calibri"/>
                            <w:b/>
                            <w:color w:val="FDFFFF"/>
                            <w:spacing w:val="-2"/>
                            <w:w w:val="60"/>
                            <w:sz w:val="21"/>
                          </w:rPr>
                          <w:t>Manager</w:t>
                        </w:r>
                      </w:p>
                    </w:txbxContent>
                  </v:textbox>
                </v:shape>
                <v:shape id="Textbox 221" o:spid="_x0000_s1236" type="#_x0000_t202" style="position:absolute;left:23897;top:57167;width:846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6D097B8B" w14:textId="77777777" w:rsidR="00DF0971" w:rsidRDefault="00000000">
                        <w:pPr>
                          <w:spacing w:line="213" w:lineRule="exact"/>
                          <w:rPr>
                            <w:rFonts w:ascii="Calibri"/>
                            <w:b/>
                            <w:sz w:val="21"/>
                          </w:rPr>
                        </w:pPr>
                        <w:r>
                          <w:rPr>
                            <w:rFonts w:ascii="Calibri"/>
                            <w:b/>
                            <w:color w:val="FDFFFF"/>
                            <w:spacing w:val="2"/>
                            <w:w w:val="55"/>
                            <w:sz w:val="21"/>
                          </w:rPr>
                          <w:t>Warehouse</w:t>
                        </w:r>
                        <w:r>
                          <w:rPr>
                            <w:rFonts w:ascii="Calibri"/>
                            <w:b/>
                            <w:color w:val="FDFFFF"/>
                            <w:spacing w:val="6"/>
                            <w:sz w:val="21"/>
                          </w:rPr>
                          <w:t xml:space="preserve"> </w:t>
                        </w:r>
                        <w:r>
                          <w:rPr>
                            <w:rFonts w:ascii="Calibri"/>
                            <w:b/>
                            <w:color w:val="FDFFFF"/>
                            <w:spacing w:val="-2"/>
                            <w:w w:val="60"/>
                            <w:sz w:val="21"/>
                          </w:rPr>
                          <w:t>Manager*,**</w:t>
                        </w:r>
                      </w:p>
                    </w:txbxContent>
                  </v:textbox>
                </v:shape>
                <v:shape id="Textbox 222" o:spid="_x0000_s1237" type="#_x0000_t202" style="position:absolute;left:34221;top:57167;width:824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5DC294D8" w14:textId="77777777" w:rsidR="00DF0971" w:rsidRDefault="00000000">
                        <w:pPr>
                          <w:spacing w:line="213" w:lineRule="exact"/>
                          <w:rPr>
                            <w:rFonts w:ascii="Calibri"/>
                            <w:b/>
                            <w:sz w:val="21"/>
                          </w:rPr>
                        </w:pPr>
                        <w:r>
                          <w:rPr>
                            <w:rFonts w:ascii="Calibri"/>
                            <w:b/>
                            <w:color w:val="FDFFFF"/>
                            <w:w w:val="55"/>
                            <w:sz w:val="21"/>
                          </w:rPr>
                          <w:t>Branch</w:t>
                        </w:r>
                        <w:r>
                          <w:rPr>
                            <w:rFonts w:ascii="Calibri"/>
                            <w:b/>
                            <w:color w:val="FDFFFF"/>
                            <w:spacing w:val="4"/>
                            <w:sz w:val="21"/>
                          </w:rPr>
                          <w:t xml:space="preserve"> </w:t>
                        </w:r>
                        <w:r>
                          <w:rPr>
                            <w:rFonts w:ascii="Calibri"/>
                            <w:b/>
                            <w:color w:val="FDFFFF"/>
                            <w:w w:val="55"/>
                            <w:sz w:val="21"/>
                          </w:rPr>
                          <w:t>Admin/QA</w:t>
                        </w:r>
                        <w:r>
                          <w:rPr>
                            <w:rFonts w:ascii="Calibri"/>
                            <w:b/>
                            <w:color w:val="FDFFFF"/>
                            <w:spacing w:val="14"/>
                            <w:sz w:val="21"/>
                          </w:rPr>
                          <w:t xml:space="preserve"> </w:t>
                        </w:r>
                        <w:r>
                          <w:rPr>
                            <w:rFonts w:ascii="Calibri"/>
                            <w:b/>
                            <w:color w:val="FDFFFF"/>
                            <w:spacing w:val="-2"/>
                            <w:w w:val="55"/>
                            <w:sz w:val="21"/>
                          </w:rPr>
                          <w:t>Mgr.*</w:t>
                        </w:r>
                      </w:p>
                    </w:txbxContent>
                  </v:textbox>
                </v:shape>
                <v:shape id="Textbox 223" o:spid="_x0000_s1238" type="#_x0000_t202" style="position:absolute;left:4949;top:64392;width:651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639240D7" w14:textId="77777777" w:rsidR="00DF0971" w:rsidRDefault="00000000">
                        <w:pPr>
                          <w:spacing w:line="213" w:lineRule="exact"/>
                          <w:rPr>
                            <w:rFonts w:ascii="Calibri"/>
                            <w:b/>
                            <w:sz w:val="21"/>
                          </w:rPr>
                        </w:pPr>
                        <w:r>
                          <w:rPr>
                            <w:rFonts w:ascii="Calibri"/>
                            <w:b/>
                            <w:color w:val="FDFFFF"/>
                            <w:w w:val="55"/>
                            <w:sz w:val="21"/>
                          </w:rPr>
                          <w:t>1st</w:t>
                        </w:r>
                        <w:r>
                          <w:rPr>
                            <w:rFonts w:ascii="Calibri"/>
                            <w:b/>
                            <w:color w:val="FDFFFF"/>
                            <w:spacing w:val="-7"/>
                            <w:sz w:val="21"/>
                          </w:rPr>
                          <w:t xml:space="preserve"> </w:t>
                        </w:r>
                        <w:r>
                          <w:rPr>
                            <w:rFonts w:ascii="Calibri"/>
                            <w:b/>
                            <w:color w:val="FDFFFF"/>
                            <w:w w:val="55"/>
                            <w:sz w:val="21"/>
                          </w:rPr>
                          <w:t>Shift</w:t>
                        </w:r>
                        <w:r>
                          <w:rPr>
                            <w:rFonts w:ascii="Calibri"/>
                            <w:b/>
                            <w:color w:val="FDFFFF"/>
                            <w:spacing w:val="-7"/>
                            <w:sz w:val="21"/>
                          </w:rPr>
                          <w:t xml:space="preserve"> </w:t>
                        </w:r>
                        <w:r>
                          <w:rPr>
                            <w:rFonts w:ascii="Calibri"/>
                            <w:b/>
                            <w:color w:val="FDFFFF"/>
                            <w:spacing w:val="-2"/>
                            <w:w w:val="55"/>
                            <w:sz w:val="21"/>
                          </w:rPr>
                          <w:t>Supervisor</w:t>
                        </w:r>
                      </w:p>
                    </w:txbxContent>
                  </v:textbox>
                </v:shape>
                <v:shape id="Textbox 224" o:spid="_x0000_s1239" type="#_x0000_t202" style="position:absolute;left:14191;top:64392;width:753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16942FC4" w14:textId="77777777" w:rsidR="00DF0971" w:rsidRDefault="00000000">
                        <w:pPr>
                          <w:spacing w:line="213" w:lineRule="exact"/>
                          <w:rPr>
                            <w:rFonts w:ascii="Calibri"/>
                            <w:b/>
                            <w:sz w:val="21"/>
                          </w:rPr>
                        </w:pPr>
                        <w:r>
                          <w:rPr>
                            <w:rFonts w:ascii="Calibri"/>
                            <w:b/>
                            <w:color w:val="FDFFFF"/>
                            <w:spacing w:val="2"/>
                            <w:w w:val="55"/>
                            <w:sz w:val="21"/>
                          </w:rPr>
                          <w:t>Transportation</w:t>
                        </w:r>
                        <w:r>
                          <w:rPr>
                            <w:rFonts w:ascii="Calibri"/>
                            <w:b/>
                            <w:color w:val="FDFFFF"/>
                            <w:spacing w:val="3"/>
                            <w:sz w:val="21"/>
                          </w:rPr>
                          <w:t xml:space="preserve"> </w:t>
                        </w:r>
                        <w:r>
                          <w:rPr>
                            <w:rFonts w:ascii="Calibri"/>
                            <w:b/>
                            <w:color w:val="FDFFFF"/>
                            <w:spacing w:val="-2"/>
                            <w:w w:val="60"/>
                            <w:sz w:val="21"/>
                          </w:rPr>
                          <w:t>Sup.**</w:t>
                        </w:r>
                      </w:p>
                    </w:txbxContent>
                  </v:textbox>
                </v:shape>
                <v:shape id="Textbox 225" o:spid="_x0000_s1240" type="#_x0000_t202" style="position:absolute;left:24345;top:64392;width:756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68D9E4E2" w14:textId="77777777" w:rsidR="00DF0971" w:rsidRDefault="00000000">
                        <w:pPr>
                          <w:spacing w:line="213" w:lineRule="exact"/>
                          <w:rPr>
                            <w:rFonts w:ascii="Calibri"/>
                            <w:b/>
                            <w:sz w:val="21"/>
                          </w:rPr>
                        </w:pPr>
                        <w:r>
                          <w:rPr>
                            <w:rFonts w:ascii="Calibri"/>
                            <w:b/>
                            <w:color w:val="FDFFFF"/>
                            <w:w w:val="55"/>
                            <w:sz w:val="21"/>
                          </w:rPr>
                          <w:t>2nd</w:t>
                        </w:r>
                        <w:r>
                          <w:rPr>
                            <w:rFonts w:ascii="Calibri"/>
                            <w:b/>
                            <w:color w:val="FDFFFF"/>
                            <w:spacing w:val="-3"/>
                            <w:sz w:val="21"/>
                          </w:rPr>
                          <w:t xml:space="preserve"> </w:t>
                        </w:r>
                        <w:r>
                          <w:rPr>
                            <w:rFonts w:ascii="Calibri"/>
                            <w:b/>
                            <w:color w:val="FDFFFF"/>
                            <w:w w:val="55"/>
                            <w:sz w:val="21"/>
                          </w:rPr>
                          <w:t>Shift</w:t>
                        </w:r>
                        <w:r>
                          <w:rPr>
                            <w:rFonts w:ascii="Calibri"/>
                            <w:b/>
                            <w:color w:val="FDFFFF"/>
                            <w:spacing w:val="-9"/>
                            <w:sz w:val="21"/>
                          </w:rPr>
                          <w:t xml:space="preserve"> </w:t>
                        </w:r>
                        <w:r>
                          <w:rPr>
                            <w:rFonts w:ascii="Calibri"/>
                            <w:b/>
                            <w:color w:val="FDFFFF"/>
                            <w:spacing w:val="-2"/>
                            <w:w w:val="55"/>
                            <w:sz w:val="21"/>
                          </w:rPr>
                          <w:t>Supervisor**</w:t>
                        </w:r>
                      </w:p>
                    </w:txbxContent>
                  </v:textbox>
                </v:shape>
                <v:shape id="Textbox 226" o:spid="_x0000_s1241" type="#_x0000_t202" style="position:absolute;left:34164;top:64392;width:743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950907A" w14:textId="77777777" w:rsidR="00DF0971" w:rsidRDefault="00000000">
                        <w:pPr>
                          <w:spacing w:line="213" w:lineRule="exact"/>
                          <w:rPr>
                            <w:rFonts w:ascii="Calibri"/>
                            <w:b/>
                            <w:sz w:val="21"/>
                          </w:rPr>
                        </w:pPr>
                        <w:r>
                          <w:rPr>
                            <w:rFonts w:ascii="Calibri"/>
                            <w:b/>
                            <w:color w:val="FDFFFF"/>
                            <w:w w:val="55"/>
                            <w:sz w:val="21"/>
                          </w:rPr>
                          <w:t>3rd</w:t>
                        </w:r>
                        <w:r>
                          <w:rPr>
                            <w:rFonts w:ascii="Calibri"/>
                            <w:b/>
                            <w:color w:val="FDFFFF"/>
                            <w:spacing w:val="-5"/>
                            <w:sz w:val="21"/>
                          </w:rPr>
                          <w:t xml:space="preserve"> </w:t>
                        </w:r>
                        <w:r>
                          <w:rPr>
                            <w:rFonts w:ascii="Calibri"/>
                            <w:b/>
                            <w:color w:val="FDFFFF"/>
                            <w:w w:val="55"/>
                            <w:sz w:val="21"/>
                          </w:rPr>
                          <w:t>Shift</w:t>
                        </w:r>
                        <w:r>
                          <w:rPr>
                            <w:rFonts w:ascii="Calibri"/>
                            <w:b/>
                            <w:color w:val="FDFFFF"/>
                            <w:spacing w:val="-9"/>
                            <w:sz w:val="21"/>
                          </w:rPr>
                          <w:t xml:space="preserve"> </w:t>
                        </w:r>
                        <w:r>
                          <w:rPr>
                            <w:rFonts w:ascii="Calibri"/>
                            <w:b/>
                            <w:color w:val="FDFFFF"/>
                            <w:spacing w:val="-2"/>
                            <w:w w:val="55"/>
                            <w:sz w:val="21"/>
                          </w:rPr>
                          <w:t>Supervisor**</w:t>
                        </w:r>
                      </w:p>
                    </w:txbxContent>
                  </v:textbox>
                </v:shape>
                <v:shape id="Textbox 227" o:spid="_x0000_s1242" type="#_x0000_t202" style="position:absolute;left:43423;top:64392;width:849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009D4DF3" w14:textId="77777777" w:rsidR="00DF0971" w:rsidRDefault="00000000">
                        <w:pPr>
                          <w:spacing w:line="213" w:lineRule="exact"/>
                          <w:rPr>
                            <w:rFonts w:ascii="Calibri"/>
                            <w:b/>
                            <w:sz w:val="21"/>
                          </w:rPr>
                        </w:pPr>
                        <w:r>
                          <w:rPr>
                            <w:rFonts w:ascii="Calibri"/>
                            <w:b/>
                            <w:color w:val="FDFFFF"/>
                            <w:spacing w:val="4"/>
                            <w:w w:val="55"/>
                            <w:sz w:val="21"/>
                          </w:rPr>
                          <w:t>Maintenance</w:t>
                        </w:r>
                        <w:r>
                          <w:rPr>
                            <w:rFonts w:ascii="Calibri"/>
                            <w:b/>
                            <w:color w:val="FDFFFF"/>
                            <w:spacing w:val="-4"/>
                            <w:w w:val="55"/>
                            <w:sz w:val="21"/>
                          </w:rPr>
                          <w:t xml:space="preserve"> </w:t>
                        </w:r>
                        <w:r>
                          <w:rPr>
                            <w:rFonts w:ascii="Calibri"/>
                            <w:b/>
                            <w:color w:val="FDFFFF"/>
                            <w:spacing w:val="-2"/>
                            <w:w w:val="60"/>
                            <w:sz w:val="21"/>
                          </w:rPr>
                          <w:t>Specialist**</w:t>
                        </w:r>
                      </w:p>
                    </w:txbxContent>
                  </v:textbox>
                </v:shape>
                <v:shape id="Textbox 228" o:spid="_x0000_s1243" type="#_x0000_t202" style="position:absolute;left:21739;top:43495;width:12770;height:6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" fillcolor="#4671c4" strokecolor="#c7c7c7" strokeweight=".13375mm">
                  <v:textbox inset="0,0,0,0">
                    <w:txbxContent>
                      <w:p w14:paraId="53E69B99" w14:textId="77777777" w:rsidR="00DF0971" w:rsidRDefault="00000000">
                        <w:pPr>
                          <w:spacing w:before="8" w:line="238" w:lineRule="exact"/>
                          <w:ind w:left="92" w:right="146"/>
                          <w:jc w:val="center"/>
                          <w:rPr>
                            <w:rFonts w:ascii="Calibri"/>
                            <w:b/>
                            <w:color w:val="000000"/>
                            <w:sz w:val="21"/>
                          </w:rPr>
                        </w:pPr>
                        <w:r>
                          <w:rPr>
                            <w:rFonts w:ascii="Calibri"/>
                            <w:b/>
                            <w:color w:val="FDFFFF"/>
                            <w:w w:val="55"/>
                            <w:sz w:val="21"/>
                          </w:rPr>
                          <w:t>Sun</w:t>
                        </w:r>
                        <w:r>
                          <w:rPr>
                            <w:rFonts w:ascii="Calibri"/>
                            <w:b/>
                            <w:color w:val="FDFFFF"/>
                            <w:spacing w:val="-15"/>
                            <w:sz w:val="21"/>
                          </w:rPr>
                          <w:t xml:space="preserve"> </w:t>
                        </w:r>
                        <w:r>
                          <w:rPr>
                            <w:rFonts w:ascii="Calibri"/>
                            <w:b/>
                            <w:color w:val="FDFFFF"/>
                            <w:w w:val="55"/>
                            <w:sz w:val="21"/>
                          </w:rPr>
                          <w:t>Valley</w:t>
                        </w:r>
                        <w:r>
                          <w:rPr>
                            <w:rFonts w:ascii="Calibri"/>
                            <w:b/>
                            <w:color w:val="FDFFFF"/>
                            <w:spacing w:val="-4"/>
                            <w:w w:val="55"/>
                            <w:sz w:val="21"/>
                          </w:rPr>
                          <w:t xml:space="preserve"> </w:t>
                        </w:r>
                        <w:r>
                          <w:rPr>
                            <w:rFonts w:ascii="Calibri"/>
                            <w:b/>
                            <w:color w:val="FDFFFF"/>
                            <w:spacing w:val="-2"/>
                            <w:w w:val="55"/>
                            <w:sz w:val="21"/>
                          </w:rPr>
                          <w:t>Branch</w:t>
                        </w:r>
                      </w:p>
                      <w:p w14:paraId="50EC31CE" w14:textId="77777777" w:rsidR="00DF0971" w:rsidRDefault="00000000">
                        <w:pPr>
                          <w:spacing w:line="238" w:lineRule="exact"/>
                          <w:ind w:left="96" w:right="94"/>
                          <w:jc w:val="center"/>
                          <w:rPr>
                            <w:rFonts w:ascii="Calibri"/>
                            <w:b/>
                            <w:color w:val="000000"/>
                            <w:sz w:val="21"/>
                          </w:rPr>
                        </w:pPr>
                        <w:r>
                          <w:rPr>
                            <w:rFonts w:ascii="Calibri"/>
                            <w:b/>
                            <w:color w:val="FDFFFF"/>
                            <w:w w:val="55"/>
                            <w:sz w:val="21"/>
                          </w:rPr>
                          <w:t>General</w:t>
                        </w:r>
                        <w:r>
                          <w:rPr>
                            <w:rFonts w:ascii="Calibri"/>
                            <w:b/>
                            <w:color w:val="FDFFFF"/>
                            <w:spacing w:val="7"/>
                            <w:sz w:val="21"/>
                          </w:rPr>
                          <w:t xml:space="preserve"> </w:t>
                        </w:r>
                        <w:r>
                          <w:rPr>
                            <w:rFonts w:ascii="Calibri"/>
                            <w:b/>
                            <w:color w:val="FDFFFF"/>
                            <w:spacing w:val="-2"/>
                            <w:w w:val="60"/>
                            <w:sz w:val="21"/>
                          </w:rPr>
                          <w:t>Manager*</w:t>
                        </w:r>
                      </w:p>
                      <w:p w14:paraId="103F9FAE" w14:textId="77777777" w:rsidR="00DF0971" w:rsidRDefault="00000000">
                        <w:pPr>
                          <w:spacing w:before="20" w:line="244" w:lineRule="auto"/>
                          <w:ind w:left="92" w:right="94"/>
                          <w:jc w:val="center"/>
                          <w:rPr>
                            <w:rFonts w:ascii="Calibri"/>
                            <w:b/>
                            <w:color w:val="000000"/>
                            <w:sz w:val="21"/>
                          </w:rPr>
                        </w:pPr>
                        <w:r>
                          <w:rPr>
                            <w:rFonts w:ascii="Calibri"/>
                            <w:b/>
                            <w:color w:val="FDFFFF"/>
                            <w:w w:val="55"/>
                            <w:sz w:val="21"/>
                          </w:rPr>
                          <w:t>(Management</w:t>
                        </w:r>
                        <w:r>
                          <w:rPr>
                            <w:rFonts w:ascii="Calibri"/>
                            <w:b/>
                            <w:color w:val="FDFFFF"/>
                            <w:spacing w:val="-2"/>
                            <w:w w:val="55"/>
                            <w:sz w:val="21"/>
                          </w:rPr>
                          <w:t xml:space="preserve"> </w:t>
                        </w:r>
                        <w:r>
                          <w:rPr>
                            <w:rFonts w:ascii="Calibri"/>
                            <w:b/>
                            <w:color w:val="FDFFFF"/>
                            <w:w w:val="55"/>
                            <w:sz w:val="21"/>
                          </w:rPr>
                          <w:t>Representative)</w:t>
                        </w:r>
                        <w:r>
                          <w:rPr>
                            <w:rFonts w:ascii="Calibri"/>
                            <w:b/>
                            <w:color w:val="FDFFFF"/>
                            <w:sz w:val="21"/>
                          </w:rPr>
                          <w:t xml:space="preserve"> </w:t>
                        </w:r>
                        <w:r>
                          <w:rPr>
                            <w:rFonts w:ascii="Calibri"/>
                            <w:b/>
                            <w:color w:val="FDFFFF"/>
                            <w:w w:val="60"/>
                            <w:sz w:val="21"/>
                          </w:rPr>
                          <w:t>(typical</w:t>
                        </w:r>
                        <w:r>
                          <w:rPr>
                            <w:rFonts w:ascii="Calibri"/>
                            <w:b/>
                            <w:color w:val="FDFFFF"/>
                            <w:sz w:val="21"/>
                          </w:rPr>
                          <w:t xml:space="preserve"> </w:t>
                        </w:r>
                        <w:r>
                          <w:rPr>
                            <w:rFonts w:ascii="Calibri"/>
                            <w:b/>
                            <w:color w:val="FDFFFF"/>
                            <w:w w:val="60"/>
                            <w:sz w:val="21"/>
                          </w:rPr>
                          <w:t>branch organization)</w:t>
                        </w:r>
                      </w:p>
                    </w:txbxContent>
                  </v:textbox>
                </v:shape>
                <v:shape id="Textbox 229" o:spid="_x0000_s1244" type="#_x0000_t202" style="position:absolute;left:13290;top:56784;width:9189;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" fillcolor="#4671c4" strokecolor="#c7c7c7" strokeweight=".1383mm">
                  <v:textbox inset="0,0,0,0">
                    <w:txbxContent>
                      <w:p w14:paraId="13E9C2C5" w14:textId="77777777" w:rsidR="00DF0971" w:rsidRDefault="00000000">
                        <w:pPr>
                          <w:spacing w:before="16"/>
                          <w:ind w:left="124"/>
                          <w:rPr>
                            <w:rFonts w:ascii="Calibri"/>
                            <w:b/>
                            <w:color w:val="000000"/>
                            <w:sz w:val="21"/>
                          </w:rPr>
                        </w:pPr>
                        <w:r>
                          <w:rPr>
                            <w:rFonts w:ascii="Calibri"/>
                            <w:b/>
                            <w:color w:val="FDFFFF"/>
                            <w:w w:val="55"/>
                            <w:sz w:val="21"/>
                          </w:rPr>
                          <w:t>Counter</w:t>
                        </w:r>
                        <w:r>
                          <w:rPr>
                            <w:rFonts w:ascii="Calibri"/>
                            <w:b/>
                            <w:color w:val="FDFFFF"/>
                            <w:spacing w:val="-7"/>
                            <w:sz w:val="21"/>
                          </w:rPr>
                          <w:t xml:space="preserve"> </w:t>
                        </w:r>
                        <w:r>
                          <w:rPr>
                            <w:rFonts w:ascii="Calibri"/>
                            <w:b/>
                            <w:color w:val="FDFFFF"/>
                            <w:w w:val="55"/>
                            <w:sz w:val="21"/>
                          </w:rPr>
                          <w:t>Sales</w:t>
                        </w:r>
                        <w:r>
                          <w:rPr>
                            <w:rFonts w:ascii="Calibri"/>
                            <w:b/>
                            <w:color w:val="FDFFFF"/>
                            <w:spacing w:val="7"/>
                            <w:sz w:val="21"/>
                          </w:rPr>
                          <w:t xml:space="preserve"> </w:t>
                        </w:r>
                        <w:r>
                          <w:rPr>
                            <w:rFonts w:ascii="Calibri"/>
                            <w:b/>
                            <w:color w:val="FDFFFF"/>
                            <w:spacing w:val="-2"/>
                            <w:w w:val="55"/>
                            <w:sz w:val="21"/>
                          </w:rPr>
                          <w:t>Sup.*,**</w:t>
                        </w:r>
                      </w:p>
                    </w:txbxContent>
                  </v:textbox>
                </v:shape>
                <v:shape id="Textbox 230" o:spid="_x0000_s1245" type="#_x0000_t202" style="position:absolute;left:2813;top:56784;width:946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" fillcolor="#4671c4" strokecolor="#c7c7c7" strokeweight=".1383mm">
                  <v:textbox inset="0,0,0,0">
                    <w:txbxContent>
                      <w:p w14:paraId="331CF8FB" w14:textId="77777777" w:rsidR="00DF0971" w:rsidRDefault="00000000">
                        <w:pPr>
                          <w:spacing w:before="16"/>
                          <w:ind w:left="76"/>
                          <w:rPr>
                            <w:rFonts w:ascii="Calibri"/>
                            <w:b/>
                            <w:color w:val="000000"/>
                            <w:sz w:val="21"/>
                          </w:rPr>
                        </w:pPr>
                        <w:r>
                          <w:rPr>
                            <w:rFonts w:ascii="Calibri"/>
                            <w:b/>
                            <w:color w:val="FDFFFF"/>
                            <w:w w:val="55"/>
                            <w:sz w:val="21"/>
                          </w:rPr>
                          <w:t>Inside</w:t>
                        </w:r>
                        <w:r>
                          <w:rPr>
                            <w:rFonts w:ascii="Calibri"/>
                            <w:b/>
                            <w:color w:val="FDFFFF"/>
                            <w:spacing w:val="-14"/>
                            <w:sz w:val="21"/>
                          </w:rPr>
                          <w:t xml:space="preserve"> </w:t>
                        </w:r>
                        <w:r>
                          <w:rPr>
                            <w:rFonts w:ascii="Calibri"/>
                            <w:b/>
                            <w:color w:val="FDFFFF"/>
                            <w:w w:val="55"/>
                            <w:sz w:val="21"/>
                          </w:rPr>
                          <w:t>Sales</w:t>
                        </w:r>
                        <w:r>
                          <w:rPr>
                            <w:rFonts w:ascii="Calibri"/>
                            <w:b/>
                            <w:color w:val="FDFFFF"/>
                            <w:spacing w:val="7"/>
                            <w:sz w:val="21"/>
                          </w:rPr>
                          <w:t xml:space="preserve"> </w:t>
                        </w:r>
                        <w:r>
                          <w:rPr>
                            <w:rFonts w:ascii="Calibri"/>
                            <w:b/>
                            <w:color w:val="FDFFFF"/>
                            <w:spacing w:val="-2"/>
                            <w:w w:val="55"/>
                            <w:sz w:val="21"/>
                          </w:rPr>
                          <w:t>Manager*,**</w:t>
                        </w:r>
                      </w:p>
                    </w:txbxContent>
                  </v:textbox>
                </v:shape>
                <v:shape id="Textbox 231" o:spid="_x0000_s1246" type="#_x0000_t202" style="position:absolute;left:40844;top:43270;width:616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" fillcolor="#4671c4" strokecolor="#c7c7c7" strokeweight=".1374mm">
                  <v:textbox inset="0,0,0,0">
                    <w:txbxContent>
                      <w:p w14:paraId="02A51BBE" w14:textId="77777777" w:rsidR="00DF0971" w:rsidRDefault="00000000">
                        <w:pPr>
                          <w:spacing w:before="13"/>
                          <w:ind w:left="105"/>
                          <w:rPr>
                            <w:rFonts w:ascii="Calibri"/>
                            <w:b/>
                            <w:color w:val="000000"/>
                            <w:sz w:val="21"/>
                          </w:rPr>
                        </w:pPr>
                        <w:r>
                          <w:rPr>
                            <w:rFonts w:ascii="Calibri"/>
                            <w:b/>
                            <w:color w:val="FDFFFF"/>
                            <w:w w:val="55"/>
                            <w:sz w:val="21"/>
                          </w:rPr>
                          <w:t>Tucson</w:t>
                        </w:r>
                        <w:r>
                          <w:rPr>
                            <w:rFonts w:ascii="Calibri"/>
                            <w:b/>
                            <w:color w:val="FDFFFF"/>
                            <w:spacing w:val="-5"/>
                            <w:sz w:val="21"/>
                          </w:rPr>
                          <w:t xml:space="preserve"> </w:t>
                        </w:r>
                        <w:r>
                          <w:rPr>
                            <w:rFonts w:ascii="Calibri"/>
                            <w:b/>
                            <w:color w:val="FDFFFF"/>
                            <w:spacing w:val="-2"/>
                            <w:w w:val="65"/>
                            <w:sz w:val="21"/>
                          </w:rPr>
                          <w:t>Branch</w:t>
                        </w:r>
                      </w:p>
                    </w:txbxContent>
                  </v:textbox>
                </v:shape>
                <v:shape id="Textbox 232" o:spid="_x0000_s1247" type="#_x0000_t202" style="position:absolute;left:24007;top:35494;width:8242;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30D84A13" w14:textId="77777777" w:rsidR="00DF0971" w:rsidRDefault="00000000">
                        <w:pPr>
                          <w:spacing w:line="213" w:lineRule="exact"/>
                          <w:rPr>
                            <w:rFonts w:ascii="Calibri"/>
                            <w:b/>
                            <w:sz w:val="21"/>
                          </w:rPr>
                        </w:pPr>
                        <w:r>
                          <w:rPr>
                            <w:rFonts w:ascii="Calibri"/>
                            <w:b/>
                            <w:color w:val="FDFFFF"/>
                            <w:w w:val="55"/>
                            <w:sz w:val="21"/>
                          </w:rPr>
                          <w:t>Regional</w:t>
                        </w:r>
                        <w:r>
                          <w:rPr>
                            <w:rFonts w:ascii="Calibri"/>
                            <w:b/>
                            <w:color w:val="FDFFFF"/>
                            <w:spacing w:val="2"/>
                            <w:sz w:val="21"/>
                          </w:rPr>
                          <w:t xml:space="preserve"> </w:t>
                        </w:r>
                        <w:r>
                          <w:rPr>
                            <w:rFonts w:ascii="Calibri"/>
                            <w:b/>
                            <w:color w:val="FDFFFF"/>
                            <w:w w:val="55"/>
                            <w:sz w:val="21"/>
                          </w:rPr>
                          <w:t>Vice</w:t>
                        </w:r>
                        <w:r>
                          <w:rPr>
                            <w:rFonts w:ascii="Calibri"/>
                            <w:b/>
                            <w:color w:val="FDFFFF"/>
                            <w:spacing w:val="-3"/>
                            <w:sz w:val="21"/>
                          </w:rPr>
                          <w:t xml:space="preserve"> </w:t>
                        </w:r>
                        <w:r>
                          <w:rPr>
                            <w:rFonts w:ascii="Calibri"/>
                            <w:b/>
                            <w:color w:val="FDFFFF"/>
                            <w:spacing w:val="-2"/>
                            <w:w w:val="55"/>
                            <w:sz w:val="21"/>
                          </w:rPr>
                          <w:t>President*</w:t>
                        </w:r>
                      </w:p>
                    </w:txbxContent>
                  </v:textbox>
                </v:shape>
                <v:shape id="Textbox 233" o:spid="_x0000_s1248" type="#_x0000_t202" style="position:absolute;left:19291;top:39040;width:4388;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0258733A" w14:textId="77777777" w:rsidR="00DF0971" w:rsidRDefault="00000000">
                        <w:pPr>
                          <w:spacing w:line="214" w:lineRule="exact"/>
                          <w:rPr>
                            <w:rFonts w:ascii="Calibri"/>
                            <w:b/>
                            <w:sz w:val="21"/>
                          </w:rPr>
                        </w:pPr>
                        <w:r>
                          <w:rPr>
                            <w:rFonts w:ascii="Calibri"/>
                            <w:b/>
                            <w:color w:val="FDFFFF"/>
                            <w:w w:val="55"/>
                            <w:sz w:val="21"/>
                          </w:rPr>
                          <w:t>Irvine</w:t>
                        </w:r>
                        <w:r>
                          <w:rPr>
                            <w:rFonts w:ascii="Calibri"/>
                            <w:b/>
                            <w:color w:val="FDFFFF"/>
                            <w:spacing w:val="-2"/>
                            <w:w w:val="60"/>
                            <w:sz w:val="21"/>
                          </w:rPr>
                          <w:t xml:space="preserve"> Branch</w:t>
                        </w:r>
                      </w:p>
                    </w:txbxContent>
                  </v:textbox>
                </v:shape>
                <v:shape id="Textbox 234" o:spid="_x0000_s1249" type="#_x0000_t202" style="position:absolute;left:23497;top:5430;width:9188;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" fillcolor="#4671c4" strokecolor="#c7c7c7" strokeweight=".1362mm">
                  <v:textbox inset="0,0,0,0">
                    <w:txbxContent>
                      <w:p w14:paraId="0EA87C17" w14:textId="77777777" w:rsidR="00DF0971" w:rsidRDefault="00000000">
                        <w:pPr>
                          <w:spacing w:before="91"/>
                          <w:ind w:left="387"/>
                          <w:rPr>
                            <w:rFonts w:ascii="Calibri"/>
                            <w:b/>
                            <w:color w:val="000000"/>
                            <w:sz w:val="26"/>
                          </w:rPr>
                        </w:pPr>
                        <w:r>
                          <w:rPr>
                            <w:rFonts w:ascii="Calibri"/>
                            <w:b/>
                            <w:color w:val="FDFFFF"/>
                            <w:spacing w:val="-2"/>
                            <w:w w:val="65"/>
                            <w:sz w:val="26"/>
                          </w:rPr>
                          <w:t>President*</w:t>
                        </w:r>
                      </w:p>
                    </w:txbxContent>
                  </v:textbox>
                </v:shape>
                <v:shape id="Textbox 235" o:spid="_x0000_s1250" type="#_x0000_t202" style="position:absolute;left:23497;top:24;width:9188;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" fillcolor="#4671c4" strokecolor="#c7c7c7" strokeweight=".1362mm">
                  <v:textbox inset="0,0,0,0">
                    <w:txbxContent>
                      <w:p w14:paraId="414ED3AD" w14:textId="77777777" w:rsidR="00DF0971" w:rsidRDefault="00000000">
                        <w:pPr>
                          <w:spacing w:before="110"/>
                          <w:ind w:left="237"/>
                          <w:rPr>
                            <w:rFonts w:ascii="Calibri"/>
                            <w:b/>
                            <w:color w:val="000000"/>
                            <w:sz w:val="26"/>
                          </w:rPr>
                        </w:pPr>
                        <w:r>
                          <w:rPr>
                            <w:rFonts w:ascii="Calibri"/>
                            <w:b/>
                            <w:color w:val="FDFFFF"/>
                            <w:w w:val="55"/>
                            <w:sz w:val="26"/>
                          </w:rPr>
                          <w:t>Owner</w:t>
                        </w:r>
                        <w:r>
                          <w:rPr>
                            <w:rFonts w:ascii="Calibri"/>
                            <w:b/>
                            <w:color w:val="FDFFFF"/>
                            <w:spacing w:val="-24"/>
                            <w:sz w:val="26"/>
                          </w:rPr>
                          <w:t xml:space="preserve"> </w:t>
                        </w:r>
                        <w:r>
                          <w:rPr>
                            <w:rFonts w:ascii="Calibri"/>
                            <w:b/>
                            <w:color w:val="FDFFFF"/>
                            <w:w w:val="55"/>
                            <w:sz w:val="26"/>
                          </w:rPr>
                          <w:t>and</w:t>
                        </w:r>
                        <w:r>
                          <w:rPr>
                            <w:rFonts w:ascii="Calibri"/>
                            <w:b/>
                            <w:color w:val="FDFFFF"/>
                            <w:spacing w:val="-23"/>
                            <w:sz w:val="26"/>
                          </w:rPr>
                          <w:t xml:space="preserve"> </w:t>
                        </w:r>
                        <w:r>
                          <w:rPr>
                            <w:rFonts w:ascii="Calibri"/>
                            <w:b/>
                            <w:color w:val="FDFFFF"/>
                            <w:spacing w:val="-5"/>
                            <w:w w:val="55"/>
                            <w:sz w:val="26"/>
                          </w:rPr>
                          <w:t>CEO</w:t>
                        </w:r>
                      </w:p>
                    </w:txbxContent>
                  </v:textbox>
                </v:shape>
                <v:shape id="Textbox 236" o:spid="_x0000_s1251" type="#_x0000_t202" style="position:absolute;left:32033;top:39040;width:5557;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21A1AFB6" w14:textId="77777777" w:rsidR="00DF0971" w:rsidRDefault="00000000">
                        <w:pPr>
                          <w:spacing w:line="214" w:lineRule="exact"/>
                          <w:rPr>
                            <w:rFonts w:ascii="Calibri"/>
                            <w:b/>
                            <w:sz w:val="21"/>
                          </w:rPr>
                        </w:pPr>
                        <w:r>
                          <w:rPr>
                            <w:rFonts w:ascii="Calibri"/>
                            <w:b/>
                            <w:color w:val="FDFFFF"/>
                            <w:w w:val="55"/>
                            <w:sz w:val="21"/>
                          </w:rPr>
                          <w:t>Riverside</w:t>
                        </w:r>
                        <w:r>
                          <w:rPr>
                            <w:rFonts w:ascii="Calibri"/>
                            <w:b/>
                            <w:color w:val="FDFFFF"/>
                            <w:spacing w:val="-7"/>
                            <w:sz w:val="21"/>
                          </w:rPr>
                          <w:t xml:space="preserve"> </w:t>
                        </w:r>
                        <w:r>
                          <w:rPr>
                            <w:rFonts w:ascii="Calibri"/>
                            <w:b/>
                            <w:color w:val="FDFFFF"/>
                            <w:spacing w:val="-2"/>
                            <w:w w:val="60"/>
                            <w:sz w:val="21"/>
                          </w:rPr>
                          <w:t>Branch</w:t>
                        </w:r>
                      </w:p>
                    </w:txbxContent>
                  </v:textbox>
                </v:shape>
                <v:shape id="Textbox 237" o:spid="_x0000_s1252" type="#_x0000_t202" style="position:absolute;left:40844;top:38765;width:6160;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" fillcolor="#4671c4" strokecolor="#c7c7c7" strokeweight=".1374mm">
                  <v:textbox inset="0,0,0,0">
                    <w:txbxContent>
                      <w:p w14:paraId="42790A37" w14:textId="77777777" w:rsidR="00DF0971" w:rsidRDefault="00000000">
                        <w:pPr>
                          <w:spacing w:line="256" w:lineRule="exact"/>
                          <w:ind w:left="78"/>
                          <w:rPr>
                            <w:rFonts w:ascii="Calibri"/>
                            <w:b/>
                            <w:color w:val="000000"/>
                            <w:sz w:val="21"/>
                          </w:rPr>
                        </w:pPr>
                        <w:r>
                          <w:rPr>
                            <w:rFonts w:ascii="Calibri"/>
                            <w:b/>
                            <w:color w:val="FDFFFF"/>
                            <w:w w:val="55"/>
                            <w:sz w:val="21"/>
                          </w:rPr>
                          <w:t>Phoenix</w:t>
                        </w:r>
                        <w:r>
                          <w:rPr>
                            <w:rFonts w:ascii="Calibri"/>
                            <w:b/>
                            <w:color w:val="FDFFFF"/>
                            <w:spacing w:val="-1"/>
                            <w:sz w:val="21"/>
                          </w:rPr>
                          <w:t xml:space="preserve"> </w:t>
                        </w:r>
                        <w:r>
                          <w:rPr>
                            <w:rFonts w:ascii="Calibri"/>
                            <w:b/>
                            <w:color w:val="FDFFFF"/>
                            <w:spacing w:val="-2"/>
                            <w:w w:val="65"/>
                            <w:sz w:val="21"/>
                          </w:rPr>
                          <w:t>Branch</w:t>
                        </w:r>
                      </w:p>
                    </w:txbxContent>
                  </v:textbox>
                </v:shape>
                <v:shape id="Textbox 238" o:spid="_x0000_s1253" type="#_x0000_t202" style="position:absolute;left:53090;top:19845;width:816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" fillcolor="#4671c4" strokecolor="#c7c7c7" strokeweight=".1381mm">
                  <v:textbox inset="0,0,0,0">
                    <w:txbxContent>
                      <w:p w14:paraId="14041D7C" w14:textId="77777777" w:rsidR="00DF0971" w:rsidRDefault="00000000">
                        <w:pPr>
                          <w:spacing w:before="3"/>
                          <w:ind w:left="130"/>
                          <w:rPr>
                            <w:rFonts w:ascii="Calibri"/>
                            <w:b/>
                            <w:color w:val="000000"/>
                            <w:sz w:val="21"/>
                          </w:rPr>
                        </w:pPr>
                        <w:r>
                          <w:rPr>
                            <w:rFonts w:ascii="Calibri"/>
                            <w:b/>
                            <w:color w:val="FDFFFF"/>
                            <w:w w:val="55"/>
                            <w:sz w:val="21"/>
                          </w:rPr>
                          <w:t>Head</w:t>
                        </w:r>
                        <w:r>
                          <w:rPr>
                            <w:rFonts w:ascii="Calibri"/>
                            <w:b/>
                            <w:color w:val="FDFFFF"/>
                            <w:spacing w:val="-10"/>
                            <w:sz w:val="21"/>
                          </w:rPr>
                          <w:t xml:space="preserve"> </w:t>
                        </w:r>
                        <w:r>
                          <w:rPr>
                            <w:rFonts w:ascii="Calibri"/>
                            <w:b/>
                            <w:color w:val="FDFFFF"/>
                            <w:w w:val="55"/>
                            <w:sz w:val="21"/>
                          </w:rPr>
                          <w:t>of</w:t>
                        </w:r>
                        <w:r>
                          <w:rPr>
                            <w:rFonts w:ascii="Calibri"/>
                            <w:b/>
                            <w:color w:val="FDFFFF"/>
                            <w:spacing w:val="-10"/>
                            <w:sz w:val="21"/>
                          </w:rPr>
                          <w:t xml:space="preserve"> </w:t>
                        </w:r>
                        <w:r>
                          <w:rPr>
                            <w:rFonts w:ascii="Calibri"/>
                            <w:b/>
                            <w:color w:val="FDFFFF"/>
                            <w:spacing w:val="-2"/>
                            <w:w w:val="55"/>
                            <w:sz w:val="21"/>
                          </w:rPr>
                          <w:t>Technology</w:t>
                        </w:r>
                      </w:p>
                    </w:txbxContent>
                  </v:textbox>
                </v:shape>
                <v:shape id="Textbox 239" o:spid="_x0000_s1254" type="#_x0000_t202" style="position:absolute;left:53537;top:24350;width:727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" fillcolor="#4671c4" strokecolor="#c7c7c7" strokeweight=".1379mm">
                  <v:textbox inset="0,0,0,0">
                    <w:txbxContent>
                      <w:p w14:paraId="7FC5FCD8" w14:textId="77777777" w:rsidR="00DF0971" w:rsidRDefault="00000000">
                        <w:pPr>
                          <w:spacing w:before="4"/>
                          <w:ind w:left="122"/>
                          <w:rPr>
                            <w:rFonts w:ascii="Calibri"/>
                            <w:b/>
                            <w:color w:val="000000"/>
                            <w:sz w:val="21"/>
                          </w:rPr>
                        </w:pPr>
                        <w:r>
                          <w:rPr>
                            <w:rFonts w:ascii="Calibri"/>
                            <w:b/>
                            <w:color w:val="FDFFFF"/>
                            <w:w w:val="55"/>
                            <w:sz w:val="21"/>
                          </w:rPr>
                          <w:t>Product</w:t>
                        </w:r>
                        <w:r>
                          <w:rPr>
                            <w:rFonts w:ascii="Calibri"/>
                            <w:b/>
                            <w:color w:val="FDFFFF"/>
                            <w:spacing w:val="11"/>
                            <w:sz w:val="21"/>
                          </w:rPr>
                          <w:t xml:space="preserve"> </w:t>
                        </w:r>
                        <w:r>
                          <w:rPr>
                            <w:rFonts w:ascii="Calibri"/>
                            <w:b/>
                            <w:color w:val="FDFFFF"/>
                            <w:spacing w:val="-2"/>
                            <w:w w:val="65"/>
                            <w:sz w:val="21"/>
                          </w:rPr>
                          <w:t>Manager</w:t>
                        </w:r>
                      </w:p>
                    </w:txbxContent>
                  </v:textbox>
                </v:shape>
                <w10:wrap type="topAndBottom" anchorx="page"/>
              </v:group>
            </w:pict>
          </mc:Fallback>
        </mc:AlternateContent>
      </w:r>
    </w:p>
    <w:p w14:paraId="7A2A068B" w14:textId="77777777" w:rsidR="00DF0971" w:rsidRPr="00DF3B93" w:rsidRDefault="00DF0971">
      <w:pPr>
        <w:pStyle w:val="BodyText"/>
        <w:ind w:left="0"/>
        <w:rPr>
          <w:b/>
          <w:sz w:val="22"/>
          <w:szCs w:val="22"/>
          <w:rPrChange w:id="3823" w:author="Brian Olea" w:date="2024-06-04T11:27:00Z" w16du:dateUtc="2024-06-04T17:27:00Z">
            <w:rPr>
              <w:b/>
              <w:sz w:val="21"/>
            </w:rPr>
          </w:rPrChange>
        </w:rPr>
      </w:pPr>
    </w:p>
    <w:p w14:paraId="3949F97C" w14:textId="77777777" w:rsidR="00DF0971" w:rsidRPr="00DF3B93" w:rsidRDefault="00DF0971">
      <w:pPr>
        <w:pStyle w:val="BodyText"/>
        <w:spacing w:before="201"/>
        <w:ind w:left="0"/>
        <w:rPr>
          <w:b/>
          <w:sz w:val="22"/>
          <w:szCs w:val="22"/>
          <w:rPrChange w:id="3824" w:author="Brian Olea" w:date="2024-06-04T11:27:00Z" w16du:dateUtc="2024-06-04T17:27:00Z">
            <w:rPr>
              <w:b/>
              <w:sz w:val="21"/>
            </w:rPr>
          </w:rPrChange>
        </w:rPr>
      </w:pPr>
    </w:p>
    <w:p w14:paraId="65F4CE9B" w14:textId="77777777" w:rsidR="00DF0971" w:rsidRPr="00DF3B93" w:rsidRDefault="00000000">
      <w:pPr>
        <w:tabs>
          <w:tab w:val="left" w:pos="2221"/>
          <w:tab w:val="left" w:pos="4374"/>
        </w:tabs>
        <w:spacing w:before="1"/>
        <w:ind w:right="15"/>
        <w:jc w:val="center"/>
        <w:rPr>
          <w:rFonts w:ascii="Calibri"/>
          <w:rPrChange w:id="3825" w:author="Brian Olea" w:date="2024-06-04T11:27:00Z" w16du:dateUtc="2024-06-04T17:27:00Z">
            <w:rPr>
              <w:rFonts w:ascii="Calibri"/>
              <w:sz w:val="21"/>
            </w:rPr>
          </w:rPrChange>
        </w:rPr>
      </w:pPr>
      <w:r w:rsidRPr="00DF3B93">
        <w:rPr>
          <w:rFonts w:ascii="Calibri"/>
          <w:w w:val="55"/>
          <w:rPrChange w:id="3826" w:author="Brian Olea" w:date="2024-06-04T11:27:00Z" w16du:dateUtc="2024-06-04T17:27:00Z">
            <w:rPr>
              <w:rFonts w:ascii="Calibri"/>
              <w:w w:val="55"/>
              <w:sz w:val="21"/>
            </w:rPr>
          </w:rPrChange>
        </w:rPr>
        <w:t>*Management</w:t>
      </w:r>
      <w:r w:rsidRPr="00DF3B93">
        <w:rPr>
          <w:rFonts w:ascii="Calibri"/>
          <w:spacing w:val="5"/>
          <w:rPrChange w:id="3827" w:author="Brian Olea" w:date="2024-06-04T11:27:00Z" w16du:dateUtc="2024-06-04T17:27:00Z">
            <w:rPr>
              <w:rFonts w:ascii="Calibri"/>
              <w:spacing w:val="5"/>
              <w:sz w:val="21"/>
            </w:rPr>
          </w:rPrChange>
        </w:rPr>
        <w:t xml:space="preserve"> </w:t>
      </w:r>
      <w:r w:rsidRPr="00DF3B93">
        <w:rPr>
          <w:rFonts w:ascii="Calibri"/>
          <w:w w:val="55"/>
          <w:rPrChange w:id="3828" w:author="Brian Olea" w:date="2024-06-04T11:27:00Z" w16du:dateUtc="2024-06-04T17:27:00Z">
            <w:rPr>
              <w:rFonts w:ascii="Calibri"/>
              <w:w w:val="55"/>
              <w:sz w:val="21"/>
            </w:rPr>
          </w:rPrChange>
        </w:rPr>
        <w:t>Review</w:t>
      </w:r>
      <w:r w:rsidRPr="00DF3B93">
        <w:rPr>
          <w:rFonts w:ascii="Calibri"/>
          <w:spacing w:val="19"/>
          <w:rPrChange w:id="3829" w:author="Brian Olea" w:date="2024-06-04T11:27:00Z" w16du:dateUtc="2024-06-04T17:27:00Z">
            <w:rPr>
              <w:rFonts w:ascii="Calibri"/>
              <w:spacing w:val="19"/>
              <w:sz w:val="21"/>
            </w:rPr>
          </w:rPrChange>
        </w:rPr>
        <w:t xml:space="preserve"> </w:t>
      </w:r>
      <w:r w:rsidRPr="00DF3B93">
        <w:rPr>
          <w:rFonts w:ascii="Calibri"/>
          <w:spacing w:val="-2"/>
          <w:w w:val="55"/>
          <w:rPrChange w:id="3830" w:author="Brian Olea" w:date="2024-06-04T11:27:00Z" w16du:dateUtc="2024-06-04T17:27:00Z">
            <w:rPr>
              <w:rFonts w:ascii="Calibri"/>
              <w:spacing w:val="-2"/>
              <w:w w:val="55"/>
              <w:sz w:val="21"/>
            </w:rPr>
          </w:rPrChange>
        </w:rPr>
        <w:t>Committee</w:t>
      </w:r>
      <w:r w:rsidRPr="00DF3B93">
        <w:rPr>
          <w:rFonts w:ascii="Calibri"/>
          <w:rPrChange w:id="3831" w:author="Brian Olea" w:date="2024-06-04T11:27:00Z" w16du:dateUtc="2024-06-04T17:27:00Z">
            <w:rPr>
              <w:rFonts w:ascii="Calibri"/>
              <w:sz w:val="21"/>
            </w:rPr>
          </w:rPrChange>
        </w:rPr>
        <w:tab/>
      </w:r>
      <w:r w:rsidRPr="00DF3B93">
        <w:rPr>
          <w:rFonts w:ascii="Calibri"/>
          <w:w w:val="55"/>
          <w:rPrChange w:id="3832" w:author="Brian Olea" w:date="2024-06-04T11:27:00Z" w16du:dateUtc="2024-06-04T17:27:00Z">
            <w:rPr>
              <w:rFonts w:ascii="Calibri"/>
              <w:w w:val="55"/>
              <w:sz w:val="21"/>
            </w:rPr>
          </w:rPrChange>
        </w:rPr>
        <w:t>**Not</w:t>
      </w:r>
      <w:r w:rsidRPr="00DF3B93">
        <w:rPr>
          <w:rFonts w:ascii="Calibri"/>
          <w:spacing w:val="-15"/>
          <w:rPrChange w:id="3833" w:author="Brian Olea" w:date="2024-06-04T11:27:00Z" w16du:dateUtc="2024-06-04T17:27:00Z">
            <w:rPr>
              <w:rFonts w:ascii="Calibri"/>
              <w:spacing w:val="-15"/>
              <w:sz w:val="21"/>
            </w:rPr>
          </w:rPrChange>
        </w:rPr>
        <w:t xml:space="preserve"> </w:t>
      </w:r>
      <w:r w:rsidRPr="00DF3B93">
        <w:rPr>
          <w:rFonts w:ascii="Calibri"/>
          <w:w w:val="55"/>
          <w:rPrChange w:id="3834" w:author="Brian Olea" w:date="2024-06-04T11:27:00Z" w16du:dateUtc="2024-06-04T17:27:00Z">
            <w:rPr>
              <w:rFonts w:ascii="Calibri"/>
              <w:w w:val="55"/>
              <w:sz w:val="21"/>
            </w:rPr>
          </w:rPrChange>
        </w:rPr>
        <w:t>a</w:t>
      </w:r>
      <w:r w:rsidRPr="00DF3B93">
        <w:rPr>
          <w:rFonts w:ascii="Calibri"/>
          <w:spacing w:val="-2"/>
          <w:rPrChange w:id="3835" w:author="Brian Olea" w:date="2024-06-04T11:27:00Z" w16du:dateUtc="2024-06-04T17:27:00Z">
            <w:rPr>
              <w:rFonts w:ascii="Calibri"/>
              <w:spacing w:val="-2"/>
              <w:sz w:val="21"/>
            </w:rPr>
          </w:rPrChange>
        </w:rPr>
        <w:t xml:space="preserve"> </w:t>
      </w:r>
      <w:r w:rsidRPr="00DF3B93">
        <w:rPr>
          <w:rFonts w:ascii="Calibri"/>
          <w:w w:val="55"/>
          <w:rPrChange w:id="3836" w:author="Brian Olea" w:date="2024-06-04T11:27:00Z" w16du:dateUtc="2024-06-04T17:27:00Z">
            <w:rPr>
              <w:rFonts w:ascii="Calibri"/>
              <w:w w:val="55"/>
              <w:sz w:val="21"/>
            </w:rPr>
          </w:rPrChange>
        </w:rPr>
        <w:t>position</w:t>
      </w:r>
      <w:r w:rsidRPr="00DF3B93">
        <w:rPr>
          <w:rFonts w:ascii="Calibri"/>
          <w:spacing w:val="-11"/>
          <w:rPrChange w:id="3837" w:author="Brian Olea" w:date="2024-06-04T11:27:00Z" w16du:dateUtc="2024-06-04T17:27:00Z">
            <w:rPr>
              <w:rFonts w:ascii="Calibri"/>
              <w:spacing w:val="-11"/>
              <w:sz w:val="21"/>
            </w:rPr>
          </w:rPrChange>
        </w:rPr>
        <w:t xml:space="preserve"> </w:t>
      </w:r>
      <w:r w:rsidRPr="00DF3B93">
        <w:rPr>
          <w:rFonts w:ascii="Calibri"/>
          <w:w w:val="55"/>
          <w:rPrChange w:id="3838" w:author="Brian Olea" w:date="2024-06-04T11:27:00Z" w16du:dateUtc="2024-06-04T17:27:00Z">
            <w:rPr>
              <w:rFonts w:ascii="Calibri"/>
              <w:w w:val="55"/>
              <w:sz w:val="21"/>
            </w:rPr>
          </w:rPrChange>
        </w:rPr>
        <w:t>in</w:t>
      </w:r>
      <w:r w:rsidRPr="00DF3B93">
        <w:rPr>
          <w:rFonts w:ascii="Calibri"/>
          <w:spacing w:val="-10"/>
          <w:rPrChange w:id="3839" w:author="Brian Olea" w:date="2024-06-04T11:27:00Z" w16du:dateUtc="2024-06-04T17:27:00Z">
            <w:rPr>
              <w:rFonts w:ascii="Calibri"/>
              <w:spacing w:val="-10"/>
              <w:sz w:val="21"/>
            </w:rPr>
          </w:rPrChange>
        </w:rPr>
        <w:t xml:space="preserve"> </w:t>
      </w:r>
      <w:r w:rsidRPr="00DF3B93">
        <w:rPr>
          <w:rFonts w:ascii="Calibri"/>
          <w:w w:val="55"/>
          <w:rPrChange w:id="3840" w:author="Brian Olea" w:date="2024-06-04T11:27:00Z" w16du:dateUtc="2024-06-04T17:27:00Z">
            <w:rPr>
              <w:rFonts w:ascii="Calibri"/>
              <w:w w:val="55"/>
              <w:sz w:val="21"/>
            </w:rPr>
          </w:rPrChange>
        </w:rPr>
        <w:t>all</w:t>
      </w:r>
      <w:r w:rsidRPr="00DF3B93">
        <w:rPr>
          <w:rFonts w:ascii="Calibri"/>
          <w:spacing w:val="1"/>
          <w:rPrChange w:id="3841" w:author="Brian Olea" w:date="2024-06-04T11:27:00Z" w16du:dateUtc="2024-06-04T17:27:00Z">
            <w:rPr>
              <w:rFonts w:ascii="Calibri"/>
              <w:spacing w:val="1"/>
              <w:sz w:val="21"/>
            </w:rPr>
          </w:rPrChange>
        </w:rPr>
        <w:t xml:space="preserve"> </w:t>
      </w:r>
      <w:r w:rsidRPr="00DF3B93">
        <w:rPr>
          <w:rFonts w:ascii="Calibri"/>
          <w:spacing w:val="-2"/>
          <w:w w:val="55"/>
          <w:rPrChange w:id="3842" w:author="Brian Olea" w:date="2024-06-04T11:27:00Z" w16du:dateUtc="2024-06-04T17:27:00Z">
            <w:rPr>
              <w:rFonts w:ascii="Calibri"/>
              <w:spacing w:val="-2"/>
              <w:w w:val="55"/>
              <w:sz w:val="21"/>
            </w:rPr>
          </w:rPrChange>
        </w:rPr>
        <w:t>branches</w:t>
      </w:r>
      <w:r w:rsidRPr="00DF3B93">
        <w:rPr>
          <w:rFonts w:ascii="Calibri"/>
          <w:rPrChange w:id="3843" w:author="Brian Olea" w:date="2024-06-04T11:27:00Z" w16du:dateUtc="2024-06-04T17:27:00Z">
            <w:rPr>
              <w:rFonts w:ascii="Calibri"/>
              <w:sz w:val="21"/>
            </w:rPr>
          </w:rPrChange>
        </w:rPr>
        <w:tab/>
      </w:r>
      <w:r w:rsidRPr="00DF3B93">
        <w:rPr>
          <w:rFonts w:ascii="Calibri"/>
          <w:w w:val="55"/>
          <w:rPrChange w:id="3844" w:author="Brian Olea" w:date="2024-06-04T11:27:00Z" w16du:dateUtc="2024-06-04T17:27:00Z">
            <w:rPr>
              <w:rFonts w:ascii="Calibri"/>
              <w:w w:val="55"/>
              <w:sz w:val="21"/>
            </w:rPr>
          </w:rPrChange>
        </w:rPr>
        <w:t>Note:</w:t>
      </w:r>
      <w:r w:rsidRPr="00DF3B93">
        <w:rPr>
          <w:rFonts w:ascii="Calibri"/>
          <w:spacing w:val="6"/>
          <w:rPrChange w:id="3845" w:author="Brian Olea" w:date="2024-06-04T11:27:00Z" w16du:dateUtc="2024-06-04T17:27:00Z">
            <w:rPr>
              <w:rFonts w:ascii="Calibri"/>
              <w:spacing w:val="6"/>
              <w:sz w:val="21"/>
            </w:rPr>
          </w:rPrChange>
        </w:rPr>
        <w:t xml:space="preserve"> </w:t>
      </w:r>
      <w:r w:rsidRPr="00DF3B93">
        <w:rPr>
          <w:rFonts w:ascii="Calibri"/>
          <w:w w:val="55"/>
          <w:rPrChange w:id="3846" w:author="Brian Olea" w:date="2024-06-04T11:27:00Z" w16du:dateUtc="2024-06-04T17:27:00Z">
            <w:rPr>
              <w:rFonts w:ascii="Calibri"/>
              <w:w w:val="55"/>
              <w:sz w:val="21"/>
            </w:rPr>
          </w:rPrChange>
        </w:rPr>
        <w:t>in</w:t>
      </w:r>
      <w:r w:rsidRPr="00DF3B93">
        <w:rPr>
          <w:rFonts w:ascii="Calibri"/>
          <w:spacing w:val="-2"/>
          <w:rPrChange w:id="3847" w:author="Brian Olea" w:date="2024-06-04T11:27:00Z" w16du:dateUtc="2024-06-04T17:27:00Z">
            <w:rPr>
              <w:rFonts w:ascii="Calibri"/>
              <w:spacing w:val="-2"/>
              <w:sz w:val="21"/>
            </w:rPr>
          </w:rPrChange>
        </w:rPr>
        <w:t xml:space="preserve"> </w:t>
      </w:r>
      <w:r w:rsidRPr="00DF3B93">
        <w:rPr>
          <w:rFonts w:ascii="Calibri"/>
          <w:w w:val="55"/>
          <w:rPrChange w:id="3848" w:author="Brian Olea" w:date="2024-06-04T11:27:00Z" w16du:dateUtc="2024-06-04T17:27:00Z">
            <w:rPr>
              <w:rFonts w:ascii="Calibri"/>
              <w:w w:val="55"/>
              <w:sz w:val="21"/>
            </w:rPr>
          </w:rPrChange>
        </w:rPr>
        <w:t>some</w:t>
      </w:r>
      <w:r w:rsidRPr="00DF3B93">
        <w:rPr>
          <w:rFonts w:ascii="Calibri"/>
          <w:spacing w:val="5"/>
          <w:rPrChange w:id="3849" w:author="Brian Olea" w:date="2024-06-04T11:27:00Z" w16du:dateUtc="2024-06-04T17:27:00Z">
            <w:rPr>
              <w:rFonts w:ascii="Calibri"/>
              <w:spacing w:val="5"/>
              <w:sz w:val="21"/>
            </w:rPr>
          </w:rPrChange>
        </w:rPr>
        <w:t xml:space="preserve"> </w:t>
      </w:r>
      <w:r w:rsidRPr="00DF3B93">
        <w:rPr>
          <w:rFonts w:ascii="Calibri"/>
          <w:w w:val="55"/>
          <w:rPrChange w:id="3850" w:author="Brian Olea" w:date="2024-06-04T11:27:00Z" w16du:dateUtc="2024-06-04T17:27:00Z">
            <w:rPr>
              <w:rFonts w:ascii="Calibri"/>
              <w:w w:val="55"/>
              <w:sz w:val="21"/>
            </w:rPr>
          </w:rPrChange>
        </w:rPr>
        <w:t>branches</w:t>
      </w:r>
      <w:r w:rsidRPr="00DF3B93">
        <w:rPr>
          <w:rFonts w:ascii="Calibri"/>
          <w:spacing w:val="-17"/>
          <w:rPrChange w:id="3851" w:author="Brian Olea" w:date="2024-06-04T11:27:00Z" w16du:dateUtc="2024-06-04T17:27:00Z">
            <w:rPr>
              <w:rFonts w:ascii="Calibri"/>
              <w:spacing w:val="-17"/>
              <w:sz w:val="21"/>
            </w:rPr>
          </w:rPrChange>
        </w:rPr>
        <w:t xml:space="preserve"> </w:t>
      </w:r>
      <w:r w:rsidRPr="00DF3B93">
        <w:rPr>
          <w:rFonts w:ascii="Calibri"/>
          <w:w w:val="55"/>
          <w:rPrChange w:id="3852" w:author="Brian Olea" w:date="2024-06-04T11:27:00Z" w16du:dateUtc="2024-06-04T17:27:00Z">
            <w:rPr>
              <w:rFonts w:ascii="Calibri"/>
              <w:w w:val="55"/>
              <w:sz w:val="21"/>
            </w:rPr>
          </w:rPrChange>
        </w:rPr>
        <w:t>GM</w:t>
      </w:r>
      <w:r w:rsidRPr="00DF3B93">
        <w:rPr>
          <w:rFonts w:ascii="Calibri"/>
          <w:rPrChange w:id="3853" w:author="Brian Olea" w:date="2024-06-04T11:27:00Z" w16du:dateUtc="2024-06-04T17:27:00Z">
            <w:rPr>
              <w:rFonts w:ascii="Calibri"/>
              <w:sz w:val="21"/>
            </w:rPr>
          </w:rPrChange>
        </w:rPr>
        <w:t xml:space="preserve"> </w:t>
      </w:r>
      <w:r w:rsidRPr="00DF3B93">
        <w:rPr>
          <w:rFonts w:ascii="Calibri"/>
          <w:w w:val="55"/>
          <w:rPrChange w:id="3854" w:author="Brian Olea" w:date="2024-06-04T11:27:00Z" w16du:dateUtc="2024-06-04T17:27:00Z">
            <w:rPr>
              <w:rFonts w:ascii="Calibri"/>
              <w:w w:val="55"/>
              <w:sz w:val="21"/>
            </w:rPr>
          </w:rPrChange>
        </w:rPr>
        <w:t>or</w:t>
      </w:r>
      <w:r w:rsidRPr="00DF3B93">
        <w:rPr>
          <w:rFonts w:ascii="Calibri"/>
          <w:spacing w:val="29"/>
          <w:rPrChange w:id="3855" w:author="Brian Olea" w:date="2024-06-04T11:27:00Z" w16du:dateUtc="2024-06-04T17:27:00Z">
            <w:rPr>
              <w:rFonts w:ascii="Calibri"/>
              <w:spacing w:val="29"/>
              <w:sz w:val="21"/>
            </w:rPr>
          </w:rPrChange>
        </w:rPr>
        <w:t xml:space="preserve"> </w:t>
      </w:r>
      <w:r w:rsidRPr="00DF3B93">
        <w:rPr>
          <w:rFonts w:ascii="Calibri"/>
          <w:w w:val="55"/>
          <w:rPrChange w:id="3856" w:author="Brian Olea" w:date="2024-06-04T11:27:00Z" w16du:dateUtc="2024-06-04T17:27:00Z">
            <w:rPr>
              <w:rFonts w:ascii="Calibri"/>
              <w:w w:val="55"/>
              <w:sz w:val="21"/>
            </w:rPr>
          </w:rPrChange>
        </w:rPr>
        <w:t>Sales</w:t>
      </w:r>
      <w:r w:rsidRPr="00DF3B93">
        <w:rPr>
          <w:rFonts w:ascii="Calibri"/>
          <w:spacing w:val="-18"/>
          <w:rPrChange w:id="3857" w:author="Brian Olea" w:date="2024-06-04T11:27:00Z" w16du:dateUtc="2024-06-04T17:27:00Z">
            <w:rPr>
              <w:rFonts w:ascii="Calibri"/>
              <w:spacing w:val="-18"/>
              <w:sz w:val="21"/>
            </w:rPr>
          </w:rPrChange>
        </w:rPr>
        <w:t xml:space="preserve"> </w:t>
      </w:r>
      <w:r w:rsidRPr="00DF3B93">
        <w:rPr>
          <w:rFonts w:ascii="Calibri"/>
          <w:w w:val="55"/>
          <w:rPrChange w:id="3858" w:author="Brian Olea" w:date="2024-06-04T11:27:00Z" w16du:dateUtc="2024-06-04T17:27:00Z">
            <w:rPr>
              <w:rFonts w:ascii="Calibri"/>
              <w:w w:val="55"/>
              <w:sz w:val="21"/>
            </w:rPr>
          </w:rPrChange>
        </w:rPr>
        <w:t>Manager</w:t>
      </w:r>
      <w:r w:rsidRPr="00DF3B93">
        <w:rPr>
          <w:rFonts w:ascii="Calibri"/>
          <w:spacing w:val="11"/>
          <w:rPrChange w:id="3859" w:author="Brian Olea" w:date="2024-06-04T11:27:00Z" w16du:dateUtc="2024-06-04T17:27:00Z">
            <w:rPr>
              <w:rFonts w:ascii="Calibri"/>
              <w:spacing w:val="11"/>
              <w:sz w:val="21"/>
            </w:rPr>
          </w:rPrChange>
        </w:rPr>
        <w:t xml:space="preserve"> </w:t>
      </w:r>
      <w:r w:rsidRPr="00DF3B93">
        <w:rPr>
          <w:rFonts w:ascii="Calibri"/>
          <w:w w:val="55"/>
          <w:rPrChange w:id="3860" w:author="Brian Olea" w:date="2024-06-04T11:27:00Z" w16du:dateUtc="2024-06-04T17:27:00Z">
            <w:rPr>
              <w:rFonts w:ascii="Calibri"/>
              <w:w w:val="55"/>
              <w:sz w:val="21"/>
            </w:rPr>
          </w:rPrChange>
        </w:rPr>
        <w:t>is</w:t>
      </w:r>
      <w:r w:rsidRPr="00DF3B93">
        <w:rPr>
          <w:rFonts w:ascii="Calibri"/>
          <w:spacing w:val="-17"/>
          <w:rPrChange w:id="3861" w:author="Brian Olea" w:date="2024-06-04T11:27:00Z" w16du:dateUtc="2024-06-04T17:27:00Z">
            <w:rPr>
              <w:rFonts w:ascii="Calibri"/>
              <w:spacing w:val="-17"/>
              <w:sz w:val="21"/>
            </w:rPr>
          </w:rPrChange>
        </w:rPr>
        <w:t xml:space="preserve"> </w:t>
      </w:r>
      <w:r w:rsidRPr="00DF3B93">
        <w:rPr>
          <w:rFonts w:ascii="Calibri"/>
          <w:w w:val="55"/>
          <w:rPrChange w:id="3862" w:author="Brian Olea" w:date="2024-06-04T11:27:00Z" w16du:dateUtc="2024-06-04T17:27:00Z">
            <w:rPr>
              <w:rFonts w:ascii="Calibri"/>
              <w:w w:val="55"/>
              <w:sz w:val="21"/>
            </w:rPr>
          </w:rPrChange>
        </w:rPr>
        <w:t>Management</w:t>
      </w:r>
      <w:r w:rsidRPr="00DF3B93">
        <w:rPr>
          <w:rFonts w:ascii="Calibri"/>
          <w:spacing w:val="15"/>
          <w:rPrChange w:id="3863" w:author="Brian Olea" w:date="2024-06-04T11:27:00Z" w16du:dateUtc="2024-06-04T17:27:00Z">
            <w:rPr>
              <w:rFonts w:ascii="Calibri"/>
              <w:spacing w:val="15"/>
              <w:sz w:val="21"/>
            </w:rPr>
          </w:rPrChange>
        </w:rPr>
        <w:t xml:space="preserve"> </w:t>
      </w:r>
      <w:r w:rsidRPr="00DF3B93">
        <w:rPr>
          <w:rFonts w:ascii="Calibri"/>
          <w:spacing w:val="-2"/>
          <w:w w:val="55"/>
          <w:rPrChange w:id="3864" w:author="Brian Olea" w:date="2024-06-04T11:27:00Z" w16du:dateUtc="2024-06-04T17:27:00Z">
            <w:rPr>
              <w:rFonts w:ascii="Calibri"/>
              <w:spacing w:val="-2"/>
              <w:w w:val="55"/>
              <w:sz w:val="21"/>
            </w:rPr>
          </w:rPrChange>
        </w:rPr>
        <w:t>Representative</w:t>
      </w:r>
    </w:p>
    <w:sectPr w:rsidR="00DF0971" w:rsidRPr="00DF3B93">
      <w:pgSz w:w="12240" w:h="15840"/>
      <w:pgMar w:top="720" w:right="600" w:bottom="660" w:left="620" w:header="446"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6DD45" w14:textId="77777777" w:rsidR="00040B4D" w:rsidRDefault="00040B4D">
      <w:r>
        <w:separator/>
      </w:r>
    </w:p>
  </w:endnote>
  <w:endnote w:type="continuationSeparator" w:id="0">
    <w:p w14:paraId="725B64AB" w14:textId="77777777" w:rsidR="00040B4D" w:rsidRDefault="00040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13D8D" w14:textId="77777777" w:rsidR="00DF0971" w:rsidRDefault="00000000">
    <w:pPr>
      <w:pStyle w:val="BodyText"/>
      <w:spacing w:line="14" w:lineRule="auto"/>
      <w:ind w:left="0"/>
      <w:rPr>
        <w:sz w:val="20"/>
      </w:rPr>
    </w:pPr>
    <w:r>
      <w:rPr>
        <w:noProof/>
      </w:rPr>
      <mc:AlternateContent>
        <mc:Choice Requires="wps">
          <w:drawing>
            <wp:anchor distT="0" distB="0" distL="0" distR="0" simplePos="0" relativeHeight="251657216" behindDoc="1" locked="0" layoutInCell="1" allowOverlap="1" wp14:anchorId="678439F5" wp14:editId="56B05953">
              <wp:simplePos x="0" y="0"/>
              <wp:positionH relativeFrom="page">
                <wp:posOffset>444500</wp:posOffset>
              </wp:positionH>
              <wp:positionV relativeFrom="page">
                <wp:posOffset>9617482</wp:posOffset>
              </wp:positionV>
              <wp:extent cx="80010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80975"/>
                      </a:xfrm>
                      <a:prstGeom prst="rect">
                        <a:avLst/>
                      </a:prstGeom>
                    </wps:spPr>
                    <wps:txbx>
                      <w:txbxContent>
                        <w:p w14:paraId="471C4969" w14:textId="77777777" w:rsidR="00DF0971" w:rsidRDefault="00000000">
                          <w:pPr>
                            <w:spacing w:before="11"/>
                            <w:ind w:left="20"/>
                          </w:pPr>
                          <w:r>
                            <w:t>Page</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 xml:space="preserve">of </w:t>
                          </w:r>
                          <w:r>
                            <w:rPr>
                              <w:spacing w:val="-7"/>
                            </w:rPr>
                            <w:fldChar w:fldCharType="begin"/>
                          </w:r>
                          <w:r>
                            <w:rPr>
                              <w:spacing w:val="-7"/>
                            </w:rPr>
                            <w:instrText xml:space="preserve"> NUMPAGES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type w14:anchorId="678439F5" id="_x0000_t202" coordsize="21600,21600" o:spt="202" path="m,l,21600r21600,l21600,xe">
              <v:stroke joinstyle="miter"/>
              <v:path gradientshapeok="t" o:connecttype="rect"/>
            </v:shapetype>
            <v:shape id="Textbox 4" o:spid="_x0000_s1256" type="#_x0000_t202" style="position:absolute;margin-left:35pt;margin-top:757.3pt;width:63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" filled="f" stroked="f">
              <v:textbox inset="0,0,0,0">
                <w:txbxContent>
                  <w:p w14:paraId="471C4969" w14:textId="77777777" w:rsidR="00DF0971" w:rsidRDefault="00000000">
                    <w:pPr>
                      <w:spacing w:before="11"/>
                      <w:ind w:left="20"/>
                    </w:pPr>
                    <w:r>
                      <w:t>Page</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 xml:space="preserve">of </w:t>
                    </w:r>
                    <w:r>
                      <w:rPr>
                        <w:spacing w:val="-7"/>
                      </w:rPr>
                      <w:fldChar w:fldCharType="begin"/>
                    </w:r>
                    <w:r>
                      <w:rPr>
                        <w:spacing w:val="-7"/>
                      </w:rPr>
                      <w:instrText xml:space="preserve"> NUMPAGES </w:instrText>
                    </w:r>
                    <w:r>
                      <w:rPr>
                        <w:spacing w:val="-7"/>
                      </w:rPr>
                      <w:fldChar w:fldCharType="separate"/>
                    </w:r>
                    <w:r>
                      <w:rPr>
                        <w:spacing w:val="-7"/>
                      </w:rPr>
                      <w:t>10</w:t>
                    </w:r>
                    <w:r>
                      <w:rPr>
                        <w:spacing w:val="-7"/>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65F9F84" wp14:editId="5D77670A">
              <wp:simplePos x="0" y="0"/>
              <wp:positionH relativeFrom="page">
                <wp:posOffset>3133470</wp:posOffset>
              </wp:positionH>
              <wp:positionV relativeFrom="page">
                <wp:posOffset>9617482</wp:posOffset>
              </wp:positionV>
              <wp:extent cx="150939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9395" cy="180975"/>
                      </a:xfrm>
                      <a:prstGeom prst="rect">
                        <a:avLst/>
                      </a:prstGeom>
                    </wps:spPr>
                    <wps:txbx>
                      <w:txbxContent>
                        <w:p w14:paraId="63B585B9" w14:textId="77777777" w:rsidR="00DF0971" w:rsidRDefault="00000000">
                          <w:pPr>
                            <w:spacing w:before="11"/>
                            <w:ind w:left="20"/>
                          </w:pPr>
                          <w:r>
                            <w:rPr>
                              <w:color w:val="FF0000"/>
                            </w:rPr>
                            <w:t>Printouts</w:t>
                          </w:r>
                          <w:r>
                            <w:rPr>
                              <w:color w:val="FF0000"/>
                              <w:spacing w:val="-4"/>
                            </w:rPr>
                            <w:t xml:space="preserve"> </w:t>
                          </w:r>
                          <w:r>
                            <w:rPr>
                              <w:color w:val="FF0000"/>
                            </w:rPr>
                            <w:t>are</w:t>
                          </w:r>
                          <w:r>
                            <w:rPr>
                              <w:color w:val="FF0000"/>
                              <w:spacing w:val="-3"/>
                            </w:rPr>
                            <w:t xml:space="preserve"> </w:t>
                          </w:r>
                          <w:r>
                            <w:rPr>
                              <w:color w:val="FF0000"/>
                              <w:spacing w:val="-2"/>
                            </w:rPr>
                            <w:t>Uncontrolled</w:t>
                          </w:r>
                        </w:p>
                      </w:txbxContent>
                    </wps:txbx>
                    <wps:bodyPr wrap="square" lIns="0" tIns="0" rIns="0" bIns="0" rtlCol="0">
                      <a:noAutofit/>
                    </wps:bodyPr>
                  </wps:wsp>
                </a:graphicData>
              </a:graphic>
            </wp:anchor>
          </w:drawing>
        </mc:Choice>
        <mc:Fallback>
          <w:pict>
            <v:shape w14:anchorId="465F9F84" id="Textbox 5" o:spid="_x0000_s1257" type="#_x0000_t202" style="position:absolute;margin-left:246.75pt;margin-top:757.3pt;width:118.8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" filled="f" stroked="f">
              <v:textbox inset="0,0,0,0">
                <w:txbxContent>
                  <w:p w14:paraId="63B585B9" w14:textId="77777777" w:rsidR="00DF0971" w:rsidRDefault="00000000">
                    <w:pPr>
                      <w:spacing w:before="11"/>
                      <w:ind w:left="20"/>
                    </w:pPr>
                    <w:r>
                      <w:rPr>
                        <w:color w:val="FF0000"/>
                      </w:rPr>
                      <w:t>Printouts</w:t>
                    </w:r>
                    <w:r>
                      <w:rPr>
                        <w:color w:val="FF0000"/>
                        <w:spacing w:val="-4"/>
                      </w:rPr>
                      <w:t xml:space="preserve"> </w:t>
                    </w:r>
                    <w:r>
                      <w:rPr>
                        <w:color w:val="FF0000"/>
                      </w:rPr>
                      <w:t>are</w:t>
                    </w:r>
                    <w:r>
                      <w:rPr>
                        <w:color w:val="FF0000"/>
                        <w:spacing w:val="-3"/>
                      </w:rPr>
                      <w:t xml:space="preserve"> </w:t>
                    </w:r>
                    <w:r>
                      <w:rPr>
                        <w:color w:val="FF0000"/>
                        <w:spacing w:val="-2"/>
                      </w:rPr>
                      <w:t>Uncontrolled</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48B8CD8A" wp14:editId="74B1F7FA">
              <wp:simplePos x="0" y="0"/>
              <wp:positionH relativeFrom="page">
                <wp:posOffset>6616445</wp:posOffset>
              </wp:positionH>
              <wp:positionV relativeFrom="page">
                <wp:posOffset>9617482</wp:posOffset>
              </wp:positionV>
              <wp:extent cx="71437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80975"/>
                      </a:xfrm>
                      <a:prstGeom prst="rect">
                        <a:avLst/>
                      </a:prstGeom>
                    </wps:spPr>
                    <wps:txbx>
                      <w:txbxContent>
                        <w:p w14:paraId="0748C70B" w14:textId="77777777" w:rsidR="00DF0971" w:rsidRDefault="00000000">
                          <w:pPr>
                            <w:spacing w:before="11"/>
                            <w:ind w:left="20"/>
                          </w:pPr>
                          <w:r>
                            <w:t>Rev</w:t>
                          </w:r>
                          <w:r>
                            <w:rPr>
                              <w:spacing w:val="-1"/>
                            </w:rPr>
                            <w:t xml:space="preserve"> </w:t>
                          </w:r>
                          <w:r>
                            <w:rPr>
                              <w:spacing w:val="-2"/>
                            </w:rPr>
                            <w:t>2/24/23</w:t>
                          </w:r>
                        </w:p>
                      </w:txbxContent>
                    </wps:txbx>
                    <wps:bodyPr wrap="square" lIns="0" tIns="0" rIns="0" bIns="0" rtlCol="0">
                      <a:noAutofit/>
                    </wps:bodyPr>
                  </wps:wsp>
                </a:graphicData>
              </a:graphic>
            </wp:anchor>
          </w:drawing>
        </mc:Choice>
        <mc:Fallback>
          <w:pict>
            <v:shape w14:anchorId="48B8CD8A" id="Textbox 6" o:spid="_x0000_s1258" type="#_x0000_t202" style="position:absolute;margin-left:521pt;margin-top:757.3pt;width:56.2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" filled="f" stroked="f">
              <v:textbox inset="0,0,0,0">
                <w:txbxContent>
                  <w:p w14:paraId="0748C70B" w14:textId="77777777" w:rsidR="00DF0971" w:rsidRDefault="00000000">
                    <w:pPr>
                      <w:spacing w:before="11"/>
                      <w:ind w:left="20"/>
                    </w:pPr>
                    <w:r>
                      <w:t>Rev</w:t>
                    </w:r>
                    <w:r>
                      <w:rPr>
                        <w:spacing w:val="-1"/>
                      </w:rPr>
                      <w:t xml:space="preserve"> </w:t>
                    </w:r>
                    <w:r>
                      <w:rPr>
                        <w:spacing w:val="-2"/>
                      </w:rPr>
                      <w:t>2/24/23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F8C43" w14:textId="77777777" w:rsidR="00040B4D" w:rsidRDefault="00040B4D">
      <w:r>
        <w:separator/>
      </w:r>
    </w:p>
  </w:footnote>
  <w:footnote w:type="continuationSeparator" w:id="0">
    <w:p w14:paraId="1E49530A" w14:textId="77777777" w:rsidR="00040B4D" w:rsidRDefault="00040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EF5AE" w14:textId="77777777" w:rsidR="00DF0971" w:rsidRDefault="00000000">
    <w:pPr>
      <w:pStyle w:val="BodyText"/>
      <w:spacing w:line="14" w:lineRule="auto"/>
      <w:ind w:left="0"/>
      <w:rPr>
        <w:sz w:val="20"/>
      </w:rPr>
    </w:pPr>
    <w:r>
      <w:rPr>
        <w:noProof/>
      </w:rPr>
      <mc:AlternateContent>
        <mc:Choice Requires="wps">
          <w:drawing>
            <wp:anchor distT="0" distB="0" distL="0" distR="0" simplePos="0" relativeHeight="251654144" behindDoc="1" locked="0" layoutInCell="1" allowOverlap="1" wp14:anchorId="401C7D99" wp14:editId="200B2B2E">
              <wp:simplePos x="0" y="0"/>
              <wp:positionH relativeFrom="page">
                <wp:posOffset>3450463</wp:posOffset>
              </wp:positionH>
              <wp:positionV relativeFrom="page">
                <wp:posOffset>270397</wp:posOffset>
              </wp:positionV>
              <wp:extent cx="387731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7310" cy="208279"/>
                      </a:xfrm>
                      <a:prstGeom prst="rect">
                        <a:avLst/>
                      </a:prstGeom>
                    </wps:spPr>
                    <wps:txbx>
                      <w:txbxContent>
                        <w:p w14:paraId="033C892D" w14:textId="77777777" w:rsidR="00DF0971" w:rsidRDefault="00000000">
                          <w:pPr>
                            <w:spacing w:before="8"/>
                            <w:ind w:left="20"/>
                            <w:rPr>
                              <w:b/>
                              <w:sz w:val="26"/>
                            </w:rPr>
                          </w:pPr>
                          <w:r>
                            <w:rPr>
                              <w:b/>
                              <w:spacing w:val="-2"/>
                              <w:sz w:val="26"/>
                            </w:rPr>
                            <w:t>Organizational</w:t>
                          </w:r>
                          <w:r>
                            <w:rPr>
                              <w:b/>
                              <w:spacing w:val="4"/>
                              <w:sz w:val="26"/>
                            </w:rPr>
                            <w:t xml:space="preserve"> </w:t>
                          </w:r>
                          <w:r>
                            <w:rPr>
                              <w:b/>
                              <w:spacing w:val="-2"/>
                              <w:sz w:val="26"/>
                            </w:rPr>
                            <w:t>Quality</w:t>
                          </w:r>
                          <w:r>
                            <w:rPr>
                              <w:b/>
                              <w:spacing w:val="1"/>
                              <w:sz w:val="26"/>
                            </w:rPr>
                            <w:t xml:space="preserve"> </w:t>
                          </w:r>
                          <w:r>
                            <w:rPr>
                              <w:b/>
                              <w:spacing w:val="-2"/>
                              <w:sz w:val="26"/>
                            </w:rPr>
                            <w:t>Processes</w:t>
                          </w:r>
                          <w:r>
                            <w:rPr>
                              <w:b/>
                              <w:spacing w:val="5"/>
                              <w:sz w:val="26"/>
                            </w:rPr>
                            <w:t xml:space="preserve"> </w:t>
                          </w:r>
                          <w:r>
                            <w:rPr>
                              <w:b/>
                              <w:spacing w:val="-2"/>
                              <w:sz w:val="26"/>
                            </w:rPr>
                            <w:t>Manual</w:t>
                          </w:r>
                          <w:r>
                            <w:rPr>
                              <w:b/>
                              <w:spacing w:val="5"/>
                              <w:sz w:val="26"/>
                            </w:rPr>
                            <w:t xml:space="preserve"> </w:t>
                          </w:r>
                          <w:r>
                            <w:rPr>
                              <w:b/>
                              <w:spacing w:val="-2"/>
                              <w:sz w:val="26"/>
                            </w:rPr>
                            <w:t>(QSM-9000)</w:t>
                          </w:r>
                        </w:p>
                      </w:txbxContent>
                    </wps:txbx>
                    <wps:bodyPr wrap="square" lIns="0" tIns="0" rIns="0" bIns="0" rtlCol="0">
                      <a:noAutofit/>
                    </wps:bodyPr>
                  </wps:wsp>
                </a:graphicData>
              </a:graphic>
            </wp:anchor>
          </w:drawing>
        </mc:Choice>
        <mc:Fallback>
          <w:pict>
            <v:shapetype w14:anchorId="401C7D99" id="_x0000_t202" coordsize="21600,21600" o:spt="202" path="m,l,21600r21600,l21600,xe">
              <v:stroke joinstyle="miter"/>
              <v:path gradientshapeok="t" o:connecttype="rect"/>
            </v:shapetype>
            <v:shape id="Textbox 3" o:spid="_x0000_s1255" type="#_x0000_t202" style="position:absolute;margin-left:271.7pt;margin-top:21.3pt;width:305.3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" filled="f" stroked="f">
              <v:textbox inset="0,0,0,0">
                <w:txbxContent>
                  <w:p w14:paraId="033C892D" w14:textId="77777777" w:rsidR="00DF0971" w:rsidRDefault="00000000">
                    <w:pPr>
                      <w:spacing w:before="8"/>
                      <w:ind w:left="20"/>
                      <w:rPr>
                        <w:b/>
                        <w:sz w:val="26"/>
                      </w:rPr>
                    </w:pPr>
                    <w:r>
                      <w:rPr>
                        <w:b/>
                        <w:spacing w:val="-2"/>
                        <w:sz w:val="26"/>
                      </w:rPr>
                      <w:t>Organizational</w:t>
                    </w:r>
                    <w:r>
                      <w:rPr>
                        <w:b/>
                        <w:spacing w:val="4"/>
                        <w:sz w:val="26"/>
                      </w:rPr>
                      <w:t xml:space="preserve"> </w:t>
                    </w:r>
                    <w:r>
                      <w:rPr>
                        <w:b/>
                        <w:spacing w:val="-2"/>
                        <w:sz w:val="26"/>
                      </w:rPr>
                      <w:t>Quality</w:t>
                    </w:r>
                    <w:r>
                      <w:rPr>
                        <w:b/>
                        <w:spacing w:val="1"/>
                        <w:sz w:val="26"/>
                      </w:rPr>
                      <w:t xml:space="preserve"> </w:t>
                    </w:r>
                    <w:r>
                      <w:rPr>
                        <w:b/>
                        <w:spacing w:val="-2"/>
                        <w:sz w:val="26"/>
                      </w:rPr>
                      <w:t>Processes</w:t>
                    </w:r>
                    <w:r>
                      <w:rPr>
                        <w:b/>
                        <w:spacing w:val="5"/>
                        <w:sz w:val="26"/>
                      </w:rPr>
                      <w:t xml:space="preserve"> </w:t>
                    </w:r>
                    <w:r>
                      <w:rPr>
                        <w:b/>
                        <w:spacing w:val="-2"/>
                        <w:sz w:val="26"/>
                      </w:rPr>
                      <w:t>Manual</w:t>
                    </w:r>
                    <w:r>
                      <w:rPr>
                        <w:b/>
                        <w:spacing w:val="5"/>
                        <w:sz w:val="26"/>
                      </w:rPr>
                      <w:t xml:space="preserve"> </w:t>
                    </w:r>
                    <w:r>
                      <w:rPr>
                        <w:b/>
                        <w:spacing w:val="-2"/>
                        <w:sz w:val="26"/>
                      </w:rPr>
                      <w:t>(QSM-9000)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D0F8A"/>
    <w:multiLevelType w:val="hybridMultilevel"/>
    <w:tmpl w:val="8D44ED10"/>
    <w:lvl w:ilvl="0" w:tplc="1B82D1D0">
      <w:numFmt w:val="bullet"/>
      <w:lvlText w:val=""/>
      <w:lvlJc w:val="left"/>
      <w:pPr>
        <w:ind w:left="322" w:hanging="268"/>
      </w:pPr>
      <w:rPr>
        <w:rFonts w:ascii="Symbol" w:eastAsia="Symbol" w:hAnsi="Symbol" w:cs="Symbol" w:hint="default"/>
        <w:b w:val="0"/>
        <w:bCs w:val="0"/>
        <w:i w:val="0"/>
        <w:iCs w:val="0"/>
        <w:spacing w:val="0"/>
        <w:w w:val="77"/>
        <w:sz w:val="23"/>
        <w:szCs w:val="23"/>
        <w:lang w:val="en-US" w:eastAsia="en-US" w:bidi="ar-SA"/>
      </w:rPr>
    </w:lvl>
    <w:lvl w:ilvl="1" w:tplc="AF4A3126">
      <w:numFmt w:val="bullet"/>
      <w:lvlText w:val="•"/>
      <w:lvlJc w:val="left"/>
      <w:pPr>
        <w:ind w:left="914" w:hanging="268"/>
      </w:pPr>
      <w:rPr>
        <w:rFonts w:hint="default"/>
        <w:lang w:val="en-US" w:eastAsia="en-US" w:bidi="ar-SA"/>
      </w:rPr>
    </w:lvl>
    <w:lvl w:ilvl="2" w:tplc="059A628E">
      <w:numFmt w:val="bullet"/>
      <w:lvlText w:val="•"/>
      <w:lvlJc w:val="left"/>
      <w:pPr>
        <w:ind w:left="1509" w:hanging="268"/>
      </w:pPr>
      <w:rPr>
        <w:rFonts w:hint="default"/>
        <w:lang w:val="en-US" w:eastAsia="en-US" w:bidi="ar-SA"/>
      </w:rPr>
    </w:lvl>
    <w:lvl w:ilvl="3" w:tplc="7D3A79DE">
      <w:numFmt w:val="bullet"/>
      <w:lvlText w:val="•"/>
      <w:lvlJc w:val="left"/>
      <w:pPr>
        <w:ind w:left="2103" w:hanging="268"/>
      </w:pPr>
      <w:rPr>
        <w:rFonts w:hint="default"/>
        <w:lang w:val="en-US" w:eastAsia="en-US" w:bidi="ar-SA"/>
      </w:rPr>
    </w:lvl>
    <w:lvl w:ilvl="4" w:tplc="B326421E">
      <w:numFmt w:val="bullet"/>
      <w:lvlText w:val="•"/>
      <w:lvlJc w:val="left"/>
      <w:pPr>
        <w:ind w:left="2698" w:hanging="268"/>
      </w:pPr>
      <w:rPr>
        <w:rFonts w:hint="default"/>
        <w:lang w:val="en-US" w:eastAsia="en-US" w:bidi="ar-SA"/>
      </w:rPr>
    </w:lvl>
    <w:lvl w:ilvl="5" w:tplc="C8444F80">
      <w:numFmt w:val="bullet"/>
      <w:lvlText w:val="•"/>
      <w:lvlJc w:val="left"/>
      <w:pPr>
        <w:ind w:left="3293" w:hanging="268"/>
      </w:pPr>
      <w:rPr>
        <w:rFonts w:hint="default"/>
        <w:lang w:val="en-US" w:eastAsia="en-US" w:bidi="ar-SA"/>
      </w:rPr>
    </w:lvl>
    <w:lvl w:ilvl="6" w:tplc="541ABEF8">
      <w:numFmt w:val="bullet"/>
      <w:lvlText w:val="•"/>
      <w:lvlJc w:val="left"/>
      <w:pPr>
        <w:ind w:left="3887" w:hanging="268"/>
      </w:pPr>
      <w:rPr>
        <w:rFonts w:hint="default"/>
        <w:lang w:val="en-US" w:eastAsia="en-US" w:bidi="ar-SA"/>
      </w:rPr>
    </w:lvl>
    <w:lvl w:ilvl="7" w:tplc="B69CEC70">
      <w:numFmt w:val="bullet"/>
      <w:lvlText w:val="•"/>
      <w:lvlJc w:val="left"/>
      <w:pPr>
        <w:ind w:left="4482" w:hanging="268"/>
      </w:pPr>
      <w:rPr>
        <w:rFonts w:hint="default"/>
        <w:lang w:val="en-US" w:eastAsia="en-US" w:bidi="ar-SA"/>
      </w:rPr>
    </w:lvl>
    <w:lvl w:ilvl="8" w:tplc="3C805EE2">
      <w:numFmt w:val="bullet"/>
      <w:lvlText w:val="•"/>
      <w:lvlJc w:val="left"/>
      <w:pPr>
        <w:ind w:left="5076" w:hanging="268"/>
      </w:pPr>
      <w:rPr>
        <w:rFonts w:hint="default"/>
        <w:lang w:val="en-US" w:eastAsia="en-US" w:bidi="ar-SA"/>
      </w:rPr>
    </w:lvl>
  </w:abstractNum>
  <w:abstractNum w:abstractNumId="1" w15:restartNumberingAfterBreak="0">
    <w:nsid w:val="13073867"/>
    <w:multiLevelType w:val="hybridMultilevel"/>
    <w:tmpl w:val="2C20347A"/>
    <w:lvl w:ilvl="0" w:tplc="A0903282">
      <w:numFmt w:val="bullet"/>
      <w:lvlText w:val=""/>
      <w:lvlJc w:val="left"/>
      <w:pPr>
        <w:ind w:left="460" w:hanging="288"/>
      </w:pPr>
      <w:rPr>
        <w:rFonts w:ascii="Symbol" w:eastAsia="Symbol" w:hAnsi="Symbol" w:cs="Symbol" w:hint="default"/>
        <w:b w:val="0"/>
        <w:bCs w:val="0"/>
        <w:i w:val="0"/>
        <w:iCs w:val="0"/>
        <w:spacing w:val="0"/>
        <w:w w:val="99"/>
        <w:sz w:val="25"/>
        <w:szCs w:val="25"/>
        <w:lang w:val="en-US" w:eastAsia="en-US" w:bidi="ar-SA"/>
      </w:rPr>
    </w:lvl>
    <w:lvl w:ilvl="1" w:tplc="057823B0">
      <w:numFmt w:val="bullet"/>
      <w:lvlText w:val="•"/>
      <w:lvlJc w:val="left"/>
      <w:pPr>
        <w:ind w:left="1516" w:hanging="288"/>
      </w:pPr>
      <w:rPr>
        <w:rFonts w:hint="default"/>
        <w:lang w:val="en-US" w:eastAsia="en-US" w:bidi="ar-SA"/>
      </w:rPr>
    </w:lvl>
    <w:lvl w:ilvl="2" w:tplc="84CC2DC6">
      <w:numFmt w:val="bullet"/>
      <w:lvlText w:val="•"/>
      <w:lvlJc w:val="left"/>
      <w:pPr>
        <w:ind w:left="2572" w:hanging="288"/>
      </w:pPr>
      <w:rPr>
        <w:rFonts w:hint="default"/>
        <w:lang w:val="en-US" w:eastAsia="en-US" w:bidi="ar-SA"/>
      </w:rPr>
    </w:lvl>
    <w:lvl w:ilvl="3" w:tplc="5574DEEC">
      <w:numFmt w:val="bullet"/>
      <w:lvlText w:val="•"/>
      <w:lvlJc w:val="left"/>
      <w:pPr>
        <w:ind w:left="3628" w:hanging="288"/>
      </w:pPr>
      <w:rPr>
        <w:rFonts w:hint="default"/>
        <w:lang w:val="en-US" w:eastAsia="en-US" w:bidi="ar-SA"/>
      </w:rPr>
    </w:lvl>
    <w:lvl w:ilvl="4" w:tplc="AD9E208E">
      <w:numFmt w:val="bullet"/>
      <w:lvlText w:val="•"/>
      <w:lvlJc w:val="left"/>
      <w:pPr>
        <w:ind w:left="4684" w:hanging="288"/>
      </w:pPr>
      <w:rPr>
        <w:rFonts w:hint="default"/>
        <w:lang w:val="en-US" w:eastAsia="en-US" w:bidi="ar-SA"/>
      </w:rPr>
    </w:lvl>
    <w:lvl w:ilvl="5" w:tplc="3970FA18">
      <w:numFmt w:val="bullet"/>
      <w:lvlText w:val="•"/>
      <w:lvlJc w:val="left"/>
      <w:pPr>
        <w:ind w:left="5740" w:hanging="288"/>
      </w:pPr>
      <w:rPr>
        <w:rFonts w:hint="default"/>
        <w:lang w:val="en-US" w:eastAsia="en-US" w:bidi="ar-SA"/>
      </w:rPr>
    </w:lvl>
    <w:lvl w:ilvl="6" w:tplc="21007FA0">
      <w:numFmt w:val="bullet"/>
      <w:lvlText w:val="•"/>
      <w:lvlJc w:val="left"/>
      <w:pPr>
        <w:ind w:left="6796" w:hanging="288"/>
      </w:pPr>
      <w:rPr>
        <w:rFonts w:hint="default"/>
        <w:lang w:val="en-US" w:eastAsia="en-US" w:bidi="ar-SA"/>
      </w:rPr>
    </w:lvl>
    <w:lvl w:ilvl="7" w:tplc="8228DC8E">
      <w:numFmt w:val="bullet"/>
      <w:lvlText w:val="•"/>
      <w:lvlJc w:val="left"/>
      <w:pPr>
        <w:ind w:left="7852" w:hanging="288"/>
      </w:pPr>
      <w:rPr>
        <w:rFonts w:hint="default"/>
        <w:lang w:val="en-US" w:eastAsia="en-US" w:bidi="ar-SA"/>
      </w:rPr>
    </w:lvl>
    <w:lvl w:ilvl="8" w:tplc="ECF401C4">
      <w:numFmt w:val="bullet"/>
      <w:lvlText w:val="•"/>
      <w:lvlJc w:val="left"/>
      <w:pPr>
        <w:ind w:left="8908" w:hanging="288"/>
      </w:pPr>
      <w:rPr>
        <w:rFonts w:hint="default"/>
        <w:lang w:val="en-US" w:eastAsia="en-US" w:bidi="ar-SA"/>
      </w:rPr>
    </w:lvl>
  </w:abstractNum>
  <w:abstractNum w:abstractNumId="2" w15:restartNumberingAfterBreak="0">
    <w:nsid w:val="22EE3DB0"/>
    <w:multiLevelType w:val="hybridMultilevel"/>
    <w:tmpl w:val="8250AF44"/>
    <w:lvl w:ilvl="0" w:tplc="4FA262A4">
      <w:numFmt w:val="bullet"/>
      <w:lvlText w:val=""/>
      <w:lvlJc w:val="left"/>
      <w:pPr>
        <w:ind w:left="460" w:hanging="288"/>
      </w:pPr>
      <w:rPr>
        <w:rFonts w:ascii="Symbol" w:eastAsia="Symbol" w:hAnsi="Symbol" w:cs="Symbol" w:hint="default"/>
        <w:b w:val="0"/>
        <w:bCs w:val="0"/>
        <w:i w:val="0"/>
        <w:iCs w:val="0"/>
        <w:spacing w:val="0"/>
        <w:w w:val="99"/>
        <w:sz w:val="25"/>
        <w:szCs w:val="25"/>
        <w:lang w:val="en-US" w:eastAsia="en-US" w:bidi="ar-SA"/>
      </w:rPr>
    </w:lvl>
    <w:lvl w:ilvl="1" w:tplc="85489C00">
      <w:numFmt w:val="bullet"/>
      <w:lvlText w:val="•"/>
      <w:lvlJc w:val="left"/>
      <w:pPr>
        <w:ind w:left="1516" w:hanging="288"/>
      </w:pPr>
      <w:rPr>
        <w:rFonts w:hint="default"/>
        <w:lang w:val="en-US" w:eastAsia="en-US" w:bidi="ar-SA"/>
      </w:rPr>
    </w:lvl>
    <w:lvl w:ilvl="2" w:tplc="291C76F2">
      <w:numFmt w:val="bullet"/>
      <w:lvlText w:val="•"/>
      <w:lvlJc w:val="left"/>
      <w:pPr>
        <w:ind w:left="2572" w:hanging="288"/>
      </w:pPr>
      <w:rPr>
        <w:rFonts w:hint="default"/>
        <w:lang w:val="en-US" w:eastAsia="en-US" w:bidi="ar-SA"/>
      </w:rPr>
    </w:lvl>
    <w:lvl w:ilvl="3" w:tplc="BFE0AC4E">
      <w:numFmt w:val="bullet"/>
      <w:lvlText w:val="•"/>
      <w:lvlJc w:val="left"/>
      <w:pPr>
        <w:ind w:left="3628" w:hanging="288"/>
      </w:pPr>
      <w:rPr>
        <w:rFonts w:hint="default"/>
        <w:lang w:val="en-US" w:eastAsia="en-US" w:bidi="ar-SA"/>
      </w:rPr>
    </w:lvl>
    <w:lvl w:ilvl="4" w:tplc="C6F8B888">
      <w:numFmt w:val="bullet"/>
      <w:lvlText w:val="•"/>
      <w:lvlJc w:val="left"/>
      <w:pPr>
        <w:ind w:left="4684" w:hanging="288"/>
      </w:pPr>
      <w:rPr>
        <w:rFonts w:hint="default"/>
        <w:lang w:val="en-US" w:eastAsia="en-US" w:bidi="ar-SA"/>
      </w:rPr>
    </w:lvl>
    <w:lvl w:ilvl="5" w:tplc="B1B6141E">
      <w:numFmt w:val="bullet"/>
      <w:lvlText w:val="•"/>
      <w:lvlJc w:val="left"/>
      <w:pPr>
        <w:ind w:left="5740" w:hanging="288"/>
      </w:pPr>
      <w:rPr>
        <w:rFonts w:hint="default"/>
        <w:lang w:val="en-US" w:eastAsia="en-US" w:bidi="ar-SA"/>
      </w:rPr>
    </w:lvl>
    <w:lvl w:ilvl="6" w:tplc="135C355E">
      <w:numFmt w:val="bullet"/>
      <w:lvlText w:val="•"/>
      <w:lvlJc w:val="left"/>
      <w:pPr>
        <w:ind w:left="6796" w:hanging="288"/>
      </w:pPr>
      <w:rPr>
        <w:rFonts w:hint="default"/>
        <w:lang w:val="en-US" w:eastAsia="en-US" w:bidi="ar-SA"/>
      </w:rPr>
    </w:lvl>
    <w:lvl w:ilvl="7" w:tplc="B9D21C32">
      <w:numFmt w:val="bullet"/>
      <w:lvlText w:val="•"/>
      <w:lvlJc w:val="left"/>
      <w:pPr>
        <w:ind w:left="7852" w:hanging="288"/>
      </w:pPr>
      <w:rPr>
        <w:rFonts w:hint="default"/>
        <w:lang w:val="en-US" w:eastAsia="en-US" w:bidi="ar-SA"/>
      </w:rPr>
    </w:lvl>
    <w:lvl w:ilvl="8" w:tplc="090EC2DA">
      <w:numFmt w:val="bullet"/>
      <w:lvlText w:val="•"/>
      <w:lvlJc w:val="left"/>
      <w:pPr>
        <w:ind w:left="8908" w:hanging="288"/>
      </w:pPr>
      <w:rPr>
        <w:rFonts w:hint="default"/>
        <w:lang w:val="en-US" w:eastAsia="en-US" w:bidi="ar-SA"/>
      </w:rPr>
    </w:lvl>
  </w:abstractNum>
  <w:abstractNum w:abstractNumId="3" w15:restartNumberingAfterBreak="0">
    <w:nsid w:val="35EA01E8"/>
    <w:multiLevelType w:val="hybridMultilevel"/>
    <w:tmpl w:val="BDFE526E"/>
    <w:lvl w:ilvl="0" w:tplc="C144C706">
      <w:numFmt w:val="bullet"/>
      <w:lvlText w:val="-"/>
      <w:lvlJc w:val="left"/>
      <w:pPr>
        <w:ind w:left="149" w:hanging="102"/>
      </w:pPr>
      <w:rPr>
        <w:rFonts w:ascii="Calibri Light" w:eastAsia="Calibri Light" w:hAnsi="Calibri Light" w:cs="Calibri Light" w:hint="default"/>
        <w:b w:val="0"/>
        <w:bCs w:val="0"/>
        <w:i w:val="0"/>
        <w:iCs w:val="0"/>
        <w:spacing w:val="0"/>
        <w:w w:val="78"/>
        <w:sz w:val="17"/>
        <w:szCs w:val="17"/>
        <w:lang w:val="en-US" w:eastAsia="en-US" w:bidi="ar-SA"/>
      </w:rPr>
    </w:lvl>
    <w:lvl w:ilvl="1" w:tplc="E2B87294">
      <w:numFmt w:val="bullet"/>
      <w:lvlText w:val="•"/>
      <w:lvlJc w:val="left"/>
      <w:pPr>
        <w:ind w:left="240" w:hanging="102"/>
      </w:pPr>
      <w:rPr>
        <w:rFonts w:hint="default"/>
        <w:lang w:val="en-US" w:eastAsia="en-US" w:bidi="ar-SA"/>
      </w:rPr>
    </w:lvl>
    <w:lvl w:ilvl="2" w:tplc="09C4E158">
      <w:numFmt w:val="bullet"/>
      <w:lvlText w:val="•"/>
      <w:lvlJc w:val="left"/>
      <w:pPr>
        <w:ind w:left="340" w:hanging="102"/>
      </w:pPr>
      <w:rPr>
        <w:rFonts w:hint="default"/>
        <w:lang w:val="en-US" w:eastAsia="en-US" w:bidi="ar-SA"/>
      </w:rPr>
    </w:lvl>
    <w:lvl w:ilvl="3" w:tplc="6FA80DD6">
      <w:numFmt w:val="bullet"/>
      <w:lvlText w:val="•"/>
      <w:lvlJc w:val="left"/>
      <w:pPr>
        <w:ind w:left="440" w:hanging="102"/>
      </w:pPr>
      <w:rPr>
        <w:rFonts w:hint="default"/>
        <w:lang w:val="en-US" w:eastAsia="en-US" w:bidi="ar-SA"/>
      </w:rPr>
    </w:lvl>
    <w:lvl w:ilvl="4" w:tplc="10D04352">
      <w:numFmt w:val="bullet"/>
      <w:lvlText w:val="•"/>
      <w:lvlJc w:val="left"/>
      <w:pPr>
        <w:ind w:left="540" w:hanging="102"/>
      </w:pPr>
      <w:rPr>
        <w:rFonts w:hint="default"/>
        <w:lang w:val="en-US" w:eastAsia="en-US" w:bidi="ar-SA"/>
      </w:rPr>
    </w:lvl>
    <w:lvl w:ilvl="5" w:tplc="1C684866">
      <w:numFmt w:val="bullet"/>
      <w:lvlText w:val="•"/>
      <w:lvlJc w:val="left"/>
      <w:pPr>
        <w:ind w:left="640" w:hanging="102"/>
      </w:pPr>
      <w:rPr>
        <w:rFonts w:hint="default"/>
        <w:lang w:val="en-US" w:eastAsia="en-US" w:bidi="ar-SA"/>
      </w:rPr>
    </w:lvl>
    <w:lvl w:ilvl="6" w:tplc="089A706A">
      <w:numFmt w:val="bullet"/>
      <w:lvlText w:val="•"/>
      <w:lvlJc w:val="left"/>
      <w:pPr>
        <w:ind w:left="741" w:hanging="102"/>
      </w:pPr>
      <w:rPr>
        <w:rFonts w:hint="default"/>
        <w:lang w:val="en-US" w:eastAsia="en-US" w:bidi="ar-SA"/>
      </w:rPr>
    </w:lvl>
    <w:lvl w:ilvl="7" w:tplc="14F67FB6">
      <w:numFmt w:val="bullet"/>
      <w:lvlText w:val="•"/>
      <w:lvlJc w:val="left"/>
      <w:pPr>
        <w:ind w:left="841" w:hanging="102"/>
      </w:pPr>
      <w:rPr>
        <w:rFonts w:hint="default"/>
        <w:lang w:val="en-US" w:eastAsia="en-US" w:bidi="ar-SA"/>
      </w:rPr>
    </w:lvl>
    <w:lvl w:ilvl="8" w:tplc="0CF2FFA2">
      <w:numFmt w:val="bullet"/>
      <w:lvlText w:val="•"/>
      <w:lvlJc w:val="left"/>
      <w:pPr>
        <w:ind w:left="941" w:hanging="102"/>
      </w:pPr>
      <w:rPr>
        <w:rFonts w:hint="default"/>
        <w:lang w:val="en-US" w:eastAsia="en-US" w:bidi="ar-SA"/>
      </w:rPr>
    </w:lvl>
  </w:abstractNum>
  <w:abstractNum w:abstractNumId="4" w15:restartNumberingAfterBreak="0">
    <w:nsid w:val="4E7D5FE0"/>
    <w:multiLevelType w:val="hybridMultilevel"/>
    <w:tmpl w:val="DBC49790"/>
    <w:lvl w:ilvl="0" w:tplc="EEBE8D0C">
      <w:start w:val="1"/>
      <w:numFmt w:val="decimal"/>
      <w:lvlText w:val="%1."/>
      <w:lvlJc w:val="left"/>
      <w:pPr>
        <w:ind w:left="861" w:hanging="433"/>
      </w:pPr>
      <w:rPr>
        <w:rFonts w:ascii="Times New Roman" w:eastAsia="Times New Roman" w:hAnsi="Times New Roman" w:cs="Times New Roman" w:hint="default"/>
        <w:b w:val="0"/>
        <w:bCs w:val="0"/>
        <w:i w:val="0"/>
        <w:iCs w:val="0"/>
        <w:spacing w:val="0"/>
        <w:w w:val="99"/>
        <w:sz w:val="25"/>
        <w:szCs w:val="25"/>
        <w:lang w:val="en-US" w:eastAsia="en-US" w:bidi="ar-SA"/>
      </w:rPr>
    </w:lvl>
    <w:lvl w:ilvl="1" w:tplc="6830592A">
      <w:numFmt w:val="bullet"/>
      <w:lvlText w:val="•"/>
      <w:lvlJc w:val="left"/>
      <w:pPr>
        <w:ind w:left="1876" w:hanging="433"/>
      </w:pPr>
      <w:rPr>
        <w:rFonts w:hint="default"/>
        <w:lang w:val="en-US" w:eastAsia="en-US" w:bidi="ar-SA"/>
      </w:rPr>
    </w:lvl>
    <w:lvl w:ilvl="2" w:tplc="F1749A40">
      <w:numFmt w:val="bullet"/>
      <w:lvlText w:val="•"/>
      <w:lvlJc w:val="left"/>
      <w:pPr>
        <w:ind w:left="2892" w:hanging="433"/>
      </w:pPr>
      <w:rPr>
        <w:rFonts w:hint="default"/>
        <w:lang w:val="en-US" w:eastAsia="en-US" w:bidi="ar-SA"/>
      </w:rPr>
    </w:lvl>
    <w:lvl w:ilvl="3" w:tplc="0A743F58">
      <w:numFmt w:val="bullet"/>
      <w:lvlText w:val="•"/>
      <w:lvlJc w:val="left"/>
      <w:pPr>
        <w:ind w:left="3908" w:hanging="433"/>
      </w:pPr>
      <w:rPr>
        <w:rFonts w:hint="default"/>
        <w:lang w:val="en-US" w:eastAsia="en-US" w:bidi="ar-SA"/>
      </w:rPr>
    </w:lvl>
    <w:lvl w:ilvl="4" w:tplc="962C934E">
      <w:numFmt w:val="bullet"/>
      <w:lvlText w:val="•"/>
      <w:lvlJc w:val="left"/>
      <w:pPr>
        <w:ind w:left="4924" w:hanging="433"/>
      </w:pPr>
      <w:rPr>
        <w:rFonts w:hint="default"/>
        <w:lang w:val="en-US" w:eastAsia="en-US" w:bidi="ar-SA"/>
      </w:rPr>
    </w:lvl>
    <w:lvl w:ilvl="5" w:tplc="B9D47356">
      <w:numFmt w:val="bullet"/>
      <w:lvlText w:val="•"/>
      <w:lvlJc w:val="left"/>
      <w:pPr>
        <w:ind w:left="5940" w:hanging="433"/>
      </w:pPr>
      <w:rPr>
        <w:rFonts w:hint="default"/>
        <w:lang w:val="en-US" w:eastAsia="en-US" w:bidi="ar-SA"/>
      </w:rPr>
    </w:lvl>
    <w:lvl w:ilvl="6" w:tplc="1192774A">
      <w:numFmt w:val="bullet"/>
      <w:lvlText w:val="•"/>
      <w:lvlJc w:val="left"/>
      <w:pPr>
        <w:ind w:left="6956" w:hanging="433"/>
      </w:pPr>
      <w:rPr>
        <w:rFonts w:hint="default"/>
        <w:lang w:val="en-US" w:eastAsia="en-US" w:bidi="ar-SA"/>
      </w:rPr>
    </w:lvl>
    <w:lvl w:ilvl="7" w:tplc="BEE299AA">
      <w:numFmt w:val="bullet"/>
      <w:lvlText w:val="•"/>
      <w:lvlJc w:val="left"/>
      <w:pPr>
        <w:ind w:left="7972" w:hanging="433"/>
      </w:pPr>
      <w:rPr>
        <w:rFonts w:hint="default"/>
        <w:lang w:val="en-US" w:eastAsia="en-US" w:bidi="ar-SA"/>
      </w:rPr>
    </w:lvl>
    <w:lvl w:ilvl="8" w:tplc="78C0DD42">
      <w:numFmt w:val="bullet"/>
      <w:lvlText w:val="•"/>
      <w:lvlJc w:val="left"/>
      <w:pPr>
        <w:ind w:left="8988" w:hanging="433"/>
      </w:pPr>
      <w:rPr>
        <w:rFonts w:hint="default"/>
        <w:lang w:val="en-US" w:eastAsia="en-US" w:bidi="ar-SA"/>
      </w:rPr>
    </w:lvl>
  </w:abstractNum>
  <w:abstractNum w:abstractNumId="5" w15:restartNumberingAfterBreak="0">
    <w:nsid w:val="557408B5"/>
    <w:multiLevelType w:val="hybridMultilevel"/>
    <w:tmpl w:val="4BA8D198"/>
    <w:lvl w:ilvl="0" w:tplc="66F66F22">
      <w:start w:val="1"/>
      <w:numFmt w:val="decimal"/>
      <w:lvlText w:val="%1."/>
      <w:lvlJc w:val="left"/>
      <w:pPr>
        <w:ind w:left="461" w:hanging="361"/>
      </w:pPr>
      <w:rPr>
        <w:rFonts w:ascii="Times New Roman" w:eastAsia="Times New Roman" w:hAnsi="Times New Roman" w:cs="Times New Roman" w:hint="default"/>
        <w:b/>
        <w:bCs/>
        <w:i w:val="0"/>
        <w:iCs w:val="0"/>
        <w:spacing w:val="0"/>
        <w:w w:val="99"/>
        <w:sz w:val="25"/>
        <w:szCs w:val="25"/>
        <w:lang w:val="en-US" w:eastAsia="en-US" w:bidi="ar-SA"/>
      </w:rPr>
    </w:lvl>
    <w:lvl w:ilvl="1" w:tplc="F4CCB86C">
      <w:numFmt w:val="bullet"/>
      <w:lvlText w:val="•"/>
      <w:lvlJc w:val="left"/>
      <w:pPr>
        <w:ind w:left="1481" w:hanging="361"/>
      </w:pPr>
      <w:rPr>
        <w:rFonts w:hint="default"/>
        <w:lang w:val="en-US" w:eastAsia="en-US" w:bidi="ar-SA"/>
      </w:rPr>
    </w:lvl>
    <w:lvl w:ilvl="2" w:tplc="AEE63800">
      <w:numFmt w:val="bullet"/>
      <w:lvlText w:val="•"/>
      <w:lvlJc w:val="left"/>
      <w:pPr>
        <w:ind w:left="2501" w:hanging="361"/>
      </w:pPr>
      <w:rPr>
        <w:rFonts w:hint="default"/>
        <w:lang w:val="en-US" w:eastAsia="en-US" w:bidi="ar-SA"/>
      </w:rPr>
    </w:lvl>
    <w:lvl w:ilvl="3" w:tplc="BFC6A6D6">
      <w:numFmt w:val="bullet"/>
      <w:lvlText w:val="•"/>
      <w:lvlJc w:val="left"/>
      <w:pPr>
        <w:ind w:left="3521" w:hanging="361"/>
      </w:pPr>
      <w:rPr>
        <w:rFonts w:hint="default"/>
        <w:lang w:val="en-US" w:eastAsia="en-US" w:bidi="ar-SA"/>
      </w:rPr>
    </w:lvl>
    <w:lvl w:ilvl="4" w:tplc="F8600074">
      <w:numFmt w:val="bullet"/>
      <w:lvlText w:val="•"/>
      <w:lvlJc w:val="left"/>
      <w:pPr>
        <w:ind w:left="4541" w:hanging="361"/>
      </w:pPr>
      <w:rPr>
        <w:rFonts w:hint="default"/>
        <w:lang w:val="en-US" w:eastAsia="en-US" w:bidi="ar-SA"/>
      </w:rPr>
    </w:lvl>
    <w:lvl w:ilvl="5" w:tplc="9DC4EFE8">
      <w:numFmt w:val="bullet"/>
      <w:lvlText w:val="•"/>
      <w:lvlJc w:val="left"/>
      <w:pPr>
        <w:ind w:left="5561" w:hanging="361"/>
      </w:pPr>
      <w:rPr>
        <w:rFonts w:hint="default"/>
        <w:lang w:val="en-US" w:eastAsia="en-US" w:bidi="ar-SA"/>
      </w:rPr>
    </w:lvl>
    <w:lvl w:ilvl="6" w:tplc="40568E0C">
      <w:numFmt w:val="bullet"/>
      <w:lvlText w:val="•"/>
      <w:lvlJc w:val="left"/>
      <w:pPr>
        <w:ind w:left="6581" w:hanging="361"/>
      </w:pPr>
      <w:rPr>
        <w:rFonts w:hint="default"/>
        <w:lang w:val="en-US" w:eastAsia="en-US" w:bidi="ar-SA"/>
      </w:rPr>
    </w:lvl>
    <w:lvl w:ilvl="7" w:tplc="DC265C22">
      <w:numFmt w:val="bullet"/>
      <w:lvlText w:val="•"/>
      <w:lvlJc w:val="left"/>
      <w:pPr>
        <w:ind w:left="7601" w:hanging="361"/>
      </w:pPr>
      <w:rPr>
        <w:rFonts w:hint="default"/>
        <w:lang w:val="en-US" w:eastAsia="en-US" w:bidi="ar-SA"/>
      </w:rPr>
    </w:lvl>
    <w:lvl w:ilvl="8" w:tplc="D9205C6C">
      <w:numFmt w:val="bullet"/>
      <w:lvlText w:val="•"/>
      <w:lvlJc w:val="left"/>
      <w:pPr>
        <w:ind w:left="8621" w:hanging="361"/>
      </w:pPr>
      <w:rPr>
        <w:rFonts w:hint="default"/>
        <w:lang w:val="en-US" w:eastAsia="en-US" w:bidi="ar-SA"/>
      </w:rPr>
    </w:lvl>
  </w:abstractNum>
  <w:abstractNum w:abstractNumId="6" w15:restartNumberingAfterBreak="0">
    <w:nsid w:val="609D25B9"/>
    <w:multiLevelType w:val="hybridMultilevel"/>
    <w:tmpl w:val="C0946840"/>
    <w:lvl w:ilvl="0" w:tplc="C074CBCA">
      <w:numFmt w:val="bullet"/>
      <w:lvlText w:val="-"/>
      <w:lvlJc w:val="left"/>
      <w:pPr>
        <w:ind w:left="0" w:hanging="80"/>
      </w:pPr>
      <w:rPr>
        <w:rFonts w:ascii="Calibri Light" w:eastAsia="Calibri Light" w:hAnsi="Calibri Light" w:cs="Calibri Light" w:hint="default"/>
        <w:spacing w:val="0"/>
        <w:w w:val="76"/>
        <w:lang w:val="en-US" w:eastAsia="en-US" w:bidi="ar-SA"/>
      </w:rPr>
    </w:lvl>
    <w:lvl w:ilvl="1" w:tplc="799256C8">
      <w:numFmt w:val="bullet"/>
      <w:lvlText w:val="•"/>
      <w:lvlJc w:val="left"/>
      <w:pPr>
        <w:ind w:left="106" w:hanging="80"/>
      </w:pPr>
      <w:rPr>
        <w:rFonts w:hint="default"/>
        <w:lang w:val="en-US" w:eastAsia="en-US" w:bidi="ar-SA"/>
      </w:rPr>
    </w:lvl>
    <w:lvl w:ilvl="2" w:tplc="8B2ED4D2">
      <w:numFmt w:val="bullet"/>
      <w:lvlText w:val="•"/>
      <w:lvlJc w:val="left"/>
      <w:pPr>
        <w:ind w:left="213" w:hanging="80"/>
      </w:pPr>
      <w:rPr>
        <w:rFonts w:hint="default"/>
        <w:lang w:val="en-US" w:eastAsia="en-US" w:bidi="ar-SA"/>
      </w:rPr>
    </w:lvl>
    <w:lvl w:ilvl="3" w:tplc="F6409644">
      <w:numFmt w:val="bullet"/>
      <w:lvlText w:val="•"/>
      <w:lvlJc w:val="left"/>
      <w:pPr>
        <w:ind w:left="320" w:hanging="80"/>
      </w:pPr>
      <w:rPr>
        <w:rFonts w:hint="default"/>
        <w:lang w:val="en-US" w:eastAsia="en-US" w:bidi="ar-SA"/>
      </w:rPr>
    </w:lvl>
    <w:lvl w:ilvl="4" w:tplc="11DEE938">
      <w:numFmt w:val="bullet"/>
      <w:lvlText w:val="•"/>
      <w:lvlJc w:val="left"/>
      <w:pPr>
        <w:ind w:left="426" w:hanging="80"/>
      </w:pPr>
      <w:rPr>
        <w:rFonts w:hint="default"/>
        <w:lang w:val="en-US" w:eastAsia="en-US" w:bidi="ar-SA"/>
      </w:rPr>
    </w:lvl>
    <w:lvl w:ilvl="5" w:tplc="BA1C77E8">
      <w:numFmt w:val="bullet"/>
      <w:lvlText w:val="•"/>
      <w:lvlJc w:val="left"/>
      <w:pPr>
        <w:ind w:left="533" w:hanging="80"/>
      </w:pPr>
      <w:rPr>
        <w:rFonts w:hint="default"/>
        <w:lang w:val="en-US" w:eastAsia="en-US" w:bidi="ar-SA"/>
      </w:rPr>
    </w:lvl>
    <w:lvl w:ilvl="6" w:tplc="69E4CEE0">
      <w:numFmt w:val="bullet"/>
      <w:lvlText w:val="•"/>
      <w:lvlJc w:val="left"/>
      <w:pPr>
        <w:ind w:left="640" w:hanging="80"/>
      </w:pPr>
      <w:rPr>
        <w:rFonts w:hint="default"/>
        <w:lang w:val="en-US" w:eastAsia="en-US" w:bidi="ar-SA"/>
      </w:rPr>
    </w:lvl>
    <w:lvl w:ilvl="7" w:tplc="0B5C26A0">
      <w:numFmt w:val="bullet"/>
      <w:lvlText w:val="•"/>
      <w:lvlJc w:val="left"/>
      <w:pPr>
        <w:ind w:left="746" w:hanging="80"/>
      </w:pPr>
      <w:rPr>
        <w:rFonts w:hint="default"/>
        <w:lang w:val="en-US" w:eastAsia="en-US" w:bidi="ar-SA"/>
      </w:rPr>
    </w:lvl>
    <w:lvl w:ilvl="8" w:tplc="0E761E8A">
      <w:numFmt w:val="bullet"/>
      <w:lvlText w:val="•"/>
      <w:lvlJc w:val="left"/>
      <w:pPr>
        <w:ind w:left="853" w:hanging="80"/>
      </w:pPr>
      <w:rPr>
        <w:rFonts w:hint="default"/>
        <w:lang w:val="en-US" w:eastAsia="en-US" w:bidi="ar-SA"/>
      </w:rPr>
    </w:lvl>
  </w:abstractNum>
  <w:abstractNum w:abstractNumId="7" w15:restartNumberingAfterBreak="0">
    <w:nsid w:val="70AE0BB6"/>
    <w:multiLevelType w:val="hybridMultilevel"/>
    <w:tmpl w:val="E7D8CDBA"/>
    <w:lvl w:ilvl="0" w:tplc="EE48C16C">
      <w:numFmt w:val="bullet"/>
      <w:lvlText w:val="-"/>
      <w:lvlJc w:val="left"/>
      <w:pPr>
        <w:ind w:left="0" w:hanging="80"/>
      </w:pPr>
      <w:rPr>
        <w:rFonts w:ascii="Calibri" w:eastAsia="Calibri" w:hAnsi="Calibri" w:cs="Calibri" w:hint="default"/>
        <w:b w:val="0"/>
        <w:bCs w:val="0"/>
        <w:i w:val="0"/>
        <w:iCs w:val="0"/>
        <w:spacing w:val="0"/>
        <w:w w:val="76"/>
        <w:sz w:val="19"/>
        <w:szCs w:val="19"/>
        <w:lang w:val="en-US" w:eastAsia="en-US" w:bidi="ar-SA"/>
      </w:rPr>
    </w:lvl>
    <w:lvl w:ilvl="1" w:tplc="0416F786">
      <w:numFmt w:val="bullet"/>
      <w:lvlText w:val="•"/>
      <w:lvlJc w:val="left"/>
      <w:pPr>
        <w:ind w:left="95" w:hanging="80"/>
      </w:pPr>
      <w:rPr>
        <w:rFonts w:hint="default"/>
        <w:lang w:val="en-US" w:eastAsia="en-US" w:bidi="ar-SA"/>
      </w:rPr>
    </w:lvl>
    <w:lvl w:ilvl="2" w:tplc="65B43E4E">
      <w:numFmt w:val="bullet"/>
      <w:lvlText w:val="•"/>
      <w:lvlJc w:val="left"/>
      <w:pPr>
        <w:ind w:left="190" w:hanging="80"/>
      </w:pPr>
      <w:rPr>
        <w:rFonts w:hint="default"/>
        <w:lang w:val="en-US" w:eastAsia="en-US" w:bidi="ar-SA"/>
      </w:rPr>
    </w:lvl>
    <w:lvl w:ilvl="3" w:tplc="984E6180">
      <w:numFmt w:val="bullet"/>
      <w:lvlText w:val="•"/>
      <w:lvlJc w:val="left"/>
      <w:pPr>
        <w:ind w:left="285" w:hanging="80"/>
      </w:pPr>
      <w:rPr>
        <w:rFonts w:hint="default"/>
        <w:lang w:val="en-US" w:eastAsia="en-US" w:bidi="ar-SA"/>
      </w:rPr>
    </w:lvl>
    <w:lvl w:ilvl="4" w:tplc="02B06212">
      <w:numFmt w:val="bullet"/>
      <w:lvlText w:val="•"/>
      <w:lvlJc w:val="left"/>
      <w:pPr>
        <w:ind w:left="380" w:hanging="80"/>
      </w:pPr>
      <w:rPr>
        <w:rFonts w:hint="default"/>
        <w:lang w:val="en-US" w:eastAsia="en-US" w:bidi="ar-SA"/>
      </w:rPr>
    </w:lvl>
    <w:lvl w:ilvl="5" w:tplc="B39C0A40">
      <w:numFmt w:val="bullet"/>
      <w:lvlText w:val="•"/>
      <w:lvlJc w:val="left"/>
      <w:pPr>
        <w:ind w:left="475" w:hanging="80"/>
      </w:pPr>
      <w:rPr>
        <w:rFonts w:hint="default"/>
        <w:lang w:val="en-US" w:eastAsia="en-US" w:bidi="ar-SA"/>
      </w:rPr>
    </w:lvl>
    <w:lvl w:ilvl="6" w:tplc="AD040F9C">
      <w:numFmt w:val="bullet"/>
      <w:lvlText w:val="•"/>
      <w:lvlJc w:val="left"/>
      <w:pPr>
        <w:ind w:left="571" w:hanging="80"/>
      </w:pPr>
      <w:rPr>
        <w:rFonts w:hint="default"/>
        <w:lang w:val="en-US" w:eastAsia="en-US" w:bidi="ar-SA"/>
      </w:rPr>
    </w:lvl>
    <w:lvl w:ilvl="7" w:tplc="2794CF28">
      <w:numFmt w:val="bullet"/>
      <w:lvlText w:val="•"/>
      <w:lvlJc w:val="left"/>
      <w:pPr>
        <w:ind w:left="666" w:hanging="80"/>
      </w:pPr>
      <w:rPr>
        <w:rFonts w:hint="default"/>
        <w:lang w:val="en-US" w:eastAsia="en-US" w:bidi="ar-SA"/>
      </w:rPr>
    </w:lvl>
    <w:lvl w:ilvl="8" w:tplc="E3DC332A">
      <w:numFmt w:val="bullet"/>
      <w:lvlText w:val="•"/>
      <w:lvlJc w:val="left"/>
      <w:pPr>
        <w:ind w:left="761" w:hanging="80"/>
      </w:pPr>
      <w:rPr>
        <w:rFonts w:hint="default"/>
        <w:lang w:val="en-US" w:eastAsia="en-US" w:bidi="ar-SA"/>
      </w:rPr>
    </w:lvl>
  </w:abstractNum>
  <w:num w:numId="1" w16cid:durableId="1891334473">
    <w:abstractNumId w:val="3"/>
  </w:num>
  <w:num w:numId="2" w16cid:durableId="898245907">
    <w:abstractNumId w:val="7"/>
  </w:num>
  <w:num w:numId="3" w16cid:durableId="1338077001">
    <w:abstractNumId w:val="6"/>
  </w:num>
  <w:num w:numId="4" w16cid:durableId="189757031">
    <w:abstractNumId w:val="0"/>
  </w:num>
  <w:num w:numId="5" w16cid:durableId="1534877489">
    <w:abstractNumId w:val="1"/>
  </w:num>
  <w:num w:numId="6" w16cid:durableId="2011326883">
    <w:abstractNumId w:val="2"/>
  </w:num>
  <w:num w:numId="7" w16cid:durableId="253168437">
    <w:abstractNumId w:val="5"/>
  </w:num>
  <w:num w:numId="8" w16cid:durableId="141512538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ian Olea">
    <w15:presenceInfo w15:providerId="Windows Live" w15:userId="20f58619816ab800"/>
  </w15:person>
  <w15:person w15:author="Brian Olea [2]">
    <w15:presenceInfo w15:providerId="AD" w15:userId="S::Brian.Olea@burrana.aero::d8d39cc3-6fee-4f10-8d13-fd583ce79e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0971"/>
    <w:rsid w:val="00040B4D"/>
    <w:rsid w:val="007A40CA"/>
    <w:rsid w:val="00B963A7"/>
    <w:rsid w:val="00C36BDF"/>
    <w:rsid w:val="00C92741"/>
    <w:rsid w:val="00DF0971"/>
    <w:rsid w:val="00DF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F1B2A"/>
  <w15:docId w15:val="{2DB58617-1750-4B8A-8AB6-E6328ED7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19" w:hanging="359"/>
      <w:outlineLvl w:val="0"/>
    </w:pPr>
    <w:rPr>
      <w:b/>
      <w:bCs/>
      <w:sz w:val="26"/>
      <w:szCs w:val="26"/>
    </w:rPr>
  </w:style>
  <w:style w:type="paragraph" w:styleId="Heading2">
    <w:name w:val="heading 2"/>
    <w:basedOn w:val="Normal"/>
    <w:uiPriority w:val="9"/>
    <w:unhideWhenUsed/>
    <w:qFormat/>
    <w:pPr>
      <w:spacing w:before="181"/>
      <w:ind w:left="460"/>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861" w:hanging="433"/>
    </w:pPr>
    <w:rPr>
      <w:sz w:val="25"/>
      <w:szCs w:val="25"/>
    </w:rPr>
  </w:style>
  <w:style w:type="paragraph" w:styleId="BodyText">
    <w:name w:val="Body Text"/>
    <w:basedOn w:val="Normal"/>
    <w:uiPriority w:val="1"/>
    <w:qFormat/>
    <w:pPr>
      <w:ind w:left="100"/>
    </w:pPr>
    <w:rPr>
      <w:sz w:val="25"/>
      <w:szCs w:val="25"/>
    </w:rPr>
  </w:style>
  <w:style w:type="paragraph" w:styleId="Title">
    <w:name w:val="Title"/>
    <w:basedOn w:val="Normal"/>
    <w:uiPriority w:val="10"/>
    <w:qFormat/>
    <w:pPr>
      <w:ind w:left="1583" w:right="1604"/>
      <w:jc w:val="center"/>
    </w:pPr>
    <w:rPr>
      <w:b/>
      <w:bCs/>
      <w:sz w:val="44"/>
      <w:szCs w:val="44"/>
    </w:rPr>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pPr>
      <w:ind w:left="40"/>
    </w:pPr>
  </w:style>
  <w:style w:type="paragraph" w:styleId="Revision">
    <w:name w:val="Revision"/>
    <w:hidden/>
    <w:uiPriority w:val="99"/>
    <w:semiHidden/>
    <w:rsid w:val="00DF3B93"/>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3291</Words>
  <Characters>20504</Characters>
  <Application>Microsoft Office Word</Application>
  <DocSecurity>0</DocSecurity>
  <Lines>525</Lines>
  <Paragraphs>283</Paragraphs>
  <ScaleCrop>false</ScaleCrop>
  <Company/>
  <LinksUpToDate>false</LinksUpToDate>
  <CharactersWithSpaces>23512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3</cp:revision>
  <dcterms:created xsi:type="dcterms:W3CDTF">2024-06-04T03:26:00Z</dcterms:created>
  <dcterms:modified xsi:type="dcterms:W3CDTF">2024-08-19T16:54:00Z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Microsoft® Word for Microsoft 365</vt:lpwstr>
  </property>
  <property fmtid="{D5CDD505-2E9C-101B-9397-08002B2CF9AE}" pid="4" name="LastSaved">
    <vt:filetime>2024-06-04T00:00:00Z</vt:filetime>
  </property>
  <property fmtid="{D5CDD505-2E9C-101B-9397-08002B2CF9AE}" pid="5" name="Producer">
    <vt:lpwstr>Microsoft® Word for Microsoft 365</vt:lpwstr>
  </property>
  <property fmtid="{D5CDD505-2E9C-101B-9397-08002B2CF9AE}" pid="6" name="GrammarlyDocumentId">
    <vt:lpwstr>2c41b54c5fd49bd3fcc76348382ba4057c11694dfc5137bafae9c03301d4c366</vt:lpwstr>
  </property>
</Properties>
</file>