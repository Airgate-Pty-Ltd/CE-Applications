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2E9E" w:rsidRDefault="0028783E" w:rsidP="00302559">
      <w:pPr>
        <w:pStyle w:val="Heading1"/>
      </w:pPr>
      <w:r w:rsidRPr="00BE2E9E">
        <w:t>Objective</w:t>
      </w:r>
    </w:p>
    <w:p w14:paraId="36269453" w14:textId="77777777" w:rsidR="00D35FBE" w:rsidRDefault="00AD0E04" w:rsidP="009265A2">
      <w:pPr>
        <w:pStyle w:val="Heading1"/>
        <w:spacing w:before="100" w:beforeAutospacing="1" w:after="100" w:afterAutospacing="1" w:line="240" w:lineRule="auto"/>
        <w:rPr>
          <w:rFonts w:eastAsiaTheme="minorEastAsia"/>
          <w:b w:val="0"/>
          <w:bCs w:val="0"/>
          <w:color w:val="000000" w:themeColor="text1"/>
          <w:sz w:val="22"/>
          <w:szCs w:val="22"/>
        </w:rPr>
      </w:pPr>
      <w:r w:rsidRPr="00AD0E04">
        <w:rPr>
          <w:rFonts w:eastAsiaTheme="minorEastAsia"/>
          <w:b w:val="0"/>
          <w:bCs w:val="0"/>
          <w:color w:val="000000" w:themeColor="text1"/>
          <w:sz w:val="22"/>
          <w:szCs w:val="22"/>
        </w:rPr>
        <w:t>This procedure defines how Burrana delegates inspection, labeling, and source inspection a</w:t>
      </w:r>
      <w:r w:rsidRPr="00BD678F">
        <w:rPr>
          <w:rFonts w:eastAsiaTheme="minorEastAsia"/>
          <w:b w:val="0"/>
          <w:bCs w:val="0"/>
          <w:color w:val="000000" w:themeColor="text1"/>
          <w:sz w:val="22"/>
          <w:szCs w:val="22"/>
        </w:rPr>
        <w:t>uthority under the Production Approval Holder (PAH) quality system to perform conformity verification at Burrana facilities and approved supplier or associate facilities, including international locations. It establishes the conditions under which Burrana Certified Inspectors conduct inspections under Burrana’s quality system, determine conformity</w:t>
      </w:r>
      <w:r w:rsidRPr="00AD0E04">
        <w:rPr>
          <w:rFonts w:eastAsiaTheme="minorEastAsia"/>
          <w:b w:val="0"/>
          <w:bCs w:val="0"/>
          <w:color w:val="000000" w:themeColor="text1"/>
          <w:sz w:val="22"/>
          <w:szCs w:val="22"/>
        </w:rPr>
        <w:t xml:space="preserve"> to approved design data, and, where authorized, issue FAA Form 8130-3 at supplier or associate facilities in accordance with Burrana’s documented procedures and applicable FAA rules and orders.</w:t>
      </w:r>
    </w:p>
    <w:p w14:paraId="7AD62483" w14:textId="7A2D47C0" w:rsidR="0028783E" w:rsidRDefault="0028783E" w:rsidP="00302559">
      <w:pPr>
        <w:pStyle w:val="Heading1"/>
      </w:pPr>
      <w:r w:rsidRPr="00BE2E9E">
        <w:t>Applicability</w:t>
      </w:r>
    </w:p>
    <w:p w14:paraId="300BB371" w14:textId="677848F5" w:rsidR="00D35FBE" w:rsidRPr="00D35FBE" w:rsidRDefault="00207901" w:rsidP="00D35FBE">
      <w:r w:rsidRPr="00207901">
        <w:t xml:space="preserve">This procedure applies to Burrana Certified Inspectors; the Vice President of Quality; the Quality Assurance Manager; the Supply Chain, Planning and Logistics organization; and all supplier or associate facilities listed in the controlled Production Quality Procedure Delegation List (PQPDL), document number F-750-08. It governs delegated inspection, labeling, and source inspection activities performed under Burrana’s Part 21 Subpart K authority for PMA articles. Maintenance and repair station </w:t>
      </w:r>
      <w:r w:rsidR="00EB30B0" w:rsidRPr="00207901">
        <w:t>activities</w:t>
      </w:r>
      <w:r w:rsidRPr="00207901">
        <w:t xml:space="preserve"> under Part 145 are excluded from this procedure and are controlled by separate documents.</w:t>
      </w:r>
    </w:p>
    <w:p w14:paraId="34B05DC6" w14:textId="45EA3A35" w:rsidR="0028783E" w:rsidRPr="00BE2E9E" w:rsidRDefault="0028783E" w:rsidP="00302559">
      <w:pPr>
        <w:pStyle w:val="Heading1"/>
      </w:pPr>
      <w:r w:rsidRPr="00BE2E9E">
        <w:t>Responsibilities</w:t>
      </w:r>
    </w:p>
    <w:p w14:paraId="0C8B3D0A" w14:textId="77777777" w:rsidR="00207901" w:rsidRDefault="00207901" w:rsidP="009265A2">
      <w:pPr>
        <w:pStyle w:val="Heading1"/>
        <w:spacing w:before="100" w:beforeAutospacing="1" w:after="100" w:afterAutospacing="1" w:line="240" w:lineRule="auto"/>
        <w:rPr>
          <w:rFonts w:eastAsiaTheme="minorEastAsia"/>
          <w:b w:val="0"/>
          <w:bCs w:val="0"/>
          <w:color w:val="000000" w:themeColor="text1"/>
          <w:sz w:val="22"/>
          <w:szCs w:val="22"/>
        </w:rPr>
      </w:pPr>
      <w:r w:rsidRPr="00207901">
        <w:rPr>
          <w:rFonts w:eastAsiaTheme="minorEastAsia"/>
          <w:b w:val="0"/>
          <w:bCs w:val="0"/>
          <w:color w:val="000000" w:themeColor="text1"/>
          <w:sz w:val="22"/>
          <w:szCs w:val="22"/>
        </w:rPr>
        <w:t xml:space="preserve">The Vice President of Quality retains overall authority for delegating and withdrawing inspection, labeling, and source inspection privileges and ensures this procedure remains compliant with applicable regulations and standards. </w:t>
      </w:r>
    </w:p>
    <w:p w14:paraId="10085DB0" w14:textId="4026964D" w:rsidR="00207901" w:rsidRDefault="00207901" w:rsidP="009265A2">
      <w:pPr>
        <w:pStyle w:val="Heading1"/>
        <w:spacing w:before="100" w:beforeAutospacing="1" w:after="100" w:afterAutospacing="1" w:line="240" w:lineRule="auto"/>
        <w:rPr>
          <w:rFonts w:eastAsiaTheme="minorEastAsia"/>
          <w:b w:val="0"/>
          <w:bCs w:val="0"/>
          <w:color w:val="000000" w:themeColor="text1"/>
          <w:sz w:val="22"/>
          <w:szCs w:val="22"/>
        </w:rPr>
      </w:pPr>
      <w:r w:rsidRPr="00207901">
        <w:rPr>
          <w:rFonts w:eastAsiaTheme="minorEastAsia"/>
          <w:b w:val="0"/>
          <w:bCs w:val="0"/>
          <w:color w:val="000000" w:themeColor="text1"/>
          <w:sz w:val="22"/>
          <w:szCs w:val="22"/>
        </w:rPr>
        <w:t xml:space="preserve">The Quality Assurance Manager administers this procedure, maintains and revises the PQPDL, qualifies and authorizes Certified Inspectors, verifies facility readiness, and ensures delegated activities operate under Burrana’s quality system. </w:t>
      </w:r>
    </w:p>
    <w:p w14:paraId="183E2CA0" w14:textId="04622F5B" w:rsidR="00207901" w:rsidRDefault="00207901" w:rsidP="009265A2">
      <w:pPr>
        <w:pStyle w:val="Heading1"/>
        <w:spacing w:before="100" w:beforeAutospacing="1" w:after="100" w:afterAutospacing="1" w:line="240" w:lineRule="auto"/>
        <w:rPr>
          <w:rFonts w:eastAsiaTheme="minorEastAsia"/>
          <w:b w:val="0"/>
          <w:bCs w:val="0"/>
          <w:color w:val="000000" w:themeColor="text1"/>
          <w:sz w:val="22"/>
          <w:szCs w:val="22"/>
        </w:rPr>
      </w:pPr>
      <w:r w:rsidRPr="00207901">
        <w:rPr>
          <w:rFonts w:eastAsiaTheme="minorEastAsia"/>
          <w:b w:val="0"/>
          <w:bCs w:val="0"/>
          <w:color w:val="000000" w:themeColor="text1"/>
          <w:sz w:val="22"/>
          <w:szCs w:val="22"/>
        </w:rPr>
        <w:t xml:space="preserve">Certified Inspectors are trained, qualified, and designated in writing to perform inspection, labeling, and source inspection activities; they operate exclusively under Burrana’s </w:t>
      </w:r>
      <w:r w:rsidR="00C1726E">
        <w:rPr>
          <w:rFonts w:eastAsiaTheme="minorEastAsia"/>
          <w:b w:val="0"/>
          <w:bCs w:val="0"/>
          <w:color w:val="000000" w:themeColor="text1"/>
          <w:sz w:val="22"/>
          <w:szCs w:val="22"/>
        </w:rPr>
        <w:t>Quality System</w:t>
      </w:r>
      <w:r w:rsidRPr="00207901">
        <w:rPr>
          <w:rFonts w:eastAsiaTheme="minorEastAsia"/>
          <w:b w:val="0"/>
          <w:bCs w:val="0"/>
          <w:color w:val="000000" w:themeColor="text1"/>
          <w:sz w:val="22"/>
          <w:szCs w:val="22"/>
        </w:rPr>
        <w:t xml:space="preserve"> using controlled documentation and calibrated equipment. </w:t>
      </w:r>
    </w:p>
    <w:p w14:paraId="1189AA95" w14:textId="77777777" w:rsidR="00207901" w:rsidRDefault="00207901" w:rsidP="009265A2">
      <w:pPr>
        <w:pStyle w:val="Heading1"/>
        <w:spacing w:before="100" w:beforeAutospacing="1" w:after="100" w:afterAutospacing="1" w:line="240" w:lineRule="auto"/>
        <w:rPr>
          <w:rFonts w:eastAsiaTheme="minorEastAsia"/>
          <w:b w:val="0"/>
          <w:bCs w:val="0"/>
          <w:color w:val="000000" w:themeColor="text1"/>
          <w:sz w:val="22"/>
          <w:szCs w:val="22"/>
        </w:rPr>
      </w:pPr>
      <w:r w:rsidRPr="00207901">
        <w:rPr>
          <w:rFonts w:eastAsiaTheme="minorEastAsia"/>
          <w:b w:val="0"/>
          <w:bCs w:val="0"/>
          <w:color w:val="000000" w:themeColor="text1"/>
          <w:sz w:val="22"/>
          <w:szCs w:val="22"/>
        </w:rPr>
        <w:t xml:space="preserve">Supply Chain, Planning and Logistics coordinates supplier onboarding, contract requirements, and facility access. </w:t>
      </w:r>
    </w:p>
    <w:p w14:paraId="4660671B" w14:textId="1C3E7657" w:rsidR="00207901" w:rsidRDefault="00207901" w:rsidP="009265A2">
      <w:pPr>
        <w:pStyle w:val="Heading1"/>
        <w:spacing w:before="100" w:beforeAutospacing="1" w:after="100" w:afterAutospacing="1" w:line="240" w:lineRule="auto"/>
        <w:rPr>
          <w:rFonts w:eastAsiaTheme="minorEastAsia"/>
          <w:b w:val="0"/>
          <w:bCs w:val="0"/>
          <w:color w:val="000000" w:themeColor="text1"/>
          <w:sz w:val="22"/>
          <w:szCs w:val="22"/>
        </w:rPr>
      </w:pPr>
      <w:r w:rsidRPr="00207901">
        <w:rPr>
          <w:rFonts w:eastAsiaTheme="minorEastAsia"/>
          <w:b w:val="0"/>
          <w:bCs w:val="0"/>
          <w:color w:val="000000" w:themeColor="text1"/>
          <w:sz w:val="22"/>
          <w:szCs w:val="22"/>
        </w:rPr>
        <w:t>Approved supplier and associate facilities</w:t>
      </w:r>
      <w:r w:rsidR="00C1726E">
        <w:rPr>
          <w:rFonts w:eastAsiaTheme="minorEastAsia"/>
          <w:b w:val="0"/>
          <w:bCs w:val="0"/>
          <w:color w:val="000000" w:themeColor="text1"/>
          <w:sz w:val="22"/>
          <w:szCs w:val="22"/>
        </w:rPr>
        <w:t xml:space="preserve"> are required to</w:t>
      </w:r>
      <w:r w:rsidRPr="00207901">
        <w:rPr>
          <w:rFonts w:eastAsiaTheme="minorEastAsia"/>
          <w:b w:val="0"/>
          <w:bCs w:val="0"/>
          <w:color w:val="000000" w:themeColor="text1"/>
          <w:sz w:val="22"/>
          <w:szCs w:val="22"/>
        </w:rPr>
        <w:t xml:space="preserve"> provide unrestricted access to Burrana and the FAA for audits, surveillance, and witnessing. </w:t>
      </w:r>
    </w:p>
    <w:p w14:paraId="63906069" w14:textId="2F1EA9AF" w:rsidR="00207901" w:rsidRDefault="00207901" w:rsidP="009265A2">
      <w:pPr>
        <w:pStyle w:val="Heading1"/>
        <w:spacing w:before="100" w:beforeAutospacing="1" w:after="100" w:afterAutospacing="1" w:line="240" w:lineRule="auto"/>
        <w:rPr>
          <w:rFonts w:eastAsiaTheme="minorEastAsia"/>
          <w:b w:val="0"/>
          <w:bCs w:val="0"/>
          <w:color w:val="000000" w:themeColor="text1"/>
          <w:sz w:val="22"/>
          <w:szCs w:val="22"/>
        </w:rPr>
      </w:pPr>
      <w:r w:rsidRPr="00207901">
        <w:rPr>
          <w:rFonts w:eastAsiaTheme="minorEastAsia"/>
          <w:b w:val="0"/>
          <w:bCs w:val="0"/>
          <w:color w:val="000000" w:themeColor="text1"/>
          <w:sz w:val="22"/>
          <w:szCs w:val="22"/>
        </w:rPr>
        <w:t>Burrana retains full regulatory responsibility for conformity and airworthiness determinations made under this delegation and ensures FAA access and oversight at any facility listed in the PQPDL.</w:t>
      </w:r>
    </w:p>
    <w:p w14:paraId="2789CF5C" w14:textId="208638EA" w:rsidR="00207901" w:rsidRDefault="00CB40A3">
      <w:pPr>
        <w:spacing w:after="160" w:line="278" w:lineRule="auto"/>
        <w:rPr>
          <w:rFonts w:eastAsiaTheme="majorEastAsia"/>
          <w:b/>
          <w:bCs/>
          <w:color w:val="000000" w:themeColor="text1"/>
          <w:sz w:val="24"/>
          <w:szCs w:val="26"/>
        </w:rPr>
      </w:pPr>
      <w:r>
        <w:rPr>
          <w:color w:val="000000" w:themeColor="text1"/>
        </w:rPr>
        <w:t xml:space="preserve">   </w:t>
      </w:r>
      <w:r w:rsidR="00207901">
        <w:rPr>
          <w:color w:val="000000" w:themeColor="text1"/>
        </w:rPr>
        <w:br w:type="page"/>
      </w:r>
    </w:p>
    <w:p w14:paraId="0BC6D6D6" w14:textId="77777777" w:rsidR="00FA1E60" w:rsidRPr="00FA1E60" w:rsidRDefault="00FA1E60" w:rsidP="00302559">
      <w:pPr>
        <w:pStyle w:val="Heading1"/>
      </w:pPr>
      <w:r w:rsidRPr="00FA1E60">
        <w:lastRenderedPageBreak/>
        <w:t>Definitions and Acronyms</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2"/>
        <w:gridCol w:w="9008"/>
      </w:tblGrid>
      <w:tr w:rsidR="00FA1E60" w:rsidRPr="00FA1E60" w14:paraId="35A080D6" w14:textId="77777777" w:rsidTr="00FA1E60">
        <w:tc>
          <w:tcPr>
            <w:tcW w:w="0" w:type="auto"/>
            <w:hideMark/>
          </w:tcPr>
          <w:p w14:paraId="662C74D4"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Term</w:t>
            </w:r>
          </w:p>
        </w:tc>
        <w:tc>
          <w:tcPr>
            <w:tcW w:w="0" w:type="auto"/>
            <w:hideMark/>
          </w:tcPr>
          <w:p w14:paraId="528AE5D8"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Definition</w:t>
            </w:r>
          </w:p>
        </w:tc>
      </w:tr>
      <w:tr w:rsidR="00FA1E60" w:rsidRPr="00FA1E60" w14:paraId="404C61D0" w14:textId="77777777" w:rsidTr="00FA1E60">
        <w:tc>
          <w:tcPr>
            <w:tcW w:w="0" w:type="auto"/>
            <w:hideMark/>
          </w:tcPr>
          <w:p w14:paraId="697B64C3"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PAH</w:t>
            </w:r>
          </w:p>
        </w:tc>
        <w:tc>
          <w:tcPr>
            <w:tcW w:w="0" w:type="auto"/>
            <w:hideMark/>
          </w:tcPr>
          <w:p w14:paraId="3DD57092"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Production Approval Holder. Burrana Inc. operating under 14 CFR Part 21, Subpart K.</w:t>
            </w:r>
          </w:p>
        </w:tc>
      </w:tr>
      <w:tr w:rsidR="00FA1E60" w:rsidRPr="00FA1E60" w14:paraId="5F8C3175" w14:textId="77777777" w:rsidTr="00FA1E60">
        <w:tc>
          <w:tcPr>
            <w:tcW w:w="0" w:type="auto"/>
            <w:hideMark/>
          </w:tcPr>
          <w:p w14:paraId="4D513B0F" w14:textId="7636949C" w:rsidR="00FA1E60" w:rsidRPr="00FA1E60" w:rsidRDefault="00AC1B42" w:rsidP="00FA1E60">
            <w:pPr>
              <w:pStyle w:val="Heading1"/>
              <w:spacing w:before="100" w:beforeAutospacing="1" w:after="100" w:afterAutospacing="1"/>
              <w:rPr>
                <w:b w:val="0"/>
                <w:bCs w:val="0"/>
                <w:color w:val="000000" w:themeColor="text1"/>
                <w:sz w:val="22"/>
                <w:szCs w:val="24"/>
              </w:rPr>
            </w:pPr>
            <w:r>
              <w:rPr>
                <w:b w:val="0"/>
                <w:bCs w:val="0"/>
                <w:color w:val="000000" w:themeColor="text1"/>
                <w:sz w:val="22"/>
                <w:szCs w:val="24"/>
              </w:rPr>
              <w:t xml:space="preserve">Burrana </w:t>
            </w:r>
            <w:r w:rsidR="00FA1E60" w:rsidRPr="00FA1E60">
              <w:rPr>
                <w:b w:val="0"/>
                <w:bCs w:val="0"/>
                <w:color w:val="000000" w:themeColor="text1"/>
                <w:sz w:val="22"/>
                <w:szCs w:val="24"/>
              </w:rPr>
              <w:t>Certified Inspector</w:t>
            </w:r>
          </w:p>
        </w:tc>
        <w:tc>
          <w:tcPr>
            <w:tcW w:w="0" w:type="auto"/>
            <w:hideMark/>
          </w:tcPr>
          <w:p w14:paraId="405387C4"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Individual trained and authorized by Burrana Quality Assurance to perform inspection, labeling, and source inspection activities under Burrana’s PAH quality system.</w:t>
            </w:r>
          </w:p>
        </w:tc>
      </w:tr>
      <w:tr w:rsidR="0034030C" w:rsidRPr="00FA1E60" w14:paraId="7B6628A5" w14:textId="77777777" w:rsidTr="00FA1E60">
        <w:tc>
          <w:tcPr>
            <w:tcW w:w="0" w:type="auto"/>
          </w:tcPr>
          <w:p w14:paraId="4DB31F0C" w14:textId="5BA5293F" w:rsidR="0034030C" w:rsidRPr="00FA1E60" w:rsidRDefault="0034030C" w:rsidP="00FA1E60">
            <w:pPr>
              <w:pStyle w:val="Heading1"/>
              <w:spacing w:before="100" w:beforeAutospacing="1" w:after="100" w:afterAutospacing="1"/>
              <w:rPr>
                <w:b w:val="0"/>
                <w:bCs w:val="0"/>
                <w:color w:val="000000" w:themeColor="text1"/>
                <w:sz w:val="22"/>
                <w:szCs w:val="24"/>
              </w:rPr>
            </w:pPr>
            <w:r>
              <w:rPr>
                <w:b w:val="0"/>
                <w:bCs w:val="0"/>
                <w:color w:val="000000" w:themeColor="text1"/>
                <w:sz w:val="22"/>
                <w:szCs w:val="24"/>
              </w:rPr>
              <w:t xml:space="preserve">    </w:t>
            </w:r>
          </w:p>
        </w:tc>
        <w:tc>
          <w:tcPr>
            <w:tcW w:w="0" w:type="auto"/>
          </w:tcPr>
          <w:p w14:paraId="6BBAE167" w14:textId="77777777" w:rsidR="0034030C" w:rsidRPr="00FA1E60" w:rsidRDefault="0034030C" w:rsidP="00FA1E60">
            <w:pPr>
              <w:pStyle w:val="Heading1"/>
              <w:spacing w:before="100" w:beforeAutospacing="1" w:after="100" w:afterAutospacing="1"/>
              <w:rPr>
                <w:b w:val="0"/>
                <w:bCs w:val="0"/>
                <w:color w:val="000000" w:themeColor="text1"/>
                <w:sz w:val="22"/>
                <w:szCs w:val="24"/>
              </w:rPr>
            </w:pPr>
          </w:p>
        </w:tc>
      </w:tr>
      <w:tr w:rsidR="00FA1E60" w:rsidRPr="00FA1E60" w14:paraId="30367588" w14:textId="77777777" w:rsidTr="00FA1E60">
        <w:tc>
          <w:tcPr>
            <w:tcW w:w="0" w:type="auto"/>
            <w:hideMark/>
          </w:tcPr>
          <w:p w14:paraId="20524BBE"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Source Inspection</w:t>
            </w:r>
          </w:p>
        </w:tc>
        <w:tc>
          <w:tcPr>
            <w:tcW w:w="0" w:type="auto"/>
            <w:hideMark/>
          </w:tcPr>
          <w:p w14:paraId="103083A1"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Conformity verification conducted by a Burrana Certified Inspector at an approved supplier or associate facility to ensure the article conforms to approved design data prior to release.</w:t>
            </w:r>
          </w:p>
        </w:tc>
      </w:tr>
      <w:tr w:rsidR="00FA1E60" w:rsidRPr="00FA1E60" w14:paraId="596B7703" w14:textId="77777777" w:rsidTr="00FA1E60">
        <w:tc>
          <w:tcPr>
            <w:tcW w:w="0" w:type="auto"/>
            <w:hideMark/>
          </w:tcPr>
          <w:p w14:paraId="3447A52B"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PQPDL</w:t>
            </w:r>
          </w:p>
        </w:tc>
        <w:tc>
          <w:tcPr>
            <w:tcW w:w="0" w:type="auto"/>
            <w:hideMark/>
          </w:tcPr>
          <w:p w14:paraId="3B983664" w14:textId="437B68FC"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Production Quality Procedure Delegation List (F-750-08) identifying approved facilities and their scopes of delegated authority.</w:t>
            </w:r>
          </w:p>
        </w:tc>
      </w:tr>
      <w:tr w:rsidR="00FA1E60" w:rsidRPr="00FA1E60" w14:paraId="48CD0025" w14:textId="77777777" w:rsidTr="00FA1E60">
        <w:tc>
          <w:tcPr>
            <w:tcW w:w="0" w:type="auto"/>
            <w:hideMark/>
          </w:tcPr>
          <w:p w14:paraId="0AC1A262" w14:textId="77777777"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No Undue Burden</w:t>
            </w:r>
          </w:p>
        </w:tc>
        <w:tc>
          <w:tcPr>
            <w:tcW w:w="0" w:type="auto"/>
            <w:hideMark/>
          </w:tcPr>
          <w:p w14:paraId="417F397B" w14:textId="7ECF96CD" w:rsidR="00FA1E60" w:rsidRPr="00FA1E60" w:rsidRDefault="00FA1E60" w:rsidP="00FA1E60">
            <w:pPr>
              <w:pStyle w:val="Heading1"/>
              <w:spacing w:before="100" w:beforeAutospacing="1" w:after="100" w:afterAutospacing="1"/>
              <w:rPr>
                <w:b w:val="0"/>
                <w:bCs w:val="0"/>
                <w:color w:val="000000" w:themeColor="text1"/>
                <w:sz w:val="22"/>
                <w:szCs w:val="24"/>
              </w:rPr>
            </w:pPr>
            <w:r w:rsidRPr="00FA1E60">
              <w:rPr>
                <w:b w:val="0"/>
                <w:bCs w:val="0"/>
                <w:color w:val="000000" w:themeColor="text1"/>
                <w:sz w:val="22"/>
                <w:szCs w:val="24"/>
              </w:rPr>
              <w:t>FAA determination that issuance of FAA Form 8130-3 outside the United States does not present an administrative burden to FAA oversight, as addressed in FAA Order 8130.21H and</w:t>
            </w:r>
            <w:r w:rsidR="00686BA9">
              <w:rPr>
                <w:b w:val="0"/>
                <w:bCs w:val="0"/>
                <w:color w:val="000000" w:themeColor="text1"/>
                <w:sz w:val="22"/>
                <w:szCs w:val="24"/>
              </w:rPr>
              <w:t xml:space="preserve"> 14 CFR Part 21</w:t>
            </w:r>
            <w:r w:rsidRPr="00FA1E60">
              <w:rPr>
                <w:b w:val="0"/>
                <w:bCs w:val="0"/>
                <w:color w:val="000000" w:themeColor="text1"/>
                <w:sz w:val="22"/>
                <w:szCs w:val="24"/>
              </w:rPr>
              <w:t xml:space="preserve"> § 21.325(c).</w:t>
            </w:r>
          </w:p>
        </w:tc>
      </w:tr>
    </w:tbl>
    <w:p w14:paraId="2649E3BC" w14:textId="2D4CE6CC" w:rsidR="0028783E" w:rsidRPr="00BE2E9E" w:rsidRDefault="0028783E" w:rsidP="00302559">
      <w:pPr>
        <w:pStyle w:val="Heading1"/>
      </w:pPr>
      <w:r w:rsidRPr="00BE2E9E">
        <w:t>Process</w:t>
      </w:r>
    </w:p>
    <w:p w14:paraId="59B495AD" w14:textId="296DAAE2" w:rsidR="001A61F9" w:rsidRDefault="001A61F9" w:rsidP="001A61F9">
      <w:pPr>
        <w:pStyle w:val="Heading2"/>
      </w:pPr>
      <w:r>
        <w:t>Supplier Delegation</w:t>
      </w:r>
    </w:p>
    <w:p w14:paraId="1E1A8FDE" w14:textId="3588BC82" w:rsidR="00ED016E" w:rsidRPr="00ED016E" w:rsidRDefault="00ED016E" w:rsidP="00ED016E">
      <w:pPr>
        <w:pStyle w:val="Heading1"/>
        <w:rPr>
          <w:b w:val="0"/>
          <w:bCs w:val="0"/>
          <w:color w:val="auto"/>
          <w:sz w:val="22"/>
          <w:szCs w:val="24"/>
        </w:rPr>
      </w:pPr>
      <w:r w:rsidRPr="00ED016E">
        <w:rPr>
          <w:b w:val="0"/>
          <w:bCs w:val="0"/>
          <w:color w:val="auto"/>
          <w:sz w:val="22"/>
          <w:szCs w:val="24"/>
        </w:rPr>
        <w:t xml:space="preserve">Burrana maintains a structured system for overseeing limited Supplier Inspection Delegation activities and for performing Burrana-led source inspections under its FAA </w:t>
      </w:r>
      <w:r w:rsidR="00686BA9">
        <w:rPr>
          <w:b w:val="0"/>
          <w:bCs w:val="0"/>
          <w:color w:val="auto"/>
          <w:sz w:val="22"/>
          <w:szCs w:val="24"/>
        </w:rPr>
        <w:t>PAH</w:t>
      </w:r>
      <w:r w:rsidRPr="00ED016E">
        <w:rPr>
          <w:b w:val="0"/>
          <w:bCs w:val="0"/>
          <w:color w:val="auto"/>
          <w:sz w:val="22"/>
          <w:szCs w:val="24"/>
        </w:rPr>
        <w:t xml:space="preserve"> authority. Delegated suppliers may conduct certain internal inspections and apply PMA labeling as authorized, but they do not determine conformity and do not issue any airworthiness approvals. All conformity determinations and all issuance of FAA Form 8130-3 are performed solely by Burrana Certified Inspectors under the authority and oversight of Burrana’s parent facility in Springville, Utah.</w:t>
      </w:r>
    </w:p>
    <w:p w14:paraId="7C0DFF80" w14:textId="478176ED" w:rsidR="00ED016E" w:rsidRPr="00ED016E" w:rsidRDefault="00ED016E" w:rsidP="00ED016E">
      <w:pPr>
        <w:pStyle w:val="Heading1"/>
        <w:rPr>
          <w:b w:val="0"/>
          <w:bCs w:val="0"/>
          <w:color w:val="auto"/>
          <w:sz w:val="22"/>
          <w:szCs w:val="24"/>
        </w:rPr>
      </w:pPr>
      <w:r w:rsidRPr="001A61F9">
        <w:rPr>
          <w:b w:val="0"/>
          <w:bCs w:val="0"/>
          <w:color w:val="auto"/>
          <w:sz w:val="22"/>
          <w:szCs w:val="24"/>
        </w:rPr>
        <w:t>The regulatory requirements governing these activities—specifically those from 14 CFR Part 21 Subpart K, applicable FAA Orders, and Burrana’s FAA-approved quality system—are supported by the documented procedures listed in the PQPDL. The PQPDL serves as the controlled regulatory document index used to identify, maintain, and organize all procedures that support Burrana’s FAA PMA and STC activities</w:t>
      </w:r>
      <w:r w:rsidR="003D12F1" w:rsidRPr="001A61F9">
        <w:rPr>
          <w:b w:val="0"/>
          <w:bCs w:val="0"/>
          <w:color w:val="auto"/>
          <w:sz w:val="22"/>
          <w:szCs w:val="24"/>
        </w:rPr>
        <w:t xml:space="preserve">, as well as maintain a list of authorized locations </w:t>
      </w:r>
      <w:r w:rsidR="00E33394" w:rsidRPr="001A61F9">
        <w:rPr>
          <w:b w:val="0"/>
          <w:bCs w:val="0"/>
          <w:color w:val="auto"/>
          <w:sz w:val="22"/>
          <w:szCs w:val="24"/>
        </w:rPr>
        <w:t>for the purpose of source inspection and labeling delegation</w:t>
      </w:r>
      <w:r w:rsidRPr="001A61F9">
        <w:rPr>
          <w:b w:val="0"/>
          <w:bCs w:val="0"/>
          <w:color w:val="auto"/>
          <w:sz w:val="22"/>
          <w:szCs w:val="24"/>
        </w:rPr>
        <w:t>. Any changes to regulatory procedures affecting Part 21 activities are reflected in the PQPDL to ensure alignment with FAA requirements.</w:t>
      </w:r>
    </w:p>
    <w:p w14:paraId="400FD91F" w14:textId="77777777" w:rsidR="00ED016E" w:rsidRPr="00ED016E" w:rsidRDefault="00ED016E" w:rsidP="00ED016E">
      <w:pPr>
        <w:pStyle w:val="Heading1"/>
        <w:rPr>
          <w:b w:val="0"/>
          <w:bCs w:val="0"/>
          <w:color w:val="auto"/>
          <w:sz w:val="22"/>
          <w:szCs w:val="24"/>
        </w:rPr>
      </w:pPr>
      <w:r w:rsidRPr="00ED016E">
        <w:rPr>
          <w:b w:val="0"/>
          <w:bCs w:val="0"/>
          <w:color w:val="auto"/>
          <w:sz w:val="22"/>
          <w:szCs w:val="24"/>
        </w:rPr>
        <w:t>Supplier selection for limited delegated inspection and PMA labeling begins with a comprehensive performance review. This includes evaluation of on-time delivery, nonconformance history, responsiveness, quality stability, process capability, and customer feedback. Suppliers must demonstrate established performance history, including maintaining on-time delivery at or above expected levels, controlling nonconformance effectively, and operating within a certified quality management system. When performance history is insufficient or when additional verification is required, Burrana conducts an on-site audit to evaluate configuration management, design data control, documentation systems, traceability, inspection capability, calibration control, and nonconformance management practices.</w:t>
      </w:r>
    </w:p>
    <w:p w14:paraId="0F35088E" w14:textId="5A8661D2" w:rsidR="008E7278" w:rsidRPr="008E7278" w:rsidRDefault="00ED016E" w:rsidP="008E7278">
      <w:pPr>
        <w:pStyle w:val="Heading1"/>
        <w:rPr>
          <w:szCs w:val="24"/>
        </w:rPr>
      </w:pPr>
      <w:r w:rsidRPr="00ED016E">
        <w:rPr>
          <w:b w:val="0"/>
          <w:bCs w:val="0"/>
          <w:color w:val="auto"/>
          <w:sz w:val="22"/>
          <w:szCs w:val="24"/>
        </w:rPr>
        <w:t xml:space="preserve">Suppliers that meet requirements may be permitted to perform specific internal inspections and apply PMA labeling in accordance with Burrana requirements. All PMA labeling must match Burrana </w:t>
      </w:r>
      <w:r w:rsidR="001A61F9" w:rsidRPr="001A61F9">
        <w:rPr>
          <w:b w:val="0"/>
          <w:bCs w:val="0"/>
          <w:color w:val="auto"/>
          <w:sz w:val="22"/>
          <w:szCs w:val="24"/>
        </w:rPr>
        <w:t>revision-controlled</w:t>
      </w:r>
      <w:r w:rsidR="008E7278" w:rsidRPr="001A61F9">
        <w:rPr>
          <w:b w:val="0"/>
          <w:bCs w:val="0"/>
          <w:color w:val="auto"/>
          <w:sz w:val="22"/>
          <w:szCs w:val="24"/>
        </w:rPr>
        <w:t xml:space="preserve"> design data, which may include identification requirements and specifications.</w:t>
      </w:r>
    </w:p>
    <w:p w14:paraId="3FAE34AC" w14:textId="7AEAEDFD" w:rsidR="0042719D" w:rsidRDefault="00ED016E" w:rsidP="00CB40A3">
      <w:pPr>
        <w:pStyle w:val="Heading1"/>
        <w:rPr>
          <w:b w:val="0"/>
          <w:bCs w:val="0"/>
          <w:color w:val="auto"/>
          <w:sz w:val="22"/>
          <w:szCs w:val="24"/>
        </w:rPr>
      </w:pPr>
      <w:r w:rsidRPr="00ED016E">
        <w:rPr>
          <w:b w:val="0"/>
          <w:bCs w:val="0"/>
          <w:color w:val="auto"/>
          <w:sz w:val="22"/>
          <w:szCs w:val="24"/>
        </w:rPr>
        <w:lastRenderedPageBreak/>
        <w:t>Supplier delegation is limited strictly to these internal inspection and labeling activities; suppliers do not carry out conformity inspections and do not participate in any regulatory release functions.</w:t>
      </w:r>
    </w:p>
    <w:p w14:paraId="3ACD4021" w14:textId="77777777" w:rsidR="001A61F9" w:rsidRDefault="001A61F9" w:rsidP="001A61F9">
      <w:pPr>
        <w:pStyle w:val="Heading1"/>
        <w:rPr>
          <w:b w:val="0"/>
          <w:bCs w:val="0"/>
          <w:color w:val="auto"/>
          <w:sz w:val="22"/>
          <w:szCs w:val="24"/>
        </w:rPr>
      </w:pPr>
      <w:r w:rsidRPr="00ED016E">
        <w:rPr>
          <w:b w:val="0"/>
          <w:bCs w:val="0"/>
          <w:color w:val="auto"/>
          <w:sz w:val="22"/>
          <w:szCs w:val="24"/>
        </w:rPr>
        <w:t>Suppliers must maintain continued compliance with Burrana’s expectations to retain delegated inspection and labeling authority. Requirements include sustaining quality and delivery performance, maintaining proper control of design data and labeling, notifying Burrana of relevant process or supplier changes, preserving calibration integrity, and allowing full right-of-entry to Burrana, FAA, and customer representatives. Suppliers must support Burrana’s ability to perform source inspections at any time.</w:t>
      </w:r>
    </w:p>
    <w:p w14:paraId="13D799F4" w14:textId="55C3A1EA" w:rsidR="001A61F9" w:rsidRPr="001A61F9" w:rsidRDefault="000D550F" w:rsidP="000D550F">
      <w:pPr>
        <w:pStyle w:val="Heading2"/>
      </w:pPr>
      <w:r>
        <w:t>Source Inspector Authorization</w:t>
      </w:r>
    </w:p>
    <w:p w14:paraId="40182AD4" w14:textId="34DAA739" w:rsidR="0042719D" w:rsidRPr="0042719D" w:rsidRDefault="0042719D" w:rsidP="0042719D">
      <w:pPr>
        <w:rPr>
          <w:rFonts w:eastAsiaTheme="majorEastAsia"/>
        </w:rPr>
      </w:pPr>
      <w:r w:rsidRPr="0042719D">
        <w:rPr>
          <w:rFonts w:eastAsiaTheme="majorEastAsia"/>
        </w:rPr>
        <w:t>Burrana selects personnel for qualification as Certified Inspectors based on clearly defined criteria aligned with 14 CFR § 21.137(o) and FAA guidance found in AC 21-43A Appendix E. Because Burrana frequently cross-trains employees from production, repair, test, engineering, planning, and other operational departments, prior Quality Control or inspection experience is not required. Instead, candidates must demonstrate the foundational product knowledge, aptitude, integrity, and professionalism needed to acquire inspection competence through training and supervision.</w:t>
      </w:r>
    </w:p>
    <w:p w14:paraId="7A2FDFA7" w14:textId="77777777" w:rsidR="0042719D" w:rsidRPr="0042719D" w:rsidRDefault="0042719D" w:rsidP="0042719D">
      <w:pPr>
        <w:rPr>
          <w:rFonts w:eastAsiaTheme="majorEastAsia"/>
        </w:rPr>
      </w:pPr>
      <w:r w:rsidRPr="0042719D">
        <w:rPr>
          <w:rFonts w:eastAsiaTheme="majorEastAsia"/>
        </w:rPr>
        <w:t>Candidates must have prior experience working with Burrana’s products, assemblies, components, or processes. This may include work in production, assembly, repair, engineering support, test, planning, incoming inspection, material control, or other functions that provide familiarity with Burrana part numbers, dash numbering conventions, build sequences, configuration dependencies, revision levels, and traceability expectations. This internal experience ensures that personnel understand Burrana’s product families, PMA articles, and the associated process controls before transitioning into conformity inspection.</w:t>
      </w:r>
    </w:p>
    <w:p w14:paraId="19A4054D" w14:textId="77777777" w:rsidR="0042719D" w:rsidRPr="0042719D" w:rsidRDefault="0042719D" w:rsidP="0042719D">
      <w:pPr>
        <w:rPr>
          <w:rFonts w:eastAsiaTheme="majorEastAsia"/>
        </w:rPr>
      </w:pPr>
      <w:r w:rsidRPr="0042719D">
        <w:rPr>
          <w:rFonts w:eastAsiaTheme="majorEastAsia"/>
        </w:rPr>
        <w:t>Candidates must also demonstrate the ability to learn and apply FAA requirements through training. This includes the aptitude to interpret FAA-approved design data, compare product condition against configuration specifications, review objective evidence, identify discrepancies, and complete controlled inspection records accurately. Professional integrity, reliability, attention to detail, and sound judgment are required, as expected under FAA guidance for individuals performing airworthiness determinations.</w:t>
      </w:r>
    </w:p>
    <w:p w14:paraId="37CA91FE" w14:textId="77777777" w:rsidR="0042719D" w:rsidRDefault="0042719D" w:rsidP="0042719D">
      <w:pPr>
        <w:rPr>
          <w:rFonts w:eastAsiaTheme="majorEastAsia"/>
        </w:rPr>
      </w:pPr>
      <w:r w:rsidRPr="0042719D">
        <w:rPr>
          <w:rFonts w:eastAsiaTheme="majorEastAsia"/>
        </w:rPr>
        <w:t>Personnel being considered for certification must demonstrate communication skills sufficient for accurate recordkeeping, including the completion of Burrana inspection records and FAA Form 8130-3. Recommendations from prior supervisors and Quality leadership are considered as part of the selection process. Burrana maintains selection and qualification records to demonstrate that each Certified Inspector meets these criteria and is suitable for performing conformity inspections on behalf of the PAH.</w:t>
      </w:r>
    </w:p>
    <w:p w14:paraId="4ED46472" w14:textId="77777777" w:rsidR="0042719D" w:rsidRDefault="00ED016E" w:rsidP="0042719D">
      <w:pPr>
        <w:rPr>
          <w:szCs w:val="24"/>
        </w:rPr>
      </w:pPr>
      <w:r w:rsidRPr="00ED016E">
        <w:rPr>
          <w:szCs w:val="24"/>
        </w:rPr>
        <w:t>Burrana Certified Inspectors are the only personnel authorized to perform conformity inspections and issue FAA Form 8130-3 under Burrana’s Production Approval. New inspectors must complete the FAA training course titled “Issuance of 8130-3 for Domestic and Export Approvals of Engines, Propellers, &amp; Articles” as their initial qualification. Following FAA training, inspectors complete Burrana’s internal inspector training, which includes Burrana-specific conformity practices, design data usage, inspection methodology, documentation expectations, airworthiness determination criteria, PMA labeling standards, and the use of controlled inspection records. Burrana’s internal inspector training is also used as the periodic refresher training for previously qualified inspectors.</w:t>
      </w:r>
      <w:r w:rsidRPr="00ED016E">
        <w:rPr>
          <w:szCs w:val="24"/>
        </w:rPr>
        <w:br/>
      </w:r>
      <w:r w:rsidRPr="00ED016E">
        <w:rPr>
          <w:szCs w:val="24"/>
        </w:rPr>
        <w:lastRenderedPageBreak/>
        <w:t>Inspector qualification status, training records, and authorizations are maintained as part of Burrana’s internal qualification documentation.</w:t>
      </w:r>
    </w:p>
    <w:p w14:paraId="2E54E412" w14:textId="77777777" w:rsidR="00760291" w:rsidRDefault="00D83868" w:rsidP="0042719D">
      <w:pPr>
        <w:rPr>
          <w:szCs w:val="24"/>
        </w:rPr>
      </w:pPr>
      <w:r w:rsidRPr="00D83868">
        <w:rPr>
          <w:szCs w:val="24"/>
        </w:rPr>
        <w:t xml:space="preserve">Burrana may remove, suspend, or revise the authorization of a Certified Inspector when their performance, activity level, or circumstances indicate they no longer meet the requirements for performing conformity inspections or issuing FAA Form 8130-3. Removal may occur for several reasons, including failure to demonstrate proficiency during performance reviews or audit activities, lack of participation or insufficient inspection workload to maintain competency, repeated documentation errors, or failure to maintain required training currency. </w:t>
      </w:r>
    </w:p>
    <w:p w14:paraId="376C9815" w14:textId="77777777" w:rsidR="00C64134" w:rsidRDefault="00C64134" w:rsidP="00760291">
      <w:pPr>
        <w:keepNext/>
        <w:rPr>
          <w:szCs w:val="24"/>
        </w:rPr>
      </w:pPr>
    </w:p>
    <w:p w14:paraId="314ABB0F" w14:textId="1E9E3BE6" w:rsidR="00D83868" w:rsidRDefault="00D83868" w:rsidP="00760291">
      <w:pPr>
        <w:keepNext/>
        <w:rPr>
          <w:szCs w:val="24"/>
        </w:rPr>
      </w:pPr>
      <w:r w:rsidRPr="00D83868">
        <w:rPr>
          <w:szCs w:val="24"/>
        </w:rPr>
        <w:t>Authorization may also be withdrawn due to separation from employment, reassignment to a role incompatible with conformity responsibilities, or at the discretion of Burrana Quality leadership when needed to ensure regulatory compliance and airworthiness integrity. The results of any review leading to removal or change in authorization are documented in the inspector’s qualification file. If an inspector’s authorization is revoked, reinstatement requires successful completion of the full qualification process, including selection reevaluation, initial FAA training (when required), internal inspector training, and demonstration of proficiency consistent with the standards expected for conformity inspection under Burrana’s Production Approval.</w:t>
      </w:r>
    </w:p>
    <w:p w14:paraId="2B78DC3C" w14:textId="77777777" w:rsidR="000D550F" w:rsidRDefault="00ED016E" w:rsidP="000D550F">
      <w:pPr>
        <w:rPr>
          <w:szCs w:val="24"/>
        </w:rPr>
      </w:pPr>
      <w:r w:rsidRPr="00ED016E">
        <w:rPr>
          <w:szCs w:val="24"/>
        </w:rPr>
        <w:t xml:space="preserve">For source inspections performed at supplier or associate facilities, Burrana dispatches a Certified Inspector to the location </w:t>
      </w:r>
      <w:r w:rsidRPr="00C97405">
        <w:rPr>
          <w:szCs w:val="24"/>
        </w:rPr>
        <w:t>under the authority of Springville, Utah</w:t>
      </w:r>
      <w:r w:rsidRPr="00ED016E">
        <w:rPr>
          <w:szCs w:val="24"/>
        </w:rPr>
        <w:t xml:space="preserve">. The inspector performs inspections using Burrana-controlled </w:t>
      </w:r>
      <w:r w:rsidR="00A66FFE">
        <w:rPr>
          <w:szCs w:val="24"/>
        </w:rPr>
        <w:t xml:space="preserve">FAA Approved </w:t>
      </w:r>
      <w:r w:rsidRPr="00ED016E">
        <w:rPr>
          <w:szCs w:val="24"/>
        </w:rPr>
        <w:t xml:space="preserve">design data, </w:t>
      </w:r>
      <w:r w:rsidR="00A66FFE" w:rsidRPr="00A66FFE">
        <w:rPr>
          <w:szCs w:val="24"/>
        </w:rPr>
        <w:t>with the aid of</w:t>
      </w:r>
      <w:r w:rsidR="00A66FFE">
        <w:rPr>
          <w:szCs w:val="24"/>
        </w:rPr>
        <w:t xml:space="preserve"> </w:t>
      </w:r>
      <w:r w:rsidRPr="00ED016E">
        <w:rPr>
          <w:szCs w:val="24"/>
        </w:rPr>
        <w:t xml:space="preserve">revision-controlled inspection documents, Burrana configuration specifications, and calibrated equipment. The inspector verifies the article’s configuration, part number, </w:t>
      </w:r>
      <w:proofErr w:type="spellStart"/>
      <w:r w:rsidR="00A66FFE">
        <w:rPr>
          <w:szCs w:val="24"/>
        </w:rPr>
        <w:t>varient</w:t>
      </w:r>
      <w:proofErr w:type="spellEnd"/>
      <w:r w:rsidRPr="00ED016E">
        <w:rPr>
          <w:szCs w:val="24"/>
        </w:rPr>
        <w:t xml:space="preserve"> number, revision level, traceability, material controls, and completion of required inspection and test activities. Objective evidence is documented on Burrana inspection records, and any identified nonconformance is documented and processed using Burrana’s nonconformance reporting practices. No article is released until full conformity is verified by Burrana personnel.</w:t>
      </w:r>
    </w:p>
    <w:p w14:paraId="3403E987" w14:textId="77777777" w:rsidR="000D550F" w:rsidRDefault="00ED016E" w:rsidP="000D550F">
      <w:pPr>
        <w:rPr>
          <w:szCs w:val="24"/>
        </w:rPr>
      </w:pPr>
      <w:r w:rsidRPr="000D550F">
        <w:rPr>
          <w:szCs w:val="24"/>
        </w:rPr>
        <w:t>Delegation may be suspended or rescinded when a supplier’s performance, controls, or practices fail to meet Burrana’s expectations or regulatory requirements. Reasons for rescission include performance decline, repeated nonconformances, misuse of PMA labeling, design data control failures, audit findings, or restrictions placed on Burrana or regulatory agencies. Rescission actions are documented, and the supplier’s delegation status is updated accordingly.</w:t>
      </w:r>
    </w:p>
    <w:p w14:paraId="338868B4" w14:textId="77777777" w:rsidR="000D550F" w:rsidRDefault="00ED016E" w:rsidP="000D550F">
      <w:pPr>
        <w:spacing w:after="0"/>
      </w:pPr>
      <w:r w:rsidRPr="00ED016E">
        <w:t>Records generated from delegated inspection activities and Burrana-led source inspections include:</w:t>
      </w:r>
    </w:p>
    <w:p w14:paraId="39DAEB21" w14:textId="77777777" w:rsidR="000D550F" w:rsidRDefault="000D550F" w:rsidP="000D550F">
      <w:pPr>
        <w:spacing w:after="0"/>
        <w:rPr>
          <w:szCs w:val="24"/>
        </w:rPr>
      </w:pPr>
    </w:p>
    <w:p w14:paraId="2B789D12" w14:textId="1E30312A" w:rsidR="00ED016E" w:rsidRPr="000D550F" w:rsidRDefault="00ED016E" w:rsidP="000D550F">
      <w:pPr>
        <w:pStyle w:val="ListParagraph"/>
        <w:numPr>
          <w:ilvl w:val="0"/>
          <w:numId w:val="20"/>
        </w:numPr>
        <w:spacing w:after="0"/>
        <w:rPr>
          <w:szCs w:val="24"/>
        </w:rPr>
      </w:pPr>
      <w:r w:rsidRPr="000D550F">
        <w:rPr>
          <w:szCs w:val="24"/>
        </w:rPr>
        <w:t>Supplier approval and evaluation records</w:t>
      </w:r>
    </w:p>
    <w:p w14:paraId="4D2E95D4" w14:textId="77777777" w:rsidR="00ED016E" w:rsidRPr="000D550F" w:rsidRDefault="00ED016E" w:rsidP="000D550F">
      <w:pPr>
        <w:pStyle w:val="ListParagraph"/>
        <w:numPr>
          <w:ilvl w:val="0"/>
          <w:numId w:val="20"/>
        </w:numPr>
        <w:rPr>
          <w:szCs w:val="24"/>
        </w:rPr>
      </w:pPr>
      <w:r w:rsidRPr="000D550F">
        <w:rPr>
          <w:szCs w:val="24"/>
        </w:rPr>
        <w:t>Supplier audit reports</w:t>
      </w:r>
    </w:p>
    <w:p w14:paraId="0F36BB23" w14:textId="77777777" w:rsidR="00ED016E" w:rsidRPr="000D550F" w:rsidRDefault="00ED016E" w:rsidP="000D550F">
      <w:pPr>
        <w:pStyle w:val="ListParagraph"/>
        <w:numPr>
          <w:ilvl w:val="0"/>
          <w:numId w:val="20"/>
        </w:numPr>
        <w:rPr>
          <w:szCs w:val="24"/>
        </w:rPr>
      </w:pPr>
      <w:r w:rsidRPr="000D550F">
        <w:rPr>
          <w:szCs w:val="24"/>
        </w:rPr>
        <w:t>Supplier performance monitoring data</w:t>
      </w:r>
    </w:p>
    <w:p w14:paraId="7B86CFB5" w14:textId="77777777" w:rsidR="00ED016E" w:rsidRPr="000D550F" w:rsidRDefault="00ED016E" w:rsidP="000D550F">
      <w:pPr>
        <w:pStyle w:val="ListParagraph"/>
        <w:numPr>
          <w:ilvl w:val="0"/>
          <w:numId w:val="20"/>
        </w:numPr>
        <w:rPr>
          <w:szCs w:val="24"/>
        </w:rPr>
      </w:pPr>
      <w:r w:rsidRPr="000D550F">
        <w:rPr>
          <w:szCs w:val="24"/>
        </w:rPr>
        <w:t>Burrana inspector training and qualification records</w:t>
      </w:r>
    </w:p>
    <w:p w14:paraId="7DDB561A" w14:textId="374B4B18" w:rsidR="00ED016E" w:rsidRPr="000D550F" w:rsidRDefault="00ED016E" w:rsidP="000D550F">
      <w:pPr>
        <w:pStyle w:val="ListParagraph"/>
        <w:numPr>
          <w:ilvl w:val="0"/>
          <w:numId w:val="20"/>
        </w:numPr>
        <w:rPr>
          <w:szCs w:val="24"/>
        </w:rPr>
      </w:pPr>
      <w:r w:rsidRPr="000D550F">
        <w:rPr>
          <w:szCs w:val="24"/>
        </w:rPr>
        <w:t>Burrana inspection records from source inspections</w:t>
      </w:r>
      <w:r w:rsidR="001626D5" w:rsidRPr="000D550F">
        <w:rPr>
          <w:szCs w:val="24"/>
        </w:rPr>
        <w:t xml:space="preserve"> (8100-1 format, 8130-3 template)</w:t>
      </w:r>
    </w:p>
    <w:p w14:paraId="58F943AC" w14:textId="77777777" w:rsidR="000D550F" w:rsidRDefault="00ED016E" w:rsidP="000D550F">
      <w:pPr>
        <w:pStyle w:val="ListParagraph"/>
        <w:numPr>
          <w:ilvl w:val="0"/>
          <w:numId w:val="19"/>
        </w:numPr>
        <w:rPr>
          <w:szCs w:val="24"/>
        </w:rPr>
      </w:pPr>
      <w:r w:rsidRPr="000D550F">
        <w:rPr>
          <w:szCs w:val="24"/>
        </w:rPr>
        <w:t>Calibration and equipment verification records used in inspection</w:t>
      </w:r>
    </w:p>
    <w:p w14:paraId="58A2CF97" w14:textId="5B61FB79" w:rsidR="00ED016E" w:rsidRPr="000D550F" w:rsidRDefault="00ED016E" w:rsidP="000D550F">
      <w:pPr>
        <w:pStyle w:val="ListParagraph"/>
        <w:numPr>
          <w:ilvl w:val="0"/>
          <w:numId w:val="19"/>
        </w:numPr>
        <w:rPr>
          <w:szCs w:val="24"/>
        </w:rPr>
      </w:pPr>
      <w:r w:rsidRPr="000D550F">
        <w:rPr>
          <w:szCs w:val="24"/>
        </w:rPr>
        <w:t>Nonconformance reports</w:t>
      </w:r>
    </w:p>
    <w:p w14:paraId="6AD6CA64" w14:textId="77777777" w:rsidR="001626D5" w:rsidRPr="00ED016E" w:rsidRDefault="001626D5" w:rsidP="001626D5"/>
    <w:p w14:paraId="77D9AB4E" w14:textId="77777777" w:rsidR="00ED016E" w:rsidRPr="00ED016E" w:rsidRDefault="00ED016E" w:rsidP="00ED016E">
      <w:pPr>
        <w:pStyle w:val="Heading1"/>
        <w:rPr>
          <w:b w:val="0"/>
          <w:bCs w:val="0"/>
          <w:color w:val="auto"/>
          <w:sz w:val="22"/>
          <w:szCs w:val="24"/>
        </w:rPr>
      </w:pPr>
      <w:r w:rsidRPr="00ED016E">
        <w:rPr>
          <w:b w:val="0"/>
          <w:bCs w:val="0"/>
          <w:color w:val="auto"/>
          <w:sz w:val="22"/>
          <w:szCs w:val="24"/>
        </w:rPr>
        <w:t>These records collectively provide objective evidence that Burrana’s delegation and source inspection activities comply with 14 CFR Part 21 Subpart K and the procedural structure defined in the PQPDL and PQM-442-1 FAA PMA/STC Quality Manual.</w:t>
      </w:r>
    </w:p>
    <w:p w14:paraId="49F5CF66" w14:textId="77777777" w:rsidR="00302559" w:rsidRPr="00302559" w:rsidRDefault="00302559" w:rsidP="00302559">
      <w:pPr>
        <w:pStyle w:val="Heading1"/>
      </w:pPr>
      <w:r w:rsidRPr="00302559">
        <w:t>Documented Information</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302559" w:rsidRPr="00302559" w14:paraId="5CA030E2" w14:textId="77777777" w:rsidTr="00302559">
        <w:tc>
          <w:tcPr>
            <w:tcW w:w="4950" w:type="pct"/>
            <w:hideMark/>
          </w:tcPr>
          <w:p w14:paraId="76225FB5" w14:textId="77777777" w:rsidR="00302559" w:rsidRPr="007565B7" w:rsidRDefault="00302559" w:rsidP="007565B7">
            <w:pPr>
              <w:pStyle w:val="Heading2"/>
            </w:pPr>
            <w:r w:rsidRPr="007565B7">
              <w:t>Record Type</w:t>
            </w:r>
          </w:p>
        </w:tc>
      </w:tr>
      <w:tr w:rsidR="00302559" w:rsidRPr="00302559" w14:paraId="7E028CC4" w14:textId="77777777" w:rsidTr="00302559">
        <w:tc>
          <w:tcPr>
            <w:tcW w:w="4950" w:type="pct"/>
            <w:hideMark/>
          </w:tcPr>
          <w:p w14:paraId="088032F5" w14:textId="3B6566E3" w:rsidR="00302559" w:rsidRPr="00302559" w:rsidRDefault="00302559" w:rsidP="00302559">
            <w:pPr>
              <w:pStyle w:val="Heading2"/>
              <w:spacing w:before="0"/>
              <w:rPr>
                <w:b w:val="0"/>
                <w:color w:val="auto"/>
              </w:rPr>
            </w:pPr>
            <w:r w:rsidRPr="00302559">
              <w:rPr>
                <w:b w:val="0"/>
                <w:color w:val="auto"/>
              </w:rPr>
              <w:t>PQPDL (F-750-08) approved facility list with scope of authority</w:t>
            </w:r>
          </w:p>
        </w:tc>
      </w:tr>
      <w:tr w:rsidR="00302559" w:rsidRPr="00302559" w14:paraId="27B93A8D" w14:textId="77777777" w:rsidTr="00302559">
        <w:tc>
          <w:tcPr>
            <w:tcW w:w="4950" w:type="pct"/>
            <w:hideMark/>
          </w:tcPr>
          <w:p w14:paraId="42DF363C" w14:textId="77777777" w:rsidR="00302559" w:rsidRPr="00302559" w:rsidRDefault="00302559" w:rsidP="00302559">
            <w:pPr>
              <w:pStyle w:val="Heading2"/>
              <w:spacing w:before="0"/>
              <w:rPr>
                <w:b w:val="0"/>
                <w:color w:val="auto"/>
              </w:rPr>
            </w:pPr>
            <w:r w:rsidRPr="00302559">
              <w:rPr>
                <w:b w:val="0"/>
                <w:color w:val="auto"/>
              </w:rPr>
              <w:t>Certified Inspector authorization and training records</w:t>
            </w:r>
          </w:p>
        </w:tc>
      </w:tr>
      <w:tr w:rsidR="00302559" w:rsidRPr="00302559" w14:paraId="2A57C540" w14:textId="77777777" w:rsidTr="00302559">
        <w:tc>
          <w:tcPr>
            <w:tcW w:w="4950" w:type="pct"/>
            <w:hideMark/>
          </w:tcPr>
          <w:p w14:paraId="0807FA7C" w14:textId="606F9EB3" w:rsidR="00302559" w:rsidRPr="00302559" w:rsidRDefault="00302559" w:rsidP="00302559">
            <w:pPr>
              <w:pStyle w:val="Heading2"/>
              <w:spacing w:before="0"/>
              <w:rPr>
                <w:b w:val="0"/>
                <w:color w:val="auto"/>
              </w:rPr>
            </w:pPr>
            <w:r w:rsidRPr="00302559">
              <w:rPr>
                <w:b w:val="0"/>
                <w:color w:val="auto"/>
              </w:rPr>
              <w:t>Source inspection plans, checklists, and completed reports</w:t>
            </w:r>
            <w:r w:rsidR="00950DB4">
              <w:rPr>
                <w:b w:val="0"/>
                <w:color w:val="auto"/>
              </w:rPr>
              <w:t xml:space="preserve">  </w:t>
            </w:r>
          </w:p>
        </w:tc>
      </w:tr>
      <w:tr w:rsidR="00302559" w:rsidRPr="00302559" w14:paraId="10901F97" w14:textId="77777777" w:rsidTr="00302559">
        <w:tc>
          <w:tcPr>
            <w:tcW w:w="4950" w:type="pct"/>
            <w:hideMark/>
          </w:tcPr>
          <w:p w14:paraId="0436FC06" w14:textId="77777777" w:rsidR="00302559" w:rsidRPr="00302559" w:rsidRDefault="00302559" w:rsidP="00302559">
            <w:pPr>
              <w:pStyle w:val="Heading2"/>
              <w:spacing w:before="0"/>
              <w:rPr>
                <w:b w:val="0"/>
                <w:color w:val="auto"/>
              </w:rPr>
            </w:pPr>
            <w:r w:rsidRPr="00302559">
              <w:rPr>
                <w:b w:val="0"/>
                <w:color w:val="auto"/>
              </w:rPr>
              <w:t>FAA Form 8130-3 (completed)</w:t>
            </w:r>
          </w:p>
        </w:tc>
      </w:tr>
      <w:tr w:rsidR="00302559" w:rsidRPr="00302559" w14:paraId="54E94F66" w14:textId="77777777" w:rsidTr="00302559">
        <w:tc>
          <w:tcPr>
            <w:tcW w:w="4950" w:type="pct"/>
            <w:hideMark/>
          </w:tcPr>
          <w:p w14:paraId="04189CE1" w14:textId="77777777" w:rsidR="00302559" w:rsidRPr="00302559" w:rsidRDefault="00302559" w:rsidP="00302559">
            <w:pPr>
              <w:pStyle w:val="Heading2"/>
              <w:spacing w:before="0"/>
              <w:rPr>
                <w:b w:val="0"/>
                <w:color w:val="auto"/>
              </w:rPr>
            </w:pPr>
            <w:r w:rsidRPr="00302559">
              <w:rPr>
                <w:b w:val="0"/>
                <w:color w:val="auto"/>
              </w:rPr>
              <w:t>Calibration evidence for equipment used during inspection</w:t>
            </w:r>
          </w:p>
        </w:tc>
      </w:tr>
      <w:tr w:rsidR="00302559" w:rsidRPr="00302559" w14:paraId="12F08C1B" w14:textId="77777777" w:rsidTr="00302559">
        <w:tc>
          <w:tcPr>
            <w:tcW w:w="4950" w:type="pct"/>
            <w:hideMark/>
          </w:tcPr>
          <w:p w14:paraId="1597D1C7" w14:textId="77777777" w:rsidR="00302559" w:rsidRPr="00302559" w:rsidRDefault="00302559" w:rsidP="00302559">
            <w:pPr>
              <w:pStyle w:val="Heading2"/>
              <w:spacing w:before="0"/>
              <w:rPr>
                <w:b w:val="0"/>
                <w:color w:val="auto"/>
              </w:rPr>
            </w:pPr>
            <w:r w:rsidRPr="00302559">
              <w:rPr>
                <w:b w:val="0"/>
                <w:color w:val="auto"/>
              </w:rPr>
              <w:t>Supplier audits and readiness assessments supporting delegation</w:t>
            </w:r>
          </w:p>
        </w:tc>
      </w:tr>
    </w:tbl>
    <w:p w14:paraId="313B99F0" w14:textId="77777777" w:rsidR="00302559" w:rsidRPr="00302559" w:rsidRDefault="00302559" w:rsidP="00302559">
      <w:pPr>
        <w:pStyle w:val="Heading1"/>
      </w:pPr>
      <w:r w:rsidRPr="00302559">
        <w:t>References</w:t>
      </w:r>
    </w:p>
    <w:p w14:paraId="568D5385" w14:textId="6F8D4D2A" w:rsidR="00302559" w:rsidRPr="00302559" w:rsidRDefault="00302559" w:rsidP="00302559">
      <w:pPr>
        <w:pStyle w:val="Heading2"/>
        <w:rPr>
          <w:b w:val="0"/>
          <w:color w:val="auto"/>
        </w:rPr>
      </w:pPr>
      <w:r w:rsidRPr="00302559">
        <w:rPr>
          <w:b w:val="0"/>
          <w:color w:val="auto"/>
        </w:rPr>
        <w:t>P-750-01 Control of Documented Information</w:t>
      </w:r>
      <w:r w:rsidRPr="00302559">
        <w:rPr>
          <w:b w:val="0"/>
          <w:color w:val="auto"/>
        </w:rPr>
        <w:br/>
        <w:t>P-870-01 Control of Non-Conforming Outputs</w:t>
      </w:r>
      <w:r w:rsidRPr="00302559">
        <w:rPr>
          <w:b w:val="0"/>
          <w:color w:val="auto"/>
        </w:rPr>
        <w:br/>
        <w:t>P-851-02 PMA Inspection</w:t>
      </w:r>
      <w:r w:rsidRPr="00302559">
        <w:rPr>
          <w:b w:val="0"/>
          <w:color w:val="auto"/>
        </w:rPr>
        <w:br/>
        <w:t>PUR-P-843-02 Receiving Inspection</w:t>
      </w:r>
      <w:r w:rsidRPr="00302559">
        <w:rPr>
          <w:b w:val="0"/>
          <w:color w:val="auto"/>
        </w:rPr>
        <w:br/>
        <w:t>F-750-08 Production Quality Procedure Delegation List (PQPDL)</w:t>
      </w:r>
      <w:r w:rsidRPr="00302559">
        <w:rPr>
          <w:b w:val="0"/>
          <w:color w:val="auto"/>
        </w:rPr>
        <w:br/>
        <w:t>FAA Order 8130.21H Procedures for Completion and Use of FAA Form 8130-3</w:t>
      </w:r>
      <w:r w:rsidRPr="00302559">
        <w:rPr>
          <w:b w:val="0"/>
          <w:color w:val="auto"/>
        </w:rPr>
        <w:br/>
        <w:t>FAA Order 8120.22 Production Approval Procedures</w:t>
      </w:r>
      <w:r w:rsidRPr="00302559">
        <w:rPr>
          <w:b w:val="0"/>
          <w:color w:val="auto"/>
        </w:rPr>
        <w:br/>
        <w:t>14 CFR § 21.137(e) Inspecting and testing</w:t>
      </w:r>
      <w:r w:rsidRPr="00302559">
        <w:rPr>
          <w:b w:val="0"/>
          <w:color w:val="auto"/>
        </w:rPr>
        <w:br/>
        <w:t xml:space="preserve">14 CFR § 21.150 </w:t>
      </w:r>
      <w:r w:rsidR="006B14ED">
        <w:rPr>
          <w:b w:val="0"/>
          <w:color w:val="auto"/>
        </w:rPr>
        <w:t>Changes to the Quality System</w:t>
      </w:r>
      <w:r w:rsidRPr="00302559">
        <w:rPr>
          <w:b w:val="0"/>
          <w:color w:val="auto"/>
        </w:rPr>
        <w:br/>
        <w:t xml:space="preserve">14 CFR § 21.325(c) </w:t>
      </w:r>
      <w:r w:rsidR="006B14ED" w:rsidRPr="006B14ED">
        <w:rPr>
          <w:b w:val="0"/>
          <w:color w:val="auto"/>
        </w:rPr>
        <w:t>Export airworthiness approvals - Undue burden</w:t>
      </w:r>
    </w:p>
    <w:p w14:paraId="06C9EC2A" w14:textId="77777777" w:rsidR="00302559" w:rsidRPr="00302559" w:rsidRDefault="00302559" w:rsidP="00302559">
      <w:pPr>
        <w:pStyle w:val="Heading1"/>
      </w:pPr>
      <w:r w:rsidRPr="00302559">
        <w:t>Opportunities and Risks</w:t>
      </w:r>
    </w:p>
    <w:p w14:paraId="0B75A861" w14:textId="5AFACAC6" w:rsidR="00302559" w:rsidRPr="00302559" w:rsidRDefault="00302559" w:rsidP="00302559">
      <w:pPr>
        <w:pStyle w:val="Heading2"/>
        <w:rPr>
          <w:b w:val="0"/>
          <w:color w:val="auto"/>
        </w:rPr>
      </w:pPr>
      <w:r w:rsidRPr="00302559">
        <w:rPr>
          <w:b w:val="0"/>
          <w:color w:val="auto"/>
        </w:rPr>
        <w:t xml:space="preserve">Delegating inspection, labeling, and source inspection at approved supplier and associate facilities improves delivery performance and reduces handling while preserving regulatory compliance and full PAH control. Risks include loss of configuration control, misuse of forms or identification, inconsistent inspection practices, and reduced FAA visibility at remote sites. Burrana mitigates these risks by limiting delegation to facilities listed in the PQPDL, qualifying and monitoring </w:t>
      </w:r>
      <w:r w:rsidR="00BD678F">
        <w:rPr>
          <w:b w:val="0"/>
          <w:color w:val="auto"/>
        </w:rPr>
        <w:t xml:space="preserve">Burrana’s </w:t>
      </w:r>
      <w:r w:rsidRPr="00302559">
        <w:rPr>
          <w:b w:val="0"/>
          <w:color w:val="auto"/>
        </w:rPr>
        <w:t>Certified Inspectors, maintaining strict calibration and documented information control, performing periodic internal audits and surveillance, promptly addressing nonconformities, and providing unrestricted FAA access and oversight.</w:t>
      </w:r>
    </w:p>
    <w:p w14:paraId="1E3D1046" w14:textId="1C7978B2" w:rsidR="00724B46" w:rsidRPr="00302559" w:rsidRDefault="00724B46" w:rsidP="00302559">
      <w:pPr>
        <w:pStyle w:val="Heading2"/>
        <w:rPr>
          <w:color w:val="000000" w:themeColor="text1"/>
        </w:rPr>
      </w:pPr>
    </w:p>
    <w:sectPr w:rsidR="00724B46" w:rsidRPr="00302559" w:rsidSect="00302559">
      <w:headerReference w:type="default" r:id="rId8"/>
      <w:footerReference w:type="default" r:id="rId9"/>
      <w:pgSz w:w="12240" w:h="15840" w:code="1"/>
      <w:pgMar w:top="720" w:right="720" w:bottom="1135" w:left="720" w:header="50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3498" w14:textId="77777777" w:rsidR="00553141" w:rsidRDefault="00553141" w:rsidP="007C4F15">
      <w:r>
        <w:separator/>
      </w:r>
    </w:p>
  </w:endnote>
  <w:endnote w:type="continuationSeparator" w:id="0">
    <w:p w14:paraId="3DFC9C2C" w14:textId="77777777" w:rsidR="00553141" w:rsidRDefault="00553141" w:rsidP="007C4F15">
      <w:r>
        <w:continuationSeparator/>
      </w:r>
    </w:p>
  </w:endnote>
  <w:endnote w:type="continuationNotice" w:id="1">
    <w:p w14:paraId="62C9F638" w14:textId="77777777" w:rsidR="00553141" w:rsidRDefault="00553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0DECB2E8"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rsidRPr="00302559">
      <w:rPr>
        <w:lang w:val="pt-BR"/>
      </w:rPr>
      <w:t xml:space="preserve"> </w:t>
    </w:r>
    <w:proofErr w:type="spellStart"/>
    <w:ins w:id="0"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EB30B0">
      <w:rPr>
        <w:noProof/>
        <w:lang w:val="es-ES"/>
      </w:rPr>
      <w:t>5</w:t>
    </w:r>
    <w:ins w:id="1"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4048" w14:textId="77777777" w:rsidR="00553141" w:rsidRDefault="00553141" w:rsidP="007C4F15">
      <w:r>
        <w:separator/>
      </w:r>
    </w:p>
  </w:footnote>
  <w:footnote w:type="continuationSeparator" w:id="0">
    <w:p w14:paraId="091574F7" w14:textId="77777777" w:rsidR="00553141" w:rsidRDefault="00553141" w:rsidP="007C4F15">
      <w:r>
        <w:continuationSeparator/>
      </w:r>
    </w:p>
  </w:footnote>
  <w:footnote w:type="continuationNotice" w:id="1">
    <w:p w14:paraId="640EF7CD" w14:textId="77777777" w:rsidR="00553141" w:rsidRDefault="00553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58240"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685672902"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FF5B61C" w:rsidR="00A47D34" w:rsidRPr="00166E84" w:rsidRDefault="00D22E11" w:rsidP="00166E84">
          <w:pPr>
            <w:pStyle w:val="Header"/>
            <w:tabs>
              <w:tab w:val="clear" w:pos="4680"/>
              <w:tab w:val="clear" w:pos="9360"/>
            </w:tabs>
            <w:spacing w:before="120"/>
            <w:jc w:val="center"/>
            <w:rPr>
              <w:b/>
              <w:bCs/>
            </w:rPr>
          </w:pPr>
          <w:r w:rsidRPr="00D22E11">
            <w:rPr>
              <w:b/>
              <w:bCs/>
              <w:lang w:val="en-US"/>
            </w:rPr>
            <w:t>Delegation of PMA Inspection, Labeling, and Source Inspection</w:t>
          </w:r>
        </w:p>
      </w:tc>
      <w:tc>
        <w:tcPr>
          <w:tcW w:w="1440" w:type="dxa"/>
        </w:tcPr>
        <w:p w14:paraId="2A65B3AA" w14:textId="73DD97A6" w:rsidR="00A47D34" w:rsidRPr="00166E84" w:rsidRDefault="00A47D34" w:rsidP="00166E84">
          <w:pPr>
            <w:pStyle w:val="Header"/>
            <w:tabs>
              <w:tab w:val="clear" w:pos="4680"/>
              <w:tab w:val="clear" w:pos="9360"/>
            </w:tabs>
            <w:spacing w:before="120"/>
            <w:jc w:val="center"/>
            <w:rPr>
              <w:b/>
              <w:bCs/>
            </w:rPr>
          </w:pPr>
          <w:r w:rsidRPr="00EC653B">
            <w:t>P-</w:t>
          </w:r>
          <w:r w:rsidR="00D22E11">
            <w:t>851-11</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5F5010B4" w:rsidR="00A47D34" w:rsidRPr="00166E84" w:rsidRDefault="00D22E11" w:rsidP="00166E84">
          <w:pPr>
            <w:pStyle w:val="Header"/>
            <w:tabs>
              <w:tab w:val="clear" w:pos="4680"/>
              <w:tab w:val="clear" w:pos="9360"/>
            </w:tabs>
            <w:spacing w:before="120"/>
            <w:jc w:val="center"/>
            <w:rPr>
              <w:b/>
              <w:bCs/>
            </w:rPr>
          </w:pPr>
          <w:r>
            <w:t>A</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E767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EA30C7"/>
    <w:multiLevelType w:val="hybridMultilevel"/>
    <w:tmpl w:val="066E0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D6B39B7"/>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542912">
    <w:abstractNumId w:val="14"/>
  </w:num>
  <w:num w:numId="2" w16cid:durableId="336615081">
    <w:abstractNumId w:val="6"/>
  </w:num>
  <w:num w:numId="3" w16cid:durableId="1391733727">
    <w:abstractNumId w:val="3"/>
  </w:num>
  <w:num w:numId="4" w16cid:durableId="2031684267">
    <w:abstractNumId w:val="16"/>
  </w:num>
  <w:num w:numId="5" w16cid:durableId="324482240">
    <w:abstractNumId w:val="10"/>
  </w:num>
  <w:num w:numId="6" w16cid:durableId="1062631323">
    <w:abstractNumId w:val="5"/>
  </w:num>
  <w:num w:numId="7" w16cid:durableId="95289879">
    <w:abstractNumId w:val="1"/>
  </w:num>
  <w:num w:numId="8" w16cid:durableId="1183975246">
    <w:abstractNumId w:val="15"/>
  </w:num>
  <w:num w:numId="9" w16cid:durableId="163514665">
    <w:abstractNumId w:val="2"/>
  </w:num>
  <w:num w:numId="10" w16cid:durableId="283578515">
    <w:abstractNumId w:val="0"/>
  </w:num>
  <w:num w:numId="11" w16cid:durableId="1717198003">
    <w:abstractNumId w:val="11"/>
  </w:num>
  <w:num w:numId="12" w16cid:durableId="1896891178">
    <w:abstractNumId w:val="7"/>
  </w:num>
  <w:num w:numId="13" w16cid:durableId="290404091">
    <w:abstractNumId w:val="13"/>
  </w:num>
  <w:num w:numId="14" w16cid:durableId="71631236">
    <w:abstractNumId w:val="8"/>
  </w:num>
  <w:num w:numId="15" w16cid:durableId="117839270">
    <w:abstractNumId w:val="4"/>
  </w:num>
  <w:num w:numId="16" w16cid:durableId="1062873341">
    <w:abstractNumId w:val="2"/>
  </w:num>
  <w:num w:numId="17" w16cid:durableId="1784374187">
    <w:abstractNumId w:val="2"/>
  </w:num>
  <w:num w:numId="18" w16cid:durableId="439840050">
    <w:abstractNumId w:val="12"/>
  </w:num>
  <w:num w:numId="19" w16cid:durableId="49960532">
    <w:abstractNumId w:val="17"/>
  </w:num>
  <w:num w:numId="20" w16cid:durableId="100043129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875F7"/>
    <w:rsid w:val="000D550F"/>
    <w:rsid w:val="000E1655"/>
    <w:rsid w:val="00114F6D"/>
    <w:rsid w:val="00130DE8"/>
    <w:rsid w:val="00137717"/>
    <w:rsid w:val="001543AE"/>
    <w:rsid w:val="001624A5"/>
    <w:rsid w:val="001626D5"/>
    <w:rsid w:val="00166A55"/>
    <w:rsid w:val="00166E84"/>
    <w:rsid w:val="00183965"/>
    <w:rsid w:val="00184B46"/>
    <w:rsid w:val="00196877"/>
    <w:rsid w:val="001A61F9"/>
    <w:rsid w:val="001B1C18"/>
    <w:rsid w:val="001B3249"/>
    <w:rsid w:val="001B6886"/>
    <w:rsid w:val="001E6784"/>
    <w:rsid w:val="001F0902"/>
    <w:rsid w:val="001F2707"/>
    <w:rsid w:val="00207901"/>
    <w:rsid w:val="00207DFC"/>
    <w:rsid w:val="00230CEF"/>
    <w:rsid w:val="002376C3"/>
    <w:rsid w:val="00257BC8"/>
    <w:rsid w:val="00273A11"/>
    <w:rsid w:val="00284AC7"/>
    <w:rsid w:val="0028783E"/>
    <w:rsid w:val="002B32CA"/>
    <w:rsid w:val="002C3EC8"/>
    <w:rsid w:val="002D4291"/>
    <w:rsid w:val="00302559"/>
    <w:rsid w:val="0034030C"/>
    <w:rsid w:val="00343DCA"/>
    <w:rsid w:val="00351CCA"/>
    <w:rsid w:val="00357185"/>
    <w:rsid w:val="003874A1"/>
    <w:rsid w:val="00397FF5"/>
    <w:rsid w:val="003A43AD"/>
    <w:rsid w:val="003A6374"/>
    <w:rsid w:val="003A7971"/>
    <w:rsid w:val="003B19FD"/>
    <w:rsid w:val="003C170B"/>
    <w:rsid w:val="003D12F1"/>
    <w:rsid w:val="003D7D7C"/>
    <w:rsid w:val="00404754"/>
    <w:rsid w:val="00420582"/>
    <w:rsid w:val="0042719D"/>
    <w:rsid w:val="00430038"/>
    <w:rsid w:val="00433621"/>
    <w:rsid w:val="004509E4"/>
    <w:rsid w:val="004539CF"/>
    <w:rsid w:val="00461D2B"/>
    <w:rsid w:val="004761DC"/>
    <w:rsid w:val="004975F3"/>
    <w:rsid w:val="004C1FC2"/>
    <w:rsid w:val="005115B1"/>
    <w:rsid w:val="00540DDA"/>
    <w:rsid w:val="00545B3E"/>
    <w:rsid w:val="00553141"/>
    <w:rsid w:val="00556843"/>
    <w:rsid w:val="00556C83"/>
    <w:rsid w:val="0058601E"/>
    <w:rsid w:val="00593B26"/>
    <w:rsid w:val="005D1DB1"/>
    <w:rsid w:val="005E4647"/>
    <w:rsid w:val="005E4EB7"/>
    <w:rsid w:val="005E7690"/>
    <w:rsid w:val="00622094"/>
    <w:rsid w:val="00625774"/>
    <w:rsid w:val="006315DE"/>
    <w:rsid w:val="00636ED9"/>
    <w:rsid w:val="00641E45"/>
    <w:rsid w:val="00643233"/>
    <w:rsid w:val="00657EF0"/>
    <w:rsid w:val="006763DA"/>
    <w:rsid w:val="00676AE5"/>
    <w:rsid w:val="00686BA9"/>
    <w:rsid w:val="006B146D"/>
    <w:rsid w:val="006B14ED"/>
    <w:rsid w:val="006C4318"/>
    <w:rsid w:val="006D20B7"/>
    <w:rsid w:val="006D6AAC"/>
    <w:rsid w:val="006F0DF4"/>
    <w:rsid w:val="006F5AA4"/>
    <w:rsid w:val="0071546C"/>
    <w:rsid w:val="00724B46"/>
    <w:rsid w:val="00725CCC"/>
    <w:rsid w:val="007565B7"/>
    <w:rsid w:val="00760291"/>
    <w:rsid w:val="0078166C"/>
    <w:rsid w:val="0078671B"/>
    <w:rsid w:val="00791F4B"/>
    <w:rsid w:val="00792B05"/>
    <w:rsid w:val="007B76F2"/>
    <w:rsid w:val="007C4F15"/>
    <w:rsid w:val="007D10DD"/>
    <w:rsid w:val="007D4247"/>
    <w:rsid w:val="007D56E2"/>
    <w:rsid w:val="00836E03"/>
    <w:rsid w:val="00840AC0"/>
    <w:rsid w:val="00856535"/>
    <w:rsid w:val="008674FF"/>
    <w:rsid w:val="008B48FA"/>
    <w:rsid w:val="008C0D7E"/>
    <w:rsid w:val="008C42D6"/>
    <w:rsid w:val="008E7278"/>
    <w:rsid w:val="008F4494"/>
    <w:rsid w:val="008F7505"/>
    <w:rsid w:val="009265A2"/>
    <w:rsid w:val="0094476E"/>
    <w:rsid w:val="00946C25"/>
    <w:rsid w:val="00950DB4"/>
    <w:rsid w:val="0095257D"/>
    <w:rsid w:val="00954478"/>
    <w:rsid w:val="00966A80"/>
    <w:rsid w:val="00A25100"/>
    <w:rsid w:val="00A30CFD"/>
    <w:rsid w:val="00A4271B"/>
    <w:rsid w:val="00A47D34"/>
    <w:rsid w:val="00A62DD5"/>
    <w:rsid w:val="00A66FFE"/>
    <w:rsid w:val="00A76A2B"/>
    <w:rsid w:val="00A80A5E"/>
    <w:rsid w:val="00A80EFC"/>
    <w:rsid w:val="00A950EB"/>
    <w:rsid w:val="00AA4E4A"/>
    <w:rsid w:val="00AC1B42"/>
    <w:rsid w:val="00AC2FEC"/>
    <w:rsid w:val="00AD0E04"/>
    <w:rsid w:val="00AD574D"/>
    <w:rsid w:val="00AD6D8D"/>
    <w:rsid w:val="00AE00B4"/>
    <w:rsid w:val="00AE0C17"/>
    <w:rsid w:val="00AE2F1B"/>
    <w:rsid w:val="00AE7D3D"/>
    <w:rsid w:val="00B02346"/>
    <w:rsid w:val="00B0557D"/>
    <w:rsid w:val="00B2023C"/>
    <w:rsid w:val="00B36D0F"/>
    <w:rsid w:val="00B57B1C"/>
    <w:rsid w:val="00B81CC4"/>
    <w:rsid w:val="00B82F1A"/>
    <w:rsid w:val="00B916C1"/>
    <w:rsid w:val="00BD233E"/>
    <w:rsid w:val="00BD2363"/>
    <w:rsid w:val="00BD678F"/>
    <w:rsid w:val="00BE2E9E"/>
    <w:rsid w:val="00BE5E16"/>
    <w:rsid w:val="00BF5576"/>
    <w:rsid w:val="00C020E0"/>
    <w:rsid w:val="00C1000E"/>
    <w:rsid w:val="00C170B2"/>
    <w:rsid w:val="00C1726E"/>
    <w:rsid w:val="00C17678"/>
    <w:rsid w:val="00C21EC7"/>
    <w:rsid w:val="00C270FE"/>
    <w:rsid w:val="00C27F2B"/>
    <w:rsid w:val="00C32C93"/>
    <w:rsid w:val="00C64134"/>
    <w:rsid w:val="00C7225C"/>
    <w:rsid w:val="00C75958"/>
    <w:rsid w:val="00C81338"/>
    <w:rsid w:val="00C86F34"/>
    <w:rsid w:val="00C97405"/>
    <w:rsid w:val="00CA61DC"/>
    <w:rsid w:val="00CB40A3"/>
    <w:rsid w:val="00CC1AEF"/>
    <w:rsid w:val="00CD3C24"/>
    <w:rsid w:val="00CD640F"/>
    <w:rsid w:val="00CF1C43"/>
    <w:rsid w:val="00D12E1C"/>
    <w:rsid w:val="00D21665"/>
    <w:rsid w:val="00D22E11"/>
    <w:rsid w:val="00D279BD"/>
    <w:rsid w:val="00D35FBE"/>
    <w:rsid w:val="00D40D29"/>
    <w:rsid w:val="00D47A5B"/>
    <w:rsid w:val="00D5141D"/>
    <w:rsid w:val="00D52858"/>
    <w:rsid w:val="00D83868"/>
    <w:rsid w:val="00D8430C"/>
    <w:rsid w:val="00D91879"/>
    <w:rsid w:val="00D975DE"/>
    <w:rsid w:val="00DA64F4"/>
    <w:rsid w:val="00DB04E0"/>
    <w:rsid w:val="00DB78AB"/>
    <w:rsid w:val="00DB7ECD"/>
    <w:rsid w:val="00DF2068"/>
    <w:rsid w:val="00E264F2"/>
    <w:rsid w:val="00E33394"/>
    <w:rsid w:val="00E54CAD"/>
    <w:rsid w:val="00E6796E"/>
    <w:rsid w:val="00E67D51"/>
    <w:rsid w:val="00E70A8C"/>
    <w:rsid w:val="00E74278"/>
    <w:rsid w:val="00E9588B"/>
    <w:rsid w:val="00EA4EC6"/>
    <w:rsid w:val="00EA7FB8"/>
    <w:rsid w:val="00EB25D4"/>
    <w:rsid w:val="00EB30B0"/>
    <w:rsid w:val="00EC0A2F"/>
    <w:rsid w:val="00EC4011"/>
    <w:rsid w:val="00EC653B"/>
    <w:rsid w:val="00EC6BB3"/>
    <w:rsid w:val="00ED016E"/>
    <w:rsid w:val="00ED425C"/>
    <w:rsid w:val="00EE544E"/>
    <w:rsid w:val="00EE7361"/>
    <w:rsid w:val="00F17216"/>
    <w:rsid w:val="00F248C1"/>
    <w:rsid w:val="00F27FE2"/>
    <w:rsid w:val="00F31FE5"/>
    <w:rsid w:val="00F37969"/>
    <w:rsid w:val="00F4381F"/>
    <w:rsid w:val="00F642C9"/>
    <w:rsid w:val="00F676E3"/>
    <w:rsid w:val="00F827C0"/>
    <w:rsid w:val="00F96C61"/>
    <w:rsid w:val="00FA1E60"/>
    <w:rsid w:val="00FB6ED3"/>
    <w:rsid w:val="00FB7F58"/>
    <w:rsid w:val="00FC72EB"/>
    <w:rsid w:val="00FE4E6A"/>
    <w:rsid w:val="00FF02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3B0EE98-C0AC-4BAF-B63A-267E5193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table" w:customStyle="1" w:styleId="CompanyTable">
    <w:name w:val="_Company Table"/>
    <w:basedOn w:val="TableNormal"/>
    <w:uiPriority w:val="99"/>
    <w:rsid w:val="005E7690"/>
    <w:pPr>
      <w:spacing w:after="0" w:line="240" w:lineRule="auto"/>
    </w:pPr>
    <w:rPr>
      <w:rFonts w:eastAsia="Times New Roman" w:cs="Times New Roman"/>
      <w:color w:val="E8E8E8" w:themeColor="background2"/>
      <w:kern w:val="0"/>
      <w:sz w:val="20"/>
      <w:szCs w:val="20"/>
      <w:lang w:val="en-AU" w:eastAsia="en-AU"/>
      <w14:ligatures w14:val="none"/>
    </w:rPr>
    <w:tblPr>
      <w:tblStyleRowBandSize w:val="1"/>
      <w:tblBorders>
        <w:top w:val="single" w:sz="4" w:space="0" w:color="E8E8E8" w:themeColor="background2"/>
        <w:bottom w:val="single" w:sz="4" w:space="0" w:color="E8E8E8"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00000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D2363"/>
    <w:rPr>
      <w:sz w:val="16"/>
      <w:szCs w:val="16"/>
    </w:rPr>
  </w:style>
  <w:style w:type="paragraph" w:styleId="CommentText">
    <w:name w:val="annotation text"/>
    <w:basedOn w:val="Normal"/>
    <w:link w:val="CommentTextChar"/>
    <w:uiPriority w:val="99"/>
    <w:unhideWhenUsed/>
    <w:rsid w:val="00BD2363"/>
    <w:pPr>
      <w:spacing w:line="240" w:lineRule="auto"/>
    </w:pPr>
    <w:rPr>
      <w:sz w:val="20"/>
      <w:szCs w:val="20"/>
    </w:rPr>
  </w:style>
  <w:style w:type="character" w:customStyle="1" w:styleId="CommentTextChar">
    <w:name w:val="Comment Text Char"/>
    <w:basedOn w:val="DefaultParagraphFont"/>
    <w:link w:val="CommentText"/>
    <w:uiPriority w:val="99"/>
    <w:rsid w:val="00BD2363"/>
    <w:rPr>
      <w:rFonts w:ascii="Calibri" w:eastAsiaTheme="minorEastAsia"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D2363"/>
    <w:rPr>
      <w:b/>
      <w:bCs/>
    </w:rPr>
  </w:style>
  <w:style w:type="character" w:customStyle="1" w:styleId="CommentSubjectChar">
    <w:name w:val="Comment Subject Char"/>
    <w:basedOn w:val="CommentTextChar"/>
    <w:link w:val="CommentSubject"/>
    <w:uiPriority w:val="99"/>
    <w:semiHidden/>
    <w:rsid w:val="00BD2363"/>
    <w:rPr>
      <w:rFonts w:ascii="Calibri" w:eastAsiaTheme="minorEastAsia" w:hAnsi="Calibri" w:cs="Calibri"/>
      <w:b/>
      <w:bCs/>
      <w:kern w:val="0"/>
      <w:sz w:val="20"/>
      <w:szCs w:val="20"/>
      <w14:ligatures w14:val="none"/>
    </w:rPr>
  </w:style>
  <w:style w:type="character" w:styleId="Hyperlink">
    <w:name w:val="Hyperlink"/>
    <w:basedOn w:val="DefaultParagraphFont"/>
    <w:uiPriority w:val="99"/>
    <w:unhideWhenUsed/>
    <w:rsid w:val="00C86F34"/>
    <w:rPr>
      <w:color w:val="467886" w:themeColor="hyperlink"/>
      <w:u w:val="single"/>
    </w:rPr>
  </w:style>
  <w:style w:type="character" w:styleId="UnresolvedMention">
    <w:name w:val="Unresolved Mention"/>
    <w:basedOn w:val="DefaultParagraphFont"/>
    <w:uiPriority w:val="99"/>
    <w:semiHidden/>
    <w:unhideWhenUsed/>
    <w:rsid w:val="00C86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7782</TotalTime>
  <Pages>5</Pages>
  <Words>1841</Words>
  <Characters>12598</Characters>
  <Application>Microsoft Office Word</Application>
  <DocSecurity>0</DocSecurity>
  <Lines>174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66</cp:revision>
  <dcterms:created xsi:type="dcterms:W3CDTF">2025-11-04T00:44:00Z</dcterms:created>
  <dcterms:modified xsi:type="dcterms:W3CDTF">2025-12-02T04:57:00Z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b1adfbdf-c8d8-4197-82f5-c29fa7f02a0f</vt:lpwstr>
  </property>
</Properties>
</file>