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D0D58" w14:textId="77777777" w:rsidR="008C7639" w:rsidRDefault="008C7639" w:rsidP="00D438E6">
      <w:pPr>
        <w:pStyle w:val="Heading1"/>
      </w:pPr>
      <w:bookmarkStart w:id="0" w:name="_Toc533144187"/>
      <w:r w:rsidRPr="00714DDB">
        <w:t>Objective</w:t>
      </w:r>
      <w:bookmarkEnd w:id="0"/>
    </w:p>
    <w:p w14:paraId="4BD1F4BA" w14:textId="77777777" w:rsidR="00EB6277" w:rsidRPr="00D438E6" w:rsidRDefault="00EB6277" w:rsidP="00D438E6">
      <w:bookmarkStart w:id="1" w:name="_Toc533144188"/>
      <w:r w:rsidRPr="00D438E6">
        <w:t xml:space="preserve">This SOP defines the inspection procedure of PMA and prototype parts. </w:t>
      </w:r>
    </w:p>
    <w:p w14:paraId="50A67323" w14:textId="447AF4EA" w:rsidR="00EB6277" w:rsidRPr="00D438E6" w:rsidRDefault="00EB6277" w:rsidP="00D438E6">
      <w:pPr>
        <w:rPr>
          <w:rStyle w:val="Emphasis"/>
          <w:rFonts w:asciiTheme="minorHAnsi" w:hAnsiTheme="minorHAnsi" w:cs="Times New Roman"/>
          <w:szCs w:val="22"/>
        </w:rPr>
      </w:pPr>
      <w:r w:rsidRPr="00D438E6">
        <w:rPr>
          <w:rStyle w:val="Emphasis"/>
          <w:rFonts w:asciiTheme="minorHAnsi" w:hAnsiTheme="minorHAnsi" w:cs="Times New Roman"/>
          <w:szCs w:val="22"/>
        </w:rPr>
        <w:t>Note: Inspection of PMA and prototype parts by vendors is outside the scope of this document. They are required to follow “</w:t>
      </w:r>
      <w:r w:rsidR="00A9674C" w:rsidRPr="00D438E6">
        <w:rPr>
          <w:rStyle w:val="Emphasis"/>
          <w:rFonts w:asciiTheme="minorHAnsi" w:hAnsiTheme="minorHAnsi" w:cs="Times New Roman"/>
          <w:szCs w:val="22"/>
        </w:rPr>
        <w:t>A-</w:t>
      </w:r>
      <w:r w:rsidRPr="00D438E6">
        <w:rPr>
          <w:rStyle w:val="Emphasis"/>
          <w:rFonts w:asciiTheme="minorHAnsi" w:hAnsiTheme="minorHAnsi" w:cs="Times New Roman"/>
          <w:szCs w:val="22"/>
        </w:rPr>
        <w:t>QS-100-01 Supplier Quality Requirements (SQR) PMA”.</w:t>
      </w:r>
    </w:p>
    <w:p w14:paraId="19F8A8EE" w14:textId="323B252E" w:rsidR="008C7639" w:rsidRPr="00721CFA" w:rsidRDefault="008C7639" w:rsidP="00D438E6">
      <w:pPr>
        <w:pStyle w:val="Heading1"/>
      </w:pPr>
      <w:r w:rsidRPr="00714DDB">
        <w:t>Responsibilities</w:t>
      </w:r>
      <w:bookmarkEnd w:id="1"/>
    </w:p>
    <w:p w14:paraId="1B9F10D3" w14:textId="77777777" w:rsidR="00EB6277" w:rsidRPr="00D438E6" w:rsidRDefault="00EB6277" w:rsidP="00D438E6">
      <w:pPr>
        <w:pStyle w:val="NormalNoSpacing"/>
      </w:pPr>
      <w:r w:rsidRPr="00D438E6">
        <w:t>Quality Inspection is responsible to follow and maintain this procedure.</w:t>
      </w:r>
    </w:p>
    <w:p w14:paraId="5F2C75DC" w14:textId="1C4D9D13" w:rsidR="008C7639" w:rsidRPr="00B147E9" w:rsidRDefault="008C7639" w:rsidP="00D438E6">
      <w:pPr>
        <w:pStyle w:val="Heading2"/>
      </w:pPr>
      <w:bookmarkStart w:id="2" w:name="_Toc533144189"/>
      <w:r w:rsidRPr="00714DDB">
        <w:t>Definitions</w:t>
      </w:r>
      <w:bookmarkEnd w:id="2"/>
      <w:r w:rsidR="00714DDB" w:rsidRPr="00714DDB">
        <w:t xml:space="preserve"> &amp; Acronyms</w:t>
      </w:r>
    </w:p>
    <w:tbl>
      <w:tblPr>
        <w:tblStyle w:val="CompanyTable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532701" w:rsidRPr="00532701" w14:paraId="6D817172" w14:textId="77777777" w:rsidTr="00151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  <w:shd w:val="clear" w:color="auto" w:fill="333333" w:themeFill="background2"/>
          </w:tcPr>
          <w:p w14:paraId="47B25563" w14:textId="77777777" w:rsidR="008C7639" w:rsidRPr="00532701" w:rsidRDefault="008C7639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r w:rsidRPr="00532701">
              <w:rPr>
                <w:b/>
                <w:bCs/>
                <w:color w:val="FFFFFF" w:themeColor="background1"/>
                <w:sz w:val="24"/>
                <w:szCs w:val="22"/>
              </w:rPr>
              <w:t>Term</w:t>
            </w:r>
          </w:p>
        </w:tc>
        <w:tc>
          <w:tcPr>
            <w:tcW w:w="7370" w:type="dxa"/>
            <w:shd w:val="clear" w:color="auto" w:fill="333333" w:themeFill="background2"/>
          </w:tcPr>
          <w:p w14:paraId="1F8286FE" w14:textId="77777777" w:rsidR="008C7639" w:rsidRPr="00532701" w:rsidRDefault="008C7639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r w:rsidRPr="00532701">
              <w:rPr>
                <w:b/>
                <w:bCs/>
                <w:color w:val="FFFFFF" w:themeColor="background1"/>
                <w:sz w:val="24"/>
                <w:szCs w:val="22"/>
              </w:rPr>
              <w:t>Meaning</w:t>
            </w:r>
          </w:p>
        </w:tc>
      </w:tr>
      <w:tr w:rsidR="00EB6277" w14:paraId="4EA6F348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19EA24F1" w14:textId="1D290D0C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ATP</w:t>
            </w:r>
          </w:p>
        </w:tc>
        <w:tc>
          <w:tcPr>
            <w:tcW w:w="7370" w:type="dxa"/>
            <w:shd w:val="clear" w:color="auto" w:fill="auto"/>
          </w:tcPr>
          <w:p w14:paraId="4697F536" w14:textId="7CCEBF08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Acceptance Test Plan</w:t>
            </w:r>
          </w:p>
        </w:tc>
      </w:tr>
      <w:tr w:rsidR="0062690B" w14:paraId="1DD44736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06FF485E" w14:textId="4A4C3158" w:rsidR="0062690B" w:rsidRPr="00D438E6" w:rsidRDefault="0062690B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COTS</w:t>
            </w:r>
          </w:p>
        </w:tc>
        <w:tc>
          <w:tcPr>
            <w:tcW w:w="7370" w:type="dxa"/>
            <w:shd w:val="clear" w:color="auto" w:fill="auto"/>
          </w:tcPr>
          <w:p w14:paraId="0A87FBD1" w14:textId="0020EA96" w:rsidR="0062690B" w:rsidRPr="00D438E6" w:rsidRDefault="0062690B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Commercial Off</w:t>
            </w:r>
            <w:r w:rsidR="00714DDB" w:rsidRPr="00D438E6">
              <w:t>-</w:t>
            </w:r>
            <w:r w:rsidRPr="00D438E6">
              <w:t>The</w:t>
            </w:r>
            <w:r w:rsidR="00714DDB" w:rsidRPr="00D438E6">
              <w:t>-</w:t>
            </w:r>
            <w:r w:rsidRPr="00D438E6">
              <w:t>Shelf</w:t>
            </w:r>
          </w:p>
        </w:tc>
      </w:tr>
      <w:tr w:rsidR="00532701" w14:paraId="6C734C8C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7FA4AB62" w14:textId="5955C0A5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ins w:id="3" w:author="Damien Mills" w:date="2023-04-20T15:06:00Z">
              <w:r>
                <w:t>FAI</w:t>
              </w:r>
            </w:ins>
          </w:p>
        </w:tc>
        <w:tc>
          <w:tcPr>
            <w:tcW w:w="7370" w:type="dxa"/>
            <w:shd w:val="clear" w:color="auto" w:fill="auto"/>
          </w:tcPr>
          <w:p w14:paraId="6B4FB8D9" w14:textId="07906B22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ins w:id="4" w:author="Damien Mills" w:date="2023-04-20T15:06:00Z">
              <w:r w:rsidRPr="00D438E6">
                <w:t>First Article Inspection</w:t>
              </w:r>
            </w:ins>
          </w:p>
        </w:tc>
      </w:tr>
      <w:tr w:rsidR="00EB6277" w14:paraId="4391D21E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75CFE2C0" w14:textId="2D1CC22E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FAIR</w:t>
            </w:r>
          </w:p>
        </w:tc>
        <w:tc>
          <w:tcPr>
            <w:tcW w:w="7370" w:type="dxa"/>
            <w:shd w:val="clear" w:color="auto" w:fill="auto"/>
          </w:tcPr>
          <w:p w14:paraId="433AD889" w14:textId="40C6D3A2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First Article Inspection Report</w:t>
            </w:r>
          </w:p>
        </w:tc>
      </w:tr>
      <w:tr w:rsidR="00EB6277" w14:paraId="7BCD075E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4C369447" w14:textId="0C46CE7C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NCR</w:t>
            </w:r>
          </w:p>
        </w:tc>
        <w:tc>
          <w:tcPr>
            <w:tcW w:w="7370" w:type="dxa"/>
            <w:shd w:val="clear" w:color="auto" w:fill="auto"/>
          </w:tcPr>
          <w:p w14:paraId="64E3374A" w14:textId="643F9B36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Non</w:t>
            </w:r>
            <w:del w:id="5" w:author="Damien Mills" w:date="2023-04-20T15:05:00Z">
              <w:r w:rsidR="008A3918" w:rsidRPr="00D438E6" w:rsidDel="00532701">
                <w:delText>-</w:delText>
              </w:r>
              <w:r w:rsidRPr="00D438E6" w:rsidDel="00532701">
                <w:delText>C</w:delText>
              </w:r>
            </w:del>
            <w:ins w:id="6" w:author="Damien Mills" w:date="2023-04-20T15:05:00Z">
              <w:r w:rsidR="00532701">
                <w:t>c</w:t>
              </w:r>
            </w:ins>
            <w:r w:rsidRPr="00D438E6">
              <w:t>onformance Report</w:t>
            </w:r>
          </w:p>
        </w:tc>
      </w:tr>
      <w:tr w:rsidR="00EB6277" w14:paraId="08A8B344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1F1B11A1" w14:textId="09146CAF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</w:t>
            </w:r>
          </w:p>
        </w:tc>
        <w:tc>
          <w:tcPr>
            <w:tcW w:w="7370" w:type="dxa"/>
            <w:shd w:val="clear" w:color="auto" w:fill="auto"/>
          </w:tcPr>
          <w:p w14:paraId="6C8014BE" w14:textId="6F9A181D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For purposes of this document, PMA are parts that the Company has FAA-PMA</w:t>
            </w:r>
          </w:p>
        </w:tc>
      </w:tr>
      <w:tr w:rsidR="00EB6277" w14:paraId="2FBEED32" w14:textId="77777777" w:rsidTr="00D31A79">
        <w:trPr>
          <w:trHeight w:val="257"/>
        </w:trPr>
        <w:tc>
          <w:tcPr>
            <w:tcW w:w="2268" w:type="dxa"/>
            <w:shd w:val="clear" w:color="auto" w:fill="auto"/>
          </w:tcPr>
          <w:p w14:paraId="5FE72C71" w14:textId="059C06A0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 Inspector</w:t>
            </w:r>
          </w:p>
        </w:tc>
        <w:tc>
          <w:tcPr>
            <w:tcW w:w="7370" w:type="dxa"/>
            <w:shd w:val="clear" w:color="auto" w:fill="auto"/>
          </w:tcPr>
          <w:p w14:paraId="42A0D958" w14:textId="4DB6E5CA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An individual selected to perform First Article and entry into service inspections of PMA articles. The Quality Manager selects the PMA Inspector based on experience, training, and by demonstration of ability</w:t>
            </w:r>
          </w:p>
        </w:tc>
      </w:tr>
      <w:tr w:rsidR="00532701" w14:paraId="5DEA49D4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7ACE3FD6" w14:textId="34A3F778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ins w:id="7" w:author="Damien Mills" w:date="2023-04-20T15:05:00Z">
              <w:r>
                <w:t>PO</w:t>
              </w:r>
            </w:ins>
          </w:p>
        </w:tc>
        <w:tc>
          <w:tcPr>
            <w:tcW w:w="7370" w:type="dxa"/>
            <w:shd w:val="clear" w:color="auto" w:fill="auto"/>
          </w:tcPr>
          <w:p w14:paraId="5573FE29" w14:textId="785031CA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ins w:id="8" w:author="Damien Mills" w:date="2023-04-20T15:05:00Z">
              <w:r>
                <w:t>Purchase Order</w:t>
              </w:r>
            </w:ins>
          </w:p>
        </w:tc>
      </w:tr>
      <w:tr w:rsidR="00EB6277" w14:paraId="2793CEBC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662D8AC8" w14:textId="7C9A6307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Prototype</w:t>
            </w:r>
          </w:p>
        </w:tc>
        <w:tc>
          <w:tcPr>
            <w:tcW w:w="7370" w:type="dxa"/>
            <w:shd w:val="clear" w:color="auto" w:fill="auto"/>
          </w:tcPr>
          <w:p w14:paraId="7C320FC4" w14:textId="49D5EBEB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Of any mechanical device, a production model suitable for complete evaluation of mechanical and electrical form, design, and performance</w:t>
            </w:r>
          </w:p>
        </w:tc>
      </w:tr>
    </w:tbl>
    <w:p w14:paraId="5633CF0A" w14:textId="77777777" w:rsidR="00EB6277" w:rsidRDefault="00EB6277" w:rsidP="00D438E6">
      <w:bookmarkStart w:id="9" w:name="_Toc533144190"/>
    </w:p>
    <w:p w14:paraId="6FD53215" w14:textId="60EF50F4" w:rsidR="00EB6277" w:rsidRDefault="00EB6277" w:rsidP="00D438E6">
      <w:pPr>
        <w:rPr>
          <w:rFonts w:asciiTheme="majorHAnsi" w:hAnsiTheme="majorHAnsi"/>
          <w:color w:val="41B6E6" w:themeColor="text2"/>
          <w:sz w:val="28"/>
          <w:szCs w:val="28"/>
        </w:rPr>
      </w:pPr>
      <w:r>
        <w:br w:type="page"/>
      </w:r>
    </w:p>
    <w:p w14:paraId="03A09A29" w14:textId="1BC61F83" w:rsidR="008C7639" w:rsidRPr="00721CFA" w:rsidRDefault="00EB6277" w:rsidP="00D438E6">
      <w:pPr>
        <w:pStyle w:val="Heading1"/>
      </w:pPr>
      <w:r>
        <w:lastRenderedPageBreak/>
        <w:t xml:space="preserve">Inspection </w:t>
      </w:r>
      <w:r w:rsidR="008C7639" w:rsidRPr="00721CFA">
        <w:t>Process</w:t>
      </w:r>
      <w:bookmarkEnd w:id="9"/>
    </w:p>
    <w:bookmarkStart w:id="10" w:name="_Toc533144191"/>
    <w:p w14:paraId="48BDE8F9" w14:textId="1FAB219F" w:rsidR="00EB6277" w:rsidRDefault="00C92B34" w:rsidP="00532701">
      <w:r w:rsidRPr="00532701">
        <w:object w:dxaOrig="9945" w:dyaOrig="9555" w14:anchorId="199035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6" type="#_x0000_t75" style="width:504.4pt;height:484.8pt" o:ole="">
            <v:imagedata r:id="rId8" o:title=""/>
          </v:shape>
          <o:OLEObject Type="Embed" ProgID="Visio.Drawing.11" ShapeID="_x0000_i1176" DrawAspect="Content" ObjectID="_1743508415" r:id="rId9"/>
        </w:object>
      </w:r>
    </w:p>
    <w:p w14:paraId="5943D005" w14:textId="7A6F622B" w:rsidR="00EB6277" w:rsidRDefault="00EB6277" w:rsidP="00D438E6">
      <w:pPr>
        <w:rPr>
          <w:color w:val="606EB2" w:themeColor="accent1"/>
          <w:sz w:val="24"/>
          <w:szCs w:val="26"/>
        </w:rPr>
      </w:pPr>
      <w:r>
        <w:br w:type="page"/>
      </w:r>
    </w:p>
    <w:bookmarkEnd w:id="10"/>
    <w:p w14:paraId="0FD3D8E8" w14:textId="79CEAA72" w:rsidR="008C7639" w:rsidRPr="00D438E6" w:rsidRDefault="00EB6277" w:rsidP="00D438E6">
      <w:pPr>
        <w:pStyle w:val="Heading2"/>
      </w:pPr>
      <w:r w:rsidRPr="00D438E6">
        <w:lastRenderedPageBreak/>
        <w:t>FAI (First Article Inspection)</w:t>
      </w:r>
    </w:p>
    <w:p w14:paraId="3B6D6CA9" w14:textId="77777777" w:rsidR="00EB6277" w:rsidRPr="00D438E6" w:rsidRDefault="00EB6277" w:rsidP="00D438E6">
      <w:r w:rsidRPr="00D438E6">
        <w:t>Each Company part number is subject to first article inspection, independent of similar parts or multiple parts on a single drawing. A FAIR is to be completed by Inspection for any of the following conditions:</w:t>
      </w:r>
    </w:p>
    <w:p w14:paraId="6FEE6DA7" w14:textId="77777777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>The PO requires the vendor to provide a FAIR</w:t>
      </w:r>
    </w:p>
    <w:p w14:paraId="28F18CD7" w14:textId="77777777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 xml:space="preserve">First time buy of any PMA Prototype </w:t>
      </w:r>
      <w:proofErr w:type="gramStart"/>
      <w:r w:rsidRPr="00D438E6">
        <w:t>parts</w:t>
      </w:r>
      <w:proofErr w:type="gramEnd"/>
      <w:r w:rsidRPr="00D438E6">
        <w:t xml:space="preserve"> or first time PMA Prototype parts made to a print revision</w:t>
      </w:r>
    </w:p>
    <w:p w14:paraId="55B4E09B" w14:textId="4FC483D1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>First time part bought from the vendor</w:t>
      </w:r>
      <w:ins w:id="11" w:author="Brian Olea" w:date="2023-04-17T16:21:00Z">
        <w:r w:rsidR="0062690B" w:rsidRPr="00D438E6">
          <w:t xml:space="preserve"> (excluding COT</w:t>
        </w:r>
      </w:ins>
      <w:ins w:id="12" w:author="Brian Olea" w:date="2023-04-17T16:22:00Z">
        <w:r w:rsidR="0062690B" w:rsidRPr="00D438E6">
          <w:t>S</w:t>
        </w:r>
      </w:ins>
      <w:ins w:id="13" w:author="Brian Olea" w:date="2023-04-17T16:21:00Z">
        <w:r w:rsidR="0062690B" w:rsidRPr="00D438E6">
          <w:t>)</w:t>
        </w:r>
      </w:ins>
    </w:p>
    <w:p w14:paraId="1719859C" w14:textId="77777777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>When a FAIR is provided by the vendor due to a change</w:t>
      </w:r>
    </w:p>
    <w:p w14:paraId="49276958" w14:textId="19214750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>More than 2 years since last received from the providing vendor</w:t>
      </w:r>
      <w:ins w:id="14" w:author="Brian Olea" w:date="2023-04-17T16:21:00Z">
        <w:r w:rsidR="0062690B" w:rsidRPr="00D438E6">
          <w:t xml:space="preserve"> (excluding COT</w:t>
        </w:r>
      </w:ins>
      <w:ins w:id="15" w:author="Brian Olea" w:date="2023-04-17T16:22:00Z">
        <w:r w:rsidR="0062690B" w:rsidRPr="00D438E6">
          <w:t>S</w:t>
        </w:r>
      </w:ins>
      <w:ins w:id="16" w:author="Brian Olea" w:date="2023-04-17T16:21:00Z">
        <w:r w:rsidR="0062690B" w:rsidRPr="00D438E6">
          <w:t>)</w:t>
        </w:r>
      </w:ins>
    </w:p>
    <w:p w14:paraId="7FB41C32" w14:textId="3009C010" w:rsidR="00EB6277" w:rsidRPr="00D438E6" w:rsidRDefault="00EB6277" w:rsidP="00532701">
      <w:pPr>
        <w:pStyle w:val="List"/>
        <w:numPr>
          <w:ilvl w:val="0"/>
          <w:numId w:val="43"/>
        </w:numPr>
        <w:spacing w:after="240"/>
        <w:ind w:left="709" w:hanging="425"/>
        <w:contextualSpacing/>
      </w:pPr>
      <w:r w:rsidRPr="00D438E6">
        <w:t>When directed by Inspection Manager or Engineering</w:t>
      </w:r>
      <w:bookmarkStart w:id="17" w:name="_Toc533144192"/>
    </w:p>
    <w:p w14:paraId="75AC78E3" w14:textId="2391A1F4" w:rsidR="00EB6277" w:rsidRDefault="007F17D0" w:rsidP="00D438E6">
      <w:pPr>
        <w:pStyle w:val="Heading2"/>
        <w:numPr>
          <w:ilvl w:val="0"/>
          <w:numId w:val="0"/>
        </w:numPr>
      </w:pPr>
      <w:r w:rsidRPr="00E4147C">
        <w:object w:dxaOrig="9241" w:dyaOrig="6720" w14:anchorId="679C45CB">
          <v:shape id="_x0000_i1206" type="#_x0000_t75" style="width:487.6pt;height:354pt" o:ole="">
            <v:imagedata r:id="rId10" o:title=""/>
          </v:shape>
          <o:OLEObject Type="Embed" ProgID="Visio.Drawing.11" ShapeID="_x0000_i1206" DrawAspect="Content" ObjectID="_1743508416" r:id="rId11"/>
        </w:object>
      </w:r>
    </w:p>
    <w:p w14:paraId="2D72AFAB" w14:textId="213A5BBF" w:rsidR="00EB6277" w:rsidRPr="00E4147C" w:rsidRDefault="00EB6277" w:rsidP="00D438E6">
      <w:r w:rsidRPr="00E4147C">
        <w:t>A FAIR is to include all details from sub</w:t>
      </w:r>
      <w:r>
        <w:t>-</w:t>
      </w:r>
      <w:r w:rsidRPr="00E4147C">
        <w:t>components of an assembly, or the sub</w:t>
      </w:r>
      <w:r>
        <w:t>-</w:t>
      </w:r>
      <w:r w:rsidRPr="00E4147C">
        <w:t>components are to have separate FAIRs</w:t>
      </w:r>
      <w:r w:rsidR="00B2226A">
        <w:t xml:space="preserve"> with the exception of </w:t>
      </w:r>
      <w:ins w:id="18" w:author="Brian Olea" w:date="2023-04-17T16:12:00Z">
        <w:r w:rsidR="00B2226A">
          <w:t>COT</w:t>
        </w:r>
      </w:ins>
      <w:ins w:id="19" w:author="Brian Olea" w:date="2023-04-17T16:22:00Z">
        <w:r w:rsidR="0062690B">
          <w:t>S</w:t>
        </w:r>
      </w:ins>
      <w:ins w:id="20" w:author="Brian Olea" w:date="2023-04-17T16:12:00Z">
        <w:r w:rsidR="00B2226A">
          <w:t xml:space="preserve"> items</w:t>
        </w:r>
      </w:ins>
      <w:r w:rsidRPr="00E4147C">
        <w:t>. The same applies to vendor protect part numbers to the final Burrana part number.</w:t>
      </w:r>
    </w:p>
    <w:p w14:paraId="16A8CCBA" w14:textId="6941A37A" w:rsidR="00EB6277" w:rsidRDefault="00EB6277" w:rsidP="00D438E6">
      <w:r>
        <w:br w:type="page"/>
      </w:r>
    </w:p>
    <w:bookmarkEnd w:id="17"/>
    <w:p w14:paraId="15032DAE" w14:textId="2A40BF11" w:rsidR="008C7639" w:rsidRPr="00D438E6" w:rsidRDefault="00EB6277" w:rsidP="00D438E6">
      <w:pPr>
        <w:pStyle w:val="Heading2"/>
      </w:pPr>
      <w:r w:rsidRPr="00D438E6">
        <w:lastRenderedPageBreak/>
        <w:t>Inspection Damage</w:t>
      </w:r>
    </w:p>
    <w:p w14:paraId="3132AC31" w14:textId="16A351CA" w:rsidR="00EB6277" w:rsidRPr="00E4147C" w:rsidRDefault="00EB6277" w:rsidP="00D438E6">
      <w:bookmarkStart w:id="21" w:name="_Toc533144193"/>
      <w:r w:rsidRPr="00E4147C">
        <w:t>Parts damaged in inspection are to be removed from inventory and given to the Project Engineer for use in the engineering parts library</w:t>
      </w:r>
      <w:ins w:id="22" w:author="Brian Olea" w:date="2023-04-17T16:20:00Z">
        <w:r w:rsidR="0062690B">
          <w:t xml:space="preserve"> or scrapped in accordance with the procedure</w:t>
        </w:r>
      </w:ins>
      <w:r w:rsidRPr="00E4147C">
        <w:t>.</w:t>
      </w:r>
    </w:p>
    <w:bookmarkEnd w:id="21"/>
    <w:p w14:paraId="75A8C5C7" w14:textId="69B72E94" w:rsidR="008C7639" w:rsidRPr="00D438E6" w:rsidRDefault="00EB6277" w:rsidP="00D438E6">
      <w:pPr>
        <w:pStyle w:val="Heading2"/>
      </w:pPr>
      <w:r w:rsidRPr="00D438E6">
        <w:t>Measurement Considerations</w:t>
      </w:r>
    </w:p>
    <w:p w14:paraId="3A34EF08" w14:textId="407C524A" w:rsidR="00EB6277" w:rsidRPr="00E4147C" w:rsidRDefault="00EB6277" w:rsidP="00D438E6">
      <w:bookmarkStart w:id="23" w:name="_Toc533144194"/>
      <w:del w:id="24" w:author="Brian Olea" w:date="2023-04-17T16:15:00Z">
        <w:r w:rsidRPr="00E4147C" w:rsidDel="00B2226A">
          <w:delText>The Company</w:delText>
        </w:r>
      </w:del>
      <w:ins w:id="25" w:author="Brian Olea" w:date="2023-04-17T16:15:00Z">
        <w:r w:rsidR="00B2226A">
          <w:t>When Burrana</w:t>
        </w:r>
      </w:ins>
      <w:r w:rsidRPr="00E4147C">
        <w:t xml:space="preserve"> does not have the ability to measure or verify all part features. For example - features only accessible before assembly, features that require specialty measurement equipment, parts that must remain in air</w:t>
      </w:r>
      <w:r w:rsidR="00F574FE">
        <w:t>-</w:t>
      </w:r>
      <w:r w:rsidRPr="00E4147C">
        <w:t>tight packaging, and destructive testing. In these cases</w:t>
      </w:r>
      <w:r>
        <w:t>,</w:t>
      </w:r>
      <w:r w:rsidRPr="00E4147C">
        <w:t xml:space="preserve"> </w:t>
      </w:r>
      <w:del w:id="26" w:author="Brian Olea" w:date="2023-04-17T16:15:00Z">
        <w:r w:rsidRPr="00E4147C" w:rsidDel="00B2226A">
          <w:delText>The Company</w:delText>
        </w:r>
      </w:del>
      <w:ins w:id="27" w:author="Brian Olea" w:date="2023-04-17T16:15:00Z">
        <w:r w:rsidR="00B2226A">
          <w:t>Burrana</w:t>
        </w:r>
      </w:ins>
      <w:r w:rsidRPr="00E4147C">
        <w:t xml:space="preserve"> will use supplier certification for these features, request third party verification of these features, or analyze a sample part in a manner that renders the sample unusable.</w:t>
      </w:r>
    </w:p>
    <w:p w14:paraId="51A9BB3D" w14:textId="60FE7203" w:rsidR="008C7639" w:rsidRPr="00721CFA" w:rsidRDefault="008C7639" w:rsidP="00D438E6">
      <w:pPr>
        <w:pStyle w:val="Heading1"/>
      </w:pPr>
      <w:bookmarkStart w:id="28" w:name="_Toc533144195"/>
      <w:bookmarkEnd w:id="23"/>
      <w:r w:rsidRPr="00721CFA">
        <w:t>Governing Documents</w:t>
      </w:r>
      <w:bookmarkEnd w:id="28"/>
    </w:p>
    <w:p w14:paraId="5FE334EA" w14:textId="799082E1" w:rsidR="00EB6277" w:rsidRPr="00E4147C" w:rsidRDefault="00EB6277" w:rsidP="00D438E6">
      <w:pPr>
        <w:pStyle w:val="List"/>
        <w:numPr>
          <w:ilvl w:val="0"/>
          <w:numId w:val="44"/>
        </w:numPr>
        <w:ind w:left="709" w:hanging="425"/>
      </w:pPr>
      <w:r w:rsidRPr="00E4147C">
        <w:t>14 CFR 21.137(e)</w:t>
      </w:r>
      <w:ins w:id="29" w:author="Damien Mills" w:date="2023-04-20T15:02:00Z">
        <w:r w:rsidR="00532701">
          <w:t xml:space="preserve"> thru (k)</w:t>
        </w:r>
      </w:ins>
    </w:p>
    <w:p w14:paraId="2A71D2E5" w14:textId="77777777" w:rsidR="00EB6277" w:rsidRPr="00E4147C" w:rsidRDefault="00EB6277" w:rsidP="00D438E6">
      <w:pPr>
        <w:pStyle w:val="List"/>
        <w:numPr>
          <w:ilvl w:val="0"/>
          <w:numId w:val="44"/>
        </w:numPr>
        <w:ind w:left="709" w:hanging="425"/>
      </w:pPr>
      <w:r w:rsidRPr="00E4147C">
        <w:t>AS9100</w:t>
      </w:r>
    </w:p>
    <w:p w14:paraId="6BB46585" w14:textId="77777777" w:rsidR="00EB6277" w:rsidRDefault="00EB6277" w:rsidP="00D438E6">
      <w:pPr>
        <w:pStyle w:val="List"/>
        <w:numPr>
          <w:ilvl w:val="0"/>
          <w:numId w:val="44"/>
        </w:numPr>
        <w:ind w:left="709" w:hanging="425"/>
        <w:rPr>
          <w:ins w:id="30" w:author="Brian Olea" w:date="2023-04-17T16:13:00Z"/>
        </w:rPr>
      </w:pPr>
      <w:r w:rsidRPr="00E4147C">
        <w:t>AS9102</w:t>
      </w:r>
    </w:p>
    <w:p w14:paraId="7DAC0FD9" w14:textId="43FC4EED" w:rsidR="00B2226A" w:rsidRPr="00E4147C" w:rsidDel="00532701" w:rsidRDefault="00B2226A" w:rsidP="00D438E6">
      <w:pPr>
        <w:pStyle w:val="List"/>
        <w:numPr>
          <w:ilvl w:val="0"/>
          <w:numId w:val="44"/>
        </w:numPr>
        <w:ind w:left="709" w:hanging="425"/>
        <w:rPr>
          <w:del w:id="31" w:author="Damien Mills" w:date="2023-04-20T15:02:00Z"/>
        </w:rPr>
      </w:pPr>
      <w:ins w:id="32" w:author="Brian Olea" w:date="2023-04-17T16:13:00Z">
        <w:del w:id="33" w:author="Damien Mills" w:date="2023-04-20T15:02:00Z">
          <w:r w:rsidDel="00532701">
            <w:delText>21.137 f/g/h//i/k</w:delText>
          </w:r>
        </w:del>
      </w:ins>
    </w:p>
    <w:p w14:paraId="41A9EC4E" w14:textId="5BAED1F6" w:rsidR="008C7639" w:rsidRPr="00721CFA" w:rsidRDefault="008C7639" w:rsidP="00D438E6">
      <w:pPr>
        <w:pStyle w:val="Heading1"/>
      </w:pPr>
      <w:bookmarkStart w:id="34" w:name="_Toc533144196"/>
      <w:r w:rsidRPr="00721CFA">
        <w:t>Forms and Documented Information</w:t>
      </w:r>
      <w:bookmarkEnd w:id="34"/>
    </w:p>
    <w:p w14:paraId="4237EEF3" w14:textId="77777777" w:rsidR="00EB6277" w:rsidRPr="00D438E6" w:rsidRDefault="00EB6277" w:rsidP="00D438E6">
      <w:pPr>
        <w:pStyle w:val="Heading2"/>
      </w:pPr>
      <w:r w:rsidRPr="00D438E6">
        <w:t xml:space="preserve">Document Control </w:t>
      </w:r>
      <w:bookmarkStart w:id="35" w:name="_Toc533144200"/>
      <w:r w:rsidRPr="00D438E6">
        <w:t xml:space="preserve"> </w:t>
      </w:r>
    </w:p>
    <w:p w14:paraId="4F37B6A3" w14:textId="019813B0" w:rsidR="00EB6277" w:rsidRPr="00EB6277" w:rsidRDefault="00EB6277" w:rsidP="00D438E6">
      <w:pPr>
        <w:rPr>
          <w:b/>
          <w:bCs/>
          <w:iCs/>
          <w:lang w:val="en-US" w:eastAsia="en-US"/>
        </w:rPr>
      </w:pPr>
      <w:r w:rsidRPr="00EB6277">
        <w:rPr>
          <w:lang w:val="en-US" w:eastAsia="en-US"/>
        </w:rPr>
        <w:t>FAIR - First Article Inspection Report (AS 9102). All approved FAIRs are to be stored electronically on the server.</w:t>
      </w:r>
    </w:p>
    <w:p w14:paraId="46D8EF00" w14:textId="3FCC8ED1" w:rsidR="008C7639" w:rsidRPr="00EB6277" w:rsidRDefault="00EB6277" w:rsidP="00D438E6">
      <w:pPr>
        <w:rPr>
          <w:b/>
          <w:bCs/>
          <w:iCs/>
          <w:lang w:val="en-US" w:eastAsia="en-US"/>
        </w:rPr>
      </w:pPr>
      <w:r w:rsidRPr="00EB6277">
        <w:rPr>
          <w:lang w:val="en-US" w:eastAsia="en-US"/>
        </w:rPr>
        <w:t>Inspection results</w:t>
      </w:r>
      <w:r>
        <w:rPr>
          <w:lang w:val="en-US" w:eastAsia="en-US"/>
        </w:rPr>
        <w:t xml:space="preserve"> are</w:t>
      </w:r>
      <w:r w:rsidRPr="00EB6277">
        <w:rPr>
          <w:lang w:val="en-US" w:eastAsia="en-US"/>
        </w:rPr>
        <w:t xml:space="preserve"> filed in the </w:t>
      </w:r>
      <w:r>
        <w:rPr>
          <w:lang w:val="en-US" w:eastAsia="en-US"/>
        </w:rPr>
        <w:t>uniPoint</w:t>
      </w:r>
      <w:r w:rsidRPr="00EB6277">
        <w:rPr>
          <w:lang w:val="en-US" w:eastAsia="en-US"/>
        </w:rPr>
        <w:t xml:space="preserve"> database</w:t>
      </w:r>
      <w:ins w:id="36" w:author="Brian Olea" w:date="2023-04-17T16:13:00Z">
        <w:r w:rsidR="00B2226A">
          <w:rPr>
            <w:lang w:val="en-US" w:eastAsia="en-US"/>
          </w:rPr>
          <w:t xml:space="preserve">, the ERP, </w:t>
        </w:r>
        <w:proofErr w:type="spellStart"/>
        <w:r w:rsidR="00B2226A">
          <w:rPr>
            <w:lang w:val="en-US" w:eastAsia="en-US"/>
          </w:rPr>
          <w:t>dropbox</w:t>
        </w:r>
        <w:proofErr w:type="spellEnd"/>
        <w:r w:rsidR="00B2226A">
          <w:rPr>
            <w:lang w:val="en-US" w:eastAsia="en-US"/>
          </w:rPr>
          <w:t xml:space="preserve">, </w:t>
        </w:r>
      </w:ins>
      <w:ins w:id="37" w:author="Brian Olea" w:date="2023-04-17T16:14:00Z">
        <w:r w:rsidR="00B2226A">
          <w:rPr>
            <w:lang w:val="en-US" w:eastAsia="en-US"/>
          </w:rPr>
          <w:t>SharePoint</w:t>
        </w:r>
      </w:ins>
      <w:ins w:id="38" w:author="Brian Olea" w:date="2023-04-17T16:13:00Z">
        <w:r w:rsidR="00B2226A">
          <w:rPr>
            <w:lang w:val="en-US" w:eastAsia="en-US"/>
          </w:rPr>
          <w:t>, or hard copies.</w:t>
        </w:r>
      </w:ins>
      <w:del w:id="39" w:author="Brian Olea" w:date="2023-04-17T16:13:00Z">
        <w:r w:rsidRPr="00EB6277" w:rsidDel="00B2226A">
          <w:rPr>
            <w:lang w:val="en-US" w:eastAsia="en-US"/>
          </w:rPr>
          <w:delText xml:space="preserve"> </w:delText>
        </w:r>
      </w:del>
      <w:bookmarkEnd w:id="35"/>
    </w:p>
    <w:p w14:paraId="54C74BFB" w14:textId="4651EABD" w:rsidR="008C7639" w:rsidDel="00532701" w:rsidRDefault="00EB6277" w:rsidP="00532701">
      <w:pPr>
        <w:pStyle w:val="Heading1"/>
        <w:rPr>
          <w:del w:id="40" w:author="Damien Mills" w:date="2023-04-20T15:02:00Z"/>
        </w:rPr>
      </w:pPr>
      <w:del w:id="41" w:author="Damien Mills" w:date="2023-04-20T15:02:00Z">
        <w:r w:rsidDel="00532701">
          <w:delText>Record of Revisions</w:delText>
        </w:r>
      </w:del>
    </w:p>
    <w:tbl>
      <w:tblPr>
        <w:tblStyle w:val="TableGrid"/>
        <w:tblW w:w="4856" w:type="pct"/>
        <w:tblLook w:val="04A0" w:firstRow="1" w:lastRow="0" w:firstColumn="1" w:lastColumn="0" w:noHBand="0" w:noVBand="1"/>
      </w:tblPr>
      <w:tblGrid>
        <w:gridCol w:w="701"/>
        <w:gridCol w:w="4395"/>
        <w:gridCol w:w="2553"/>
        <w:gridCol w:w="1702"/>
      </w:tblGrid>
      <w:tr w:rsidR="00493418" w:rsidRPr="00493418" w:rsidDel="00532701" w14:paraId="72DE2775" w14:textId="7F06B2D9" w:rsidTr="00493418">
        <w:trPr>
          <w:del w:id="42" w:author="Damien Mills" w:date="2023-04-20T15:02:00Z"/>
        </w:trPr>
        <w:tc>
          <w:tcPr>
            <w:tcW w:w="375" w:type="pct"/>
            <w:shd w:val="clear" w:color="auto" w:fill="D9D9D9" w:themeFill="background1" w:themeFillShade="D9"/>
          </w:tcPr>
          <w:p w14:paraId="3F319291" w14:textId="5E2259FA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tabs>
                <w:tab w:val="clear" w:pos="720"/>
              </w:tabs>
              <w:spacing w:before="100" w:after="100" w:line="320" w:lineRule="atLeast"/>
              <w:ind w:right="0"/>
              <w:jc w:val="center"/>
              <w:outlineLvl w:val="0"/>
              <w:rPr>
                <w:del w:id="43" w:author="Damien Mills" w:date="2023-04-20T15:02:00Z"/>
                <w:rFonts w:asciiTheme="minorHAnsi" w:hAnsiTheme="minorHAnsi" w:cstheme="minorHAnsi"/>
              </w:rPr>
              <w:pPrChange w:id="44" w:author="Damien Mills" w:date="2023-04-20T15:02:00Z">
                <w:pPr>
                  <w:pStyle w:val="BodyText"/>
                  <w:tabs>
                    <w:tab w:val="clear" w:pos="720"/>
                  </w:tabs>
                  <w:spacing w:before="40" w:after="80"/>
                  <w:ind w:left="0" w:right="0"/>
                  <w:jc w:val="center"/>
                </w:pPr>
              </w:pPrChange>
            </w:pPr>
            <w:del w:id="45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Rev.</w:delText>
              </w:r>
            </w:del>
          </w:p>
        </w:tc>
        <w:tc>
          <w:tcPr>
            <w:tcW w:w="2350" w:type="pct"/>
            <w:shd w:val="clear" w:color="auto" w:fill="D9D9D9" w:themeFill="background1" w:themeFillShade="D9"/>
          </w:tcPr>
          <w:p w14:paraId="6BD093F3" w14:textId="2341704E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46" w:author="Damien Mills" w:date="2023-04-20T15:02:00Z"/>
                <w:rFonts w:asciiTheme="minorHAnsi" w:hAnsiTheme="minorHAnsi" w:cstheme="minorHAnsi"/>
              </w:rPr>
              <w:pPrChange w:id="47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48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Description of Change</w:delText>
              </w:r>
            </w:del>
          </w:p>
        </w:tc>
        <w:tc>
          <w:tcPr>
            <w:tcW w:w="1365" w:type="pct"/>
            <w:shd w:val="clear" w:color="auto" w:fill="D9D9D9" w:themeFill="background1" w:themeFillShade="D9"/>
          </w:tcPr>
          <w:p w14:paraId="3BC8B1DC" w14:textId="235CFB1C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49" w:author="Damien Mills" w:date="2023-04-20T15:02:00Z"/>
                <w:rFonts w:asciiTheme="minorHAnsi" w:hAnsiTheme="minorHAnsi" w:cstheme="minorHAnsi"/>
              </w:rPr>
              <w:pPrChange w:id="50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51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Author/Approver</w:delText>
              </w:r>
            </w:del>
          </w:p>
        </w:tc>
        <w:tc>
          <w:tcPr>
            <w:tcW w:w="910" w:type="pct"/>
            <w:shd w:val="clear" w:color="auto" w:fill="D9D9D9" w:themeFill="background1" w:themeFillShade="D9"/>
          </w:tcPr>
          <w:p w14:paraId="1D5C2402" w14:textId="2559BF25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52" w:author="Damien Mills" w:date="2023-04-20T15:02:00Z"/>
                <w:rFonts w:asciiTheme="minorHAnsi" w:hAnsiTheme="minorHAnsi" w:cstheme="minorHAnsi"/>
              </w:rPr>
              <w:pPrChange w:id="53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54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Eff. Date</w:delText>
              </w:r>
            </w:del>
          </w:p>
        </w:tc>
      </w:tr>
      <w:tr w:rsidR="00493418" w:rsidRPr="00493418" w:rsidDel="00532701" w14:paraId="6D185460" w14:textId="7328F0C1" w:rsidTr="00493418">
        <w:trPr>
          <w:del w:id="55" w:author="Damien Mills" w:date="2023-04-20T15:02:00Z"/>
        </w:trPr>
        <w:tc>
          <w:tcPr>
            <w:tcW w:w="375" w:type="pct"/>
            <w:vAlign w:val="center"/>
          </w:tcPr>
          <w:p w14:paraId="4F9C9F53" w14:textId="3712A8AD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tabs>
                <w:tab w:val="clear" w:pos="720"/>
              </w:tabs>
              <w:spacing w:before="100" w:after="100" w:line="320" w:lineRule="atLeast"/>
              <w:ind w:right="0"/>
              <w:jc w:val="center"/>
              <w:outlineLvl w:val="0"/>
              <w:rPr>
                <w:del w:id="56" w:author="Damien Mills" w:date="2023-04-20T15:02:00Z"/>
                <w:rFonts w:asciiTheme="minorHAnsi" w:hAnsiTheme="minorHAnsi" w:cstheme="minorHAnsi"/>
              </w:rPr>
              <w:pPrChange w:id="57" w:author="Damien Mills" w:date="2023-04-20T15:02:00Z">
                <w:pPr>
                  <w:pStyle w:val="BodyText"/>
                  <w:tabs>
                    <w:tab w:val="clear" w:pos="720"/>
                  </w:tabs>
                  <w:spacing w:before="40" w:after="80"/>
                  <w:ind w:left="0" w:right="0"/>
                  <w:jc w:val="center"/>
                </w:pPr>
              </w:pPrChange>
            </w:pPr>
            <w:del w:id="58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C</w:delText>
              </w:r>
            </w:del>
          </w:p>
        </w:tc>
        <w:tc>
          <w:tcPr>
            <w:tcW w:w="2350" w:type="pct"/>
            <w:vAlign w:val="center"/>
          </w:tcPr>
          <w:p w14:paraId="46991BAD" w14:textId="14C22DF3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59" w:author="Damien Mills" w:date="2023-04-20T15:02:00Z"/>
                <w:rFonts w:asciiTheme="minorHAnsi" w:hAnsiTheme="minorHAnsi" w:cstheme="minorHAnsi"/>
              </w:rPr>
              <w:pPrChange w:id="60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61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Company name changed to Burrana, Inc. – all pages</w:delText>
              </w:r>
            </w:del>
          </w:p>
        </w:tc>
        <w:tc>
          <w:tcPr>
            <w:tcW w:w="1365" w:type="pct"/>
            <w:vAlign w:val="center"/>
          </w:tcPr>
          <w:p w14:paraId="7AC7A498" w14:textId="02706B1B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62" w:author="Damien Mills" w:date="2023-04-20T15:02:00Z"/>
                <w:rFonts w:asciiTheme="minorHAnsi" w:hAnsiTheme="minorHAnsi" w:cstheme="minorHAnsi"/>
              </w:rPr>
              <w:pPrChange w:id="63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64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M. Craig Leftwich</w:delText>
              </w:r>
            </w:del>
          </w:p>
        </w:tc>
        <w:tc>
          <w:tcPr>
            <w:tcW w:w="910" w:type="pct"/>
            <w:vAlign w:val="center"/>
          </w:tcPr>
          <w:p w14:paraId="580258DF" w14:textId="2B8D9F67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65" w:author="Damien Mills" w:date="2023-04-20T15:02:00Z"/>
                <w:rFonts w:asciiTheme="minorHAnsi" w:hAnsiTheme="minorHAnsi" w:cstheme="minorHAnsi"/>
              </w:rPr>
              <w:pPrChange w:id="66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67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02-MAY-2019</w:delText>
              </w:r>
            </w:del>
          </w:p>
        </w:tc>
      </w:tr>
      <w:tr w:rsidR="00493418" w:rsidRPr="00493418" w:rsidDel="00532701" w14:paraId="5C65ABEA" w14:textId="6D5894A7" w:rsidTr="00493418">
        <w:trPr>
          <w:del w:id="68" w:author="Damien Mills" w:date="2023-04-20T15:02:00Z"/>
        </w:trPr>
        <w:tc>
          <w:tcPr>
            <w:tcW w:w="375" w:type="pct"/>
            <w:vAlign w:val="center"/>
          </w:tcPr>
          <w:p w14:paraId="41C1579E" w14:textId="676818E5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tabs>
                <w:tab w:val="clear" w:pos="720"/>
              </w:tabs>
              <w:spacing w:before="100" w:after="100" w:line="320" w:lineRule="atLeast"/>
              <w:ind w:right="0"/>
              <w:jc w:val="center"/>
              <w:outlineLvl w:val="0"/>
              <w:rPr>
                <w:del w:id="69" w:author="Damien Mills" w:date="2023-04-20T15:02:00Z"/>
                <w:rFonts w:asciiTheme="minorHAnsi" w:hAnsiTheme="minorHAnsi" w:cstheme="minorHAnsi"/>
              </w:rPr>
              <w:pPrChange w:id="70" w:author="Damien Mills" w:date="2023-04-20T15:02:00Z">
                <w:pPr>
                  <w:pStyle w:val="BodyText"/>
                  <w:tabs>
                    <w:tab w:val="clear" w:pos="720"/>
                  </w:tabs>
                  <w:spacing w:before="40" w:after="80"/>
                  <w:ind w:left="0" w:right="0"/>
                  <w:jc w:val="center"/>
                </w:pPr>
              </w:pPrChange>
            </w:pPr>
            <w:del w:id="71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D</w:delText>
              </w:r>
            </w:del>
          </w:p>
        </w:tc>
        <w:tc>
          <w:tcPr>
            <w:tcW w:w="2350" w:type="pct"/>
            <w:vAlign w:val="center"/>
          </w:tcPr>
          <w:p w14:paraId="314B155A" w14:textId="6EEB2BA5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72" w:author="Damien Mills" w:date="2023-04-20T15:02:00Z"/>
                <w:rFonts w:asciiTheme="minorHAnsi" w:hAnsiTheme="minorHAnsi" w:cstheme="minorHAnsi"/>
              </w:rPr>
              <w:pPrChange w:id="73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74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Company Formatting and addition of uniPoint database as document control tool</w:delText>
              </w:r>
            </w:del>
          </w:p>
        </w:tc>
        <w:tc>
          <w:tcPr>
            <w:tcW w:w="1365" w:type="pct"/>
            <w:vAlign w:val="center"/>
          </w:tcPr>
          <w:p w14:paraId="287EE614" w14:textId="5703E905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75" w:author="Damien Mills" w:date="2023-04-20T15:02:00Z"/>
                <w:rFonts w:asciiTheme="minorHAnsi" w:hAnsiTheme="minorHAnsi" w:cstheme="minorHAnsi"/>
              </w:rPr>
              <w:pPrChange w:id="76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77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Brian R. Olea</w:delText>
              </w:r>
            </w:del>
          </w:p>
        </w:tc>
        <w:tc>
          <w:tcPr>
            <w:tcW w:w="910" w:type="pct"/>
            <w:vAlign w:val="center"/>
          </w:tcPr>
          <w:p w14:paraId="274D5293" w14:textId="0402753F" w:rsidR="00EB6277" w:rsidRPr="00493418" w:rsidDel="00532701" w:rsidRDefault="00EB6277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78" w:author="Damien Mills" w:date="2023-04-20T15:02:00Z"/>
                <w:rFonts w:asciiTheme="minorHAnsi" w:hAnsiTheme="minorHAnsi" w:cstheme="minorHAnsi"/>
              </w:rPr>
              <w:pPrChange w:id="79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  <w:del w:id="80" w:author="Damien Mills" w:date="2023-04-20T15:02:00Z">
              <w:r w:rsidRPr="00493418" w:rsidDel="00532701">
                <w:rPr>
                  <w:rFonts w:asciiTheme="minorHAnsi" w:hAnsiTheme="minorHAnsi" w:cstheme="minorHAnsi"/>
                </w:rPr>
                <w:delText>18 May 2020</w:delText>
              </w:r>
            </w:del>
          </w:p>
        </w:tc>
      </w:tr>
      <w:tr w:rsidR="00532701" w:rsidRPr="00493418" w:rsidDel="00532701" w14:paraId="3582CE2B" w14:textId="77777777" w:rsidTr="00493418">
        <w:trPr>
          <w:del w:id="81" w:author="Damien Mills" w:date="2023-04-20T15:02:00Z"/>
        </w:trPr>
        <w:tc>
          <w:tcPr>
            <w:tcW w:w="375" w:type="pct"/>
            <w:vAlign w:val="center"/>
          </w:tcPr>
          <w:p w14:paraId="5D034710" w14:textId="4490CE5A" w:rsidR="00D438E6" w:rsidRPr="00493418" w:rsidDel="00532701" w:rsidRDefault="00D438E6" w:rsidP="00532701">
            <w:pPr>
              <w:pStyle w:val="BodyText"/>
              <w:numPr>
                <w:ilvl w:val="0"/>
                <w:numId w:val="42"/>
              </w:numPr>
              <w:tabs>
                <w:tab w:val="clear" w:pos="720"/>
              </w:tabs>
              <w:spacing w:before="100" w:after="100" w:line="320" w:lineRule="atLeast"/>
              <w:ind w:right="0"/>
              <w:jc w:val="center"/>
              <w:outlineLvl w:val="0"/>
              <w:rPr>
                <w:del w:id="82" w:author="Damien Mills" w:date="2023-04-20T15:02:00Z"/>
                <w:rFonts w:asciiTheme="minorHAnsi" w:hAnsiTheme="minorHAnsi" w:cstheme="minorHAnsi"/>
              </w:rPr>
              <w:pPrChange w:id="83" w:author="Damien Mills" w:date="2023-04-20T15:02:00Z">
                <w:pPr>
                  <w:pStyle w:val="BodyText"/>
                  <w:tabs>
                    <w:tab w:val="clear" w:pos="720"/>
                  </w:tabs>
                  <w:spacing w:before="40" w:after="80"/>
                  <w:ind w:left="0" w:right="0"/>
                  <w:jc w:val="center"/>
                </w:pPr>
              </w:pPrChange>
            </w:pPr>
          </w:p>
        </w:tc>
        <w:tc>
          <w:tcPr>
            <w:tcW w:w="2350" w:type="pct"/>
            <w:vAlign w:val="center"/>
          </w:tcPr>
          <w:p w14:paraId="61CA0BA0" w14:textId="1491CA11" w:rsidR="00D438E6" w:rsidRPr="00493418" w:rsidDel="00532701" w:rsidRDefault="00D438E6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84" w:author="Damien Mills" w:date="2023-04-20T15:02:00Z"/>
                <w:rFonts w:asciiTheme="minorHAnsi" w:hAnsiTheme="minorHAnsi" w:cstheme="minorHAnsi"/>
              </w:rPr>
              <w:pPrChange w:id="85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</w:p>
        </w:tc>
        <w:tc>
          <w:tcPr>
            <w:tcW w:w="1365" w:type="pct"/>
            <w:vAlign w:val="center"/>
          </w:tcPr>
          <w:p w14:paraId="1F2CD8A9" w14:textId="308F61C2" w:rsidR="00D438E6" w:rsidRPr="00493418" w:rsidDel="00532701" w:rsidRDefault="00D438E6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86" w:author="Damien Mills" w:date="2023-04-20T15:02:00Z"/>
                <w:rFonts w:asciiTheme="minorHAnsi" w:hAnsiTheme="minorHAnsi" w:cstheme="minorHAnsi"/>
              </w:rPr>
              <w:pPrChange w:id="87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</w:p>
        </w:tc>
        <w:tc>
          <w:tcPr>
            <w:tcW w:w="910" w:type="pct"/>
            <w:vAlign w:val="center"/>
          </w:tcPr>
          <w:p w14:paraId="16809594" w14:textId="0886C866" w:rsidR="00D438E6" w:rsidRPr="00493418" w:rsidDel="00532701" w:rsidRDefault="00D438E6" w:rsidP="00532701">
            <w:pPr>
              <w:pStyle w:val="BodyText"/>
              <w:numPr>
                <w:ilvl w:val="0"/>
                <w:numId w:val="42"/>
              </w:numPr>
              <w:spacing w:before="100" w:after="100" w:line="320" w:lineRule="atLeast"/>
              <w:ind w:right="0"/>
              <w:outlineLvl w:val="0"/>
              <w:rPr>
                <w:del w:id="88" w:author="Damien Mills" w:date="2023-04-20T15:02:00Z"/>
                <w:rFonts w:asciiTheme="minorHAnsi" w:hAnsiTheme="minorHAnsi" w:cstheme="minorHAnsi"/>
              </w:rPr>
              <w:pPrChange w:id="89" w:author="Damien Mills" w:date="2023-04-20T15:02:00Z">
                <w:pPr>
                  <w:pStyle w:val="BodyText"/>
                  <w:spacing w:before="40" w:after="80"/>
                  <w:ind w:left="0" w:right="0"/>
                </w:pPr>
              </w:pPrChange>
            </w:pPr>
          </w:p>
        </w:tc>
      </w:tr>
    </w:tbl>
    <w:p w14:paraId="0ED93E24" w14:textId="09BE2998" w:rsidR="00EB6277" w:rsidDel="00532701" w:rsidRDefault="00EB6277" w:rsidP="00532701">
      <w:pPr>
        <w:numPr>
          <w:ilvl w:val="0"/>
          <w:numId w:val="42"/>
        </w:numPr>
        <w:spacing w:before="100" w:after="100" w:line="320" w:lineRule="atLeast"/>
        <w:outlineLvl w:val="0"/>
        <w:rPr>
          <w:del w:id="90" w:author="Damien Mills" w:date="2023-04-20T15:02:00Z"/>
          <w:rFonts w:eastAsiaTheme="majorEastAsia"/>
        </w:rPr>
        <w:pPrChange w:id="91" w:author="Damien Mills" w:date="2023-04-20T15:02:00Z">
          <w:pPr/>
        </w:pPrChange>
      </w:pPr>
    </w:p>
    <w:p w14:paraId="36942424" w14:textId="5F4E72BA" w:rsidR="00493418" w:rsidRPr="00493418" w:rsidDel="00532701" w:rsidRDefault="00493418" w:rsidP="00532701">
      <w:pPr>
        <w:numPr>
          <w:ilvl w:val="0"/>
          <w:numId w:val="42"/>
        </w:numPr>
        <w:spacing w:before="100" w:after="100" w:line="320" w:lineRule="atLeast"/>
        <w:outlineLvl w:val="0"/>
        <w:rPr>
          <w:del w:id="92" w:author="Damien Mills" w:date="2023-04-20T15:02:00Z"/>
          <w:rFonts w:eastAsiaTheme="majorEastAsia"/>
        </w:rPr>
        <w:pPrChange w:id="93" w:author="Damien Mills" w:date="2023-04-20T15:02:00Z">
          <w:pPr/>
        </w:pPrChange>
      </w:pPr>
    </w:p>
    <w:p w14:paraId="3B4BFE8B" w14:textId="5F94207C" w:rsidR="00493418" w:rsidRPr="00493418" w:rsidRDefault="00493418" w:rsidP="00532701">
      <w:pPr>
        <w:spacing w:before="100" w:after="100" w:line="320" w:lineRule="atLeast"/>
        <w:outlineLvl w:val="0"/>
        <w:rPr>
          <w:rFonts w:eastAsiaTheme="majorEastAsia"/>
        </w:rPr>
        <w:pPrChange w:id="94" w:author="Damien Mills" w:date="2023-04-20T15:02:00Z">
          <w:pPr>
            <w:tabs>
              <w:tab w:val="left" w:pos="2300"/>
            </w:tabs>
          </w:pPr>
        </w:pPrChange>
      </w:pPr>
      <w:del w:id="95" w:author="Damien Mills" w:date="2023-04-20T15:02:00Z">
        <w:r w:rsidDel="00532701">
          <w:rPr>
            <w:rFonts w:eastAsiaTheme="majorEastAsia"/>
          </w:rPr>
          <w:tab/>
        </w:r>
      </w:del>
    </w:p>
    <w:sectPr w:rsidR="00493418" w:rsidRPr="00493418" w:rsidSect="00866181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134" w:right="1134" w:bottom="1134" w:left="1134" w:header="1134" w:footer="567" w:gutter="0"/>
      <w:cols w:space="709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9DEC6" w14:textId="77777777" w:rsidR="00BE4A2F" w:rsidRDefault="00BE4A2F" w:rsidP="00D438E6">
      <w:r>
        <w:separator/>
      </w:r>
    </w:p>
  </w:endnote>
  <w:endnote w:type="continuationSeparator" w:id="0">
    <w:p w14:paraId="0638707F" w14:textId="77777777" w:rsidR="00BE4A2F" w:rsidRDefault="00BE4A2F" w:rsidP="00D4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id C1 SCd Regular">
    <w:altName w:val="Arial"/>
    <w:charset w:val="00"/>
    <w:family w:val="swiss"/>
    <w:pitch w:val="default"/>
    <w:sig w:usb0="00000000" w:usb1="00000000" w:usb2="00000000" w:usb3="00000000" w:csb0="0000009B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2806089"/>
      <w:docPartObj>
        <w:docPartGallery w:val="Page Numbers (Bottom of Page)"/>
        <w:docPartUnique/>
      </w:docPartObj>
    </w:sdtPr>
    <w:sdtContent>
      <w:sdt>
        <w:sdtPr>
          <w:id w:val="-116147989"/>
          <w:docPartObj>
            <w:docPartGallery w:val="Page Numbers (Top of Page)"/>
            <w:docPartUnique/>
          </w:docPartObj>
        </w:sdtPr>
        <w:sdtContent>
          <w:p w14:paraId="5BD75501" w14:textId="0795B803" w:rsidR="00714DDB" w:rsidRDefault="00714DDB" w:rsidP="00493418">
            <w:pPr>
              <w:pStyle w:val="Footer"/>
              <w:tabs>
                <w:tab w:val="right" w:pos="9498"/>
              </w:tabs>
              <w:jc w:val="left"/>
              <w:rPr>
                <w:b/>
                <w:bCs/>
                <w:sz w:val="24"/>
              </w:rPr>
            </w:pPr>
            <w:r>
              <w:t xml:space="preserve">Proprietary Information Doc: </w:t>
            </w:r>
            <w:r w:rsidRPr="00866181">
              <w:t>T-752-0</w:t>
            </w:r>
            <w:r>
              <w:t>2, Rev D</w:t>
            </w:r>
            <w:r>
              <w:tab/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</w:p>
          <w:p w14:paraId="5A928AD5" w14:textId="30B5359B" w:rsidR="00381BE8" w:rsidRPr="00714DDB" w:rsidRDefault="00714DDB" w:rsidP="00493418">
            <w:pPr>
              <w:pStyle w:val="Footer"/>
              <w:jc w:val="left"/>
            </w:pPr>
            <w:r>
              <w:t>Commercial-In-Confidence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3F26A" w14:textId="4780C229" w:rsidR="00096C59" w:rsidRPr="00F47490" w:rsidRDefault="00000000" w:rsidP="00D438E6">
    <w:pPr>
      <w:pStyle w:val="FooterAddress"/>
    </w:pPr>
    <w:sdt>
      <w:sdtPr>
        <w:rPr>
          <w:color w:val="FF0000"/>
        </w:rPr>
        <w:alias w:val="Choose Footer &gt;&gt;&gt;&gt;"/>
        <w:tag w:val="Choose Footer &gt;&gt;&gt;&gt;"/>
        <w:id w:val="677710420"/>
        <w:docPartList>
          <w:docPartGallery w:val="Custom AutoText"/>
          <w:docPartCategory w:val="Choose Footer"/>
        </w:docPartList>
      </w:sdtPr>
      <w:sdtEndPr>
        <w:rPr>
          <w:color w:val="333333" w:themeColor="background2"/>
        </w:rPr>
      </w:sdtEndPr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678C9" w14:textId="77777777" w:rsidR="00BE4A2F" w:rsidRDefault="00BE4A2F" w:rsidP="00D438E6">
      <w:r>
        <w:separator/>
      </w:r>
    </w:p>
  </w:footnote>
  <w:footnote w:type="continuationSeparator" w:id="0">
    <w:p w14:paraId="47E5378A" w14:textId="77777777" w:rsidR="00BE4A2F" w:rsidRDefault="00BE4A2F" w:rsidP="00D43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AC0E" w14:textId="77777777" w:rsidR="006B429A" w:rsidRDefault="00000000" w:rsidP="00D438E6">
    <w:pPr>
      <w:pStyle w:val="Header"/>
    </w:pPr>
    <w:r>
      <w:rPr>
        <w:noProof/>
      </w:rPr>
      <w:pict w14:anchorId="3CC3EE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6" o:spid="_x0000_s1026" type="#_x0000_t136" style="position:absolute;margin-left:0;margin-top:0;width:624.2pt;height:55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BF16B1" w:rsidRPr="00BF16B1" w14:paraId="0C8A36A3" w14:textId="77777777" w:rsidTr="00895DEC">
      <w:trPr>
        <w:trHeight w:val="454"/>
      </w:trPr>
      <w:tc>
        <w:tcPr>
          <w:tcW w:w="5000" w:type="pct"/>
          <w:gridSpan w:val="2"/>
          <w:tcBorders>
            <w:bottom w:val="single" w:sz="4" w:space="0" w:color="auto"/>
          </w:tcBorders>
        </w:tcPr>
        <w:p w14:paraId="3DE483A4" w14:textId="77777777" w:rsidR="00444E23" w:rsidRDefault="00444E23" w:rsidP="00D438E6">
          <w:pPr>
            <w:pStyle w:val="Header"/>
          </w:pPr>
          <w:r>
            <w:rPr>
              <w:noProof/>
            </w:rPr>
            <w:drawing>
              <wp:inline distT="0" distB="0" distL="0" distR="0" wp14:anchorId="4391BDB3" wp14:editId="49275198">
                <wp:extent cx="2360367" cy="349857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urrana_logo_cmyk.sv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6878" cy="356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9AED32" w14:textId="77777777" w:rsidR="00895DEC" w:rsidRPr="00BF16B1" w:rsidRDefault="00895DEC" w:rsidP="00D438E6">
          <w:pPr>
            <w:pStyle w:val="Header"/>
          </w:pPr>
        </w:p>
      </w:tc>
    </w:tr>
    <w:tr w:rsidR="00895DEC" w:rsidRPr="00BF16B1" w14:paraId="286FE1D4" w14:textId="77777777" w:rsidTr="00895DEC">
      <w:trPr>
        <w:trHeight w:val="454"/>
      </w:trPr>
      <w:tc>
        <w:tcPr>
          <w:tcW w:w="500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33333" w:themeFill="background2"/>
        </w:tcPr>
        <w:p w14:paraId="2D5EC9C9" w14:textId="331DC303" w:rsidR="00895DEC" w:rsidRPr="00532701" w:rsidRDefault="007319C5" w:rsidP="00532701">
          <w:pPr>
            <w:jc w:val="center"/>
            <w:rPr>
              <w:b/>
              <w:bCs/>
            </w:rPr>
          </w:pPr>
          <w:r w:rsidRPr="00532701">
            <w:rPr>
              <w:b/>
              <w:bCs/>
              <w:color w:val="FFFFFF" w:themeColor="background1"/>
              <w:sz w:val="32"/>
              <w:szCs w:val="44"/>
            </w:rPr>
            <w:t>PMA Inspection</w:t>
          </w:r>
        </w:p>
      </w:tc>
    </w:tr>
    <w:tr w:rsidR="008C7639" w:rsidRPr="00BF16B1" w14:paraId="16E7283D" w14:textId="77777777" w:rsidTr="008C7639">
      <w:trPr>
        <w:trHeight w:val="454"/>
      </w:trPr>
      <w:tc>
        <w:tcPr>
          <w:tcW w:w="250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3746FC" w14:textId="32CE3658" w:rsidR="008C7639" w:rsidRPr="0047409E" w:rsidRDefault="008C7639" w:rsidP="00D438E6">
          <w:pPr>
            <w:pStyle w:val="NormalNoSpacing"/>
          </w:pPr>
          <w:r w:rsidRPr="00532701">
            <w:rPr>
              <w:b/>
              <w:bCs/>
            </w:rPr>
            <w:t>Specification:</w:t>
          </w:r>
          <w:r w:rsidRPr="0047409E">
            <w:t xml:space="preserve"> </w:t>
          </w:r>
          <w:r w:rsidR="00EB6277">
            <w:t>SPR-</w:t>
          </w:r>
          <w:r>
            <w:t>P-</w:t>
          </w:r>
          <w:r w:rsidR="00EB6277">
            <w:t>851-02</w:t>
          </w:r>
        </w:p>
      </w:tc>
      <w:tc>
        <w:tcPr>
          <w:tcW w:w="250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AB263F" w14:textId="7B1BE157" w:rsidR="008C7639" w:rsidRPr="0047409E" w:rsidRDefault="008C7639" w:rsidP="00D438E6">
          <w:pPr>
            <w:pStyle w:val="NormalNoSpacing"/>
          </w:pPr>
          <w:r w:rsidRPr="00532701">
            <w:rPr>
              <w:b/>
              <w:bCs/>
            </w:rPr>
            <w:t>Revision:</w:t>
          </w:r>
          <w:r w:rsidRPr="0047409E">
            <w:t xml:space="preserve"> </w:t>
          </w:r>
          <w:ins w:id="96" w:author="Brian Olea" w:date="2023-04-17T16:20:00Z">
            <w:r w:rsidR="0062690B">
              <w:t>E</w:t>
            </w:r>
          </w:ins>
          <w:del w:id="97" w:author="Brian Olea" w:date="2023-04-17T16:20:00Z">
            <w:r w:rsidR="00EB6277" w:rsidDel="0062690B">
              <w:delText>D</w:delText>
            </w:r>
          </w:del>
        </w:p>
      </w:tc>
    </w:tr>
  </w:tbl>
  <w:p w14:paraId="1804E135" w14:textId="77777777" w:rsidR="00381BE8" w:rsidRPr="00BF16B1" w:rsidRDefault="00000000" w:rsidP="00D438E6">
    <w:pPr>
      <w:pStyle w:val="Header"/>
    </w:pPr>
    <w:r>
      <w:rPr>
        <w:noProof/>
      </w:rPr>
      <w:pict w14:anchorId="04721E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7" o:spid="_x0000_s1027" type="#_x0000_t136" style="position:absolute;margin-left:0;margin-top:0;width:624.2pt;height:55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7497096"/>
      <w:lock w:val="sdtContentLocked"/>
    </w:sdtPr>
    <w:sdtEndPr>
      <w:rPr>
        <w:noProof/>
      </w:rPr>
    </w:sdtEndPr>
    <w:sdtContent>
      <w:tbl>
        <w:tblPr>
          <w:tblStyle w:val="TableGrid"/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9638"/>
        </w:tblGrid>
        <w:tr w:rsidR="00452473" w14:paraId="2406118E" w14:textId="77777777" w:rsidTr="00452473">
          <w:tc>
            <w:tcPr>
              <w:tcW w:w="5000" w:type="pct"/>
            </w:tcPr>
            <w:p w14:paraId="64336DBF" w14:textId="77777777" w:rsidR="00444E23" w:rsidRDefault="0067535D" w:rsidP="00D438E6">
              <w:pPr>
                <w:pStyle w:val="Header"/>
              </w:pPr>
              <w:r>
                <w:rPr>
                  <w:noProof/>
                </w:rPr>
                <w:drawing>
                  <wp:inline distT="0" distB="0" distL="0" distR="0" wp14:anchorId="2DEDC6E9" wp14:editId="15F49604">
                    <wp:extent cx="2403767" cy="356400"/>
                    <wp:effectExtent l="0" t="0" r="0" b="5715"/>
                    <wp:docPr id="2" name="Picture 2" descr="Burrana Logo&#10;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SVGAsset 1@4x.png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03767" cy="356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  <w:tr w:rsidR="006077C9" w14:paraId="74D9F565" w14:textId="77777777" w:rsidTr="006A286B">
          <w:trPr>
            <w:trHeight w:val="56"/>
          </w:trPr>
          <w:tc>
            <w:tcPr>
              <w:tcW w:w="5000" w:type="pct"/>
            </w:tcPr>
            <w:p w14:paraId="17DC2DE9" w14:textId="77777777" w:rsidR="006077C9" w:rsidRDefault="00000000" w:rsidP="00D438E6">
              <w:pPr>
                <w:pStyle w:val="Header"/>
                <w:rPr>
                  <w:noProof/>
                </w:rPr>
              </w:pPr>
            </w:p>
          </w:tc>
        </w:tr>
      </w:tbl>
    </w:sdtContent>
  </w:sdt>
  <w:p w14:paraId="68A814E8" w14:textId="77777777" w:rsidR="00381BE8" w:rsidRDefault="00000000" w:rsidP="00D438E6">
    <w:pPr>
      <w:pStyle w:val="Header"/>
    </w:pPr>
    <w:r>
      <w:rPr>
        <w:noProof/>
      </w:rPr>
      <w:pict w14:anchorId="632BC1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5" o:spid="_x0000_s1025" type="#_x0000_t136" style="position:absolute;margin-left:0;margin-top:0;width:624.2pt;height:55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0D5C"/>
    <w:multiLevelType w:val="multilevel"/>
    <w:tmpl w:val="FC22488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474E65"/>
    <w:multiLevelType w:val="multilevel"/>
    <w:tmpl w:val="A1884C2E"/>
    <w:styleLink w:val="Headings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3C77C5"/>
    <w:multiLevelType w:val="multilevel"/>
    <w:tmpl w:val="FC22488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863775"/>
    <w:multiLevelType w:val="hybridMultilevel"/>
    <w:tmpl w:val="98FEEE42"/>
    <w:lvl w:ilvl="0" w:tplc="EA3C9DE8">
      <w:start w:val="1"/>
      <w:numFmt w:val="bullet"/>
      <w:pStyle w:val="BulletList"/>
      <w:lvlText w:val="•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B10B9"/>
    <w:multiLevelType w:val="multilevel"/>
    <w:tmpl w:val="DA3CDAF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41B6E6" w:themeColor="text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41B6E6" w:themeColor="text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  <w:color w:val="41B6E6" w:themeColor="text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01F378C"/>
    <w:multiLevelType w:val="multilevel"/>
    <w:tmpl w:val="CB7E4E9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175DB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41B6E6" w:themeColor="text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41B6E6" w:themeColor="text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  <w:color w:val="41B6E6" w:themeColor="text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534FA1"/>
    <w:multiLevelType w:val="multilevel"/>
    <w:tmpl w:val="3CC82056"/>
    <w:lvl w:ilvl="0">
      <w:start w:val="1"/>
      <w:numFmt w:val="bullet"/>
      <w:lvlText w:val=""/>
      <w:lvlJc w:val="left"/>
      <w:pPr>
        <w:ind w:left="357" w:hanging="357"/>
      </w:pPr>
      <w:rPr>
        <w:rFonts w:ascii="Wingdings" w:hAnsi="Wingdings" w:hint="default"/>
        <w:b w:val="0"/>
        <w:bCs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25CF27A3"/>
    <w:multiLevelType w:val="multilevel"/>
    <w:tmpl w:val="9E6E64A4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</w:rPr>
    </w:lvl>
    <w:lvl w:ilvl="2">
      <w:start w:val="1"/>
      <w:numFmt w:val="bullet"/>
      <w:lvlText w:val="−"/>
      <w:lvlJc w:val="left"/>
      <w:pPr>
        <w:ind w:left="1071" w:hanging="357"/>
      </w:pPr>
      <w:rPr>
        <w:rFonts w:ascii="Calibri" w:hAnsi="Calibri" w:hint="default"/>
      </w:rPr>
    </w:lvl>
    <w:lvl w:ilvl="3">
      <w:start w:val="1"/>
      <w:numFmt w:val="bullet"/>
      <w:lvlText w:val="−"/>
      <w:lvlJc w:val="left"/>
      <w:pPr>
        <w:ind w:left="1428" w:hanging="357"/>
      </w:pPr>
      <w:rPr>
        <w:rFonts w:ascii="Calibri" w:hAnsi="Calibri" w:hint="default"/>
      </w:rPr>
    </w:lvl>
    <w:lvl w:ilvl="4">
      <w:start w:val="1"/>
      <w:numFmt w:val="bullet"/>
      <w:pStyle w:val="ListBullet5"/>
      <w:lvlText w:val="−"/>
      <w:lvlJc w:val="left"/>
      <w:pPr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ind w:left="3213" w:hanging="357"/>
      </w:pPr>
      <w:rPr>
        <w:rFonts w:ascii="Calibri" w:hAnsi="Calibri" w:hint="default"/>
      </w:rPr>
    </w:lvl>
  </w:abstractNum>
  <w:abstractNum w:abstractNumId="9" w15:restartNumberingAfterBreak="0">
    <w:nsid w:val="2B923961"/>
    <w:multiLevelType w:val="multilevel"/>
    <w:tmpl w:val="F4B0C6D0"/>
    <w:lvl w:ilvl="0">
      <w:start w:val="1"/>
      <w:numFmt w:val="lowerLetter"/>
      <w:lvlText w:val="%1."/>
      <w:lvlJc w:val="left"/>
      <w:pPr>
        <w:ind w:left="357" w:hanging="357"/>
      </w:pPr>
      <w:rPr>
        <w:rFonts w:hint="default"/>
        <w:b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10" w15:restartNumberingAfterBreak="0">
    <w:nsid w:val="2FFE56D6"/>
    <w:multiLevelType w:val="hybridMultilevel"/>
    <w:tmpl w:val="25CAFA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E3982"/>
    <w:multiLevelType w:val="multilevel"/>
    <w:tmpl w:val="FC22488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4C77062"/>
    <w:multiLevelType w:val="multilevel"/>
    <w:tmpl w:val="CAFA7AE8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37F02371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41B6E6" w:themeColor="text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41B6E6" w:themeColor="text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  <w:color w:val="41B6E6" w:themeColor="text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BFF773C"/>
    <w:multiLevelType w:val="multilevel"/>
    <w:tmpl w:val="F70E8C4E"/>
    <w:lvl w:ilvl="0">
      <w:start w:val="1"/>
      <w:numFmt w:val="lowerLetter"/>
      <w:pStyle w:val="List"/>
      <w:lvlText w:val="%1."/>
      <w:lvlJc w:val="left"/>
      <w:pPr>
        <w:ind w:left="357" w:hanging="357"/>
      </w:pPr>
      <w:rPr>
        <w:rFonts w:hint="default"/>
        <w:b w:val="0"/>
        <w:bCs/>
        <w:color w:val="333333" w:themeColor="background2"/>
      </w:rPr>
    </w:lvl>
    <w:lvl w:ilvl="1">
      <w:start w:val="1"/>
      <w:numFmt w:val="lowerRoman"/>
      <w:pStyle w:val="List2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pStyle w:val="List3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15" w15:restartNumberingAfterBreak="0">
    <w:nsid w:val="415E0125"/>
    <w:multiLevelType w:val="multilevel"/>
    <w:tmpl w:val="67769E4C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333333" w:themeColor="background2"/>
      </w:rPr>
    </w:lvl>
    <w:lvl w:ilvl="1">
      <w:start w:val="1"/>
      <w:numFmt w:val="bullet"/>
      <w:pStyle w:val="ListBullet2"/>
      <w:lvlText w:val="○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−"/>
      <w:lvlJc w:val="left"/>
      <w:pPr>
        <w:tabs>
          <w:tab w:val="num" w:pos="1072"/>
        </w:tabs>
        <w:ind w:left="1071" w:hanging="357"/>
      </w:pPr>
      <w:rPr>
        <w:rFonts w:ascii="Calibri" w:hAnsi="Calibri" w:hint="default"/>
        <w:color w:val="333333" w:themeColor="background2"/>
      </w:rPr>
    </w:lvl>
    <w:lvl w:ilvl="3">
      <w:start w:val="1"/>
      <w:numFmt w:val="bullet"/>
      <w:lvlText w:val="−"/>
      <w:lvlJc w:val="left"/>
      <w:pPr>
        <w:tabs>
          <w:tab w:val="num" w:pos="1468"/>
        </w:tabs>
        <w:ind w:left="1428" w:hanging="357"/>
      </w:pPr>
      <w:rPr>
        <w:rFonts w:ascii="Calibri" w:hAnsi="Calibri" w:hint="default"/>
      </w:rPr>
    </w:lvl>
    <w:lvl w:ilvl="4">
      <w:start w:val="1"/>
      <w:numFmt w:val="bullet"/>
      <w:lvlText w:val="−"/>
      <w:lvlJc w:val="left"/>
      <w:pPr>
        <w:tabs>
          <w:tab w:val="num" w:pos="1825"/>
        </w:tabs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tabs>
          <w:tab w:val="num" w:pos="2182"/>
        </w:tabs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tabs>
          <w:tab w:val="num" w:pos="2539"/>
        </w:tabs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tabs>
          <w:tab w:val="num" w:pos="2896"/>
        </w:tabs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tabs>
          <w:tab w:val="num" w:pos="3253"/>
        </w:tabs>
        <w:ind w:left="3213" w:hanging="357"/>
      </w:pPr>
      <w:rPr>
        <w:rFonts w:ascii="Calibri" w:hAnsi="Calibri" w:hint="default"/>
      </w:rPr>
    </w:lvl>
  </w:abstractNum>
  <w:abstractNum w:abstractNumId="16" w15:restartNumberingAfterBreak="0">
    <w:nsid w:val="4763776E"/>
    <w:multiLevelType w:val="multilevel"/>
    <w:tmpl w:val="CB7E4E9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8A52E75"/>
    <w:multiLevelType w:val="multilevel"/>
    <w:tmpl w:val="AF8C2BF6"/>
    <w:styleLink w:val="NumberedList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  <w:b/>
        <w:i w:val="0"/>
        <w:color w:val="333333" w:themeColor="background2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rFonts w:hint="default"/>
        <w:b/>
        <w:i w:val="0"/>
        <w:color w:val="333333" w:themeColor="background2"/>
      </w:rPr>
    </w:lvl>
    <w:lvl w:ilvl="2">
      <w:start w:val="1"/>
      <w:numFmt w:val="lowerRoman"/>
      <w:pStyle w:val="ListNumber3"/>
      <w:lvlText w:val="%3."/>
      <w:lvlJc w:val="left"/>
      <w:pPr>
        <w:ind w:left="1071" w:hanging="357"/>
      </w:pPr>
      <w:rPr>
        <w:rFonts w:hint="default"/>
        <w:b/>
        <w:i w:val="0"/>
        <w:color w:val="333333" w:themeColor="background2"/>
      </w:rPr>
    </w:lvl>
    <w:lvl w:ilvl="3">
      <w:start w:val="1"/>
      <w:numFmt w:val="none"/>
      <w:lvlText w:val=""/>
      <w:lvlJc w:val="left"/>
      <w:pPr>
        <w:tabs>
          <w:tab w:val="num" w:pos="1072"/>
        </w:tabs>
        <w:ind w:left="1072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072" w:firstLine="0"/>
      </w:pPr>
      <w:rPr>
        <w:rFonts w:hint="default"/>
      </w:rPr>
    </w:lvl>
  </w:abstractNum>
  <w:abstractNum w:abstractNumId="18" w15:restartNumberingAfterBreak="0">
    <w:nsid w:val="4CB1565F"/>
    <w:multiLevelType w:val="multilevel"/>
    <w:tmpl w:val="FC22488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CD30B64"/>
    <w:multiLevelType w:val="multilevel"/>
    <w:tmpl w:val="AF8C2BF6"/>
    <w:numStyleLink w:val="NumberedList"/>
  </w:abstractNum>
  <w:abstractNum w:abstractNumId="20" w15:restartNumberingAfterBreak="0">
    <w:nsid w:val="4F204247"/>
    <w:multiLevelType w:val="multilevel"/>
    <w:tmpl w:val="5B0EA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pStyle w:val="ListBullet4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1A2686B"/>
    <w:multiLevelType w:val="multilevel"/>
    <w:tmpl w:val="FC22488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0C52951"/>
    <w:multiLevelType w:val="multilevel"/>
    <w:tmpl w:val="CB7E4E9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27D1F93"/>
    <w:multiLevelType w:val="multilevel"/>
    <w:tmpl w:val="9272B86C"/>
    <w:styleLink w:val="AlphaList"/>
    <w:lvl w:ilvl="0">
      <w:start w:val="1"/>
      <w:numFmt w:val="lowerLetter"/>
      <w:lvlText w:val="%1."/>
      <w:lvlJc w:val="left"/>
      <w:pPr>
        <w:ind w:left="357" w:hanging="357"/>
      </w:pPr>
      <w:rPr>
        <w:rFonts w:hint="default"/>
        <w:b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24" w15:restartNumberingAfterBreak="0">
    <w:nsid w:val="6649567D"/>
    <w:multiLevelType w:val="multilevel"/>
    <w:tmpl w:val="67769E4C"/>
    <w:numStyleLink w:val="Bullets"/>
  </w:abstractNum>
  <w:abstractNum w:abstractNumId="25" w15:restartNumberingAfterBreak="0">
    <w:nsid w:val="79A44912"/>
    <w:multiLevelType w:val="multilevel"/>
    <w:tmpl w:val="22CAFA24"/>
    <w:lvl w:ilvl="0">
      <w:start w:val="2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FF82549"/>
    <w:multiLevelType w:val="multilevel"/>
    <w:tmpl w:val="A7A87654"/>
    <w:lvl w:ilvl="0">
      <w:start w:val="2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num w:numId="1" w16cid:durableId="362706740">
    <w:abstractNumId w:val="23"/>
  </w:num>
  <w:num w:numId="2" w16cid:durableId="1701936939">
    <w:abstractNumId w:val="15"/>
  </w:num>
  <w:num w:numId="3" w16cid:durableId="1690333474">
    <w:abstractNumId w:val="17"/>
  </w:num>
  <w:num w:numId="4" w16cid:durableId="901984000">
    <w:abstractNumId w:val="20"/>
  </w:num>
  <w:num w:numId="5" w16cid:durableId="299462463">
    <w:abstractNumId w:val="8"/>
  </w:num>
  <w:num w:numId="6" w16cid:durableId="610405475">
    <w:abstractNumId w:val="1"/>
  </w:num>
  <w:num w:numId="7" w16cid:durableId="314602038">
    <w:abstractNumId w:val="14"/>
  </w:num>
  <w:num w:numId="8" w16cid:durableId="715201588">
    <w:abstractNumId w:val="19"/>
  </w:num>
  <w:num w:numId="9" w16cid:durableId="952249787">
    <w:abstractNumId w:val="24"/>
  </w:num>
  <w:num w:numId="10" w16cid:durableId="1360080803">
    <w:abstractNumId w:val="1"/>
  </w:num>
  <w:num w:numId="11" w16cid:durableId="1559852105">
    <w:abstractNumId w:val="6"/>
  </w:num>
  <w:num w:numId="12" w16cid:durableId="2004695354">
    <w:abstractNumId w:val="14"/>
  </w:num>
  <w:num w:numId="13" w16cid:durableId="987129467">
    <w:abstractNumId w:val="9"/>
    <w:lvlOverride w:ilvl="0"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41B6E6" w:themeColor="text2"/>
        </w:rPr>
      </w:lvl>
    </w:lvlOverride>
    <w:lvlOverride w:ilvl="3"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14" w16cid:durableId="109519285">
    <w:abstractNumId w:val="21"/>
  </w:num>
  <w:num w:numId="15" w16cid:durableId="2051222069">
    <w:abstractNumId w:val="2"/>
  </w:num>
  <w:num w:numId="16" w16cid:durableId="1391535641">
    <w:abstractNumId w:val="11"/>
  </w:num>
  <w:num w:numId="17" w16cid:durableId="9099962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20270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82614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95654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93187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867699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auto"/>
        </w:rPr>
      </w:lvl>
    </w:lvlOverride>
    <w:lvlOverride w:ilvl="3">
      <w:startOverride w:val="1"/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23" w16cid:durableId="359355515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auto"/>
        </w:rPr>
      </w:lvl>
    </w:lvlOverride>
    <w:lvlOverride w:ilvl="3">
      <w:startOverride w:val="1"/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24" w16cid:durableId="7148900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startOverride w:val="9"/>
      <w:lvl w:ilvl="2">
        <w:start w:val="9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41B6E6" w:themeColor="text2"/>
        </w:rPr>
      </w:lvl>
    </w:lvlOverride>
    <w:lvlOverride w:ilvl="3">
      <w:startOverride w:val="1"/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25" w16cid:durableId="881090584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startOverride w:val="8"/>
      <w:lvl w:ilvl="2">
        <w:start w:val="8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41B6E6" w:themeColor="text2"/>
        </w:rPr>
      </w:lvl>
    </w:lvlOverride>
    <w:lvlOverride w:ilvl="3">
      <w:startOverride w:val="1"/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26" w16cid:durableId="1699042194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357" w:hanging="357"/>
        </w:pPr>
        <w:rPr>
          <w:rFonts w:hint="default"/>
          <w:b/>
          <w:color w:val="333333" w:themeColor="background2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714" w:hanging="357"/>
        </w:pPr>
        <w:rPr>
          <w:rFonts w:hint="default"/>
          <w:b/>
          <w:color w:val="333333" w:themeColor="background2"/>
        </w:rPr>
      </w:lvl>
    </w:lvlOverride>
    <w:lvlOverride w:ilvl="2">
      <w:startOverride w:val="10"/>
      <w:lvl w:ilvl="2">
        <w:start w:val="10"/>
        <w:numFmt w:val="decimal"/>
        <w:lvlText w:val="%3."/>
        <w:lvlJc w:val="left"/>
        <w:pPr>
          <w:ind w:left="1071" w:hanging="357"/>
        </w:pPr>
        <w:rPr>
          <w:rFonts w:hint="default"/>
          <w:b/>
          <w:color w:val="41B6E6" w:themeColor="text2"/>
        </w:rPr>
      </w:lvl>
    </w:lvlOverride>
    <w:lvlOverride w:ilvl="3">
      <w:startOverride w:val="1"/>
      <w:lvl w:ilvl="3">
        <w:start w:val="1"/>
        <w:numFmt w:val="none"/>
        <w:lvlText w:val="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13" w:hanging="357"/>
        </w:pPr>
        <w:rPr>
          <w:rFonts w:hint="default"/>
        </w:rPr>
      </w:lvl>
    </w:lvlOverride>
  </w:num>
  <w:num w:numId="27" w16cid:durableId="1727218696">
    <w:abstractNumId w:val="1"/>
  </w:num>
  <w:num w:numId="28" w16cid:durableId="1307929502">
    <w:abstractNumId w:val="1"/>
  </w:num>
  <w:num w:numId="29" w16cid:durableId="47535723">
    <w:abstractNumId w:val="13"/>
  </w:num>
  <w:num w:numId="30" w16cid:durableId="1683580189">
    <w:abstractNumId w:val="16"/>
  </w:num>
  <w:num w:numId="31" w16cid:durableId="314796032">
    <w:abstractNumId w:val="0"/>
  </w:num>
  <w:num w:numId="32" w16cid:durableId="1648129351">
    <w:abstractNumId w:val="18"/>
  </w:num>
  <w:num w:numId="33" w16cid:durableId="259610316">
    <w:abstractNumId w:val="10"/>
  </w:num>
  <w:num w:numId="34" w16cid:durableId="692804200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61954786">
    <w:abstractNumId w:val="3"/>
  </w:num>
  <w:num w:numId="36" w16cid:durableId="1214121974">
    <w:abstractNumId w:val="22"/>
  </w:num>
  <w:num w:numId="37" w16cid:durableId="993098865">
    <w:abstractNumId w:val="5"/>
  </w:num>
  <w:num w:numId="38" w16cid:durableId="32120020">
    <w:abstractNumId w:val="25"/>
  </w:num>
  <w:num w:numId="39" w16cid:durableId="258098668">
    <w:abstractNumId w:val="26"/>
  </w:num>
  <w:num w:numId="40" w16cid:durableId="11110542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32666768">
    <w:abstractNumId w:val="14"/>
  </w:num>
  <w:num w:numId="42" w16cid:durableId="1823112320">
    <w:abstractNumId w:val="4"/>
  </w:num>
  <w:num w:numId="43" w16cid:durableId="950358283">
    <w:abstractNumId w:val="12"/>
  </w:num>
  <w:num w:numId="44" w16cid:durableId="277610609">
    <w:abstractNumId w:val="7"/>
  </w:num>
  <w:num w:numId="45" w16cid:durableId="777413468">
    <w:abstractNumId w:val="14"/>
  </w:num>
  <w:num w:numId="46" w16cid:durableId="212620871">
    <w:abstractNumId w:val="14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mien Mills">
    <w15:presenceInfo w15:providerId="AD" w15:userId="S::Damien.Mills@burrana.aero::008096b5-6f6f-4b35-bb4e-bdec3cc00636"/>
  </w15:person>
  <w15:person w15:author="Brian Olea">
    <w15:presenceInfo w15:providerId="Windows Live" w15:userId="ea3394c19a8bc0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ocumentProtection w:edit="forms" w:enforcement="0"/>
  <w:defaultTabStop w:val="357"/>
  <w:drawingGridHorizontalSpacing w:val="120"/>
  <w:displayHorizontalDrawingGridEvery w:val="2"/>
  <w:characterSpacingControl w:val="doNotCompress"/>
  <w:hdr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6B"/>
    <w:rsid w:val="00007268"/>
    <w:rsid w:val="00012103"/>
    <w:rsid w:val="000139D7"/>
    <w:rsid w:val="0001486F"/>
    <w:rsid w:val="00026B4B"/>
    <w:rsid w:val="0003140E"/>
    <w:rsid w:val="000349FB"/>
    <w:rsid w:val="000379AA"/>
    <w:rsid w:val="000407BC"/>
    <w:rsid w:val="00043CB5"/>
    <w:rsid w:val="000456A7"/>
    <w:rsid w:val="00046EC3"/>
    <w:rsid w:val="00050647"/>
    <w:rsid w:val="00051B12"/>
    <w:rsid w:val="000522C3"/>
    <w:rsid w:val="000525C0"/>
    <w:rsid w:val="00055A1C"/>
    <w:rsid w:val="00066FCB"/>
    <w:rsid w:val="0006753B"/>
    <w:rsid w:val="00070F93"/>
    <w:rsid w:val="000775BA"/>
    <w:rsid w:val="000877DB"/>
    <w:rsid w:val="000943E0"/>
    <w:rsid w:val="00096C59"/>
    <w:rsid w:val="000A5984"/>
    <w:rsid w:val="000B0B79"/>
    <w:rsid w:val="000B1DAE"/>
    <w:rsid w:val="000B2095"/>
    <w:rsid w:val="000B21A6"/>
    <w:rsid w:val="000B3066"/>
    <w:rsid w:val="000B5FF9"/>
    <w:rsid w:val="000B7E04"/>
    <w:rsid w:val="000B7F5D"/>
    <w:rsid w:val="000C0EFB"/>
    <w:rsid w:val="000C0FD8"/>
    <w:rsid w:val="000C3369"/>
    <w:rsid w:val="000C448A"/>
    <w:rsid w:val="000D3F89"/>
    <w:rsid w:val="000E7343"/>
    <w:rsid w:val="001014F7"/>
    <w:rsid w:val="001034BC"/>
    <w:rsid w:val="001050C2"/>
    <w:rsid w:val="0011106A"/>
    <w:rsid w:val="00112B48"/>
    <w:rsid w:val="00116B55"/>
    <w:rsid w:val="00143043"/>
    <w:rsid w:val="00143049"/>
    <w:rsid w:val="00143588"/>
    <w:rsid w:val="00145BD6"/>
    <w:rsid w:val="00160F3F"/>
    <w:rsid w:val="00172CB1"/>
    <w:rsid w:val="0017318C"/>
    <w:rsid w:val="001766E2"/>
    <w:rsid w:val="00177AD1"/>
    <w:rsid w:val="00181FD7"/>
    <w:rsid w:val="0018394F"/>
    <w:rsid w:val="00185D10"/>
    <w:rsid w:val="0018706D"/>
    <w:rsid w:val="0018727F"/>
    <w:rsid w:val="00190B93"/>
    <w:rsid w:val="001963FE"/>
    <w:rsid w:val="001A2E76"/>
    <w:rsid w:val="001B31F5"/>
    <w:rsid w:val="001C03FA"/>
    <w:rsid w:val="001C27A3"/>
    <w:rsid w:val="001C4075"/>
    <w:rsid w:val="001C475D"/>
    <w:rsid w:val="001C718A"/>
    <w:rsid w:val="001C7B43"/>
    <w:rsid w:val="001C7B77"/>
    <w:rsid w:val="001D1A03"/>
    <w:rsid w:val="001D2BFE"/>
    <w:rsid w:val="001D5F06"/>
    <w:rsid w:val="001E1589"/>
    <w:rsid w:val="001E3D27"/>
    <w:rsid w:val="001F341E"/>
    <w:rsid w:val="001F6558"/>
    <w:rsid w:val="001F6DC1"/>
    <w:rsid w:val="00201A5F"/>
    <w:rsid w:val="00217E2C"/>
    <w:rsid w:val="00227E43"/>
    <w:rsid w:val="00232982"/>
    <w:rsid w:val="00240B78"/>
    <w:rsid w:val="00243E44"/>
    <w:rsid w:val="00247C92"/>
    <w:rsid w:val="00251D18"/>
    <w:rsid w:val="00254415"/>
    <w:rsid w:val="00255262"/>
    <w:rsid w:val="00256167"/>
    <w:rsid w:val="00261893"/>
    <w:rsid w:val="00262DCF"/>
    <w:rsid w:val="00263A5F"/>
    <w:rsid w:val="00264B73"/>
    <w:rsid w:val="00270052"/>
    <w:rsid w:val="00273783"/>
    <w:rsid w:val="00280298"/>
    <w:rsid w:val="00280608"/>
    <w:rsid w:val="00280904"/>
    <w:rsid w:val="00283614"/>
    <w:rsid w:val="00284EAB"/>
    <w:rsid w:val="00287ABB"/>
    <w:rsid w:val="00291313"/>
    <w:rsid w:val="002936C0"/>
    <w:rsid w:val="0029482E"/>
    <w:rsid w:val="00294C01"/>
    <w:rsid w:val="002A78E7"/>
    <w:rsid w:val="002A7E31"/>
    <w:rsid w:val="002B0871"/>
    <w:rsid w:val="002B202B"/>
    <w:rsid w:val="002B5B91"/>
    <w:rsid w:val="002B6D21"/>
    <w:rsid w:val="002C216E"/>
    <w:rsid w:val="002C2175"/>
    <w:rsid w:val="002C411A"/>
    <w:rsid w:val="002C76AE"/>
    <w:rsid w:val="002D2D3F"/>
    <w:rsid w:val="002D2DD4"/>
    <w:rsid w:val="002D69E9"/>
    <w:rsid w:val="002F1354"/>
    <w:rsid w:val="002F29C7"/>
    <w:rsid w:val="002F493E"/>
    <w:rsid w:val="00301B90"/>
    <w:rsid w:val="003147F1"/>
    <w:rsid w:val="00316B1B"/>
    <w:rsid w:val="00317C81"/>
    <w:rsid w:val="0032164E"/>
    <w:rsid w:val="003247F7"/>
    <w:rsid w:val="00325FF6"/>
    <w:rsid w:val="00330607"/>
    <w:rsid w:val="003342D3"/>
    <w:rsid w:val="003352AA"/>
    <w:rsid w:val="00336D8A"/>
    <w:rsid w:val="00340CAF"/>
    <w:rsid w:val="00344BD0"/>
    <w:rsid w:val="00347F1E"/>
    <w:rsid w:val="003552FE"/>
    <w:rsid w:val="00356AF3"/>
    <w:rsid w:val="00357074"/>
    <w:rsid w:val="00363D2B"/>
    <w:rsid w:val="003644A2"/>
    <w:rsid w:val="00373457"/>
    <w:rsid w:val="00375A52"/>
    <w:rsid w:val="003811A3"/>
    <w:rsid w:val="00381BE8"/>
    <w:rsid w:val="00383CAC"/>
    <w:rsid w:val="0038585A"/>
    <w:rsid w:val="003A128B"/>
    <w:rsid w:val="003A269F"/>
    <w:rsid w:val="003A2C2C"/>
    <w:rsid w:val="003B2212"/>
    <w:rsid w:val="003C57E3"/>
    <w:rsid w:val="003D12CA"/>
    <w:rsid w:val="003D1A55"/>
    <w:rsid w:val="003D4301"/>
    <w:rsid w:val="003D4EE8"/>
    <w:rsid w:val="003E1526"/>
    <w:rsid w:val="003E5F74"/>
    <w:rsid w:val="003E748E"/>
    <w:rsid w:val="003F00CA"/>
    <w:rsid w:val="003F079C"/>
    <w:rsid w:val="003F710C"/>
    <w:rsid w:val="003F7B6A"/>
    <w:rsid w:val="00400296"/>
    <w:rsid w:val="00410C73"/>
    <w:rsid w:val="00423A42"/>
    <w:rsid w:val="00425582"/>
    <w:rsid w:val="00426062"/>
    <w:rsid w:val="004343AB"/>
    <w:rsid w:val="00442BA4"/>
    <w:rsid w:val="00444E23"/>
    <w:rsid w:val="004467F1"/>
    <w:rsid w:val="00452473"/>
    <w:rsid w:val="00453CC9"/>
    <w:rsid w:val="00454EAB"/>
    <w:rsid w:val="00457359"/>
    <w:rsid w:val="00460717"/>
    <w:rsid w:val="00462F9F"/>
    <w:rsid w:val="00471429"/>
    <w:rsid w:val="00482333"/>
    <w:rsid w:val="004829A5"/>
    <w:rsid w:val="00483CA4"/>
    <w:rsid w:val="00484C99"/>
    <w:rsid w:val="00493418"/>
    <w:rsid w:val="004950CB"/>
    <w:rsid w:val="004974AE"/>
    <w:rsid w:val="004A0077"/>
    <w:rsid w:val="004A06F9"/>
    <w:rsid w:val="004A12D1"/>
    <w:rsid w:val="004A6FC2"/>
    <w:rsid w:val="004B1469"/>
    <w:rsid w:val="004B44EC"/>
    <w:rsid w:val="004B5D52"/>
    <w:rsid w:val="004B6A06"/>
    <w:rsid w:val="004C4291"/>
    <w:rsid w:val="004C728A"/>
    <w:rsid w:val="004F0B1D"/>
    <w:rsid w:val="004F3B27"/>
    <w:rsid w:val="005018F9"/>
    <w:rsid w:val="00507A95"/>
    <w:rsid w:val="00512E53"/>
    <w:rsid w:val="00521DAF"/>
    <w:rsid w:val="005254E3"/>
    <w:rsid w:val="00526F72"/>
    <w:rsid w:val="00527880"/>
    <w:rsid w:val="00527E25"/>
    <w:rsid w:val="0053256D"/>
    <w:rsid w:val="00532701"/>
    <w:rsid w:val="0053455A"/>
    <w:rsid w:val="00540378"/>
    <w:rsid w:val="00541414"/>
    <w:rsid w:val="00542C98"/>
    <w:rsid w:val="0055015D"/>
    <w:rsid w:val="00550708"/>
    <w:rsid w:val="00552868"/>
    <w:rsid w:val="00555719"/>
    <w:rsid w:val="00557D31"/>
    <w:rsid w:val="00562E41"/>
    <w:rsid w:val="005637F3"/>
    <w:rsid w:val="00567225"/>
    <w:rsid w:val="00573428"/>
    <w:rsid w:val="00573C15"/>
    <w:rsid w:val="005821D2"/>
    <w:rsid w:val="005846F0"/>
    <w:rsid w:val="00586EAE"/>
    <w:rsid w:val="0059087B"/>
    <w:rsid w:val="00591BC0"/>
    <w:rsid w:val="005A1034"/>
    <w:rsid w:val="005A4AE2"/>
    <w:rsid w:val="005A7419"/>
    <w:rsid w:val="005B2D73"/>
    <w:rsid w:val="005C02F5"/>
    <w:rsid w:val="005C48BA"/>
    <w:rsid w:val="005C7664"/>
    <w:rsid w:val="005C783F"/>
    <w:rsid w:val="005D0C67"/>
    <w:rsid w:val="005D0EAD"/>
    <w:rsid w:val="005D6984"/>
    <w:rsid w:val="005E5CFD"/>
    <w:rsid w:val="005F6CC5"/>
    <w:rsid w:val="006043F3"/>
    <w:rsid w:val="00605EBA"/>
    <w:rsid w:val="006077C9"/>
    <w:rsid w:val="00613BE8"/>
    <w:rsid w:val="0062348B"/>
    <w:rsid w:val="0062690B"/>
    <w:rsid w:val="00631D05"/>
    <w:rsid w:val="00633E65"/>
    <w:rsid w:val="00635BCD"/>
    <w:rsid w:val="00637BD3"/>
    <w:rsid w:val="006424A5"/>
    <w:rsid w:val="00644E41"/>
    <w:rsid w:val="00660494"/>
    <w:rsid w:val="006617C5"/>
    <w:rsid w:val="00666103"/>
    <w:rsid w:val="00670C7D"/>
    <w:rsid w:val="00672956"/>
    <w:rsid w:val="00673E87"/>
    <w:rsid w:val="0067535D"/>
    <w:rsid w:val="006753FE"/>
    <w:rsid w:val="00675725"/>
    <w:rsid w:val="0068090D"/>
    <w:rsid w:val="00692385"/>
    <w:rsid w:val="00693DE2"/>
    <w:rsid w:val="006950DA"/>
    <w:rsid w:val="006A1082"/>
    <w:rsid w:val="006A286B"/>
    <w:rsid w:val="006A2B92"/>
    <w:rsid w:val="006A3C83"/>
    <w:rsid w:val="006A3EDB"/>
    <w:rsid w:val="006B3F9E"/>
    <w:rsid w:val="006B429A"/>
    <w:rsid w:val="006B5EF7"/>
    <w:rsid w:val="006C2A6B"/>
    <w:rsid w:val="006C34A4"/>
    <w:rsid w:val="006C3B57"/>
    <w:rsid w:val="006C44C3"/>
    <w:rsid w:val="006C5FDB"/>
    <w:rsid w:val="006C7C3D"/>
    <w:rsid w:val="006D175E"/>
    <w:rsid w:val="006D7298"/>
    <w:rsid w:val="006E3169"/>
    <w:rsid w:val="006E4680"/>
    <w:rsid w:val="006E4CE9"/>
    <w:rsid w:val="006F1A5C"/>
    <w:rsid w:val="006F32ED"/>
    <w:rsid w:val="006F4540"/>
    <w:rsid w:val="006F64A3"/>
    <w:rsid w:val="007052DA"/>
    <w:rsid w:val="007114DA"/>
    <w:rsid w:val="0071204C"/>
    <w:rsid w:val="007122C8"/>
    <w:rsid w:val="00714649"/>
    <w:rsid w:val="00714DDB"/>
    <w:rsid w:val="00721082"/>
    <w:rsid w:val="00721CFA"/>
    <w:rsid w:val="00724050"/>
    <w:rsid w:val="007319C5"/>
    <w:rsid w:val="0073492C"/>
    <w:rsid w:val="0073597D"/>
    <w:rsid w:val="007404AC"/>
    <w:rsid w:val="00743C5C"/>
    <w:rsid w:val="0075173A"/>
    <w:rsid w:val="00751F79"/>
    <w:rsid w:val="007552CF"/>
    <w:rsid w:val="007754AE"/>
    <w:rsid w:val="007821E7"/>
    <w:rsid w:val="007825EA"/>
    <w:rsid w:val="0078432E"/>
    <w:rsid w:val="0078727E"/>
    <w:rsid w:val="00794C62"/>
    <w:rsid w:val="007A43B1"/>
    <w:rsid w:val="007B3EC1"/>
    <w:rsid w:val="007B46A4"/>
    <w:rsid w:val="007B4913"/>
    <w:rsid w:val="007C63F5"/>
    <w:rsid w:val="007C7119"/>
    <w:rsid w:val="007D405A"/>
    <w:rsid w:val="007E01F1"/>
    <w:rsid w:val="007E753E"/>
    <w:rsid w:val="007F17D0"/>
    <w:rsid w:val="007F6556"/>
    <w:rsid w:val="00801A4F"/>
    <w:rsid w:val="00824E15"/>
    <w:rsid w:val="00826805"/>
    <w:rsid w:val="00827C04"/>
    <w:rsid w:val="008436AE"/>
    <w:rsid w:val="00846026"/>
    <w:rsid w:val="0084607D"/>
    <w:rsid w:val="008472AF"/>
    <w:rsid w:val="00850ABE"/>
    <w:rsid w:val="00851F09"/>
    <w:rsid w:val="008571C1"/>
    <w:rsid w:val="00860043"/>
    <w:rsid w:val="00860B25"/>
    <w:rsid w:val="008654C1"/>
    <w:rsid w:val="00866181"/>
    <w:rsid w:val="00871EF5"/>
    <w:rsid w:val="008746ED"/>
    <w:rsid w:val="008750A5"/>
    <w:rsid w:val="00881D65"/>
    <w:rsid w:val="00884532"/>
    <w:rsid w:val="008863A2"/>
    <w:rsid w:val="00887EC4"/>
    <w:rsid w:val="00895DEC"/>
    <w:rsid w:val="008A16BF"/>
    <w:rsid w:val="008A3918"/>
    <w:rsid w:val="008A7584"/>
    <w:rsid w:val="008A7C37"/>
    <w:rsid w:val="008B0242"/>
    <w:rsid w:val="008B26F0"/>
    <w:rsid w:val="008B27F9"/>
    <w:rsid w:val="008B6CDC"/>
    <w:rsid w:val="008C237C"/>
    <w:rsid w:val="008C57E1"/>
    <w:rsid w:val="008C7639"/>
    <w:rsid w:val="008D63D4"/>
    <w:rsid w:val="008E03C0"/>
    <w:rsid w:val="008E337D"/>
    <w:rsid w:val="008E60AC"/>
    <w:rsid w:val="008E7CD5"/>
    <w:rsid w:val="008E7D2A"/>
    <w:rsid w:val="008F1DC1"/>
    <w:rsid w:val="008F22A2"/>
    <w:rsid w:val="008F2E7E"/>
    <w:rsid w:val="008F3946"/>
    <w:rsid w:val="008F4699"/>
    <w:rsid w:val="00900410"/>
    <w:rsid w:val="00901808"/>
    <w:rsid w:val="009125C5"/>
    <w:rsid w:val="00923367"/>
    <w:rsid w:val="00930E32"/>
    <w:rsid w:val="009404EF"/>
    <w:rsid w:val="009410D7"/>
    <w:rsid w:val="0094227B"/>
    <w:rsid w:val="009428E3"/>
    <w:rsid w:val="00943748"/>
    <w:rsid w:val="00944281"/>
    <w:rsid w:val="009442D8"/>
    <w:rsid w:val="009452D0"/>
    <w:rsid w:val="00945B71"/>
    <w:rsid w:val="00960901"/>
    <w:rsid w:val="00961C5F"/>
    <w:rsid w:val="0096692A"/>
    <w:rsid w:val="00967333"/>
    <w:rsid w:val="009826B3"/>
    <w:rsid w:val="009865EE"/>
    <w:rsid w:val="00992234"/>
    <w:rsid w:val="00992A0E"/>
    <w:rsid w:val="009963EF"/>
    <w:rsid w:val="00997EA0"/>
    <w:rsid w:val="009A2A64"/>
    <w:rsid w:val="009A35C5"/>
    <w:rsid w:val="009A39B1"/>
    <w:rsid w:val="009A44A6"/>
    <w:rsid w:val="009A474C"/>
    <w:rsid w:val="009A553E"/>
    <w:rsid w:val="009B7112"/>
    <w:rsid w:val="009C036F"/>
    <w:rsid w:val="009C0EBD"/>
    <w:rsid w:val="009C1458"/>
    <w:rsid w:val="009C4D3D"/>
    <w:rsid w:val="009C5BAD"/>
    <w:rsid w:val="009C7202"/>
    <w:rsid w:val="009E4161"/>
    <w:rsid w:val="009E4B52"/>
    <w:rsid w:val="009F2C3F"/>
    <w:rsid w:val="009F41FE"/>
    <w:rsid w:val="009F59DA"/>
    <w:rsid w:val="009F7236"/>
    <w:rsid w:val="009F7B32"/>
    <w:rsid w:val="00A01F42"/>
    <w:rsid w:val="00A026C0"/>
    <w:rsid w:val="00A07989"/>
    <w:rsid w:val="00A07D54"/>
    <w:rsid w:val="00A102EF"/>
    <w:rsid w:val="00A109AE"/>
    <w:rsid w:val="00A12117"/>
    <w:rsid w:val="00A1339E"/>
    <w:rsid w:val="00A167F6"/>
    <w:rsid w:val="00A20E2A"/>
    <w:rsid w:val="00A25BC9"/>
    <w:rsid w:val="00A30483"/>
    <w:rsid w:val="00A30C5F"/>
    <w:rsid w:val="00A36C26"/>
    <w:rsid w:val="00A401A7"/>
    <w:rsid w:val="00A4180F"/>
    <w:rsid w:val="00A41BC5"/>
    <w:rsid w:val="00A4235A"/>
    <w:rsid w:val="00A42AB1"/>
    <w:rsid w:val="00A435A8"/>
    <w:rsid w:val="00A514DF"/>
    <w:rsid w:val="00A534CF"/>
    <w:rsid w:val="00A5408E"/>
    <w:rsid w:val="00A60EF7"/>
    <w:rsid w:val="00A612AE"/>
    <w:rsid w:val="00A66F3E"/>
    <w:rsid w:val="00A67C11"/>
    <w:rsid w:val="00A7644E"/>
    <w:rsid w:val="00A77A96"/>
    <w:rsid w:val="00A843C2"/>
    <w:rsid w:val="00A91B99"/>
    <w:rsid w:val="00A921EC"/>
    <w:rsid w:val="00A92710"/>
    <w:rsid w:val="00A96353"/>
    <w:rsid w:val="00A9674C"/>
    <w:rsid w:val="00A9700F"/>
    <w:rsid w:val="00AA3E5E"/>
    <w:rsid w:val="00AA462E"/>
    <w:rsid w:val="00AB3929"/>
    <w:rsid w:val="00AB4C35"/>
    <w:rsid w:val="00AB6039"/>
    <w:rsid w:val="00AC235A"/>
    <w:rsid w:val="00AD590C"/>
    <w:rsid w:val="00AD6E6C"/>
    <w:rsid w:val="00AE1862"/>
    <w:rsid w:val="00AE5C48"/>
    <w:rsid w:val="00AE6EB4"/>
    <w:rsid w:val="00AE7C67"/>
    <w:rsid w:val="00AF0065"/>
    <w:rsid w:val="00AF421E"/>
    <w:rsid w:val="00AF7402"/>
    <w:rsid w:val="00B01DAB"/>
    <w:rsid w:val="00B07C73"/>
    <w:rsid w:val="00B1646F"/>
    <w:rsid w:val="00B16764"/>
    <w:rsid w:val="00B2226A"/>
    <w:rsid w:val="00B2390E"/>
    <w:rsid w:val="00B268D3"/>
    <w:rsid w:val="00B27CF5"/>
    <w:rsid w:val="00B31A9D"/>
    <w:rsid w:val="00B34F2F"/>
    <w:rsid w:val="00B422BA"/>
    <w:rsid w:val="00B42D2B"/>
    <w:rsid w:val="00B43489"/>
    <w:rsid w:val="00B664EA"/>
    <w:rsid w:val="00B747D6"/>
    <w:rsid w:val="00B74FFC"/>
    <w:rsid w:val="00B868D4"/>
    <w:rsid w:val="00B90BE5"/>
    <w:rsid w:val="00B925F1"/>
    <w:rsid w:val="00B934D0"/>
    <w:rsid w:val="00B95134"/>
    <w:rsid w:val="00B95B2A"/>
    <w:rsid w:val="00BB2070"/>
    <w:rsid w:val="00BB6E74"/>
    <w:rsid w:val="00BC3DFD"/>
    <w:rsid w:val="00BC4C19"/>
    <w:rsid w:val="00BC6D6D"/>
    <w:rsid w:val="00BD0B79"/>
    <w:rsid w:val="00BD2725"/>
    <w:rsid w:val="00BD2E72"/>
    <w:rsid w:val="00BD3866"/>
    <w:rsid w:val="00BD49E6"/>
    <w:rsid w:val="00BD543E"/>
    <w:rsid w:val="00BE4A2F"/>
    <w:rsid w:val="00BE7DC0"/>
    <w:rsid w:val="00BF16B1"/>
    <w:rsid w:val="00BF1CBC"/>
    <w:rsid w:val="00BF7800"/>
    <w:rsid w:val="00C0082D"/>
    <w:rsid w:val="00C029A8"/>
    <w:rsid w:val="00C030D9"/>
    <w:rsid w:val="00C07A11"/>
    <w:rsid w:val="00C10179"/>
    <w:rsid w:val="00C10A73"/>
    <w:rsid w:val="00C1693A"/>
    <w:rsid w:val="00C17588"/>
    <w:rsid w:val="00C24855"/>
    <w:rsid w:val="00C3398F"/>
    <w:rsid w:val="00C34054"/>
    <w:rsid w:val="00C3633A"/>
    <w:rsid w:val="00C374A9"/>
    <w:rsid w:val="00C406C4"/>
    <w:rsid w:val="00C4274E"/>
    <w:rsid w:val="00C47A6E"/>
    <w:rsid w:val="00C54A8D"/>
    <w:rsid w:val="00C54B40"/>
    <w:rsid w:val="00C57A99"/>
    <w:rsid w:val="00C61A60"/>
    <w:rsid w:val="00C657C0"/>
    <w:rsid w:val="00C71ADD"/>
    <w:rsid w:val="00C76AAB"/>
    <w:rsid w:val="00C8094B"/>
    <w:rsid w:val="00C83428"/>
    <w:rsid w:val="00C873C6"/>
    <w:rsid w:val="00C92B34"/>
    <w:rsid w:val="00C93197"/>
    <w:rsid w:val="00C93573"/>
    <w:rsid w:val="00C93816"/>
    <w:rsid w:val="00C96590"/>
    <w:rsid w:val="00C965DF"/>
    <w:rsid w:val="00C97464"/>
    <w:rsid w:val="00CB1202"/>
    <w:rsid w:val="00CB2DB5"/>
    <w:rsid w:val="00CB3116"/>
    <w:rsid w:val="00CB55CC"/>
    <w:rsid w:val="00CB78B4"/>
    <w:rsid w:val="00CC1805"/>
    <w:rsid w:val="00CC4126"/>
    <w:rsid w:val="00CC5615"/>
    <w:rsid w:val="00CD233A"/>
    <w:rsid w:val="00CD3AD4"/>
    <w:rsid w:val="00CD4442"/>
    <w:rsid w:val="00CD48F0"/>
    <w:rsid w:val="00CD6B23"/>
    <w:rsid w:val="00D00B11"/>
    <w:rsid w:val="00D01E55"/>
    <w:rsid w:val="00D045F6"/>
    <w:rsid w:val="00D058F3"/>
    <w:rsid w:val="00D126B6"/>
    <w:rsid w:val="00D149CB"/>
    <w:rsid w:val="00D17C3E"/>
    <w:rsid w:val="00D2574E"/>
    <w:rsid w:val="00D30D95"/>
    <w:rsid w:val="00D33FCF"/>
    <w:rsid w:val="00D36D5B"/>
    <w:rsid w:val="00D3756B"/>
    <w:rsid w:val="00D37DB9"/>
    <w:rsid w:val="00D438E6"/>
    <w:rsid w:val="00D44F71"/>
    <w:rsid w:val="00D46EA1"/>
    <w:rsid w:val="00D50ADA"/>
    <w:rsid w:val="00D51247"/>
    <w:rsid w:val="00D51DAA"/>
    <w:rsid w:val="00D56EAC"/>
    <w:rsid w:val="00D57811"/>
    <w:rsid w:val="00D613BA"/>
    <w:rsid w:val="00D654C8"/>
    <w:rsid w:val="00D65D27"/>
    <w:rsid w:val="00D663D2"/>
    <w:rsid w:val="00D74F95"/>
    <w:rsid w:val="00D8610B"/>
    <w:rsid w:val="00D8742C"/>
    <w:rsid w:val="00D93D45"/>
    <w:rsid w:val="00DA6916"/>
    <w:rsid w:val="00DB1961"/>
    <w:rsid w:val="00DB1D6C"/>
    <w:rsid w:val="00DB2E15"/>
    <w:rsid w:val="00DB3B2D"/>
    <w:rsid w:val="00DB4233"/>
    <w:rsid w:val="00DB5A28"/>
    <w:rsid w:val="00DB6093"/>
    <w:rsid w:val="00DC68E4"/>
    <w:rsid w:val="00DD3D99"/>
    <w:rsid w:val="00DD4DAC"/>
    <w:rsid w:val="00DD644F"/>
    <w:rsid w:val="00DE2AF6"/>
    <w:rsid w:val="00DE6074"/>
    <w:rsid w:val="00DF0D92"/>
    <w:rsid w:val="00DF1BE2"/>
    <w:rsid w:val="00DF4C7F"/>
    <w:rsid w:val="00DF5A79"/>
    <w:rsid w:val="00E00CD9"/>
    <w:rsid w:val="00E01F19"/>
    <w:rsid w:val="00E03C96"/>
    <w:rsid w:val="00E05AAA"/>
    <w:rsid w:val="00E21EED"/>
    <w:rsid w:val="00E24435"/>
    <w:rsid w:val="00E247C7"/>
    <w:rsid w:val="00E253A0"/>
    <w:rsid w:val="00E2694C"/>
    <w:rsid w:val="00E27E4F"/>
    <w:rsid w:val="00E306FB"/>
    <w:rsid w:val="00E331F5"/>
    <w:rsid w:val="00E3322E"/>
    <w:rsid w:val="00E4514E"/>
    <w:rsid w:val="00E45CB9"/>
    <w:rsid w:val="00E466CD"/>
    <w:rsid w:val="00E5049A"/>
    <w:rsid w:val="00E54CE6"/>
    <w:rsid w:val="00E62E88"/>
    <w:rsid w:val="00E90B63"/>
    <w:rsid w:val="00E9154C"/>
    <w:rsid w:val="00E95642"/>
    <w:rsid w:val="00EA32B4"/>
    <w:rsid w:val="00EA3D39"/>
    <w:rsid w:val="00EB09BD"/>
    <w:rsid w:val="00EB0B85"/>
    <w:rsid w:val="00EB3F8B"/>
    <w:rsid w:val="00EB6277"/>
    <w:rsid w:val="00EC372E"/>
    <w:rsid w:val="00ED1DC3"/>
    <w:rsid w:val="00ED5067"/>
    <w:rsid w:val="00EE0D39"/>
    <w:rsid w:val="00EE2368"/>
    <w:rsid w:val="00EF1079"/>
    <w:rsid w:val="00EF16E9"/>
    <w:rsid w:val="00EF253F"/>
    <w:rsid w:val="00F02400"/>
    <w:rsid w:val="00F02C43"/>
    <w:rsid w:val="00F25949"/>
    <w:rsid w:val="00F30772"/>
    <w:rsid w:val="00F30C86"/>
    <w:rsid w:val="00F40F0D"/>
    <w:rsid w:val="00F4122A"/>
    <w:rsid w:val="00F451E7"/>
    <w:rsid w:val="00F461D4"/>
    <w:rsid w:val="00F46E23"/>
    <w:rsid w:val="00F54E07"/>
    <w:rsid w:val="00F554D8"/>
    <w:rsid w:val="00F574FE"/>
    <w:rsid w:val="00F62D62"/>
    <w:rsid w:val="00F6682D"/>
    <w:rsid w:val="00F77EC7"/>
    <w:rsid w:val="00F812CA"/>
    <w:rsid w:val="00F84BF5"/>
    <w:rsid w:val="00F87000"/>
    <w:rsid w:val="00F87FD2"/>
    <w:rsid w:val="00F958EC"/>
    <w:rsid w:val="00F961F0"/>
    <w:rsid w:val="00FA02E7"/>
    <w:rsid w:val="00FA24D7"/>
    <w:rsid w:val="00FC6930"/>
    <w:rsid w:val="00FC7AAF"/>
    <w:rsid w:val="00FD0FE6"/>
    <w:rsid w:val="00FE384F"/>
    <w:rsid w:val="00FE440F"/>
    <w:rsid w:val="00FE4E25"/>
    <w:rsid w:val="00FE53FA"/>
    <w:rsid w:val="00FE5443"/>
    <w:rsid w:val="00FE5EA2"/>
    <w:rsid w:val="00FF277A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2"/>
    </o:shapelayout>
  </w:shapeDefaults>
  <w:decimalSymbol w:val="."/>
  <w:listSeparator w:val=","/>
  <w14:docId w14:val="3874F16E"/>
  <w14:defaultImageDpi w14:val="32767"/>
  <w15:docId w15:val="{48F53C28-A97A-4AEC-B8C4-B7CDBA25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8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iPriority="29"/>
    <w:lsdException w:name="index 2" w:semiHidden="1" w:uiPriority="29"/>
    <w:lsdException w:name="index 3" w:semiHidden="1" w:uiPriority="29"/>
    <w:lsdException w:name="index 4" w:semiHidden="1" w:uiPriority="29"/>
    <w:lsdException w:name="index 5" w:semiHidden="1" w:uiPriority="29"/>
    <w:lsdException w:name="index 6" w:semiHidden="1" w:uiPriority="29"/>
    <w:lsdException w:name="index 7" w:semiHidden="1" w:uiPriority="29"/>
    <w:lsdException w:name="index 8" w:semiHidden="1" w:uiPriority="29"/>
    <w:lsdException w:name="index 9" w:semiHidden="1" w:uiPriority="29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20" w:unhideWhenUsed="1"/>
    <w:lsdException w:name="toc 6" w:semiHidden="1" w:uiPriority="20" w:unhideWhenUsed="1"/>
    <w:lsdException w:name="toc 7" w:semiHidden="1" w:uiPriority="20" w:unhideWhenUsed="1"/>
    <w:lsdException w:name="toc 8" w:semiHidden="1" w:uiPriority="20" w:unhideWhenUsed="1"/>
    <w:lsdException w:name="toc 9" w:semiHidden="1" w:uiPriority="20" w:unhideWhenUsed="1"/>
    <w:lsdException w:name="Normal Indent" w:semiHidden="1" w:uiPriority="29"/>
    <w:lsdException w:name="footnote text" w:semiHidden="1" w:uiPriority="9" w:unhideWhenUsed="1"/>
    <w:lsdException w:name="annotation text" w:semiHidden="1" w:uiPriority="29" w:unhideWhenUsed="1"/>
    <w:lsdException w:name="header" w:semiHidden="1" w:uiPriority="0" w:unhideWhenUsed="1"/>
    <w:lsdException w:name="footer" w:semiHidden="1" w:uiPriority="99" w:unhideWhenUsed="1" w:qFormat="1"/>
    <w:lsdException w:name="index heading" w:semiHidden="1" w:uiPriority="29"/>
    <w:lsdException w:name="caption" w:semiHidden="1" w:uiPriority="0" w:unhideWhenUsed="1"/>
    <w:lsdException w:name="table of figures" w:semiHidden="1" w:unhideWhenUsed="1"/>
    <w:lsdException w:name="envelope address" w:semiHidden="1" w:uiPriority="9" w:unhideWhenUsed="1"/>
    <w:lsdException w:name="envelope return" w:semiHidden="1" w:uiPriority="9" w:unhideWhenUsed="1"/>
    <w:lsdException w:name="footnote reference" w:semiHidden="1" w:uiPriority="9" w:unhideWhenUsed="1"/>
    <w:lsdException w:name="annotation reference" w:semiHidden="1" w:uiPriority="29" w:unhideWhenUsed="1"/>
    <w:lsdException w:name="line number" w:semiHidden="1" w:uiPriority="29"/>
    <w:lsdException w:name="page number" w:semiHidden="1" w:uiPriority="19"/>
    <w:lsdException w:name="endnote reference" w:semiHidden="1" w:uiPriority="9" w:unhideWhenUsed="1"/>
    <w:lsdException w:name="endnote text" w:semiHidden="1" w:uiPriority="9" w:unhideWhenUsed="1"/>
    <w:lsdException w:name="table of authorities" w:semiHidden="1" w:unhideWhenUsed="1"/>
    <w:lsdException w:name="macro" w:semiHidden="1" w:uiPriority="29"/>
    <w:lsdException w:name="toa heading" w:semiHidden="1" w:uiPriority="20" w:unhideWhenUsed="1"/>
    <w:lsdException w:name="List" w:semiHidden="1" w:uiPriority="6" w:unhideWhenUsed="1" w:qFormat="1"/>
    <w:lsdException w:name="List Bullet" w:semiHidden="1" w:uiPriority="3" w:unhideWhenUsed="1" w:qFormat="1"/>
    <w:lsdException w:name="List Number" w:uiPriority="3" w:qFormat="1"/>
    <w:lsdException w:name="List 2" w:semiHidden="1" w:uiPriority="6" w:unhideWhenUsed="1"/>
    <w:lsdException w:name="List 3" w:semiHidden="1" w:uiPriority="6" w:unhideWhenUsed="1"/>
    <w:lsdException w:name="List 4" w:semiHidden="1" w:uiPriority="6"/>
    <w:lsdException w:name="List 5" w:semiHidden="1" w:uiPriority="6"/>
    <w:lsdException w:name="List Bullet 2" w:semiHidden="1" w:uiPriority="3" w:unhideWhenUsed="1"/>
    <w:lsdException w:name="List Bullet 3" w:semiHidden="1" w:uiPriority="3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3" w:unhideWhenUsed="1"/>
    <w:lsdException w:name="List Number 3" w:semiHidden="1" w:uiPriority="3" w:unhideWhenUsed="1"/>
    <w:lsdException w:name="List Number 4" w:semiHidden="1" w:uiPriority="3" w:unhideWhenUsed="1"/>
    <w:lsdException w:name="List Number 5" w:semiHidden="1" w:uiPriority="3" w:unhideWhenUsed="1"/>
    <w:lsdException w:name="Title" w:uiPriority="0"/>
    <w:lsdException w:name="Closing" w:semiHidden="1" w:uiPriority="29" w:unhideWhenUsed="1"/>
    <w:lsdException w:name="Signature" w:semiHidden="1" w:uiPriority="19"/>
    <w:lsdException w:name="Default Paragraph Font" w:semiHidden="1" w:uiPriority="0" w:unhideWhenUsed="1"/>
    <w:lsdException w:name="Body Text" w:semiHidden="1" w:uiPriority="0"/>
    <w:lsdException w:name="Body Text Indent" w:semiHidden="1" w:uiPriority="29"/>
    <w:lsdException w:name="List Continue" w:semiHidden="1" w:uiPriority="29"/>
    <w:lsdException w:name="List Continue 2" w:semiHidden="1" w:uiPriority="29"/>
    <w:lsdException w:name="List Continue 3" w:semiHidden="1" w:uiPriority="29"/>
    <w:lsdException w:name="List Continue 4" w:semiHidden="1" w:uiPriority="29"/>
    <w:lsdException w:name="List Continue 5" w:semiHidden="1" w:uiPriority="29"/>
    <w:lsdException w:name="Message Header" w:semiHidden="1" w:uiPriority="29"/>
    <w:lsdException w:name="Subtitle" w:uiPriority="0"/>
    <w:lsdException w:name="Salutation" w:semiHidden="1" w:uiPriority="19"/>
    <w:lsdException w:name="Date" w:uiPriority="0"/>
    <w:lsdException w:name="Body Text First Indent" w:semiHidden="1" w:uiPriority="29"/>
    <w:lsdException w:name="Body Text First Indent 2" w:semiHidden="1" w:uiPriority="29"/>
    <w:lsdException w:name="Note Heading" w:semiHidden="1" w:uiPriority="29"/>
    <w:lsdException w:name="Body Text 2" w:semiHidden="1" w:uiPriority="29"/>
    <w:lsdException w:name="Body Text 3" w:semiHidden="1" w:uiPriority="29"/>
    <w:lsdException w:name="Body Text Indent 2" w:semiHidden="1" w:uiPriority="29"/>
    <w:lsdException w:name="Body Text Indent 3" w:semiHidden="1" w:uiPriority="29"/>
    <w:lsdException w:name="Block Text" w:semiHidden="1" w:uiPriority="29"/>
    <w:lsdException w:name="Hyperlink" w:semiHidden="1" w:uiPriority="99" w:unhideWhenUsed="1"/>
    <w:lsdException w:name="FollowedHyperlink" w:semiHidden="1" w:uiPriority="9" w:unhideWhenUsed="1"/>
    <w:lsdException w:name="Strong" w:semiHidden="1" w:uiPriority="19"/>
    <w:lsdException w:name="Emphasis" w:semiHidden="1" w:uiPriority="0" w:qFormat="1"/>
    <w:lsdException w:name="Document Map" w:semiHidden="1" w:uiPriority="9" w:unhideWhenUsed="1"/>
    <w:lsdException w:name="Plain Text" w:semiHidden="1" w:uiPriority="19"/>
    <w:lsdException w:name="E-mail Signature" w:semiHidden="1" w:uiPriority="9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29"/>
    <w:lsdException w:name="HTML Acronym" w:semiHidden="1" w:uiPriority="29"/>
    <w:lsdException w:name="HTML Address" w:semiHidden="1" w:uiPriority="29"/>
    <w:lsdException w:name="HTML Cite" w:semiHidden="1" w:uiPriority="29"/>
    <w:lsdException w:name="HTML Code" w:semiHidden="1" w:uiPriority="29"/>
    <w:lsdException w:name="HTML Definition" w:semiHidden="1" w:uiPriority="29"/>
    <w:lsdException w:name="HTML Keyboard" w:semiHidden="1" w:uiPriority="29"/>
    <w:lsdException w:name="HTML Preformatted" w:semiHidden="1" w:uiPriority="29"/>
    <w:lsdException w:name="HTML Sample" w:semiHidden="1" w:uiPriority="29"/>
    <w:lsdException w:name="HTML Typewriter" w:semiHidden="1" w:uiPriority="29"/>
    <w:lsdException w:name="HTML Variable" w:semiHidden="1" w:uiPriority="29" w:unhideWhenUsed="1"/>
    <w:lsdException w:name="Normal Table" w:semiHidden="1" w:unhideWhenUsed="1"/>
    <w:lsdException w:name="annotation subject" w:semiHidden="1" w:uiPriority="29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99"/>
    <w:lsdException w:name="No Spacing" w:uiPriority="3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qFormat/>
    <w:rsid w:val="00D438E6"/>
    <w:pPr>
      <w:spacing w:after="227" w:line="240" w:lineRule="atLeast"/>
    </w:pPr>
    <w:rPr>
      <w:rFonts w:asciiTheme="minorHAnsi" w:hAnsiTheme="minorHAnsi" w:cs="Calibri"/>
      <w:color w:val="333333" w:themeColor="background2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14DDB"/>
    <w:pPr>
      <w:numPr>
        <w:numId w:val="42"/>
      </w:numPr>
      <w:spacing w:before="100" w:after="100" w:line="320" w:lineRule="atLeast"/>
      <w:outlineLvl w:val="0"/>
    </w:pPr>
    <w:rPr>
      <w:rFonts w:asciiTheme="majorHAnsi" w:hAnsiTheme="majorHAnsi"/>
      <w:b/>
      <w:bCs/>
      <w:iCs/>
      <w:color w:val="41B6E6" w:themeColor="text2"/>
      <w:sz w:val="28"/>
      <w:szCs w:val="28"/>
    </w:rPr>
  </w:style>
  <w:style w:type="paragraph" w:styleId="Heading2">
    <w:name w:val="heading 2"/>
    <w:basedOn w:val="Heading1"/>
    <w:next w:val="Normal"/>
    <w:uiPriority w:val="2"/>
    <w:qFormat/>
    <w:rsid w:val="00714DDB"/>
    <w:pPr>
      <w:numPr>
        <w:ilvl w:val="1"/>
      </w:numPr>
      <w:ind w:left="567" w:hanging="567"/>
      <w:outlineLvl w:val="1"/>
    </w:pPr>
    <w:rPr>
      <w:color w:val="606EB2" w:themeColor="accent1"/>
      <w:sz w:val="24"/>
      <w:szCs w:val="24"/>
    </w:rPr>
  </w:style>
  <w:style w:type="paragraph" w:styleId="Heading3">
    <w:name w:val="heading 3"/>
    <w:basedOn w:val="Heading1"/>
    <w:next w:val="Normal"/>
    <w:uiPriority w:val="2"/>
    <w:qFormat/>
    <w:rsid w:val="007C63F5"/>
    <w:pPr>
      <w:keepNext/>
      <w:numPr>
        <w:ilvl w:val="2"/>
      </w:numPr>
      <w:spacing w:after="80" w:line="240" w:lineRule="atLeast"/>
      <w:contextualSpacing/>
      <w:outlineLvl w:val="2"/>
    </w:pPr>
    <w:rPr>
      <w:rFonts w:asciiTheme="minorHAnsi" w:hAnsiTheme="minorHAnsi"/>
      <w:bCs w:val="0"/>
      <w:color w:val="333333" w:themeColor="background2"/>
      <w:sz w:val="24"/>
      <w:szCs w:val="26"/>
    </w:rPr>
  </w:style>
  <w:style w:type="paragraph" w:styleId="Heading4">
    <w:name w:val="heading 4"/>
    <w:basedOn w:val="Heading3"/>
    <w:next w:val="Normal"/>
    <w:link w:val="Heading4Char"/>
    <w:uiPriority w:val="2"/>
    <w:semiHidden/>
    <w:qFormat/>
    <w:rsid w:val="00F87FD2"/>
    <w:pPr>
      <w:outlineLvl w:val="3"/>
    </w:pPr>
    <w:rPr>
      <w:rFonts w:eastAsia="Century Gothic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7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29"/>
    <w:semiHidden/>
    <w:rsid w:val="00BD2E72"/>
    <w:pPr>
      <w:spacing w:after="0" w:line="240" w:lineRule="auto"/>
    </w:pPr>
    <w:rPr>
      <w:color w:val="FFFFFF"/>
    </w:rPr>
  </w:style>
  <w:style w:type="character" w:customStyle="1" w:styleId="HeaderChar">
    <w:name w:val="Header Char"/>
    <w:basedOn w:val="DefaultParagraphFont"/>
    <w:link w:val="Header"/>
    <w:uiPriority w:val="29"/>
    <w:semiHidden/>
    <w:rsid w:val="00F87FD2"/>
    <w:rPr>
      <w:rFonts w:asciiTheme="minorHAnsi" w:hAnsiTheme="minorHAnsi" w:cs="Calibri"/>
      <w:color w:val="FFFFFF"/>
      <w:sz w:val="18"/>
      <w:szCs w:val="24"/>
    </w:rPr>
  </w:style>
  <w:style w:type="paragraph" w:styleId="Footer">
    <w:name w:val="footer"/>
    <w:basedOn w:val="Normal"/>
    <w:link w:val="FooterChar"/>
    <w:uiPriority w:val="99"/>
    <w:qFormat/>
    <w:rsid w:val="00CC1805"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CC1805"/>
    <w:rPr>
      <w:rFonts w:asciiTheme="minorHAnsi" w:hAnsiTheme="minorHAnsi" w:cs="Calibri"/>
      <w:color w:val="333333" w:themeColor="background2"/>
      <w:sz w:val="18"/>
      <w:szCs w:val="24"/>
    </w:rPr>
  </w:style>
  <w:style w:type="paragraph" w:styleId="BalloonText">
    <w:name w:val="Balloon Text"/>
    <w:basedOn w:val="Normal"/>
    <w:link w:val="BalloonTextChar"/>
    <w:uiPriority w:val="29"/>
    <w:semiHidden/>
    <w:rsid w:val="00675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29"/>
    <w:semiHidden/>
    <w:rsid w:val="00E4514E"/>
    <w:rPr>
      <w:rFonts w:ascii="Tahoma" w:hAnsi="Tahoma" w:cs="Tahoma"/>
      <w:sz w:val="16"/>
      <w:szCs w:val="16"/>
    </w:rPr>
  </w:style>
  <w:style w:type="paragraph" w:customStyle="1" w:styleId="Labels">
    <w:name w:val="Labels"/>
    <w:basedOn w:val="Normal"/>
    <w:uiPriority w:val="29"/>
    <w:semiHidden/>
    <w:rsid w:val="00A67C11"/>
    <w:rPr>
      <w:b/>
      <w:color w:val="FC7753" w:themeColor="accent5"/>
    </w:rPr>
  </w:style>
  <w:style w:type="paragraph" w:customStyle="1" w:styleId="Detail">
    <w:name w:val="Detail"/>
    <w:basedOn w:val="Normal"/>
    <w:uiPriority w:val="9"/>
    <w:semiHidden/>
    <w:rsid w:val="00A67C11"/>
  </w:style>
  <w:style w:type="paragraph" w:styleId="ListNumber">
    <w:name w:val="List Number"/>
    <w:basedOn w:val="Normal"/>
    <w:uiPriority w:val="4"/>
    <w:qFormat/>
    <w:rsid w:val="00287ABB"/>
    <w:pPr>
      <w:numPr>
        <w:numId w:val="8"/>
      </w:numPr>
    </w:pPr>
    <w:rPr>
      <w:rFonts w:eastAsia="Century Gothic" w:cstheme="minorBidi"/>
      <w:szCs w:val="20"/>
      <w:lang w:eastAsia="en-US"/>
    </w:rPr>
  </w:style>
  <w:style w:type="paragraph" w:styleId="ListBullet">
    <w:name w:val="List Bullet"/>
    <w:basedOn w:val="Normal"/>
    <w:uiPriority w:val="5"/>
    <w:qFormat/>
    <w:rsid w:val="00B74FFC"/>
    <w:pPr>
      <w:numPr>
        <w:numId w:val="9"/>
      </w:numPr>
    </w:pPr>
    <w:rPr>
      <w:rFonts w:eastAsia="Century Gothic" w:cstheme="minorBidi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0"/>
    <w:semiHidden/>
    <w:rsid w:val="00F958EC"/>
    <w:pPr>
      <w:spacing w:after="0" w:line="240" w:lineRule="auto"/>
    </w:pPr>
    <w:rPr>
      <w:rFonts w:ascii="Corpid C1 SCd Regular" w:hAnsi="Corpid C1 SCd Regular"/>
      <w:color w:val="FFFFFF"/>
    </w:rPr>
  </w:style>
  <w:style w:type="character" w:customStyle="1" w:styleId="DateChar">
    <w:name w:val="Date Char"/>
    <w:basedOn w:val="DefaultParagraphFont"/>
    <w:link w:val="Date"/>
    <w:uiPriority w:val="20"/>
    <w:semiHidden/>
    <w:rsid w:val="00E4514E"/>
    <w:rPr>
      <w:rFonts w:ascii="Corpid C1 SCd Regular" w:hAnsi="Corpid C1 SCd Regular" w:cs="Calibri"/>
      <w:color w:val="FFFFFF"/>
      <w:sz w:val="18"/>
      <w:szCs w:val="24"/>
    </w:rPr>
  </w:style>
  <w:style w:type="paragraph" w:customStyle="1" w:styleId="IntroCopy">
    <w:name w:val="IntroCopy"/>
    <w:basedOn w:val="Normal"/>
    <w:uiPriority w:val="29"/>
    <w:semiHidden/>
    <w:qFormat/>
    <w:rsid w:val="006E4680"/>
    <w:pPr>
      <w:spacing w:after="320" w:line="228" w:lineRule="auto"/>
    </w:pPr>
    <w:rPr>
      <w:color w:val="41B6E6" w:themeColor="text2"/>
      <w:sz w:val="32"/>
    </w:rPr>
  </w:style>
  <w:style w:type="character" w:styleId="PlaceholderText">
    <w:name w:val="Placeholder Text"/>
    <w:basedOn w:val="DefaultParagraphFont"/>
    <w:uiPriority w:val="99"/>
    <w:semiHidden/>
    <w:rsid w:val="0032164E"/>
    <w:rPr>
      <w:vanish/>
      <w:color w:val="606EB2" w:themeColor="accent1"/>
    </w:rPr>
  </w:style>
  <w:style w:type="numbering" w:customStyle="1" w:styleId="AlphaList">
    <w:name w:val="_Alpha List"/>
    <w:uiPriority w:val="99"/>
    <w:rsid w:val="00573428"/>
    <w:pPr>
      <w:numPr>
        <w:numId w:val="1"/>
      </w:numPr>
    </w:pPr>
  </w:style>
  <w:style w:type="paragraph" w:styleId="Caption">
    <w:name w:val="caption"/>
    <w:basedOn w:val="Normal"/>
    <w:next w:val="Normal"/>
    <w:uiPriority w:val="29"/>
    <w:semiHidden/>
    <w:rsid w:val="00B90BE5"/>
    <w:pPr>
      <w:spacing w:after="0" w:line="240" w:lineRule="auto"/>
    </w:pPr>
    <w:rPr>
      <w:bCs/>
      <w:color w:val="231F20" w:themeColor="text1"/>
      <w:sz w:val="13"/>
      <w:szCs w:val="18"/>
    </w:rPr>
  </w:style>
  <w:style w:type="paragraph" w:customStyle="1" w:styleId="TableHeading">
    <w:name w:val="Table Heading"/>
    <w:basedOn w:val="Normal"/>
    <w:uiPriority w:val="9"/>
    <w:qFormat/>
    <w:rsid w:val="006077C9"/>
    <w:pPr>
      <w:spacing w:before="20" w:after="20" w:line="240" w:lineRule="auto"/>
    </w:pPr>
    <w:rPr>
      <w:rFonts w:eastAsia="Century Gothic"/>
      <w:b/>
      <w:bCs/>
      <w:lang w:eastAsia="en-US"/>
    </w:rPr>
  </w:style>
  <w:style w:type="paragraph" w:styleId="Title">
    <w:name w:val="Title"/>
    <w:basedOn w:val="Normal"/>
    <w:next w:val="Subtitle"/>
    <w:link w:val="TitleChar"/>
    <w:semiHidden/>
    <w:rsid w:val="00AB6039"/>
    <w:pPr>
      <w:pageBreakBefore/>
      <w:spacing w:after="40" w:line="240" w:lineRule="auto"/>
    </w:pPr>
    <w:rPr>
      <w:rFonts w:asciiTheme="majorHAnsi" w:eastAsiaTheme="majorEastAsia" w:hAnsiTheme="majorHAnsi" w:cstheme="majorBidi"/>
      <w:b/>
      <w:color w:val="41B6E6" w:themeColor="text2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semiHidden/>
    <w:rsid w:val="006077C9"/>
    <w:rPr>
      <w:rFonts w:asciiTheme="majorHAnsi" w:eastAsiaTheme="majorEastAsia" w:hAnsiTheme="majorHAnsi" w:cstheme="majorBidi"/>
      <w:b/>
      <w:color w:val="41B6E6" w:themeColor="text2"/>
      <w:kern w:val="28"/>
      <w:sz w:val="56"/>
      <w:szCs w:val="52"/>
    </w:rPr>
  </w:style>
  <w:style w:type="table" w:styleId="ListTable3-Accent1">
    <w:name w:val="List Table 3 Accent 1"/>
    <w:basedOn w:val="TableNormal"/>
    <w:uiPriority w:val="98"/>
    <w:semiHidden/>
    <w:rsid w:val="007E01F1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Ind w:w="57" w:type="dxa"/>
      <w:tblBorders>
        <w:top w:val="single" w:sz="4" w:space="0" w:color="606EB2" w:themeColor="accent1"/>
        <w:left w:val="single" w:sz="4" w:space="0" w:color="606EB2" w:themeColor="accent1"/>
        <w:bottom w:val="single" w:sz="4" w:space="0" w:color="606EB2" w:themeColor="accent1"/>
        <w:right w:val="single" w:sz="4" w:space="0" w:color="606EB2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6EB2" w:themeColor="accent1"/>
          <w:right w:val="single" w:sz="4" w:space="0" w:color="606EB2" w:themeColor="accent1"/>
        </w:tcBorders>
      </w:tcPr>
    </w:tblStylePr>
    <w:tblStylePr w:type="band1Horz">
      <w:tblPr/>
      <w:tcPr>
        <w:tcBorders>
          <w:top w:val="single" w:sz="4" w:space="0" w:color="606EB2" w:themeColor="accent1"/>
          <w:bottom w:val="single" w:sz="4" w:space="0" w:color="606EB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6EB2" w:themeColor="accent1"/>
          <w:left w:val="nil"/>
        </w:tcBorders>
      </w:tcPr>
    </w:tblStylePr>
    <w:tblStylePr w:type="swCell">
      <w:tblPr/>
      <w:tcPr>
        <w:tcBorders>
          <w:top w:val="double" w:sz="4" w:space="0" w:color="606EB2" w:themeColor="accent1"/>
          <w:right w:val="nil"/>
        </w:tcBorders>
      </w:tcPr>
    </w:tblStylePr>
  </w:style>
  <w:style w:type="numbering" w:customStyle="1" w:styleId="Bullets">
    <w:name w:val="_Bullets"/>
    <w:uiPriority w:val="99"/>
    <w:rsid w:val="00B74FFC"/>
    <w:pPr>
      <w:numPr>
        <w:numId w:val="2"/>
      </w:numPr>
    </w:pPr>
  </w:style>
  <w:style w:type="numbering" w:customStyle="1" w:styleId="NumberedList">
    <w:name w:val="_Numbered List"/>
    <w:uiPriority w:val="99"/>
    <w:rsid w:val="00BD49E6"/>
    <w:pPr>
      <w:numPr>
        <w:numId w:val="3"/>
      </w:numPr>
    </w:pPr>
  </w:style>
  <w:style w:type="paragraph" w:styleId="List">
    <w:name w:val="List"/>
    <w:basedOn w:val="Normal"/>
    <w:uiPriority w:val="6"/>
    <w:qFormat/>
    <w:rsid w:val="0038585A"/>
    <w:pPr>
      <w:numPr>
        <w:numId w:val="12"/>
      </w:numPr>
    </w:pPr>
    <w:rPr>
      <w:rFonts w:eastAsia="Century Gothic" w:cstheme="minorBidi"/>
      <w:szCs w:val="20"/>
      <w:lang w:eastAsia="en-US"/>
    </w:rPr>
  </w:style>
  <w:style w:type="paragraph" w:styleId="List2">
    <w:name w:val="List 2"/>
    <w:basedOn w:val="Normal"/>
    <w:uiPriority w:val="6"/>
    <w:unhideWhenUsed/>
    <w:rsid w:val="0038585A"/>
    <w:pPr>
      <w:numPr>
        <w:ilvl w:val="1"/>
        <w:numId w:val="12"/>
      </w:numPr>
    </w:pPr>
    <w:rPr>
      <w:rFonts w:eastAsia="Century Gothic" w:cstheme="minorBidi"/>
      <w:szCs w:val="20"/>
      <w:lang w:eastAsia="en-US"/>
    </w:rPr>
  </w:style>
  <w:style w:type="paragraph" w:styleId="List3">
    <w:name w:val="List 3"/>
    <w:basedOn w:val="Normal"/>
    <w:uiPriority w:val="6"/>
    <w:unhideWhenUsed/>
    <w:rsid w:val="00721082"/>
    <w:pPr>
      <w:numPr>
        <w:ilvl w:val="2"/>
        <w:numId w:val="12"/>
      </w:numPr>
      <w:spacing w:after="233" w:line="240" w:lineRule="auto"/>
    </w:pPr>
    <w:rPr>
      <w:rFonts w:eastAsia="Century Gothic" w:cstheme="minorBidi"/>
      <w:szCs w:val="20"/>
      <w:lang w:eastAsia="en-US"/>
    </w:rPr>
  </w:style>
  <w:style w:type="paragraph" w:styleId="ListNumber2">
    <w:name w:val="List Number 2"/>
    <w:basedOn w:val="Normal"/>
    <w:uiPriority w:val="4"/>
    <w:rsid w:val="00B74FFC"/>
    <w:pPr>
      <w:numPr>
        <w:ilvl w:val="1"/>
        <w:numId w:val="8"/>
      </w:numPr>
    </w:pPr>
    <w:rPr>
      <w:rFonts w:eastAsia="Century Gothic" w:cstheme="minorBidi"/>
      <w:szCs w:val="20"/>
      <w:lang w:eastAsia="en-US"/>
    </w:rPr>
  </w:style>
  <w:style w:type="paragraph" w:styleId="ListNumber3">
    <w:name w:val="List Number 3"/>
    <w:basedOn w:val="Normal"/>
    <w:uiPriority w:val="4"/>
    <w:rsid w:val="00B74FFC"/>
    <w:pPr>
      <w:numPr>
        <w:ilvl w:val="2"/>
        <w:numId w:val="8"/>
      </w:numPr>
    </w:pPr>
    <w:rPr>
      <w:rFonts w:eastAsia="Century Gothic" w:cstheme="minorBidi"/>
      <w:szCs w:val="20"/>
      <w:lang w:eastAsia="en-US"/>
    </w:rPr>
  </w:style>
  <w:style w:type="paragraph" w:styleId="ListNumber4">
    <w:name w:val="List Number 4"/>
    <w:basedOn w:val="Normal"/>
    <w:uiPriority w:val="4"/>
    <w:semiHidden/>
    <w:rsid w:val="00287ABB"/>
    <w:p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paragraph" w:styleId="ListNumber5">
    <w:name w:val="List Number 5"/>
    <w:basedOn w:val="Normal"/>
    <w:uiPriority w:val="4"/>
    <w:semiHidden/>
    <w:unhideWhenUsed/>
    <w:rsid w:val="00287ABB"/>
    <w:p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table" w:styleId="GridTable1Light">
    <w:name w:val="Grid Table 1 Light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FC4E0" w:themeColor="accent1" w:themeTint="66"/>
        <w:left w:val="single" w:sz="4" w:space="0" w:color="BFC4E0" w:themeColor="accent1" w:themeTint="66"/>
        <w:bottom w:val="single" w:sz="4" w:space="0" w:color="BFC4E0" w:themeColor="accent1" w:themeTint="66"/>
        <w:right w:val="single" w:sz="4" w:space="0" w:color="BFC4E0" w:themeColor="accent1" w:themeTint="66"/>
        <w:insideH w:val="single" w:sz="4" w:space="0" w:color="BFC4E0" w:themeColor="accent1" w:themeTint="66"/>
        <w:insideV w:val="single" w:sz="4" w:space="0" w:color="BFC4E0" w:themeColor="accent1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3E1F5" w:themeColor="accent2" w:themeTint="66"/>
        <w:left w:val="single" w:sz="4" w:space="0" w:color="B3E1F5" w:themeColor="accent2" w:themeTint="66"/>
        <w:bottom w:val="single" w:sz="4" w:space="0" w:color="B3E1F5" w:themeColor="accent2" w:themeTint="66"/>
        <w:right w:val="single" w:sz="4" w:space="0" w:color="B3E1F5" w:themeColor="accent2" w:themeTint="66"/>
        <w:insideH w:val="single" w:sz="4" w:space="0" w:color="B3E1F5" w:themeColor="accent2" w:themeTint="66"/>
        <w:insideV w:val="single" w:sz="4" w:space="0" w:color="B3E1F5" w:themeColor="accent2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7FF7E6" w:themeColor="accent3" w:themeTint="66"/>
        <w:left w:val="single" w:sz="4" w:space="0" w:color="7FF7E6" w:themeColor="accent3" w:themeTint="66"/>
        <w:bottom w:val="single" w:sz="4" w:space="0" w:color="7FF7E6" w:themeColor="accent3" w:themeTint="66"/>
        <w:right w:val="single" w:sz="4" w:space="0" w:color="7FF7E6" w:themeColor="accent3" w:themeTint="66"/>
        <w:insideH w:val="single" w:sz="4" w:space="0" w:color="7FF7E6" w:themeColor="accent3" w:themeTint="66"/>
        <w:insideV w:val="single" w:sz="4" w:space="0" w:color="7FF7E6" w:themeColor="accent3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7EDC8" w:themeColor="accent4" w:themeTint="66"/>
        <w:left w:val="single" w:sz="4" w:space="0" w:color="F7EDC8" w:themeColor="accent4" w:themeTint="66"/>
        <w:bottom w:val="single" w:sz="4" w:space="0" w:color="F7EDC8" w:themeColor="accent4" w:themeTint="66"/>
        <w:right w:val="single" w:sz="4" w:space="0" w:color="F7EDC8" w:themeColor="accent4" w:themeTint="66"/>
        <w:insideH w:val="single" w:sz="4" w:space="0" w:color="F7EDC8" w:themeColor="accent4" w:themeTint="66"/>
        <w:insideV w:val="single" w:sz="4" w:space="0" w:color="F7EDC8" w:themeColor="accent4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C8BA" w:themeColor="accent5" w:themeTint="66"/>
        <w:left w:val="single" w:sz="4" w:space="0" w:color="FDC8BA" w:themeColor="accent5" w:themeTint="66"/>
        <w:bottom w:val="single" w:sz="4" w:space="0" w:color="FDC8BA" w:themeColor="accent5" w:themeTint="66"/>
        <w:right w:val="single" w:sz="4" w:space="0" w:color="FDC8BA" w:themeColor="accent5" w:themeTint="66"/>
        <w:insideH w:val="single" w:sz="4" w:space="0" w:color="FDC8BA" w:themeColor="accent5" w:themeTint="66"/>
        <w:insideV w:val="single" w:sz="4" w:space="0" w:color="FDC8BA" w:themeColor="accent5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76C7" w:themeColor="accent6" w:themeTint="66"/>
        <w:left w:val="single" w:sz="4" w:space="0" w:color="FF76C7" w:themeColor="accent6" w:themeTint="66"/>
        <w:bottom w:val="single" w:sz="4" w:space="0" w:color="FF76C7" w:themeColor="accent6" w:themeTint="66"/>
        <w:right w:val="single" w:sz="4" w:space="0" w:color="FF76C7" w:themeColor="accent6" w:themeTint="66"/>
        <w:insideH w:val="single" w:sz="4" w:space="0" w:color="FF76C7" w:themeColor="accent6" w:themeTint="66"/>
        <w:insideV w:val="single" w:sz="4" w:space="0" w:color="FF76C7" w:themeColor="accent6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2-Accent1">
    <w:name w:val="Grid Table 2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9FA7D0" w:themeColor="accent1" w:themeTint="99"/>
        <w:bottom w:val="single" w:sz="2" w:space="0" w:color="9FA7D0" w:themeColor="accent1" w:themeTint="99"/>
        <w:insideH w:val="single" w:sz="2" w:space="0" w:color="9FA7D0" w:themeColor="accent1" w:themeTint="99"/>
        <w:insideV w:val="single" w:sz="2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A7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A7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2-Accent2">
    <w:name w:val="Grid Table 2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8DD2F0" w:themeColor="accent2" w:themeTint="99"/>
        <w:bottom w:val="single" w:sz="2" w:space="0" w:color="8DD2F0" w:themeColor="accent2" w:themeTint="99"/>
        <w:insideH w:val="single" w:sz="2" w:space="0" w:color="8DD2F0" w:themeColor="accent2" w:themeTint="99"/>
        <w:insideV w:val="single" w:sz="2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DD2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2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2-Accent3">
    <w:name w:val="Grid Table 2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3FF3D9" w:themeColor="accent3" w:themeTint="99"/>
        <w:bottom w:val="single" w:sz="2" w:space="0" w:color="3FF3D9" w:themeColor="accent3" w:themeTint="99"/>
        <w:insideH w:val="single" w:sz="2" w:space="0" w:color="3FF3D9" w:themeColor="accent3" w:themeTint="99"/>
        <w:insideV w:val="single" w:sz="2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FF3D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FF3D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2-Accent4">
    <w:name w:val="Grid Table 2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4E4AD" w:themeColor="accent4" w:themeTint="99"/>
        <w:bottom w:val="single" w:sz="2" w:space="0" w:color="F4E4AD" w:themeColor="accent4" w:themeTint="99"/>
        <w:insideH w:val="single" w:sz="2" w:space="0" w:color="F4E4AD" w:themeColor="accent4" w:themeTint="99"/>
        <w:insideV w:val="single" w:sz="2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E4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E4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2-Accent5">
    <w:name w:val="Grid Table 2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DAD97" w:themeColor="accent5" w:themeTint="99"/>
        <w:bottom w:val="single" w:sz="2" w:space="0" w:color="FDAD97" w:themeColor="accent5" w:themeTint="99"/>
        <w:insideH w:val="single" w:sz="2" w:space="0" w:color="FDAD97" w:themeColor="accent5" w:themeTint="99"/>
        <w:insideV w:val="single" w:sz="2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DAD9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AD9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2-Accent6">
    <w:name w:val="Grid Table 2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F31AB" w:themeColor="accent6" w:themeTint="99"/>
        <w:bottom w:val="single" w:sz="2" w:space="0" w:color="FF31AB" w:themeColor="accent6" w:themeTint="99"/>
        <w:insideH w:val="single" w:sz="2" w:space="0" w:color="FF31AB" w:themeColor="accent6" w:themeTint="99"/>
        <w:insideV w:val="single" w:sz="2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31A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31A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3">
    <w:name w:val="Grid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bottom w:val="single" w:sz="4" w:space="0" w:color="9FA7D0" w:themeColor="accent1" w:themeTint="99"/>
        </w:tcBorders>
      </w:tcPr>
    </w:tblStylePr>
    <w:tblStylePr w:type="nwCell">
      <w:tblPr/>
      <w:tcPr>
        <w:tcBorders>
          <w:bottom w:val="single" w:sz="4" w:space="0" w:color="9FA7D0" w:themeColor="accent1" w:themeTint="99"/>
        </w:tcBorders>
      </w:tcPr>
    </w:tblStylePr>
    <w:tblStylePr w:type="seCell">
      <w:tblPr/>
      <w:tcPr>
        <w:tcBorders>
          <w:top w:val="single" w:sz="4" w:space="0" w:color="9FA7D0" w:themeColor="accent1" w:themeTint="99"/>
        </w:tcBorders>
      </w:tcPr>
    </w:tblStylePr>
    <w:tblStylePr w:type="swCell">
      <w:tblPr/>
      <w:tcPr>
        <w:tcBorders>
          <w:top w:val="single" w:sz="4" w:space="0" w:color="9FA7D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bottom w:val="single" w:sz="4" w:space="0" w:color="8DD2F0" w:themeColor="accent2" w:themeTint="99"/>
        </w:tcBorders>
      </w:tcPr>
    </w:tblStylePr>
    <w:tblStylePr w:type="nwCell">
      <w:tblPr/>
      <w:tcPr>
        <w:tcBorders>
          <w:bottom w:val="single" w:sz="4" w:space="0" w:color="8DD2F0" w:themeColor="accent2" w:themeTint="99"/>
        </w:tcBorders>
      </w:tcPr>
    </w:tblStylePr>
    <w:tblStylePr w:type="seCell">
      <w:tblPr/>
      <w:tcPr>
        <w:tcBorders>
          <w:top w:val="single" w:sz="4" w:space="0" w:color="8DD2F0" w:themeColor="accent2" w:themeTint="99"/>
        </w:tcBorders>
      </w:tcPr>
    </w:tblStylePr>
    <w:tblStylePr w:type="swCell">
      <w:tblPr/>
      <w:tcPr>
        <w:tcBorders>
          <w:top w:val="single" w:sz="4" w:space="0" w:color="8DD2F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bottom w:val="single" w:sz="4" w:space="0" w:color="3FF3D9" w:themeColor="accent3" w:themeTint="99"/>
        </w:tcBorders>
      </w:tcPr>
    </w:tblStylePr>
    <w:tblStylePr w:type="nwCell">
      <w:tblPr/>
      <w:tcPr>
        <w:tcBorders>
          <w:bottom w:val="single" w:sz="4" w:space="0" w:color="3FF3D9" w:themeColor="accent3" w:themeTint="99"/>
        </w:tcBorders>
      </w:tcPr>
    </w:tblStylePr>
    <w:tblStylePr w:type="seCell">
      <w:tblPr/>
      <w:tcPr>
        <w:tcBorders>
          <w:top w:val="single" w:sz="4" w:space="0" w:color="3FF3D9" w:themeColor="accent3" w:themeTint="99"/>
        </w:tcBorders>
      </w:tcPr>
    </w:tblStylePr>
    <w:tblStylePr w:type="swCell">
      <w:tblPr/>
      <w:tcPr>
        <w:tcBorders>
          <w:top w:val="single" w:sz="4" w:space="0" w:color="3FF3D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bottom w:val="single" w:sz="4" w:space="0" w:color="F4E4AD" w:themeColor="accent4" w:themeTint="99"/>
        </w:tcBorders>
      </w:tcPr>
    </w:tblStylePr>
    <w:tblStylePr w:type="nwCell">
      <w:tblPr/>
      <w:tcPr>
        <w:tcBorders>
          <w:bottom w:val="single" w:sz="4" w:space="0" w:color="F4E4AD" w:themeColor="accent4" w:themeTint="99"/>
        </w:tcBorders>
      </w:tcPr>
    </w:tblStylePr>
    <w:tblStylePr w:type="seCell">
      <w:tblPr/>
      <w:tcPr>
        <w:tcBorders>
          <w:top w:val="single" w:sz="4" w:space="0" w:color="F4E4AD" w:themeColor="accent4" w:themeTint="99"/>
        </w:tcBorders>
      </w:tcPr>
    </w:tblStylePr>
    <w:tblStylePr w:type="swCell">
      <w:tblPr/>
      <w:tcPr>
        <w:tcBorders>
          <w:top w:val="single" w:sz="4" w:space="0" w:color="F4E4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bottom w:val="single" w:sz="4" w:space="0" w:color="FDAD97" w:themeColor="accent5" w:themeTint="99"/>
        </w:tcBorders>
      </w:tcPr>
    </w:tblStylePr>
    <w:tblStylePr w:type="nwCell">
      <w:tblPr/>
      <w:tcPr>
        <w:tcBorders>
          <w:bottom w:val="single" w:sz="4" w:space="0" w:color="FDAD97" w:themeColor="accent5" w:themeTint="99"/>
        </w:tcBorders>
      </w:tcPr>
    </w:tblStylePr>
    <w:tblStylePr w:type="seCell">
      <w:tblPr/>
      <w:tcPr>
        <w:tcBorders>
          <w:top w:val="single" w:sz="4" w:space="0" w:color="FDAD97" w:themeColor="accent5" w:themeTint="99"/>
        </w:tcBorders>
      </w:tcPr>
    </w:tblStylePr>
    <w:tblStylePr w:type="swCell">
      <w:tblPr/>
      <w:tcPr>
        <w:tcBorders>
          <w:top w:val="single" w:sz="4" w:space="0" w:color="FDAD97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bottom w:val="single" w:sz="4" w:space="0" w:color="FF31AB" w:themeColor="accent6" w:themeTint="99"/>
        </w:tcBorders>
      </w:tcPr>
    </w:tblStylePr>
    <w:tblStylePr w:type="nwCell">
      <w:tblPr/>
      <w:tcPr>
        <w:tcBorders>
          <w:bottom w:val="single" w:sz="4" w:space="0" w:color="FF31AB" w:themeColor="accent6" w:themeTint="99"/>
        </w:tcBorders>
      </w:tcPr>
    </w:tblStylePr>
    <w:tblStylePr w:type="seCell">
      <w:tblPr/>
      <w:tcPr>
        <w:tcBorders>
          <w:top w:val="single" w:sz="4" w:space="0" w:color="FF31AB" w:themeColor="accent6" w:themeTint="99"/>
        </w:tcBorders>
      </w:tcPr>
    </w:tblStylePr>
    <w:tblStylePr w:type="swCell">
      <w:tblPr/>
      <w:tcPr>
        <w:tcBorders>
          <w:top w:val="single" w:sz="4" w:space="0" w:color="FF31AB" w:themeColor="accent6" w:themeTint="99"/>
        </w:tcBorders>
      </w:tcPr>
    </w:tblStylePr>
  </w:style>
  <w:style w:type="table" w:styleId="GridTable4">
    <w:name w:val="Grid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4-Accent1">
    <w:name w:val="Grid Table 4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6EB2" w:themeColor="accent1"/>
          <w:left w:val="single" w:sz="4" w:space="0" w:color="606EB2" w:themeColor="accent1"/>
          <w:bottom w:val="single" w:sz="4" w:space="0" w:color="606EB2" w:themeColor="accent1"/>
          <w:right w:val="single" w:sz="4" w:space="0" w:color="606EB2" w:themeColor="accent1"/>
          <w:insideH w:val="nil"/>
          <w:insideV w:val="nil"/>
        </w:tcBorders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4-Accent2">
    <w:name w:val="Grid Table 4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6E6" w:themeColor="accent2"/>
          <w:left w:val="single" w:sz="4" w:space="0" w:color="41B6E6" w:themeColor="accent2"/>
          <w:bottom w:val="single" w:sz="4" w:space="0" w:color="41B6E6" w:themeColor="accent2"/>
          <w:right w:val="single" w:sz="4" w:space="0" w:color="41B6E6" w:themeColor="accent2"/>
          <w:insideH w:val="nil"/>
          <w:insideV w:val="nil"/>
        </w:tcBorders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4-Accent3">
    <w:name w:val="Grid Table 4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A08B" w:themeColor="accent3"/>
          <w:left w:val="single" w:sz="4" w:space="0" w:color="0AA08B" w:themeColor="accent3"/>
          <w:bottom w:val="single" w:sz="4" w:space="0" w:color="0AA08B" w:themeColor="accent3"/>
          <w:right w:val="single" w:sz="4" w:space="0" w:color="0AA08B" w:themeColor="accent3"/>
          <w:insideH w:val="nil"/>
          <w:insideV w:val="nil"/>
        </w:tcBorders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4-Accent4">
    <w:name w:val="Grid Table 4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378" w:themeColor="accent4"/>
          <w:left w:val="single" w:sz="4" w:space="0" w:color="EDD378" w:themeColor="accent4"/>
          <w:bottom w:val="single" w:sz="4" w:space="0" w:color="EDD378" w:themeColor="accent4"/>
          <w:right w:val="single" w:sz="4" w:space="0" w:color="EDD378" w:themeColor="accent4"/>
          <w:insideH w:val="nil"/>
          <w:insideV w:val="nil"/>
        </w:tcBorders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4-Accent5">
    <w:name w:val="Grid Table 4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53" w:themeColor="accent5"/>
          <w:left w:val="single" w:sz="4" w:space="0" w:color="FC7753" w:themeColor="accent5"/>
          <w:bottom w:val="single" w:sz="4" w:space="0" w:color="FC7753" w:themeColor="accent5"/>
          <w:right w:val="single" w:sz="4" w:space="0" w:color="FC7753" w:themeColor="accent5"/>
          <w:insideH w:val="nil"/>
          <w:insideV w:val="nil"/>
        </w:tcBorders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4-Accent6">
    <w:name w:val="Grid Table 4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0064" w:themeColor="accent6"/>
          <w:left w:val="single" w:sz="4" w:space="0" w:color="A80064" w:themeColor="accent6"/>
          <w:bottom w:val="single" w:sz="4" w:space="0" w:color="A80064" w:themeColor="accent6"/>
          <w:right w:val="single" w:sz="4" w:space="0" w:color="A80064" w:themeColor="accent6"/>
          <w:insideH w:val="nil"/>
          <w:insideV w:val="nil"/>
        </w:tcBorders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5Dark">
    <w:name w:val="Grid Table 5 Dark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GridTable5Dark-Accent1">
    <w:name w:val="Grid Table 5 Dark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FE1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6EB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6EB2" w:themeFill="accent1"/>
      </w:tcPr>
    </w:tblStylePr>
    <w:tblStylePr w:type="band1Vert">
      <w:tblPr/>
      <w:tcPr>
        <w:shd w:val="clear" w:color="auto" w:fill="BFC4E0" w:themeFill="accent1" w:themeFillTint="66"/>
      </w:tcPr>
    </w:tblStylePr>
    <w:tblStylePr w:type="band1Horz">
      <w:tblPr/>
      <w:tcPr>
        <w:shd w:val="clear" w:color="auto" w:fill="BFC4E0" w:themeFill="accent1" w:themeFillTint="66"/>
      </w:tcPr>
    </w:tblStylePr>
  </w:style>
  <w:style w:type="table" w:styleId="GridTable5Dark-Accent2">
    <w:name w:val="Grid Table 5 Dark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9F0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B6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B6E6" w:themeFill="accent2"/>
      </w:tcPr>
    </w:tblStylePr>
    <w:tblStylePr w:type="band1Vert">
      <w:tblPr/>
      <w:tcPr>
        <w:shd w:val="clear" w:color="auto" w:fill="B3E1F5" w:themeFill="accent2" w:themeFillTint="66"/>
      </w:tcPr>
    </w:tblStylePr>
    <w:tblStylePr w:type="band1Horz">
      <w:tblPr/>
      <w:tcPr>
        <w:shd w:val="clear" w:color="auto" w:fill="B3E1F5" w:themeFill="accent2" w:themeFillTint="66"/>
      </w:tcPr>
    </w:tblStylePr>
  </w:style>
  <w:style w:type="table" w:styleId="GridTable5Dark-Accent3">
    <w:name w:val="Grid Table 5 Dark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BFFB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AA0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AA08B" w:themeFill="accent3"/>
      </w:tcPr>
    </w:tblStylePr>
    <w:tblStylePr w:type="band1Vert">
      <w:tblPr/>
      <w:tcPr>
        <w:shd w:val="clear" w:color="auto" w:fill="7FF7E6" w:themeFill="accent3" w:themeFillTint="66"/>
      </w:tcPr>
    </w:tblStylePr>
    <w:tblStylePr w:type="band1Horz">
      <w:tblPr/>
      <w:tcPr>
        <w:shd w:val="clear" w:color="auto" w:fill="7FF7E6" w:themeFill="accent3" w:themeFillTint="66"/>
      </w:tcPr>
    </w:tblStylePr>
  </w:style>
  <w:style w:type="table" w:styleId="GridTable5Dark-Accent4">
    <w:name w:val="Grid Table 5 Dark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BF6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D37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D378" w:themeFill="accent4"/>
      </w:tcPr>
    </w:tblStylePr>
    <w:tblStylePr w:type="band1Vert">
      <w:tblPr/>
      <w:tcPr>
        <w:shd w:val="clear" w:color="auto" w:fill="F7EDC8" w:themeFill="accent4" w:themeFillTint="66"/>
      </w:tcPr>
    </w:tblStylePr>
    <w:tblStylePr w:type="band1Horz">
      <w:tblPr/>
      <w:tcPr>
        <w:shd w:val="clear" w:color="auto" w:fill="F7EDC8" w:themeFill="accent4" w:themeFillTint="66"/>
      </w:tcPr>
    </w:tblStylePr>
  </w:style>
  <w:style w:type="table" w:styleId="GridTable5Dark-Accent5">
    <w:name w:val="Grid Table 5 Dark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EE3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77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7753" w:themeFill="accent5"/>
      </w:tcPr>
    </w:tblStylePr>
    <w:tblStylePr w:type="band1Vert">
      <w:tblPr/>
      <w:tcPr>
        <w:shd w:val="clear" w:color="auto" w:fill="FDC8BA" w:themeFill="accent5" w:themeFillTint="66"/>
      </w:tcPr>
    </w:tblStylePr>
    <w:tblStylePr w:type="band1Horz">
      <w:tblPr/>
      <w:tcPr>
        <w:shd w:val="clear" w:color="auto" w:fill="FDC8BA" w:themeFill="accent5" w:themeFillTint="66"/>
      </w:tcPr>
    </w:tblStylePr>
  </w:style>
  <w:style w:type="table" w:styleId="GridTable5Dark-Accent6">
    <w:name w:val="Grid Table 5 Dark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BAE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006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0064" w:themeFill="accent6"/>
      </w:tcPr>
    </w:tblStylePr>
    <w:tblStylePr w:type="band1Vert">
      <w:tblPr/>
      <w:tcPr>
        <w:shd w:val="clear" w:color="auto" w:fill="FF76C7" w:themeFill="accent6" w:themeFillTint="66"/>
      </w:tcPr>
    </w:tblStylePr>
    <w:tblStylePr w:type="band1Horz">
      <w:tblPr/>
      <w:tcPr>
        <w:shd w:val="clear" w:color="auto" w:fill="FF76C7" w:themeFill="accent6" w:themeFillTint="66"/>
      </w:tcPr>
    </w:tblStylePr>
  </w:style>
  <w:style w:type="table" w:styleId="GridTable6Colorful">
    <w:name w:val="Grid Table 6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6Colorful-Accent1">
    <w:name w:val="Grid Table 6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6Colorful-Accent2">
    <w:name w:val="Grid Table 6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6Colorful-Accent3">
    <w:name w:val="Grid Table 6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6Colorful-Accent4">
    <w:name w:val="Grid Table 6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6Colorful-Accent5">
    <w:name w:val="Grid Table 6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6Colorful-Accent6">
    <w:name w:val="Grid Table 6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7Colorful">
    <w:name w:val="Grid Table 7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bottom w:val="single" w:sz="4" w:space="0" w:color="9FA7D0" w:themeColor="accent1" w:themeTint="99"/>
        </w:tcBorders>
      </w:tcPr>
    </w:tblStylePr>
    <w:tblStylePr w:type="nwCell">
      <w:tblPr/>
      <w:tcPr>
        <w:tcBorders>
          <w:bottom w:val="single" w:sz="4" w:space="0" w:color="9FA7D0" w:themeColor="accent1" w:themeTint="99"/>
        </w:tcBorders>
      </w:tcPr>
    </w:tblStylePr>
    <w:tblStylePr w:type="seCell">
      <w:tblPr/>
      <w:tcPr>
        <w:tcBorders>
          <w:top w:val="single" w:sz="4" w:space="0" w:color="9FA7D0" w:themeColor="accent1" w:themeTint="99"/>
        </w:tcBorders>
      </w:tcPr>
    </w:tblStylePr>
    <w:tblStylePr w:type="swCell">
      <w:tblPr/>
      <w:tcPr>
        <w:tcBorders>
          <w:top w:val="single" w:sz="4" w:space="0" w:color="9FA7D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bottom w:val="single" w:sz="4" w:space="0" w:color="8DD2F0" w:themeColor="accent2" w:themeTint="99"/>
        </w:tcBorders>
      </w:tcPr>
    </w:tblStylePr>
    <w:tblStylePr w:type="nwCell">
      <w:tblPr/>
      <w:tcPr>
        <w:tcBorders>
          <w:bottom w:val="single" w:sz="4" w:space="0" w:color="8DD2F0" w:themeColor="accent2" w:themeTint="99"/>
        </w:tcBorders>
      </w:tcPr>
    </w:tblStylePr>
    <w:tblStylePr w:type="seCell">
      <w:tblPr/>
      <w:tcPr>
        <w:tcBorders>
          <w:top w:val="single" w:sz="4" w:space="0" w:color="8DD2F0" w:themeColor="accent2" w:themeTint="99"/>
        </w:tcBorders>
      </w:tcPr>
    </w:tblStylePr>
    <w:tblStylePr w:type="swCell">
      <w:tblPr/>
      <w:tcPr>
        <w:tcBorders>
          <w:top w:val="single" w:sz="4" w:space="0" w:color="8DD2F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bottom w:val="single" w:sz="4" w:space="0" w:color="3FF3D9" w:themeColor="accent3" w:themeTint="99"/>
        </w:tcBorders>
      </w:tcPr>
    </w:tblStylePr>
    <w:tblStylePr w:type="nwCell">
      <w:tblPr/>
      <w:tcPr>
        <w:tcBorders>
          <w:bottom w:val="single" w:sz="4" w:space="0" w:color="3FF3D9" w:themeColor="accent3" w:themeTint="99"/>
        </w:tcBorders>
      </w:tcPr>
    </w:tblStylePr>
    <w:tblStylePr w:type="seCell">
      <w:tblPr/>
      <w:tcPr>
        <w:tcBorders>
          <w:top w:val="single" w:sz="4" w:space="0" w:color="3FF3D9" w:themeColor="accent3" w:themeTint="99"/>
        </w:tcBorders>
      </w:tcPr>
    </w:tblStylePr>
    <w:tblStylePr w:type="swCell">
      <w:tblPr/>
      <w:tcPr>
        <w:tcBorders>
          <w:top w:val="single" w:sz="4" w:space="0" w:color="3FF3D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bottom w:val="single" w:sz="4" w:space="0" w:color="F4E4AD" w:themeColor="accent4" w:themeTint="99"/>
        </w:tcBorders>
      </w:tcPr>
    </w:tblStylePr>
    <w:tblStylePr w:type="nwCell">
      <w:tblPr/>
      <w:tcPr>
        <w:tcBorders>
          <w:bottom w:val="single" w:sz="4" w:space="0" w:color="F4E4AD" w:themeColor="accent4" w:themeTint="99"/>
        </w:tcBorders>
      </w:tcPr>
    </w:tblStylePr>
    <w:tblStylePr w:type="seCell">
      <w:tblPr/>
      <w:tcPr>
        <w:tcBorders>
          <w:top w:val="single" w:sz="4" w:space="0" w:color="F4E4AD" w:themeColor="accent4" w:themeTint="99"/>
        </w:tcBorders>
      </w:tcPr>
    </w:tblStylePr>
    <w:tblStylePr w:type="swCell">
      <w:tblPr/>
      <w:tcPr>
        <w:tcBorders>
          <w:top w:val="single" w:sz="4" w:space="0" w:color="F4E4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bottom w:val="single" w:sz="4" w:space="0" w:color="FDAD97" w:themeColor="accent5" w:themeTint="99"/>
        </w:tcBorders>
      </w:tcPr>
    </w:tblStylePr>
    <w:tblStylePr w:type="nwCell">
      <w:tblPr/>
      <w:tcPr>
        <w:tcBorders>
          <w:bottom w:val="single" w:sz="4" w:space="0" w:color="FDAD97" w:themeColor="accent5" w:themeTint="99"/>
        </w:tcBorders>
      </w:tcPr>
    </w:tblStylePr>
    <w:tblStylePr w:type="seCell">
      <w:tblPr/>
      <w:tcPr>
        <w:tcBorders>
          <w:top w:val="single" w:sz="4" w:space="0" w:color="FDAD97" w:themeColor="accent5" w:themeTint="99"/>
        </w:tcBorders>
      </w:tcPr>
    </w:tblStylePr>
    <w:tblStylePr w:type="swCell">
      <w:tblPr/>
      <w:tcPr>
        <w:tcBorders>
          <w:top w:val="single" w:sz="4" w:space="0" w:color="FDAD97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bottom w:val="single" w:sz="4" w:space="0" w:color="FF31AB" w:themeColor="accent6" w:themeTint="99"/>
        </w:tcBorders>
      </w:tcPr>
    </w:tblStylePr>
    <w:tblStylePr w:type="nwCell">
      <w:tblPr/>
      <w:tcPr>
        <w:tcBorders>
          <w:bottom w:val="single" w:sz="4" w:space="0" w:color="FF31AB" w:themeColor="accent6" w:themeTint="99"/>
        </w:tcBorders>
      </w:tcPr>
    </w:tblStylePr>
    <w:tblStylePr w:type="seCell">
      <w:tblPr/>
      <w:tcPr>
        <w:tcBorders>
          <w:top w:val="single" w:sz="4" w:space="0" w:color="FF31AB" w:themeColor="accent6" w:themeTint="99"/>
        </w:tcBorders>
      </w:tcPr>
    </w:tblStylePr>
    <w:tblStylePr w:type="swCell">
      <w:tblPr/>
      <w:tcPr>
        <w:tcBorders>
          <w:top w:val="single" w:sz="4" w:space="0" w:color="FF31AB" w:themeColor="accent6" w:themeTint="99"/>
        </w:tcBorders>
      </w:tcPr>
    </w:tblStylePr>
  </w:style>
  <w:style w:type="table" w:styleId="ListTable1Light">
    <w:name w:val="List Table 1 Light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1Light-Accent1">
    <w:name w:val="List Table 1 Light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1Light-Accent2">
    <w:name w:val="List Table 1 Light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1Light-Accent3">
    <w:name w:val="List Table 1 Light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1Light-Accent4">
    <w:name w:val="List Table 1 Light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1Light-Accent5">
    <w:name w:val="List Table 1 Light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1Light-Accent6">
    <w:name w:val="List Table 1 Light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2">
    <w:name w:val="List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2-Accent1">
    <w:name w:val="List Table 2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bottom w:val="single" w:sz="4" w:space="0" w:color="9FA7D0" w:themeColor="accent1" w:themeTint="99"/>
        <w:insideH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2-Accent2">
    <w:name w:val="List Table 2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bottom w:val="single" w:sz="4" w:space="0" w:color="8DD2F0" w:themeColor="accent2" w:themeTint="99"/>
        <w:insideH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2-Accent3">
    <w:name w:val="List Table 2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bottom w:val="single" w:sz="4" w:space="0" w:color="3FF3D9" w:themeColor="accent3" w:themeTint="99"/>
        <w:insideH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2-Accent4">
    <w:name w:val="List Table 2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bottom w:val="single" w:sz="4" w:space="0" w:color="F4E4AD" w:themeColor="accent4" w:themeTint="99"/>
        <w:insideH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2-Accent5">
    <w:name w:val="List Table 2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bottom w:val="single" w:sz="4" w:space="0" w:color="FDAD97" w:themeColor="accent5" w:themeTint="99"/>
        <w:insideH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2-Accent6">
    <w:name w:val="List Table 2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bottom w:val="single" w:sz="4" w:space="0" w:color="FF31AB" w:themeColor="accent6" w:themeTint="99"/>
        <w:insideH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3">
    <w:name w:val="List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41B6E6" w:themeColor="accent2"/>
        <w:left w:val="single" w:sz="4" w:space="0" w:color="41B6E6" w:themeColor="accent2"/>
        <w:bottom w:val="single" w:sz="4" w:space="0" w:color="41B6E6" w:themeColor="accent2"/>
        <w:right w:val="single" w:sz="4" w:space="0" w:color="41B6E6" w:themeColor="accent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B6E6" w:themeColor="accent2"/>
          <w:right w:val="single" w:sz="4" w:space="0" w:color="41B6E6" w:themeColor="accent2"/>
        </w:tcBorders>
      </w:tcPr>
    </w:tblStylePr>
    <w:tblStylePr w:type="band1Horz">
      <w:tblPr/>
      <w:tcPr>
        <w:tcBorders>
          <w:top w:val="single" w:sz="4" w:space="0" w:color="41B6E6" w:themeColor="accent2"/>
          <w:bottom w:val="single" w:sz="4" w:space="0" w:color="41B6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B6E6" w:themeColor="accent2"/>
          <w:left w:val="nil"/>
        </w:tcBorders>
      </w:tcPr>
    </w:tblStylePr>
    <w:tblStylePr w:type="swCell">
      <w:tblPr/>
      <w:tcPr>
        <w:tcBorders>
          <w:top w:val="double" w:sz="4" w:space="0" w:color="41B6E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0AA08B" w:themeColor="accent3"/>
        <w:left w:val="single" w:sz="4" w:space="0" w:color="0AA08B" w:themeColor="accent3"/>
        <w:bottom w:val="single" w:sz="4" w:space="0" w:color="0AA08B" w:themeColor="accent3"/>
        <w:right w:val="single" w:sz="4" w:space="0" w:color="0AA08B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AA08B" w:themeColor="accent3"/>
          <w:right w:val="single" w:sz="4" w:space="0" w:color="0AA08B" w:themeColor="accent3"/>
        </w:tcBorders>
      </w:tcPr>
    </w:tblStylePr>
    <w:tblStylePr w:type="band1Horz">
      <w:tblPr/>
      <w:tcPr>
        <w:tcBorders>
          <w:top w:val="single" w:sz="4" w:space="0" w:color="0AA08B" w:themeColor="accent3"/>
          <w:bottom w:val="single" w:sz="4" w:space="0" w:color="0AA0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AA08B" w:themeColor="accent3"/>
          <w:left w:val="nil"/>
        </w:tcBorders>
      </w:tcPr>
    </w:tblStylePr>
    <w:tblStylePr w:type="swCell">
      <w:tblPr/>
      <w:tcPr>
        <w:tcBorders>
          <w:top w:val="double" w:sz="4" w:space="0" w:color="0AA08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EDD378" w:themeColor="accent4"/>
        <w:left w:val="single" w:sz="4" w:space="0" w:color="EDD378" w:themeColor="accent4"/>
        <w:bottom w:val="single" w:sz="4" w:space="0" w:color="EDD378" w:themeColor="accent4"/>
        <w:right w:val="single" w:sz="4" w:space="0" w:color="EDD378" w:themeColor="accent4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D378" w:themeColor="accent4"/>
          <w:right w:val="single" w:sz="4" w:space="0" w:color="EDD378" w:themeColor="accent4"/>
        </w:tcBorders>
      </w:tcPr>
    </w:tblStylePr>
    <w:tblStylePr w:type="band1Horz">
      <w:tblPr/>
      <w:tcPr>
        <w:tcBorders>
          <w:top w:val="single" w:sz="4" w:space="0" w:color="EDD378" w:themeColor="accent4"/>
          <w:bottom w:val="single" w:sz="4" w:space="0" w:color="EDD37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D378" w:themeColor="accent4"/>
          <w:left w:val="nil"/>
        </w:tcBorders>
      </w:tcPr>
    </w:tblStylePr>
    <w:tblStylePr w:type="swCell">
      <w:tblPr/>
      <w:tcPr>
        <w:tcBorders>
          <w:top w:val="double" w:sz="4" w:space="0" w:color="EDD37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C7753" w:themeColor="accent5"/>
        <w:left w:val="single" w:sz="4" w:space="0" w:color="FC7753" w:themeColor="accent5"/>
        <w:bottom w:val="single" w:sz="4" w:space="0" w:color="FC7753" w:themeColor="accent5"/>
        <w:right w:val="single" w:sz="4" w:space="0" w:color="FC7753" w:themeColor="accent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7753" w:themeColor="accent5"/>
          <w:right w:val="single" w:sz="4" w:space="0" w:color="FC7753" w:themeColor="accent5"/>
        </w:tcBorders>
      </w:tcPr>
    </w:tblStylePr>
    <w:tblStylePr w:type="band1Horz">
      <w:tblPr/>
      <w:tcPr>
        <w:tcBorders>
          <w:top w:val="single" w:sz="4" w:space="0" w:color="FC7753" w:themeColor="accent5"/>
          <w:bottom w:val="single" w:sz="4" w:space="0" w:color="FC77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7753" w:themeColor="accent5"/>
          <w:left w:val="nil"/>
        </w:tcBorders>
      </w:tcPr>
    </w:tblStylePr>
    <w:tblStylePr w:type="swCell">
      <w:tblPr/>
      <w:tcPr>
        <w:tcBorders>
          <w:top w:val="double" w:sz="4" w:space="0" w:color="FC77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A80064" w:themeColor="accent6"/>
        <w:left w:val="single" w:sz="4" w:space="0" w:color="A80064" w:themeColor="accent6"/>
        <w:bottom w:val="single" w:sz="4" w:space="0" w:color="A80064" w:themeColor="accent6"/>
        <w:right w:val="single" w:sz="4" w:space="0" w:color="A80064" w:themeColor="accent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0064" w:themeColor="accent6"/>
          <w:right w:val="single" w:sz="4" w:space="0" w:color="A80064" w:themeColor="accent6"/>
        </w:tcBorders>
      </w:tcPr>
    </w:tblStylePr>
    <w:tblStylePr w:type="band1Horz">
      <w:tblPr/>
      <w:tcPr>
        <w:tcBorders>
          <w:top w:val="single" w:sz="4" w:space="0" w:color="A80064" w:themeColor="accent6"/>
          <w:bottom w:val="single" w:sz="4" w:space="0" w:color="A8006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0064" w:themeColor="accent6"/>
          <w:left w:val="nil"/>
        </w:tcBorders>
      </w:tcPr>
    </w:tblStylePr>
    <w:tblStylePr w:type="swCell">
      <w:tblPr/>
      <w:tcPr>
        <w:tcBorders>
          <w:top w:val="double" w:sz="4" w:space="0" w:color="A8006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4-Accent1">
    <w:name w:val="List Table 4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6EB2" w:themeColor="accent1"/>
          <w:left w:val="single" w:sz="4" w:space="0" w:color="606EB2" w:themeColor="accent1"/>
          <w:bottom w:val="single" w:sz="4" w:space="0" w:color="606EB2" w:themeColor="accent1"/>
          <w:right w:val="single" w:sz="4" w:space="0" w:color="606EB2" w:themeColor="accent1"/>
          <w:insideH w:val="nil"/>
        </w:tcBorders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4-Accent2">
    <w:name w:val="List Table 4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6E6" w:themeColor="accent2"/>
          <w:left w:val="single" w:sz="4" w:space="0" w:color="41B6E6" w:themeColor="accent2"/>
          <w:bottom w:val="single" w:sz="4" w:space="0" w:color="41B6E6" w:themeColor="accent2"/>
          <w:right w:val="single" w:sz="4" w:space="0" w:color="41B6E6" w:themeColor="accent2"/>
          <w:insideH w:val="nil"/>
        </w:tcBorders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4-Accent3">
    <w:name w:val="List Table 4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A08B" w:themeColor="accent3"/>
          <w:left w:val="single" w:sz="4" w:space="0" w:color="0AA08B" w:themeColor="accent3"/>
          <w:bottom w:val="single" w:sz="4" w:space="0" w:color="0AA08B" w:themeColor="accent3"/>
          <w:right w:val="single" w:sz="4" w:space="0" w:color="0AA08B" w:themeColor="accent3"/>
          <w:insideH w:val="nil"/>
        </w:tcBorders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4-Accent4">
    <w:name w:val="List Table 4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378" w:themeColor="accent4"/>
          <w:left w:val="single" w:sz="4" w:space="0" w:color="EDD378" w:themeColor="accent4"/>
          <w:bottom w:val="single" w:sz="4" w:space="0" w:color="EDD378" w:themeColor="accent4"/>
          <w:right w:val="single" w:sz="4" w:space="0" w:color="EDD378" w:themeColor="accent4"/>
          <w:insideH w:val="nil"/>
        </w:tcBorders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4-Accent5">
    <w:name w:val="List Table 4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53" w:themeColor="accent5"/>
          <w:left w:val="single" w:sz="4" w:space="0" w:color="FC7753" w:themeColor="accent5"/>
          <w:bottom w:val="single" w:sz="4" w:space="0" w:color="FC7753" w:themeColor="accent5"/>
          <w:right w:val="single" w:sz="4" w:space="0" w:color="FC7753" w:themeColor="accent5"/>
          <w:insideH w:val="nil"/>
        </w:tcBorders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4-Accent6">
    <w:name w:val="List Table 4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0064" w:themeColor="accent6"/>
          <w:left w:val="single" w:sz="4" w:space="0" w:color="A80064" w:themeColor="accent6"/>
          <w:bottom w:val="single" w:sz="4" w:space="0" w:color="A80064" w:themeColor="accent6"/>
          <w:right w:val="single" w:sz="4" w:space="0" w:color="A80064" w:themeColor="accent6"/>
          <w:insideH w:val="nil"/>
        </w:tcBorders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5Dark">
    <w:name w:val="List Table 5 Dark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606EB2" w:themeColor="accent1"/>
        <w:left w:val="single" w:sz="24" w:space="0" w:color="606EB2" w:themeColor="accent1"/>
        <w:bottom w:val="single" w:sz="24" w:space="0" w:color="606EB2" w:themeColor="accent1"/>
        <w:right w:val="single" w:sz="24" w:space="0" w:color="606EB2" w:themeColor="accent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606EB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41B6E6" w:themeColor="accent2"/>
        <w:left w:val="single" w:sz="24" w:space="0" w:color="41B6E6" w:themeColor="accent2"/>
        <w:bottom w:val="single" w:sz="24" w:space="0" w:color="41B6E6" w:themeColor="accent2"/>
        <w:right w:val="single" w:sz="24" w:space="0" w:color="41B6E6" w:themeColor="accent2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41B6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0AA08B" w:themeColor="accent3"/>
        <w:left w:val="single" w:sz="24" w:space="0" w:color="0AA08B" w:themeColor="accent3"/>
        <w:bottom w:val="single" w:sz="24" w:space="0" w:color="0AA08B" w:themeColor="accent3"/>
        <w:right w:val="single" w:sz="24" w:space="0" w:color="0AA08B" w:themeColor="accent3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AA0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EDD378" w:themeColor="accent4"/>
        <w:left w:val="single" w:sz="24" w:space="0" w:color="EDD378" w:themeColor="accent4"/>
        <w:bottom w:val="single" w:sz="24" w:space="0" w:color="EDD378" w:themeColor="accent4"/>
        <w:right w:val="single" w:sz="24" w:space="0" w:color="EDD378" w:themeColor="accent4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EDD37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FC7753" w:themeColor="accent5"/>
        <w:left w:val="single" w:sz="24" w:space="0" w:color="FC7753" w:themeColor="accent5"/>
        <w:bottom w:val="single" w:sz="24" w:space="0" w:color="FC7753" w:themeColor="accent5"/>
        <w:right w:val="single" w:sz="24" w:space="0" w:color="FC7753" w:themeColor="accent5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C77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A80064" w:themeColor="accent6"/>
        <w:left w:val="single" w:sz="24" w:space="0" w:color="A80064" w:themeColor="accent6"/>
        <w:bottom w:val="single" w:sz="24" w:space="0" w:color="A80064" w:themeColor="accent6"/>
        <w:right w:val="single" w:sz="24" w:space="0" w:color="A8006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8006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6Colorful-Accent1">
    <w:name w:val="List Table 6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606EB2" w:themeColor="accent1"/>
        <w:bottom w:val="single" w:sz="4" w:space="0" w:color="606EB2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606EB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6Colorful-Accent2">
    <w:name w:val="List Table 6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41B6E6" w:themeColor="accent2"/>
        <w:bottom w:val="single" w:sz="4" w:space="0" w:color="41B6E6" w:themeColor="accent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41B6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6Colorful-Accent3">
    <w:name w:val="List Table 6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0AA08B" w:themeColor="accent3"/>
        <w:bottom w:val="single" w:sz="4" w:space="0" w:color="0AA08B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0AA0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6Colorful-Accent4">
    <w:name w:val="List Table 6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EDD378" w:themeColor="accent4"/>
        <w:bottom w:val="single" w:sz="4" w:space="0" w:color="EDD378" w:themeColor="accent4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EDD3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6Colorful-Accent5">
    <w:name w:val="List Table 6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C7753" w:themeColor="accent5"/>
        <w:bottom w:val="single" w:sz="4" w:space="0" w:color="FC7753" w:themeColor="accent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C77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6Colorful-Accent6">
    <w:name w:val="List Table 6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A80064" w:themeColor="accent6"/>
        <w:bottom w:val="single" w:sz="4" w:space="0" w:color="A80064" w:themeColor="accent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A8006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7Colorful">
    <w:name w:val="List Table 7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6EB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6EB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6EB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6EB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B6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B6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B6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B6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AA0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AA0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AA0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AA0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D3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D3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D3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D3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77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77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77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77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PlainTable3">
    <w:name w:val="Plain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13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Bullet2">
    <w:name w:val="List Bullet 2"/>
    <w:basedOn w:val="Normal"/>
    <w:uiPriority w:val="5"/>
    <w:rsid w:val="00B74FFC"/>
    <w:pPr>
      <w:numPr>
        <w:ilvl w:val="1"/>
        <w:numId w:val="9"/>
      </w:numPr>
    </w:pPr>
    <w:rPr>
      <w:rFonts w:eastAsia="Century Gothic" w:cstheme="minorBidi"/>
      <w:szCs w:val="20"/>
      <w:lang w:eastAsia="en-US"/>
    </w:rPr>
  </w:style>
  <w:style w:type="paragraph" w:styleId="ListBullet3">
    <w:name w:val="List Bullet 3"/>
    <w:basedOn w:val="Normal"/>
    <w:uiPriority w:val="5"/>
    <w:rsid w:val="00B74FFC"/>
    <w:pPr>
      <w:numPr>
        <w:ilvl w:val="2"/>
        <w:numId w:val="9"/>
      </w:numPr>
    </w:pPr>
    <w:rPr>
      <w:rFonts w:eastAsia="Century Gothic" w:cstheme="minorBidi"/>
      <w:szCs w:val="20"/>
      <w:lang w:eastAsia="en-US"/>
    </w:rPr>
  </w:style>
  <w:style w:type="paragraph" w:styleId="ListBullet4">
    <w:name w:val="List Bullet 4"/>
    <w:basedOn w:val="Normal"/>
    <w:uiPriority w:val="5"/>
    <w:semiHidden/>
    <w:unhideWhenUsed/>
    <w:rsid w:val="00B664EA"/>
    <w:pPr>
      <w:numPr>
        <w:ilvl w:val="3"/>
        <w:numId w:val="4"/>
      </w:num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paragraph" w:styleId="ListBullet5">
    <w:name w:val="List Bullet 5"/>
    <w:basedOn w:val="Normal"/>
    <w:uiPriority w:val="5"/>
    <w:semiHidden/>
    <w:unhideWhenUsed/>
    <w:rsid w:val="00B664EA"/>
    <w:pPr>
      <w:numPr>
        <w:ilvl w:val="4"/>
        <w:numId w:val="5"/>
      </w:num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2"/>
    <w:rsid w:val="00714DDB"/>
    <w:rPr>
      <w:rFonts w:asciiTheme="majorHAnsi" w:hAnsiTheme="majorHAnsi" w:cs="Calibri"/>
      <w:b/>
      <w:bCs/>
      <w:iCs/>
      <w:color w:val="41B6E6" w:themeColor="text2"/>
      <w:sz w:val="28"/>
      <w:szCs w:val="28"/>
    </w:rPr>
  </w:style>
  <w:style w:type="paragraph" w:customStyle="1" w:styleId="TableText">
    <w:name w:val="Table Text"/>
    <w:basedOn w:val="Normal"/>
    <w:uiPriority w:val="9"/>
    <w:qFormat/>
    <w:rsid w:val="00591BC0"/>
    <w:pPr>
      <w:spacing w:after="0"/>
    </w:pPr>
    <w:rPr>
      <w:rFonts w:eastAsia="Century Gothic"/>
      <w:lang w:eastAsia="en-US"/>
    </w:rPr>
  </w:style>
  <w:style w:type="paragraph" w:customStyle="1" w:styleId="Footer2">
    <w:name w:val="Footer 2"/>
    <w:basedOn w:val="Footer"/>
    <w:uiPriority w:val="21"/>
    <w:semiHidden/>
    <w:qFormat/>
    <w:rsid w:val="00DB6093"/>
    <w:pPr>
      <w:jc w:val="left"/>
    </w:pPr>
    <w:rPr>
      <w:b/>
      <w:color w:val="231F20" w:themeColor="text1"/>
    </w:rPr>
  </w:style>
  <w:style w:type="character" w:styleId="Hyperlink">
    <w:name w:val="Hyperlink"/>
    <w:basedOn w:val="DefaultParagraphFont"/>
    <w:uiPriority w:val="99"/>
    <w:unhideWhenUsed/>
    <w:rsid w:val="009442D8"/>
    <w:rPr>
      <w:color w:val="41B6E6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2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0943E0"/>
    <w:pPr>
      <w:tabs>
        <w:tab w:val="right" w:leader="dot" w:pos="7938"/>
      </w:tabs>
      <w:spacing w:after="0"/>
    </w:pPr>
    <w:rPr>
      <w:noProof/>
    </w:rPr>
  </w:style>
  <w:style w:type="paragraph" w:styleId="TOC1">
    <w:name w:val="toc 1"/>
    <w:basedOn w:val="Normal"/>
    <w:next w:val="Normal"/>
    <w:uiPriority w:val="39"/>
    <w:rsid w:val="00FA24D7"/>
    <w:pPr>
      <w:tabs>
        <w:tab w:val="right" w:leader="dot" w:pos="7938"/>
      </w:tabs>
      <w:spacing w:before="100" w:after="0"/>
      <w:contextualSpacing/>
    </w:pPr>
    <w:rPr>
      <w:b/>
      <w:noProof/>
      <w:color w:val="41B6E6" w:themeColor="text2"/>
    </w:rPr>
  </w:style>
  <w:style w:type="paragraph" w:styleId="NoSpacing">
    <w:name w:val="No Spacing"/>
    <w:uiPriority w:val="3"/>
    <w:semiHidden/>
    <w:rsid w:val="00F87FD2"/>
    <w:rPr>
      <w:rFonts w:asciiTheme="minorHAnsi" w:hAnsiTheme="minorHAnsi" w:cs="Calibri"/>
      <w:sz w:val="18"/>
      <w:szCs w:val="24"/>
    </w:rPr>
  </w:style>
  <w:style w:type="numbering" w:customStyle="1" w:styleId="Headings">
    <w:name w:val="Headings"/>
    <w:uiPriority w:val="99"/>
    <w:rsid w:val="00280298"/>
    <w:pPr>
      <w:numPr>
        <w:numId w:val="6"/>
      </w:numPr>
    </w:pPr>
  </w:style>
  <w:style w:type="paragraph" w:customStyle="1" w:styleId="NormalIndentedL2">
    <w:name w:val="Normal Indented L2"/>
    <w:basedOn w:val="Normal"/>
    <w:uiPriority w:val="3"/>
    <w:rsid w:val="00381BE8"/>
    <w:pPr>
      <w:ind w:left="357"/>
    </w:pPr>
  </w:style>
  <w:style w:type="paragraph" w:customStyle="1" w:styleId="NormalIndentedL3">
    <w:name w:val="Normal Indented L3"/>
    <w:basedOn w:val="NormalIndentedL2"/>
    <w:uiPriority w:val="3"/>
    <w:rsid w:val="00381BE8"/>
    <w:pPr>
      <w:ind w:left="714"/>
    </w:pPr>
  </w:style>
  <w:style w:type="paragraph" w:styleId="TOC3">
    <w:name w:val="toc 3"/>
    <w:basedOn w:val="Normal"/>
    <w:next w:val="Normal"/>
    <w:uiPriority w:val="39"/>
    <w:rsid w:val="000943E0"/>
    <w:pPr>
      <w:tabs>
        <w:tab w:val="left" w:pos="454"/>
        <w:tab w:val="right" w:leader="dot" w:pos="7938"/>
      </w:tabs>
      <w:spacing w:after="100"/>
      <w:ind w:left="454" w:hanging="454"/>
      <w:contextualSpacing/>
    </w:pPr>
    <w:rPr>
      <w:noProof/>
    </w:rPr>
  </w:style>
  <w:style w:type="paragraph" w:customStyle="1" w:styleId="NormalBold">
    <w:name w:val="Normal Bold"/>
    <w:basedOn w:val="Normal"/>
    <w:link w:val="NormalBoldChar"/>
    <w:uiPriority w:val="3"/>
    <w:semiHidden/>
    <w:qFormat/>
    <w:rsid w:val="00542C98"/>
    <w:rPr>
      <w:b/>
    </w:rPr>
  </w:style>
  <w:style w:type="paragraph" w:styleId="ListParagraph">
    <w:name w:val="List Paragraph"/>
    <w:basedOn w:val="Normal"/>
    <w:uiPriority w:val="34"/>
    <w:semiHidden/>
    <w:qFormat/>
    <w:rsid w:val="0018727F"/>
    <w:pPr>
      <w:spacing w:line="259" w:lineRule="auto"/>
      <w:ind w:left="720"/>
      <w:contextualSpacing/>
    </w:pPr>
    <w:rPr>
      <w:rFonts w:eastAsiaTheme="minorHAnsi" w:cstheme="minorBidi"/>
      <w:szCs w:val="22"/>
      <w:lang w:eastAsia="en-US"/>
    </w:rPr>
  </w:style>
  <w:style w:type="character" w:customStyle="1" w:styleId="NormalBoldChar">
    <w:name w:val="Normal Bold Char"/>
    <w:basedOn w:val="DefaultParagraphFont"/>
    <w:link w:val="NormalBold"/>
    <w:uiPriority w:val="3"/>
    <w:semiHidden/>
    <w:rsid w:val="003D4EE8"/>
    <w:rPr>
      <w:rFonts w:asciiTheme="minorHAnsi" w:hAnsiTheme="minorHAnsi" w:cs="Calibri"/>
      <w:b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3D4EE8"/>
    <w:rPr>
      <w:rFonts w:asciiTheme="minorHAnsi" w:eastAsia="Century Gothic" w:hAnsiTheme="minorHAnsi" w:cs="Calibri"/>
      <w:b/>
      <w:i/>
      <w:iCs/>
      <w:color w:val="333333" w:themeColor="background2"/>
      <w:sz w:val="24"/>
      <w:szCs w:val="26"/>
    </w:rPr>
  </w:style>
  <w:style w:type="paragraph" w:styleId="TOC4">
    <w:name w:val="toc 4"/>
    <w:basedOn w:val="Normal"/>
    <w:next w:val="Normal"/>
    <w:autoRedefine/>
    <w:uiPriority w:val="39"/>
    <w:semiHidden/>
    <w:rsid w:val="000943E0"/>
    <w:pPr>
      <w:tabs>
        <w:tab w:val="right" w:leader="dot" w:pos="7938"/>
      </w:tabs>
      <w:spacing w:after="100"/>
      <w:ind w:left="454"/>
      <w:contextualSpacing/>
    </w:pPr>
    <w:rPr>
      <w:noProof/>
    </w:rPr>
  </w:style>
  <w:style w:type="paragraph" w:customStyle="1" w:styleId="FooterColour">
    <w:name w:val="Footer Colour"/>
    <w:basedOn w:val="Footer"/>
    <w:link w:val="FooterColourChar"/>
    <w:uiPriority w:val="21"/>
    <w:semiHidden/>
    <w:qFormat/>
    <w:rsid w:val="00B747D6"/>
    <w:rPr>
      <w:b/>
      <w:color w:val="41B6E6" w:themeColor="text2"/>
    </w:rPr>
  </w:style>
  <w:style w:type="paragraph" w:styleId="Subtitle">
    <w:name w:val="Subtitle"/>
    <w:basedOn w:val="Normal"/>
    <w:next w:val="Normal"/>
    <w:link w:val="SubtitleChar"/>
    <w:uiPriority w:val="1"/>
    <w:semiHidden/>
    <w:rsid w:val="00AB6039"/>
    <w:pPr>
      <w:numPr>
        <w:ilvl w:val="1"/>
      </w:numPr>
      <w:spacing w:after="640" w:line="240" w:lineRule="auto"/>
    </w:pPr>
    <w:rPr>
      <w:rFonts w:eastAsiaTheme="minorEastAsia" w:cstheme="minorBidi"/>
      <w:b/>
      <w:sz w:val="32"/>
      <w:szCs w:val="22"/>
    </w:rPr>
  </w:style>
  <w:style w:type="character" w:customStyle="1" w:styleId="FooterColourChar">
    <w:name w:val="Footer Colour Char"/>
    <w:basedOn w:val="FooterChar"/>
    <w:link w:val="FooterColour"/>
    <w:uiPriority w:val="21"/>
    <w:semiHidden/>
    <w:rsid w:val="003D4EE8"/>
    <w:rPr>
      <w:rFonts w:asciiTheme="minorHAnsi" w:hAnsiTheme="minorHAnsi" w:cs="Calibri"/>
      <w:b/>
      <w:color w:val="41B6E6" w:themeColor="text2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6077C9"/>
    <w:rPr>
      <w:rFonts w:asciiTheme="minorHAnsi" w:eastAsiaTheme="minorEastAsia" w:hAnsiTheme="minorHAnsi" w:cstheme="minorBidi"/>
      <w:b/>
      <w:color w:val="333333" w:themeColor="background2"/>
      <w:sz w:val="32"/>
      <w:szCs w:val="22"/>
    </w:rPr>
  </w:style>
  <w:style w:type="table" w:customStyle="1" w:styleId="CompanyTable">
    <w:name w:val="_Company Table"/>
    <w:basedOn w:val="TableNormal"/>
    <w:uiPriority w:val="99"/>
    <w:rsid w:val="006077C9"/>
    <w:rPr>
      <w:rFonts w:asciiTheme="minorHAnsi" w:hAnsiTheme="minorHAnsi"/>
      <w:color w:val="333333" w:themeColor="background2"/>
    </w:rPr>
    <w:tblPr>
      <w:tblStyleRowBandSize w:val="1"/>
      <w:tblBorders>
        <w:top w:val="single" w:sz="4" w:space="0" w:color="333333" w:themeColor="background2"/>
        <w:bottom w:val="single" w:sz="4" w:space="0" w:color="333333" w:themeColor="background2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 w:themeFill="background1"/>
    </w:tcPr>
    <w:tblStylePr w:type="firstRow">
      <w:rPr>
        <w:b w:val="0"/>
        <w:color w:val="231F20" w:themeColor="text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PlainGridColoured">
    <w:name w:val="_Plain Grid Coloured"/>
    <w:basedOn w:val="TableNormal"/>
    <w:uiPriority w:val="99"/>
    <w:rsid w:val="001C03FA"/>
    <w:rPr>
      <w:rFonts w:asciiTheme="minorHAnsi" w:hAnsiTheme="minorHAnsi"/>
    </w:rPr>
    <w:tblPr>
      <w:tblBorders>
        <w:top w:val="single" w:sz="4" w:space="0" w:color="41B6E6" w:themeColor="text2"/>
        <w:left w:val="single" w:sz="4" w:space="0" w:color="41B6E6" w:themeColor="text2"/>
        <w:bottom w:val="single" w:sz="4" w:space="0" w:color="41B6E6" w:themeColor="text2"/>
        <w:right w:val="single" w:sz="4" w:space="0" w:color="41B6E6" w:themeColor="text2"/>
        <w:insideH w:val="single" w:sz="4" w:space="0" w:color="41B6E6" w:themeColor="text2"/>
        <w:insideV w:val="single" w:sz="4" w:space="0" w:color="41B6E6" w:themeColor="text2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PlainGridBlack">
    <w:name w:val="_Plain Grid Black"/>
    <w:basedOn w:val="TableNormal"/>
    <w:uiPriority w:val="99"/>
    <w:rsid w:val="001F6DC1"/>
    <w:rPr>
      <w:rFonts w:asciiTheme="minorHAnsi" w:hAnsiTheme="minorHAnsi"/>
      <w:color w:val="606EB2" w:themeColor="accen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ColorfulGrid">
    <w:name w:val="Colorful Grid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ColorfulGrid-Accent1">
    <w:name w:val="Colorful Grid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1EF" w:themeFill="accent1" w:themeFillTint="33"/>
    </w:tcPr>
    <w:tblStylePr w:type="firstRow">
      <w:rPr>
        <w:b/>
        <w:bCs/>
      </w:rPr>
      <w:tblPr/>
      <w:tcPr>
        <w:shd w:val="clear" w:color="auto" w:fill="BFC4E0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FC4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34E8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34E8A" w:themeFill="accent1" w:themeFillShade="BF"/>
      </w:tc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shd w:val="clear" w:color="auto" w:fill="AFB6D8" w:themeFill="accent1" w:themeFillTint="7F"/>
      </w:tcPr>
    </w:tblStylePr>
  </w:style>
  <w:style w:type="table" w:styleId="ColorfulGrid-Accent2">
    <w:name w:val="Colorful Grid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0FA" w:themeFill="accent2" w:themeFillTint="33"/>
    </w:tcPr>
    <w:tblStylePr w:type="firstRow">
      <w:rPr>
        <w:b/>
        <w:bCs/>
      </w:rPr>
      <w:tblPr/>
      <w:tcPr>
        <w:shd w:val="clear" w:color="auto" w:fill="B3E1F5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3E1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991C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991C2" w:themeFill="accent2" w:themeFillShade="BF"/>
      </w:tc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shd w:val="clear" w:color="auto" w:fill="A0DAF2" w:themeFill="accent2" w:themeFillTint="7F"/>
      </w:tcPr>
    </w:tblStylePr>
  </w:style>
  <w:style w:type="table" w:styleId="ColorfulGrid-Accent3">
    <w:name w:val="Colorful Grid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FFBF2" w:themeFill="accent3" w:themeFillTint="33"/>
    </w:tcPr>
    <w:tblStylePr w:type="firstRow">
      <w:rPr>
        <w:b/>
        <w:bCs/>
      </w:rPr>
      <w:tblPr/>
      <w:tcPr>
        <w:shd w:val="clear" w:color="auto" w:fill="7FF7E6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7FF7E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7776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77767" w:themeFill="accent3" w:themeFillShade="BF"/>
      </w:tc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ColorfulGrid-Accent4">
    <w:name w:val="Colorful Grid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6E3" w:themeFill="accent4" w:themeFillTint="33"/>
    </w:tcPr>
    <w:tblStylePr w:type="firstRow">
      <w:rPr>
        <w:b/>
        <w:bCs/>
      </w:rPr>
      <w:tblPr/>
      <w:tcPr>
        <w:shd w:val="clear" w:color="auto" w:fill="F7EDC8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7ED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2B82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2B828" w:themeFill="accent4" w:themeFillShade="BF"/>
      </w:tc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shd w:val="clear" w:color="auto" w:fill="F6E9BB" w:themeFill="accent4" w:themeFillTint="7F"/>
      </w:tcPr>
    </w:tblStylePr>
  </w:style>
  <w:style w:type="table" w:styleId="ColorfulGrid-Accent5">
    <w:name w:val="Colorful Grid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3DC" w:themeFill="accent5" w:themeFillTint="33"/>
    </w:tcPr>
    <w:tblStylePr w:type="firstRow">
      <w:rPr>
        <w:b/>
        <w:bCs/>
      </w:rPr>
      <w:tblPr/>
      <w:tcPr>
        <w:shd w:val="clear" w:color="auto" w:fill="FDC8BA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DC8B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6370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63704" w:themeFill="accent5" w:themeFillShade="BF"/>
      </w:tc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shd w:val="clear" w:color="auto" w:fill="FDBBA9" w:themeFill="accent5" w:themeFillTint="7F"/>
      </w:tcPr>
    </w:tblStylePr>
  </w:style>
  <w:style w:type="table" w:styleId="ColorfulGrid-Accent6">
    <w:name w:val="Colorful Grid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AE2" w:themeFill="accent6" w:themeFillTint="33"/>
    </w:tcPr>
    <w:tblStylePr w:type="firstRow">
      <w:rPr>
        <w:b/>
        <w:bCs/>
      </w:rPr>
      <w:tblPr/>
      <w:tcPr>
        <w:shd w:val="clear" w:color="auto" w:fill="FF76C7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F76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00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004A" w:themeFill="accent6" w:themeFillShade="BF"/>
      </w:tc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shd w:val="clear" w:color="auto" w:fill="FF54B9" w:themeFill="accent6" w:themeFillTint="7F"/>
      </w:tcPr>
    </w:tblStylePr>
  </w:style>
  <w:style w:type="table" w:styleId="ColorfulList">
    <w:name w:val="Colorful List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ColorfulList-Accent1">
    <w:name w:val="Colorful List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FF0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ColorfulList-Accent2">
    <w:name w:val="Colorful List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C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ColorfulList-Accent3">
    <w:name w:val="Colorful List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DFFD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BE38" w:themeFill="accent4" w:themeFillShade="CC"/>
      </w:tcPr>
    </w:tblStylePr>
    <w:tblStylePr w:type="lastRow">
      <w:rPr>
        <w:b/>
        <w:bCs/>
        <w:color w:val="E4BE38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ColorfulList-Accent4">
    <w:name w:val="Colorful List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DFA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806F" w:themeFill="accent3" w:themeFillShade="CC"/>
      </w:tcPr>
    </w:tblStylePr>
    <w:tblStylePr w:type="lastRow">
      <w:rPr>
        <w:b/>
        <w:bCs/>
        <w:color w:val="08806F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ColorfulList-Accent5">
    <w:name w:val="Colorful List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EF1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004F" w:themeFill="accent6" w:themeFillShade="CC"/>
      </w:tcPr>
    </w:tblStylePr>
    <w:tblStylePr w:type="lastRow">
      <w:rPr>
        <w:b/>
        <w:bCs/>
        <w:color w:val="86004F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ColorfulList-Accent6">
    <w:name w:val="Colorful List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FDD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4211" w:themeFill="accent5" w:themeFillShade="CC"/>
      </w:tcPr>
    </w:tblStylePr>
    <w:tblStylePr w:type="lastRow">
      <w:rPr>
        <w:b/>
        <w:bCs/>
        <w:color w:val="FA4211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ColorfulShading">
    <w:name w:val="Colorful Shading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1">
    <w:name w:val="Colorful Shading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606EB2" w:themeColor="accent1"/>
        <w:bottom w:val="single" w:sz="4" w:space="0" w:color="606EB2" w:themeColor="accent1"/>
        <w:right w:val="single" w:sz="4" w:space="0" w:color="606EB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0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3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3F6E" w:themeColor="accent1" w:themeShade="99"/>
          <w:insideV w:val="nil"/>
        </w:tcBorders>
        <w:shd w:val="clear" w:color="auto" w:fill="353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F6E" w:themeFill="accent1" w:themeFillShade="99"/>
      </w:tcPr>
    </w:tblStylePr>
    <w:tblStylePr w:type="band1Vert">
      <w:tblPr/>
      <w:tcPr>
        <w:shd w:val="clear" w:color="auto" w:fill="BFC4E0" w:themeFill="accent1" w:themeFillTint="66"/>
      </w:tcPr>
    </w:tblStylePr>
    <w:tblStylePr w:type="band1Horz">
      <w:tblPr/>
      <w:tcPr>
        <w:shd w:val="clear" w:color="auto" w:fill="AFB6D8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2">
    <w:name w:val="Colorful Shading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41B6E6" w:themeColor="accent2"/>
        <w:bottom w:val="single" w:sz="4" w:space="0" w:color="41B6E6" w:themeColor="accent2"/>
        <w:right w:val="single" w:sz="4" w:space="0" w:color="41B6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749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749C" w:themeColor="accent2" w:themeShade="99"/>
          <w:insideV w:val="nil"/>
        </w:tcBorders>
        <w:shd w:val="clear" w:color="auto" w:fill="14749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49C" w:themeFill="accent2" w:themeFillShade="99"/>
      </w:tcPr>
    </w:tblStylePr>
    <w:tblStylePr w:type="band1Vert">
      <w:tblPr/>
      <w:tcPr>
        <w:shd w:val="clear" w:color="auto" w:fill="B3E1F5" w:themeFill="accent2" w:themeFillTint="66"/>
      </w:tcPr>
    </w:tblStylePr>
    <w:tblStylePr w:type="band1Horz">
      <w:tblPr/>
      <w:tcPr>
        <w:shd w:val="clear" w:color="auto" w:fill="A0DAF2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3">
    <w:name w:val="Colorful Shading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EDD378" w:themeColor="accent4"/>
        <w:left w:val="single" w:sz="4" w:space="0" w:color="0AA08B" w:themeColor="accent3"/>
        <w:bottom w:val="single" w:sz="4" w:space="0" w:color="0AA08B" w:themeColor="accent3"/>
        <w:right w:val="single" w:sz="4" w:space="0" w:color="0AA08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D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D37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605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6053" w:themeColor="accent3" w:themeShade="99"/>
          <w:insideV w:val="nil"/>
        </w:tcBorders>
        <w:shd w:val="clear" w:color="auto" w:fill="06605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053" w:themeFill="accent3" w:themeFillShade="99"/>
      </w:tcPr>
    </w:tblStylePr>
    <w:tblStylePr w:type="band1Vert">
      <w:tblPr/>
      <w:tcPr>
        <w:shd w:val="clear" w:color="auto" w:fill="7FF7E6" w:themeFill="accent3" w:themeFillTint="66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ColorfulShading-Accent4">
    <w:name w:val="Colorful Shading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0AA08B" w:themeColor="accent3"/>
        <w:left w:val="single" w:sz="4" w:space="0" w:color="EDD378" w:themeColor="accent4"/>
        <w:bottom w:val="single" w:sz="4" w:space="0" w:color="EDD378" w:themeColor="accent4"/>
        <w:right w:val="single" w:sz="4" w:space="0" w:color="EDD37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AA0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981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9819" w:themeColor="accent4" w:themeShade="99"/>
          <w:insideV w:val="nil"/>
        </w:tcBorders>
        <w:shd w:val="clear" w:color="auto" w:fill="BC981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9819" w:themeFill="accent4" w:themeFillShade="99"/>
      </w:tcPr>
    </w:tblStylePr>
    <w:tblStylePr w:type="band1Vert">
      <w:tblPr/>
      <w:tcPr>
        <w:shd w:val="clear" w:color="auto" w:fill="F7EDC8" w:themeFill="accent4" w:themeFillTint="66"/>
      </w:tcPr>
    </w:tblStylePr>
    <w:tblStylePr w:type="band1Horz">
      <w:tblPr/>
      <w:tcPr>
        <w:shd w:val="clear" w:color="auto" w:fill="F6E9BB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5">
    <w:name w:val="Colorful Shading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A80064" w:themeColor="accent6"/>
        <w:left w:val="single" w:sz="4" w:space="0" w:color="FC7753" w:themeColor="accent5"/>
        <w:bottom w:val="single" w:sz="4" w:space="0" w:color="FC7753" w:themeColor="accent5"/>
        <w:right w:val="single" w:sz="4" w:space="0" w:color="FC77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006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52C0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52C03" w:themeColor="accent5" w:themeShade="99"/>
          <w:insideV w:val="nil"/>
        </w:tcBorders>
        <w:shd w:val="clear" w:color="auto" w:fill="C52C0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C03" w:themeFill="accent5" w:themeFillShade="99"/>
      </w:tcPr>
    </w:tblStylePr>
    <w:tblStylePr w:type="band1Vert">
      <w:tblPr/>
      <w:tcPr>
        <w:shd w:val="clear" w:color="auto" w:fill="FDC8BA" w:themeFill="accent5" w:themeFillTint="66"/>
      </w:tcPr>
    </w:tblStylePr>
    <w:tblStylePr w:type="band1Horz">
      <w:tblPr/>
      <w:tcPr>
        <w:shd w:val="clear" w:color="auto" w:fill="FDBBA9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6">
    <w:name w:val="Colorful Shading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FC7753" w:themeColor="accent5"/>
        <w:left w:val="single" w:sz="4" w:space="0" w:color="A80064" w:themeColor="accent6"/>
        <w:bottom w:val="single" w:sz="4" w:space="0" w:color="A80064" w:themeColor="accent6"/>
        <w:right w:val="single" w:sz="4" w:space="0" w:color="A8006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D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77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003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003B" w:themeColor="accent6" w:themeShade="99"/>
          <w:insideV w:val="nil"/>
        </w:tcBorders>
        <w:shd w:val="clear" w:color="auto" w:fill="64003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003B" w:themeFill="accent6" w:themeFillShade="99"/>
      </w:tcPr>
    </w:tblStylePr>
    <w:tblStylePr w:type="band1Vert">
      <w:tblPr/>
      <w:tcPr>
        <w:shd w:val="clear" w:color="auto" w:fill="FF76C7" w:themeFill="accent6" w:themeFillTint="66"/>
      </w:tcPr>
    </w:tblStylePr>
    <w:tblStylePr w:type="band1Horz">
      <w:tblPr/>
      <w:tcPr>
        <w:shd w:val="clear" w:color="auto" w:fill="FF54B9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DarkList">
    <w:name w:val="Dark List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DarkList-Accent1">
    <w:name w:val="Dark List Accent 1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606EB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4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34E8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</w:style>
  <w:style w:type="table" w:styleId="DarkList-Accent2">
    <w:name w:val="Dark List Accent 2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41B6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608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991C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</w:style>
  <w:style w:type="table" w:styleId="DarkList-Accent3">
    <w:name w:val="Dark List Accent 3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0AA08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4F4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7776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</w:style>
  <w:style w:type="table" w:styleId="DarkList-Accent4">
    <w:name w:val="Dark List Accent 4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EDD37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7E1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B82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</w:style>
  <w:style w:type="table" w:styleId="DarkList-Accent5">
    <w:name w:val="Dark List Accent 5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FC77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3250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6370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</w:style>
  <w:style w:type="table" w:styleId="DarkList-Accent6">
    <w:name w:val="Dark List Accent 6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A8006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003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00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</w:style>
  <w:style w:type="table" w:styleId="LightGrid">
    <w:name w:val="Light Grid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ightGrid-Accent1">
    <w:name w:val="Light Grid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  <w:insideH w:val="single" w:sz="8" w:space="0" w:color="606EB2" w:themeColor="accent1"/>
        <w:insideV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18" w:space="0" w:color="606EB2" w:themeColor="accent1"/>
          <w:right w:val="single" w:sz="8" w:space="0" w:color="606EB2" w:themeColor="accent1"/>
          <w:insideH w:val="nil"/>
          <w:insideV w:val="single" w:sz="8" w:space="0" w:color="606EB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H w:val="nil"/>
          <w:insideV w:val="single" w:sz="8" w:space="0" w:color="606EB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band1Vert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  <w:shd w:val="clear" w:color="auto" w:fill="D7DBEC" w:themeFill="accent1" w:themeFillTint="3F"/>
      </w:tcPr>
    </w:tblStylePr>
    <w:tblStylePr w:type="band1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V w:val="single" w:sz="8" w:space="0" w:color="606EB2" w:themeColor="accent1"/>
        </w:tcBorders>
        <w:shd w:val="clear" w:color="auto" w:fill="D7DBEC" w:themeFill="accent1" w:themeFillTint="3F"/>
      </w:tcPr>
    </w:tblStylePr>
    <w:tblStylePr w:type="band2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V w:val="single" w:sz="8" w:space="0" w:color="606EB2" w:themeColor="accent1"/>
        </w:tcBorders>
      </w:tcPr>
    </w:tblStylePr>
  </w:style>
  <w:style w:type="table" w:styleId="LightGrid-Accent2">
    <w:name w:val="Light Grid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  <w:insideH w:val="single" w:sz="8" w:space="0" w:color="41B6E6" w:themeColor="accent2"/>
        <w:insideV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18" w:space="0" w:color="41B6E6" w:themeColor="accent2"/>
          <w:right w:val="single" w:sz="8" w:space="0" w:color="41B6E6" w:themeColor="accent2"/>
          <w:insideH w:val="nil"/>
          <w:insideV w:val="single" w:sz="8" w:space="0" w:color="41B6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H w:val="nil"/>
          <w:insideV w:val="single" w:sz="8" w:space="0" w:color="41B6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band1Vert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  <w:shd w:val="clear" w:color="auto" w:fill="CFECF8" w:themeFill="accent2" w:themeFillTint="3F"/>
      </w:tcPr>
    </w:tblStylePr>
    <w:tblStylePr w:type="band1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V w:val="single" w:sz="8" w:space="0" w:color="41B6E6" w:themeColor="accent2"/>
        </w:tcBorders>
        <w:shd w:val="clear" w:color="auto" w:fill="CFECF8" w:themeFill="accent2" w:themeFillTint="3F"/>
      </w:tcPr>
    </w:tblStylePr>
    <w:tblStylePr w:type="band2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V w:val="single" w:sz="8" w:space="0" w:color="41B6E6" w:themeColor="accent2"/>
        </w:tcBorders>
      </w:tcPr>
    </w:tblStylePr>
  </w:style>
  <w:style w:type="table" w:styleId="LightGrid-Accent3">
    <w:name w:val="Light Grid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  <w:insideH w:val="single" w:sz="8" w:space="0" w:color="0AA08B" w:themeColor="accent3"/>
        <w:insideV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18" w:space="0" w:color="0AA08B" w:themeColor="accent3"/>
          <w:right w:val="single" w:sz="8" w:space="0" w:color="0AA08B" w:themeColor="accent3"/>
          <w:insideH w:val="nil"/>
          <w:insideV w:val="single" w:sz="8" w:space="0" w:color="0AA08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H w:val="nil"/>
          <w:insideV w:val="single" w:sz="8" w:space="0" w:color="0AA08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band1Vert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  <w:shd w:val="clear" w:color="auto" w:fill="AFFAEF" w:themeFill="accent3" w:themeFillTint="3F"/>
      </w:tcPr>
    </w:tblStylePr>
    <w:tblStylePr w:type="band1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V w:val="single" w:sz="8" w:space="0" w:color="0AA08B" w:themeColor="accent3"/>
        </w:tcBorders>
        <w:shd w:val="clear" w:color="auto" w:fill="AFFAEF" w:themeFill="accent3" w:themeFillTint="3F"/>
      </w:tcPr>
    </w:tblStylePr>
    <w:tblStylePr w:type="band2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V w:val="single" w:sz="8" w:space="0" w:color="0AA08B" w:themeColor="accent3"/>
        </w:tcBorders>
      </w:tcPr>
    </w:tblStylePr>
  </w:style>
  <w:style w:type="table" w:styleId="LightGrid-Accent4">
    <w:name w:val="Light Grid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  <w:insideH w:val="single" w:sz="8" w:space="0" w:color="EDD378" w:themeColor="accent4"/>
        <w:insideV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18" w:space="0" w:color="EDD378" w:themeColor="accent4"/>
          <w:right w:val="single" w:sz="8" w:space="0" w:color="EDD378" w:themeColor="accent4"/>
          <w:insideH w:val="nil"/>
          <w:insideV w:val="single" w:sz="8" w:space="0" w:color="EDD37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H w:val="nil"/>
          <w:insideV w:val="single" w:sz="8" w:space="0" w:color="EDD37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band1Vert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  <w:shd w:val="clear" w:color="auto" w:fill="FAF4DD" w:themeFill="accent4" w:themeFillTint="3F"/>
      </w:tcPr>
    </w:tblStylePr>
    <w:tblStylePr w:type="band1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V w:val="single" w:sz="8" w:space="0" w:color="EDD378" w:themeColor="accent4"/>
        </w:tcBorders>
        <w:shd w:val="clear" w:color="auto" w:fill="FAF4DD" w:themeFill="accent4" w:themeFillTint="3F"/>
      </w:tcPr>
    </w:tblStylePr>
    <w:tblStylePr w:type="band2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V w:val="single" w:sz="8" w:space="0" w:color="EDD378" w:themeColor="accent4"/>
        </w:tcBorders>
      </w:tcPr>
    </w:tblStylePr>
  </w:style>
  <w:style w:type="table" w:styleId="LightGrid-Accent5">
    <w:name w:val="Light Grid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  <w:insideH w:val="single" w:sz="8" w:space="0" w:color="FC7753" w:themeColor="accent5"/>
        <w:insideV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18" w:space="0" w:color="FC7753" w:themeColor="accent5"/>
          <w:right w:val="single" w:sz="8" w:space="0" w:color="FC7753" w:themeColor="accent5"/>
          <w:insideH w:val="nil"/>
          <w:insideV w:val="single" w:sz="8" w:space="0" w:color="FC77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H w:val="nil"/>
          <w:insideV w:val="single" w:sz="8" w:space="0" w:color="FC77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band1Vert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  <w:shd w:val="clear" w:color="auto" w:fill="FEDDD4" w:themeFill="accent5" w:themeFillTint="3F"/>
      </w:tcPr>
    </w:tblStylePr>
    <w:tblStylePr w:type="band1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V w:val="single" w:sz="8" w:space="0" w:color="FC7753" w:themeColor="accent5"/>
        </w:tcBorders>
        <w:shd w:val="clear" w:color="auto" w:fill="FEDDD4" w:themeFill="accent5" w:themeFillTint="3F"/>
      </w:tcPr>
    </w:tblStylePr>
    <w:tblStylePr w:type="band2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V w:val="single" w:sz="8" w:space="0" w:color="FC7753" w:themeColor="accent5"/>
        </w:tcBorders>
      </w:tcPr>
    </w:tblStylePr>
  </w:style>
  <w:style w:type="table" w:styleId="LightGrid-Accent6">
    <w:name w:val="Light Grid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  <w:insideH w:val="single" w:sz="8" w:space="0" w:color="A80064" w:themeColor="accent6"/>
        <w:insideV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18" w:space="0" w:color="A80064" w:themeColor="accent6"/>
          <w:right w:val="single" w:sz="8" w:space="0" w:color="A80064" w:themeColor="accent6"/>
          <w:insideH w:val="nil"/>
          <w:insideV w:val="single" w:sz="8" w:space="0" w:color="A8006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H w:val="nil"/>
          <w:insideV w:val="single" w:sz="8" w:space="0" w:color="A8006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band1Vert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  <w:shd w:val="clear" w:color="auto" w:fill="FFAADC" w:themeFill="accent6" w:themeFillTint="3F"/>
      </w:tcPr>
    </w:tblStylePr>
    <w:tblStylePr w:type="band1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V w:val="single" w:sz="8" w:space="0" w:color="A80064" w:themeColor="accent6"/>
        </w:tcBorders>
        <w:shd w:val="clear" w:color="auto" w:fill="FFAADC" w:themeFill="accent6" w:themeFillTint="3F"/>
      </w:tcPr>
    </w:tblStylePr>
    <w:tblStylePr w:type="band2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V w:val="single" w:sz="8" w:space="0" w:color="A80064" w:themeColor="accent6"/>
        </w:tcBorders>
      </w:tcPr>
    </w:tblStylePr>
  </w:style>
  <w:style w:type="table" w:styleId="LightList">
    <w:name w:val="Light List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ightList-Accent1">
    <w:name w:val="Light List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band1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</w:style>
  <w:style w:type="table" w:styleId="LightList-Accent2">
    <w:name w:val="Light List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band1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</w:style>
  <w:style w:type="table" w:styleId="LightList-Accent3">
    <w:name w:val="Light List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band1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</w:style>
  <w:style w:type="table" w:styleId="LightList-Accent4">
    <w:name w:val="Light List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band1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</w:style>
  <w:style w:type="table" w:styleId="LightList-Accent5">
    <w:name w:val="Light List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band1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</w:style>
  <w:style w:type="table" w:styleId="LightList-Accent6">
    <w:name w:val="Light List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band1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</w:style>
  <w:style w:type="table" w:styleId="LightShading">
    <w:name w:val="Light Shading"/>
    <w:basedOn w:val="TableNormal"/>
    <w:uiPriority w:val="98"/>
    <w:semiHidden/>
    <w:unhideWhenUsed/>
    <w:rsid w:val="001F6DC1"/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ightShading-Accent1">
    <w:name w:val="Light Shading Accent 1"/>
    <w:basedOn w:val="TableNormal"/>
    <w:uiPriority w:val="98"/>
    <w:semiHidden/>
    <w:unhideWhenUsed/>
    <w:rsid w:val="001F6DC1"/>
    <w:rPr>
      <w:color w:val="434E8A" w:themeColor="accent1" w:themeShade="BF"/>
    </w:rPr>
    <w:tblPr>
      <w:tblStyleRowBandSize w:val="1"/>
      <w:tblStyleColBandSize w:val="1"/>
      <w:tblBorders>
        <w:top w:val="single" w:sz="8" w:space="0" w:color="606EB2" w:themeColor="accent1"/>
        <w:bottom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6EB2" w:themeColor="accent1"/>
          <w:left w:val="nil"/>
          <w:bottom w:val="single" w:sz="8" w:space="0" w:color="606EB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6EB2" w:themeColor="accent1"/>
          <w:left w:val="nil"/>
          <w:bottom w:val="single" w:sz="8" w:space="0" w:color="606EB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</w:style>
  <w:style w:type="table" w:styleId="LightShading-Accent2">
    <w:name w:val="Light Shading Accent 2"/>
    <w:basedOn w:val="TableNormal"/>
    <w:uiPriority w:val="98"/>
    <w:semiHidden/>
    <w:unhideWhenUsed/>
    <w:rsid w:val="001F6DC1"/>
    <w:rPr>
      <w:color w:val="1991C2" w:themeColor="accent2" w:themeShade="BF"/>
    </w:rPr>
    <w:tblPr>
      <w:tblStyleRowBandSize w:val="1"/>
      <w:tblStyleColBandSize w:val="1"/>
      <w:tblBorders>
        <w:top w:val="single" w:sz="8" w:space="0" w:color="41B6E6" w:themeColor="accent2"/>
        <w:bottom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6E6" w:themeColor="accent2"/>
          <w:left w:val="nil"/>
          <w:bottom w:val="single" w:sz="8" w:space="0" w:color="41B6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6E6" w:themeColor="accent2"/>
          <w:left w:val="nil"/>
          <w:bottom w:val="single" w:sz="8" w:space="0" w:color="41B6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</w:style>
  <w:style w:type="table" w:styleId="LightShading-Accent3">
    <w:name w:val="Light Shading Accent 3"/>
    <w:basedOn w:val="TableNormal"/>
    <w:uiPriority w:val="98"/>
    <w:semiHidden/>
    <w:unhideWhenUsed/>
    <w:rsid w:val="001F6DC1"/>
    <w:rPr>
      <w:color w:val="077767" w:themeColor="accent3" w:themeShade="BF"/>
    </w:rPr>
    <w:tblPr>
      <w:tblStyleRowBandSize w:val="1"/>
      <w:tblStyleColBandSize w:val="1"/>
      <w:tblBorders>
        <w:top w:val="single" w:sz="8" w:space="0" w:color="0AA08B" w:themeColor="accent3"/>
        <w:bottom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AA08B" w:themeColor="accent3"/>
          <w:left w:val="nil"/>
          <w:bottom w:val="single" w:sz="8" w:space="0" w:color="0AA08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AA08B" w:themeColor="accent3"/>
          <w:left w:val="nil"/>
          <w:bottom w:val="single" w:sz="8" w:space="0" w:color="0AA08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</w:style>
  <w:style w:type="table" w:styleId="LightShading-Accent4">
    <w:name w:val="Light Shading Accent 4"/>
    <w:basedOn w:val="TableNormal"/>
    <w:uiPriority w:val="98"/>
    <w:semiHidden/>
    <w:unhideWhenUsed/>
    <w:rsid w:val="001F6DC1"/>
    <w:rPr>
      <w:color w:val="E2B828" w:themeColor="accent4" w:themeShade="BF"/>
    </w:rPr>
    <w:tblPr>
      <w:tblStyleRowBandSize w:val="1"/>
      <w:tblStyleColBandSize w:val="1"/>
      <w:tblBorders>
        <w:top w:val="single" w:sz="8" w:space="0" w:color="EDD378" w:themeColor="accent4"/>
        <w:bottom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378" w:themeColor="accent4"/>
          <w:left w:val="nil"/>
          <w:bottom w:val="single" w:sz="8" w:space="0" w:color="EDD37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378" w:themeColor="accent4"/>
          <w:left w:val="nil"/>
          <w:bottom w:val="single" w:sz="8" w:space="0" w:color="EDD37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</w:style>
  <w:style w:type="table" w:styleId="LightShading-Accent5">
    <w:name w:val="Light Shading Accent 5"/>
    <w:basedOn w:val="TableNormal"/>
    <w:uiPriority w:val="98"/>
    <w:semiHidden/>
    <w:unhideWhenUsed/>
    <w:rsid w:val="001F6DC1"/>
    <w:rPr>
      <w:color w:val="F63704" w:themeColor="accent5" w:themeShade="BF"/>
    </w:rPr>
    <w:tblPr>
      <w:tblStyleRowBandSize w:val="1"/>
      <w:tblStyleColBandSize w:val="1"/>
      <w:tblBorders>
        <w:top w:val="single" w:sz="8" w:space="0" w:color="FC7753" w:themeColor="accent5"/>
        <w:bottom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53" w:themeColor="accent5"/>
          <w:left w:val="nil"/>
          <w:bottom w:val="single" w:sz="8" w:space="0" w:color="FC77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53" w:themeColor="accent5"/>
          <w:left w:val="nil"/>
          <w:bottom w:val="single" w:sz="8" w:space="0" w:color="FC77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</w:style>
  <w:style w:type="table" w:styleId="LightShading-Accent6">
    <w:name w:val="Light Shading Accent 6"/>
    <w:basedOn w:val="TableNormal"/>
    <w:uiPriority w:val="98"/>
    <w:semiHidden/>
    <w:unhideWhenUsed/>
    <w:rsid w:val="001F6DC1"/>
    <w:rPr>
      <w:color w:val="7D004A" w:themeColor="accent6" w:themeShade="BF"/>
    </w:rPr>
    <w:tblPr>
      <w:tblStyleRowBandSize w:val="1"/>
      <w:tblStyleColBandSize w:val="1"/>
      <w:tblBorders>
        <w:top w:val="single" w:sz="8" w:space="0" w:color="A80064" w:themeColor="accent6"/>
        <w:bottom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0064" w:themeColor="accent6"/>
          <w:left w:val="nil"/>
          <w:bottom w:val="single" w:sz="8" w:space="0" w:color="A8006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0064" w:themeColor="accent6"/>
          <w:left w:val="nil"/>
          <w:bottom w:val="single" w:sz="8" w:space="0" w:color="A8006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</w:style>
  <w:style w:type="table" w:styleId="ListTable7Colorful-Accent6">
    <w:name w:val="List Table 7 Colorful Accent 6"/>
    <w:basedOn w:val="TableNormal"/>
    <w:uiPriority w:val="98"/>
    <w:semiHidden/>
    <w:rsid w:val="001F6DC1"/>
    <w:rPr>
      <w:color w:val="7D00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006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006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006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006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MediumGrid1-Accent1">
    <w:name w:val="Medium Grid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792C5" w:themeColor="accent1" w:themeTint="BF"/>
        <w:left w:val="single" w:sz="8" w:space="0" w:color="8792C5" w:themeColor="accent1" w:themeTint="BF"/>
        <w:bottom w:val="single" w:sz="8" w:space="0" w:color="8792C5" w:themeColor="accent1" w:themeTint="BF"/>
        <w:right w:val="single" w:sz="8" w:space="0" w:color="8792C5" w:themeColor="accent1" w:themeTint="BF"/>
        <w:insideH w:val="single" w:sz="8" w:space="0" w:color="8792C5" w:themeColor="accent1" w:themeTint="BF"/>
        <w:insideV w:val="single" w:sz="8" w:space="0" w:color="8792C5" w:themeColor="accent1" w:themeTint="BF"/>
      </w:tblBorders>
    </w:tblPr>
    <w:tcPr>
      <w:shd w:val="clear" w:color="auto" w:fill="D7DB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92C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shd w:val="clear" w:color="auto" w:fill="AFB6D8" w:themeFill="accent1" w:themeFillTint="7F"/>
      </w:tcPr>
    </w:tblStylePr>
  </w:style>
  <w:style w:type="table" w:styleId="MediumGrid1-Accent2">
    <w:name w:val="Medium Grid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70C7EC" w:themeColor="accent2" w:themeTint="BF"/>
        <w:left w:val="single" w:sz="8" w:space="0" w:color="70C7EC" w:themeColor="accent2" w:themeTint="BF"/>
        <w:bottom w:val="single" w:sz="8" w:space="0" w:color="70C7EC" w:themeColor="accent2" w:themeTint="BF"/>
        <w:right w:val="single" w:sz="8" w:space="0" w:color="70C7EC" w:themeColor="accent2" w:themeTint="BF"/>
        <w:insideH w:val="single" w:sz="8" w:space="0" w:color="70C7EC" w:themeColor="accent2" w:themeTint="BF"/>
        <w:insideV w:val="single" w:sz="8" w:space="0" w:color="70C7EC" w:themeColor="accent2" w:themeTint="BF"/>
      </w:tblBorders>
    </w:tblPr>
    <w:tcPr>
      <w:shd w:val="clear" w:color="auto" w:fill="CF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7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shd w:val="clear" w:color="auto" w:fill="A0DAF2" w:themeFill="accent2" w:themeFillTint="7F"/>
      </w:tcPr>
    </w:tblStylePr>
  </w:style>
  <w:style w:type="table" w:styleId="MediumGrid1-Accent3">
    <w:name w:val="Medium Grid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FF0D0" w:themeColor="accent3" w:themeTint="BF"/>
        <w:left w:val="single" w:sz="8" w:space="0" w:color="0FF0D0" w:themeColor="accent3" w:themeTint="BF"/>
        <w:bottom w:val="single" w:sz="8" w:space="0" w:color="0FF0D0" w:themeColor="accent3" w:themeTint="BF"/>
        <w:right w:val="single" w:sz="8" w:space="0" w:color="0FF0D0" w:themeColor="accent3" w:themeTint="BF"/>
        <w:insideH w:val="single" w:sz="8" w:space="0" w:color="0FF0D0" w:themeColor="accent3" w:themeTint="BF"/>
        <w:insideV w:val="single" w:sz="8" w:space="0" w:color="0FF0D0" w:themeColor="accent3" w:themeTint="BF"/>
      </w:tblBorders>
    </w:tblPr>
    <w:tcPr>
      <w:shd w:val="clear" w:color="auto" w:fill="AFFA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FF0D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MediumGrid1-Accent4">
    <w:name w:val="Medium Grid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1DD99" w:themeColor="accent4" w:themeTint="BF"/>
        <w:left w:val="single" w:sz="8" w:space="0" w:color="F1DD99" w:themeColor="accent4" w:themeTint="BF"/>
        <w:bottom w:val="single" w:sz="8" w:space="0" w:color="F1DD99" w:themeColor="accent4" w:themeTint="BF"/>
        <w:right w:val="single" w:sz="8" w:space="0" w:color="F1DD99" w:themeColor="accent4" w:themeTint="BF"/>
        <w:insideH w:val="single" w:sz="8" w:space="0" w:color="F1DD99" w:themeColor="accent4" w:themeTint="BF"/>
        <w:insideV w:val="single" w:sz="8" w:space="0" w:color="F1DD99" w:themeColor="accent4" w:themeTint="BF"/>
      </w:tblBorders>
    </w:tblPr>
    <w:tcPr>
      <w:shd w:val="clear" w:color="auto" w:fill="FAF4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D9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shd w:val="clear" w:color="auto" w:fill="F6E9BB" w:themeFill="accent4" w:themeFillTint="7F"/>
      </w:tcPr>
    </w:tblStylePr>
  </w:style>
  <w:style w:type="table" w:styleId="MediumGrid1-Accent5">
    <w:name w:val="Medium Grid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987D" w:themeColor="accent5" w:themeTint="BF"/>
        <w:left w:val="single" w:sz="8" w:space="0" w:color="FC987D" w:themeColor="accent5" w:themeTint="BF"/>
        <w:bottom w:val="single" w:sz="8" w:space="0" w:color="FC987D" w:themeColor="accent5" w:themeTint="BF"/>
        <w:right w:val="single" w:sz="8" w:space="0" w:color="FC987D" w:themeColor="accent5" w:themeTint="BF"/>
        <w:insideH w:val="single" w:sz="8" w:space="0" w:color="FC987D" w:themeColor="accent5" w:themeTint="BF"/>
        <w:insideV w:val="single" w:sz="8" w:space="0" w:color="FC987D" w:themeColor="accent5" w:themeTint="BF"/>
      </w:tblBorders>
    </w:tblPr>
    <w:tcPr>
      <w:shd w:val="clear" w:color="auto" w:fill="FEDD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987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shd w:val="clear" w:color="auto" w:fill="FDBBA9" w:themeFill="accent5" w:themeFillTint="7F"/>
      </w:tcPr>
    </w:tblStylePr>
  </w:style>
  <w:style w:type="table" w:styleId="MediumGrid1-Accent6">
    <w:name w:val="Medium Grid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D0096" w:themeColor="accent6" w:themeTint="BF"/>
        <w:left w:val="single" w:sz="8" w:space="0" w:color="FD0096" w:themeColor="accent6" w:themeTint="BF"/>
        <w:bottom w:val="single" w:sz="8" w:space="0" w:color="FD0096" w:themeColor="accent6" w:themeTint="BF"/>
        <w:right w:val="single" w:sz="8" w:space="0" w:color="FD0096" w:themeColor="accent6" w:themeTint="BF"/>
        <w:insideH w:val="single" w:sz="8" w:space="0" w:color="FD0096" w:themeColor="accent6" w:themeTint="BF"/>
        <w:insideV w:val="single" w:sz="8" w:space="0" w:color="FD0096" w:themeColor="accent6" w:themeTint="BF"/>
      </w:tblBorders>
    </w:tblPr>
    <w:tcPr>
      <w:shd w:val="clear" w:color="auto" w:fill="FFAA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00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shd w:val="clear" w:color="auto" w:fill="FF54B9" w:themeFill="accent6" w:themeFillTint="7F"/>
      </w:tcPr>
    </w:tblStylePr>
  </w:style>
  <w:style w:type="table" w:styleId="MediumGrid2">
    <w:name w:val="Medium Grid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  <w:insideH w:val="single" w:sz="8" w:space="0" w:color="606EB2" w:themeColor="accent1"/>
        <w:insideV w:val="single" w:sz="8" w:space="0" w:color="606EB2" w:themeColor="accent1"/>
      </w:tblBorders>
    </w:tblPr>
    <w:tcPr>
      <w:shd w:val="clear" w:color="auto" w:fill="D7DBEC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FF0F7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1EF" w:themeFill="accent1" w:themeFillTint="33"/>
      </w:tc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tcBorders>
          <w:insideH w:val="single" w:sz="6" w:space="0" w:color="606EB2" w:themeColor="accent1"/>
          <w:insideV w:val="single" w:sz="6" w:space="0" w:color="606EB2" w:themeColor="accent1"/>
        </w:tcBorders>
        <w:shd w:val="clear" w:color="auto" w:fill="AFB6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  <w:insideH w:val="single" w:sz="8" w:space="0" w:color="41B6E6" w:themeColor="accent2"/>
        <w:insideV w:val="single" w:sz="8" w:space="0" w:color="41B6E6" w:themeColor="accent2"/>
      </w:tblBorders>
    </w:tblPr>
    <w:tcPr>
      <w:shd w:val="clear" w:color="auto" w:fill="CFECF8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ECF7FC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FA" w:themeFill="accent2" w:themeFillTint="33"/>
      </w:tc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tcBorders>
          <w:insideH w:val="single" w:sz="6" w:space="0" w:color="41B6E6" w:themeColor="accent2"/>
          <w:insideV w:val="single" w:sz="6" w:space="0" w:color="41B6E6" w:themeColor="accent2"/>
        </w:tcBorders>
        <w:shd w:val="clear" w:color="auto" w:fill="A0DA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  <w:insideH w:val="single" w:sz="8" w:space="0" w:color="0AA08B" w:themeColor="accent3"/>
        <w:insideV w:val="single" w:sz="8" w:space="0" w:color="0AA08B" w:themeColor="accent3"/>
      </w:tblBorders>
    </w:tblPr>
    <w:tcPr>
      <w:shd w:val="clear" w:color="auto" w:fill="AFFAEF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DFFDF8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FBF2" w:themeFill="accent3" w:themeFillTint="33"/>
      </w:tc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tcBorders>
          <w:insideH w:val="single" w:sz="6" w:space="0" w:color="0AA08B" w:themeColor="accent3"/>
          <w:insideV w:val="single" w:sz="6" w:space="0" w:color="0AA08B" w:themeColor="accent3"/>
        </w:tcBorders>
        <w:shd w:val="clear" w:color="auto" w:fill="5FF5E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  <w:insideH w:val="single" w:sz="8" w:space="0" w:color="EDD378" w:themeColor="accent4"/>
        <w:insideV w:val="single" w:sz="8" w:space="0" w:color="EDD378" w:themeColor="accent4"/>
      </w:tblBorders>
    </w:tblPr>
    <w:tcPr>
      <w:shd w:val="clear" w:color="auto" w:fill="FAF4DD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FDFAF1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E3" w:themeFill="accent4" w:themeFillTint="33"/>
      </w:tc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tcBorders>
          <w:insideH w:val="single" w:sz="6" w:space="0" w:color="EDD378" w:themeColor="accent4"/>
          <w:insideV w:val="single" w:sz="6" w:space="0" w:color="EDD378" w:themeColor="accent4"/>
        </w:tcBorders>
        <w:shd w:val="clear" w:color="auto" w:fill="F6E9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  <w:insideH w:val="single" w:sz="8" w:space="0" w:color="FC7753" w:themeColor="accent5"/>
        <w:insideV w:val="single" w:sz="8" w:space="0" w:color="FC7753" w:themeColor="accent5"/>
      </w:tblBorders>
    </w:tblPr>
    <w:tcPr>
      <w:shd w:val="clear" w:color="auto" w:fill="FEDDD4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FEF1ED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3DC" w:themeFill="accent5" w:themeFillTint="33"/>
      </w:tc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tcBorders>
          <w:insideH w:val="single" w:sz="6" w:space="0" w:color="FC7753" w:themeColor="accent5"/>
          <w:insideV w:val="single" w:sz="6" w:space="0" w:color="FC7753" w:themeColor="accent5"/>
        </w:tcBorders>
        <w:shd w:val="clear" w:color="auto" w:fill="FDBBA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  <w:insideH w:val="single" w:sz="8" w:space="0" w:color="A80064" w:themeColor="accent6"/>
        <w:insideV w:val="single" w:sz="8" w:space="0" w:color="A80064" w:themeColor="accent6"/>
      </w:tblBorders>
    </w:tblPr>
    <w:tcPr>
      <w:shd w:val="clear" w:color="auto" w:fill="FFAADC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FFDDF1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AE2" w:themeFill="accent6" w:themeFillTint="33"/>
      </w:tc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tcBorders>
          <w:insideH w:val="single" w:sz="6" w:space="0" w:color="A80064" w:themeColor="accent6"/>
          <w:insideV w:val="single" w:sz="6" w:space="0" w:color="A80064" w:themeColor="accent6"/>
        </w:tcBorders>
        <w:shd w:val="clear" w:color="auto" w:fill="FF54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MediumGrid3-Accent1">
    <w:name w:val="Medium Grid 3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B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6EB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6EB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B6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B6D8" w:themeFill="accent1" w:themeFillTint="7F"/>
      </w:tcPr>
    </w:tblStylePr>
  </w:style>
  <w:style w:type="table" w:styleId="MediumGrid3-Accent2">
    <w:name w:val="Medium Grid 3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6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6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A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AF2" w:themeFill="accent2" w:themeFillTint="7F"/>
      </w:tcPr>
    </w:tblStylePr>
  </w:style>
  <w:style w:type="table" w:styleId="MediumGrid3-Accent3">
    <w:name w:val="Medium Grid 3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FA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AA08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AA08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FF5E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FF5E0" w:themeFill="accent3" w:themeFillTint="7F"/>
      </w:tcPr>
    </w:tblStylePr>
  </w:style>
  <w:style w:type="table" w:styleId="MediumGrid3-Accent4">
    <w:name w:val="Medium Grid 3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4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37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37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9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9BB" w:themeFill="accent4" w:themeFillTint="7F"/>
      </w:tcPr>
    </w:tblStylePr>
  </w:style>
  <w:style w:type="table" w:styleId="MediumGrid3-Accent5">
    <w:name w:val="Medium Grid 3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DD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BBA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BBA9" w:themeFill="accent5" w:themeFillTint="7F"/>
      </w:tcPr>
    </w:tblStylePr>
  </w:style>
  <w:style w:type="table" w:styleId="MediumGrid3-Accent6">
    <w:name w:val="Medium Grid 3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A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006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006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54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54B9" w:themeFill="accent6" w:themeFillTint="7F"/>
      </w:tcPr>
    </w:tblStylePr>
  </w:style>
  <w:style w:type="table" w:styleId="MediumList1">
    <w:name w:val="Medium Lis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MediumList1-Accent1">
    <w:name w:val="Medium List 1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bottom w:val="single" w:sz="8" w:space="0" w:color="606EB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6EB2" w:themeColor="accent1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606EB2" w:themeColor="accent1"/>
          <w:bottom w:val="single" w:sz="8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6EB2" w:themeColor="accent1"/>
          <w:bottom w:val="single" w:sz="8" w:space="0" w:color="606EB2" w:themeColor="accent1"/>
        </w:tcBorders>
      </w:tcPr>
    </w:tblStylePr>
    <w:tblStylePr w:type="band1Vert">
      <w:tblPr/>
      <w:tcPr>
        <w:shd w:val="clear" w:color="auto" w:fill="D7DBEC" w:themeFill="accent1" w:themeFillTint="3F"/>
      </w:tcPr>
    </w:tblStylePr>
    <w:tblStylePr w:type="band1Horz">
      <w:tblPr/>
      <w:tcPr>
        <w:shd w:val="clear" w:color="auto" w:fill="D7DBEC" w:themeFill="accent1" w:themeFillTint="3F"/>
      </w:tcPr>
    </w:tblStylePr>
  </w:style>
  <w:style w:type="table" w:styleId="MediumList1-Accent2">
    <w:name w:val="Medium List 1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bottom w:val="single" w:sz="8" w:space="0" w:color="41B6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B6E6" w:themeColor="accent2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41B6E6" w:themeColor="accent2"/>
          <w:bottom w:val="single" w:sz="8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B6E6" w:themeColor="accent2"/>
          <w:bottom w:val="single" w:sz="8" w:space="0" w:color="41B6E6" w:themeColor="accent2"/>
        </w:tcBorders>
      </w:tcPr>
    </w:tblStylePr>
    <w:tblStylePr w:type="band1Vert">
      <w:tblPr/>
      <w:tcPr>
        <w:shd w:val="clear" w:color="auto" w:fill="CFECF8" w:themeFill="accent2" w:themeFillTint="3F"/>
      </w:tcPr>
    </w:tblStylePr>
    <w:tblStylePr w:type="band1Horz">
      <w:tblPr/>
      <w:tcPr>
        <w:shd w:val="clear" w:color="auto" w:fill="CFECF8" w:themeFill="accent2" w:themeFillTint="3F"/>
      </w:tcPr>
    </w:tblStylePr>
  </w:style>
  <w:style w:type="table" w:styleId="MediumList1-Accent3">
    <w:name w:val="Medium List 1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bottom w:val="single" w:sz="8" w:space="0" w:color="0AA08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AA08B" w:themeColor="accent3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0AA08B" w:themeColor="accent3"/>
          <w:bottom w:val="single" w:sz="8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AA08B" w:themeColor="accent3"/>
          <w:bottom w:val="single" w:sz="8" w:space="0" w:color="0AA08B" w:themeColor="accent3"/>
        </w:tcBorders>
      </w:tcPr>
    </w:tblStylePr>
    <w:tblStylePr w:type="band1Vert">
      <w:tblPr/>
      <w:tcPr>
        <w:shd w:val="clear" w:color="auto" w:fill="AFFAEF" w:themeFill="accent3" w:themeFillTint="3F"/>
      </w:tcPr>
    </w:tblStylePr>
    <w:tblStylePr w:type="band1Horz">
      <w:tblPr/>
      <w:tcPr>
        <w:shd w:val="clear" w:color="auto" w:fill="AFFAEF" w:themeFill="accent3" w:themeFillTint="3F"/>
      </w:tcPr>
    </w:tblStylePr>
  </w:style>
  <w:style w:type="table" w:styleId="MediumList1-Accent4">
    <w:name w:val="Medium List 1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bottom w:val="single" w:sz="8" w:space="0" w:color="EDD37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D378" w:themeColor="accent4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EDD378" w:themeColor="accent4"/>
          <w:bottom w:val="single" w:sz="8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D378" w:themeColor="accent4"/>
          <w:bottom w:val="single" w:sz="8" w:space="0" w:color="EDD378" w:themeColor="accent4"/>
        </w:tcBorders>
      </w:tcPr>
    </w:tblStylePr>
    <w:tblStylePr w:type="band1Vert">
      <w:tblPr/>
      <w:tcPr>
        <w:shd w:val="clear" w:color="auto" w:fill="FAF4DD" w:themeFill="accent4" w:themeFillTint="3F"/>
      </w:tcPr>
    </w:tblStylePr>
    <w:tblStylePr w:type="band1Horz">
      <w:tblPr/>
      <w:tcPr>
        <w:shd w:val="clear" w:color="auto" w:fill="FAF4DD" w:themeFill="accent4" w:themeFillTint="3F"/>
      </w:tcPr>
    </w:tblStylePr>
  </w:style>
  <w:style w:type="table" w:styleId="MediumList1-Accent5">
    <w:name w:val="Medium List 1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bottom w:val="single" w:sz="8" w:space="0" w:color="FC77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7753" w:themeColor="accent5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FC7753" w:themeColor="accent5"/>
          <w:bottom w:val="single" w:sz="8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7753" w:themeColor="accent5"/>
          <w:bottom w:val="single" w:sz="8" w:space="0" w:color="FC7753" w:themeColor="accent5"/>
        </w:tcBorders>
      </w:tcPr>
    </w:tblStylePr>
    <w:tblStylePr w:type="band1Vert">
      <w:tblPr/>
      <w:tcPr>
        <w:shd w:val="clear" w:color="auto" w:fill="FEDDD4" w:themeFill="accent5" w:themeFillTint="3F"/>
      </w:tcPr>
    </w:tblStylePr>
    <w:tblStylePr w:type="band1Horz">
      <w:tblPr/>
      <w:tcPr>
        <w:shd w:val="clear" w:color="auto" w:fill="FEDDD4" w:themeFill="accent5" w:themeFillTint="3F"/>
      </w:tcPr>
    </w:tblStylePr>
  </w:style>
  <w:style w:type="table" w:styleId="MediumList1-Accent6">
    <w:name w:val="Medium List 1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bottom w:val="single" w:sz="8" w:space="0" w:color="A8006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0064" w:themeColor="accent6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A80064" w:themeColor="accent6"/>
          <w:bottom w:val="single" w:sz="8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0064" w:themeColor="accent6"/>
          <w:bottom w:val="single" w:sz="8" w:space="0" w:color="A80064" w:themeColor="accent6"/>
        </w:tcBorders>
      </w:tcPr>
    </w:tblStylePr>
    <w:tblStylePr w:type="band1Vert">
      <w:tblPr/>
      <w:tcPr>
        <w:shd w:val="clear" w:color="auto" w:fill="FFAADC" w:themeFill="accent6" w:themeFillTint="3F"/>
      </w:tcPr>
    </w:tblStylePr>
    <w:tblStylePr w:type="band1Horz">
      <w:tblPr/>
      <w:tcPr>
        <w:shd w:val="clear" w:color="auto" w:fill="FFAADC" w:themeFill="accent6" w:themeFillTint="3F"/>
      </w:tcPr>
    </w:tblStylePr>
  </w:style>
  <w:style w:type="table" w:styleId="MediumList2">
    <w:name w:val="Medium Lis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6EB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6EB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6EB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B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B6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B6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AA0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AA08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AA08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FA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D37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D37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D37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4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77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77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77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DD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006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006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006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A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792C5" w:themeColor="accent1" w:themeTint="BF"/>
        <w:left w:val="single" w:sz="8" w:space="0" w:color="8792C5" w:themeColor="accent1" w:themeTint="BF"/>
        <w:bottom w:val="single" w:sz="8" w:space="0" w:color="8792C5" w:themeColor="accent1" w:themeTint="BF"/>
        <w:right w:val="single" w:sz="8" w:space="0" w:color="8792C5" w:themeColor="accent1" w:themeTint="BF"/>
        <w:insideH w:val="single" w:sz="8" w:space="0" w:color="8792C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92C5" w:themeColor="accent1" w:themeTint="BF"/>
          <w:left w:val="single" w:sz="8" w:space="0" w:color="8792C5" w:themeColor="accent1" w:themeTint="BF"/>
          <w:bottom w:val="single" w:sz="8" w:space="0" w:color="8792C5" w:themeColor="accent1" w:themeTint="BF"/>
          <w:right w:val="single" w:sz="8" w:space="0" w:color="8792C5" w:themeColor="accent1" w:themeTint="BF"/>
          <w:insideH w:val="nil"/>
          <w:insideV w:val="nil"/>
        </w:tcBorders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92C5" w:themeColor="accent1" w:themeTint="BF"/>
          <w:left w:val="single" w:sz="8" w:space="0" w:color="8792C5" w:themeColor="accent1" w:themeTint="BF"/>
          <w:bottom w:val="single" w:sz="8" w:space="0" w:color="8792C5" w:themeColor="accent1" w:themeTint="BF"/>
          <w:right w:val="single" w:sz="8" w:space="0" w:color="8792C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B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B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70C7EC" w:themeColor="accent2" w:themeTint="BF"/>
        <w:left w:val="single" w:sz="8" w:space="0" w:color="70C7EC" w:themeColor="accent2" w:themeTint="BF"/>
        <w:bottom w:val="single" w:sz="8" w:space="0" w:color="70C7EC" w:themeColor="accent2" w:themeTint="BF"/>
        <w:right w:val="single" w:sz="8" w:space="0" w:color="70C7EC" w:themeColor="accent2" w:themeTint="BF"/>
        <w:insideH w:val="single" w:sz="8" w:space="0" w:color="70C7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7EC" w:themeColor="accent2" w:themeTint="BF"/>
          <w:left w:val="single" w:sz="8" w:space="0" w:color="70C7EC" w:themeColor="accent2" w:themeTint="BF"/>
          <w:bottom w:val="single" w:sz="8" w:space="0" w:color="70C7EC" w:themeColor="accent2" w:themeTint="BF"/>
          <w:right w:val="single" w:sz="8" w:space="0" w:color="70C7EC" w:themeColor="accent2" w:themeTint="BF"/>
          <w:insideH w:val="nil"/>
          <w:insideV w:val="nil"/>
        </w:tcBorders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7EC" w:themeColor="accent2" w:themeTint="BF"/>
          <w:left w:val="single" w:sz="8" w:space="0" w:color="70C7EC" w:themeColor="accent2" w:themeTint="BF"/>
          <w:bottom w:val="single" w:sz="8" w:space="0" w:color="70C7EC" w:themeColor="accent2" w:themeTint="BF"/>
          <w:right w:val="single" w:sz="8" w:space="0" w:color="70C7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FF0D0" w:themeColor="accent3" w:themeTint="BF"/>
        <w:left w:val="single" w:sz="8" w:space="0" w:color="0FF0D0" w:themeColor="accent3" w:themeTint="BF"/>
        <w:bottom w:val="single" w:sz="8" w:space="0" w:color="0FF0D0" w:themeColor="accent3" w:themeTint="BF"/>
        <w:right w:val="single" w:sz="8" w:space="0" w:color="0FF0D0" w:themeColor="accent3" w:themeTint="BF"/>
        <w:insideH w:val="single" w:sz="8" w:space="0" w:color="0FF0D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FF0D0" w:themeColor="accent3" w:themeTint="BF"/>
          <w:left w:val="single" w:sz="8" w:space="0" w:color="0FF0D0" w:themeColor="accent3" w:themeTint="BF"/>
          <w:bottom w:val="single" w:sz="8" w:space="0" w:color="0FF0D0" w:themeColor="accent3" w:themeTint="BF"/>
          <w:right w:val="single" w:sz="8" w:space="0" w:color="0FF0D0" w:themeColor="accent3" w:themeTint="BF"/>
          <w:insideH w:val="nil"/>
          <w:insideV w:val="nil"/>
        </w:tcBorders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F0D0" w:themeColor="accent3" w:themeTint="BF"/>
          <w:left w:val="single" w:sz="8" w:space="0" w:color="0FF0D0" w:themeColor="accent3" w:themeTint="BF"/>
          <w:bottom w:val="single" w:sz="8" w:space="0" w:color="0FF0D0" w:themeColor="accent3" w:themeTint="BF"/>
          <w:right w:val="single" w:sz="8" w:space="0" w:color="0FF0D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FA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FA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1DD99" w:themeColor="accent4" w:themeTint="BF"/>
        <w:left w:val="single" w:sz="8" w:space="0" w:color="F1DD99" w:themeColor="accent4" w:themeTint="BF"/>
        <w:bottom w:val="single" w:sz="8" w:space="0" w:color="F1DD99" w:themeColor="accent4" w:themeTint="BF"/>
        <w:right w:val="single" w:sz="8" w:space="0" w:color="F1DD99" w:themeColor="accent4" w:themeTint="BF"/>
        <w:insideH w:val="single" w:sz="8" w:space="0" w:color="F1DD9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D99" w:themeColor="accent4" w:themeTint="BF"/>
          <w:left w:val="single" w:sz="8" w:space="0" w:color="F1DD99" w:themeColor="accent4" w:themeTint="BF"/>
          <w:bottom w:val="single" w:sz="8" w:space="0" w:color="F1DD99" w:themeColor="accent4" w:themeTint="BF"/>
          <w:right w:val="single" w:sz="8" w:space="0" w:color="F1DD99" w:themeColor="accent4" w:themeTint="BF"/>
          <w:insideH w:val="nil"/>
          <w:insideV w:val="nil"/>
        </w:tcBorders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D99" w:themeColor="accent4" w:themeTint="BF"/>
          <w:left w:val="single" w:sz="8" w:space="0" w:color="F1DD99" w:themeColor="accent4" w:themeTint="BF"/>
          <w:bottom w:val="single" w:sz="8" w:space="0" w:color="F1DD99" w:themeColor="accent4" w:themeTint="BF"/>
          <w:right w:val="single" w:sz="8" w:space="0" w:color="F1DD9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4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987D" w:themeColor="accent5" w:themeTint="BF"/>
        <w:left w:val="single" w:sz="8" w:space="0" w:color="FC987D" w:themeColor="accent5" w:themeTint="BF"/>
        <w:bottom w:val="single" w:sz="8" w:space="0" w:color="FC987D" w:themeColor="accent5" w:themeTint="BF"/>
        <w:right w:val="single" w:sz="8" w:space="0" w:color="FC987D" w:themeColor="accent5" w:themeTint="BF"/>
        <w:insideH w:val="single" w:sz="8" w:space="0" w:color="FC987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987D" w:themeColor="accent5" w:themeTint="BF"/>
          <w:left w:val="single" w:sz="8" w:space="0" w:color="FC987D" w:themeColor="accent5" w:themeTint="BF"/>
          <w:bottom w:val="single" w:sz="8" w:space="0" w:color="FC987D" w:themeColor="accent5" w:themeTint="BF"/>
          <w:right w:val="single" w:sz="8" w:space="0" w:color="FC987D" w:themeColor="accent5" w:themeTint="BF"/>
          <w:insideH w:val="nil"/>
          <w:insideV w:val="nil"/>
        </w:tcBorders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987D" w:themeColor="accent5" w:themeTint="BF"/>
          <w:left w:val="single" w:sz="8" w:space="0" w:color="FC987D" w:themeColor="accent5" w:themeTint="BF"/>
          <w:bottom w:val="single" w:sz="8" w:space="0" w:color="FC987D" w:themeColor="accent5" w:themeTint="BF"/>
          <w:right w:val="single" w:sz="8" w:space="0" w:color="FC987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D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D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D0096" w:themeColor="accent6" w:themeTint="BF"/>
        <w:left w:val="single" w:sz="8" w:space="0" w:color="FD0096" w:themeColor="accent6" w:themeTint="BF"/>
        <w:bottom w:val="single" w:sz="8" w:space="0" w:color="FD0096" w:themeColor="accent6" w:themeTint="BF"/>
        <w:right w:val="single" w:sz="8" w:space="0" w:color="FD0096" w:themeColor="accent6" w:themeTint="BF"/>
        <w:insideH w:val="single" w:sz="8" w:space="0" w:color="FD00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0096" w:themeColor="accent6" w:themeTint="BF"/>
          <w:left w:val="single" w:sz="8" w:space="0" w:color="FD0096" w:themeColor="accent6" w:themeTint="BF"/>
          <w:bottom w:val="single" w:sz="8" w:space="0" w:color="FD0096" w:themeColor="accent6" w:themeTint="BF"/>
          <w:right w:val="single" w:sz="8" w:space="0" w:color="FD0096" w:themeColor="accent6" w:themeTint="BF"/>
          <w:insideH w:val="nil"/>
          <w:insideV w:val="nil"/>
        </w:tcBorders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0096" w:themeColor="accent6" w:themeTint="BF"/>
          <w:left w:val="single" w:sz="8" w:space="0" w:color="FD0096" w:themeColor="accent6" w:themeTint="BF"/>
          <w:bottom w:val="single" w:sz="8" w:space="0" w:color="FD0096" w:themeColor="accent6" w:themeTint="BF"/>
          <w:right w:val="single" w:sz="8" w:space="0" w:color="FD00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A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A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8"/>
    <w:semiHidden/>
    <w:unhideWhenUsed/>
    <w:rsid w:val="001F6DC1"/>
    <w:pPr>
      <w:spacing w:after="227" w:line="22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8"/>
    <w:semiHidden/>
    <w:unhideWhenUsed/>
    <w:rsid w:val="001F6DC1"/>
    <w:pPr>
      <w:spacing w:after="227" w:line="22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8"/>
    <w:semiHidden/>
    <w:unhideWhenUsed/>
    <w:rsid w:val="001F6DC1"/>
    <w:pPr>
      <w:spacing w:after="227" w:line="22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8"/>
    <w:semiHidden/>
    <w:rsid w:val="001F6D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8"/>
    <w:semiHidden/>
    <w:unhideWhenUsed/>
    <w:rsid w:val="001F6DC1"/>
    <w:pPr>
      <w:spacing w:after="227" w:line="22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Title"/>
    <w:next w:val="Normal"/>
    <w:uiPriority w:val="39"/>
    <w:qFormat/>
    <w:rsid w:val="00F87FD2"/>
  </w:style>
  <w:style w:type="paragraph" w:customStyle="1" w:styleId="FooterAddress">
    <w:name w:val="Footer Address"/>
    <w:basedOn w:val="Footer"/>
    <w:uiPriority w:val="19"/>
    <w:semiHidden/>
    <w:qFormat/>
    <w:rsid w:val="00BF16B1"/>
    <w:pPr>
      <w:jc w:val="center"/>
    </w:pPr>
    <w:rPr>
      <w:rFonts w:ascii="Nunito Light" w:hAnsi="Nunito Light"/>
    </w:rPr>
  </w:style>
  <w:style w:type="paragraph" w:customStyle="1" w:styleId="NormalNoSpacing">
    <w:name w:val="Normal No Spacing"/>
    <w:basedOn w:val="Normal"/>
    <w:uiPriority w:val="3"/>
    <w:qFormat/>
    <w:rsid w:val="00D438E6"/>
    <w:pPr>
      <w:spacing w:after="0"/>
    </w:pPr>
    <w:rPr>
      <w:rFonts w:eastAsiaTheme="majorEastAsia"/>
    </w:rPr>
  </w:style>
  <w:style w:type="character" w:styleId="CommentReference">
    <w:name w:val="annotation reference"/>
    <w:basedOn w:val="DefaultParagraphFont"/>
    <w:uiPriority w:val="29"/>
    <w:semiHidden/>
    <w:unhideWhenUsed/>
    <w:rsid w:val="008C7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29"/>
    <w:semiHidden/>
    <w:unhideWhenUsed/>
    <w:rsid w:val="008C76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29"/>
    <w:semiHidden/>
    <w:rsid w:val="008C7639"/>
    <w:rPr>
      <w:rFonts w:asciiTheme="minorHAnsi" w:hAnsiTheme="minorHAnsi" w:cs="Calibri"/>
      <w:color w:val="333333" w:themeColor="background2"/>
    </w:rPr>
  </w:style>
  <w:style w:type="character" w:styleId="Emphasis">
    <w:name w:val="Emphasis"/>
    <w:qFormat/>
    <w:rsid w:val="00EB6277"/>
    <w:rPr>
      <w:rFonts w:ascii="Helvetica" w:hAnsi="Helvetica" w:cs="Helvetica" w:hint="default"/>
      <w:i/>
      <w:iCs w:val="0"/>
      <w:sz w:val="22"/>
    </w:rPr>
  </w:style>
  <w:style w:type="paragraph" w:styleId="BodyText">
    <w:name w:val="Body Text"/>
    <w:basedOn w:val="Normal"/>
    <w:link w:val="BodyTextChar"/>
    <w:rsid w:val="00EB6277"/>
    <w:pPr>
      <w:tabs>
        <w:tab w:val="left" w:pos="720"/>
      </w:tabs>
      <w:spacing w:before="120" w:after="120" w:line="240" w:lineRule="auto"/>
      <w:ind w:left="720" w:right="720"/>
    </w:pPr>
    <w:rPr>
      <w:rFonts w:ascii="Helvetica" w:hAnsi="Helvetica" w:cs="Times New Roman"/>
      <w:color w:val="auto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EB6277"/>
    <w:rPr>
      <w:rFonts w:ascii="Helvetica" w:hAnsi="Helvetica"/>
      <w:sz w:val="22"/>
      <w:lang w:val="en-US" w:eastAsia="en-US"/>
    </w:rPr>
  </w:style>
  <w:style w:type="paragraph" w:customStyle="1" w:styleId="BulletList">
    <w:name w:val="Bullet List"/>
    <w:basedOn w:val="ListParagraph"/>
    <w:rsid w:val="00EB6277"/>
    <w:pPr>
      <w:numPr>
        <w:numId w:val="34"/>
      </w:numPr>
      <w:spacing w:after="0" w:line="240" w:lineRule="auto"/>
      <w:ind w:left="1368" w:right="720"/>
    </w:pPr>
    <w:rPr>
      <w:rFonts w:ascii="Helvetica" w:eastAsia="Calibri" w:hAnsi="Helvetica" w:cs="Times New Roman"/>
      <w:color w:val="auto"/>
      <w:szCs w:val="24"/>
      <w:lang w:val="en-US"/>
    </w:rPr>
  </w:style>
  <w:style w:type="paragraph" w:styleId="Revision">
    <w:name w:val="Revision"/>
    <w:hidden/>
    <w:uiPriority w:val="99"/>
    <w:semiHidden/>
    <w:rsid w:val="00B2226A"/>
    <w:rPr>
      <w:rFonts w:asciiTheme="minorHAnsi" w:hAnsiTheme="minorHAnsi" w:cs="Calibri"/>
      <w:color w:val="333333" w:themeColor="background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lea\Dropbox%20(Burrana)\All%20QMS%20Approved%20Documents\Templates\Quality%20Procedure%20Template_Brian%20Olea_201218.dotx" TargetMode="External"/></Relationships>
</file>

<file path=word/theme/theme1.xml><?xml version="1.0" encoding="utf-8"?>
<a:theme xmlns:a="http://schemas.openxmlformats.org/drawingml/2006/main" name="Office Theme">
  <a:themeElements>
    <a:clrScheme name="Custom 23">
      <a:dk1>
        <a:srgbClr val="231F20"/>
      </a:dk1>
      <a:lt1>
        <a:sysClr val="window" lastClr="FFFFFF"/>
      </a:lt1>
      <a:dk2>
        <a:srgbClr val="41B6E6"/>
      </a:dk2>
      <a:lt2>
        <a:srgbClr val="333333"/>
      </a:lt2>
      <a:accent1>
        <a:srgbClr val="606EB2"/>
      </a:accent1>
      <a:accent2>
        <a:srgbClr val="41B6E6"/>
      </a:accent2>
      <a:accent3>
        <a:srgbClr val="0AA08B"/>
      </a:accent3>
      <a:accent4>
        <a:srgbClr val="EDD378"/>
      </a:accent4>
      <a:accent5>
        <a:srgbClr val="FC7753"/>
      </a:accent5>
      <a:accent6>
        <a:srgbClr val="A80064"/>
      </a:accent6>
      <a:hlink>
        <a:srgbClr val="333333"/>
      </a:hlink>
      <a:folHlink>
        <a:srgbClr val="333333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1D685AA-5C07-4B5D-8B04-74DB2BE95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Procedure Template_Brian Olea_201218</Template>
  <TotalTime>5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Burrana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R. Olea</dc:creator>
  <dc:description/>
  <cp:lastModifiedBy>Damien Mills</cp:lastModifiedBy>
  <cp:revision>2</cp:revision>
  <cp:lastPrinted>2018-11-22T02:34:00Z</cp:lastPrinted>
  <dcterms:created xsi:type="dcterms:W3CDTF">2023-04-20T05:07:00Z</dcterms:created>
  <dcterms:modified xsi:type="dcterms:W3CDTF">2023-04-20T05:07:00Z</dcterms:modified>
  <cp:category>Letter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Title">
    <vt:lpwstr>HeaderTitle</vt:lpwstr>
  </property>
</Properties>
</file>