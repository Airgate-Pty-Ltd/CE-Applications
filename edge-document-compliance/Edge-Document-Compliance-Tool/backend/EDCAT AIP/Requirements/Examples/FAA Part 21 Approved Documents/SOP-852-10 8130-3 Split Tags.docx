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3D730" w14:textId="77777777" w:rsidR="00F7243D" w:rsidRPr="00A365A0" w:rsidRDefault="00F7243D" w:rsidP="00F7243D">
      <w:pPr>
        <w:pStyle w:val="Heading1"/>
        <w:rPr>
          <w:sz w:val="22"/>
          <w:szCs w:val="22"/>
        </w:rPr>
      </w:pPr>
      <w:r w:rsidRPr="00A365A0">
        <w:rPr>
          <w:sz w:val="22"/>
          <w:szCs w:val="22"/>
        </w:rPr>
        <w:t>Objective</w:t>
      </w:r>
    </w:p>
    <w:p w14:paraId="73C334F6" w14:textId="77777777" w:rsidR="00F7243D" w:rsidRPr="00A365A0" w:rsidRDefault="00F7243D" w:rsidP="00F7243D">
      <w:pPr>
        <w:pStyle w:val="Heading1"/>
        <w:rPr>
          <w:b w:val="0"/>
          <w:bCs w:val="0"/>
          <w:color w:val="auto"/>
          <w:sz w:val="22"/>
          <w:szCs w:val="22"/>
        </w:rPr>
      </w:pPr>
      <w:r w:rsidRPr="00CD2452">
        <w:rPr>
          <w:b w:val="0"/>
          <w:bCs w:val="0"/>
          <w:color w:val="auto"/>
          <w:sz w:val="22"/>
          <w:szCs w:val="22"/>
        </w:rPr>
        <w:t xml:space="preserve">This </w:t>
      </w:r>
      <w:r w:rsidRPr="00A365A0">
        <w:rPr>
          <w:b w:val="0"/>
          <w:bCs w:val="0"/>
          <w:color w:val="auto"/>
          <w:sz w:val="22"/>
          <w:szCs w:val="22"/>
        </w:rPr>
        <w:t>SOP (</w:t>
      </w:r>
      <w:r w:rsidRPr="00CD2452">
        <w:rPr>
          <w:b w:val="0"/>
          <w:bCs w:val="0"/>
          <w:color w:val="auto"/>
          <w:sz w:val="22"/>
          <w:szCs w:val="22"/>
        </w:rPr>
        <w:t>work instruction</w:t>
      </w:r>
      <w:r w:rsidRPr="00A365A0">
        <w:rPr>
          <w:b w:val="0"/>
          <w:bCs w:val="0"/>
          <w:color w:val="auto"/>
          <w:sz w:val="22"/>
          <w:szCs w:val="22"/>
        </w:rPr>
        <w:t>)</w:t>
      </w:r>
      <w:r w:rsidRPr="00CD2452">
        <w:rPr>
          <w:b w:val="0"/>
          <w:bCs w:val="0"/>
          <w:color w:val="auto"/>
          <w:sz w:val="22"/>
          <w:szCs w:val="22"/>
        </w:rPr>
        <w:t xml:space="preserve"> defines the process for issuing FAA Form 8130-3 for split bulk shipments of new products or articles to maintain traceability and compliance with FAA regulations.</w:t>
      </w:r>
      <w:r w:rsidRPr="00A365A0">
        <w:rPr>
          <w:rFonts w:eastAsiaTheme="minorEastAsia"/>
          <w:b w:val="0"/>
          <w:bCs w:val="0"/>
          <w:color w:val="auto"/>
          <w:sz w:val="22"/>
          <w:szCs w:val="22"/>
        </w:rPr>
        <w:t> </w:t>
      </w:r>
    </w:p>
    <w:p w14:paraId="22D3AA1E" w14:textId="77777777" w:rsidR="00F7243D" w:rsidRPr="00A365A0" w:rsidRDefault="00F7243D" w:rsidP="00F7243D">
      <w:pPr>
        <w:pStyle w:val="Heading1"/>
        <w:rPr>
          <w:sz w:val="22"/>
          <w:szCs w:val="22"/>
        </w:rPr>
      </w:pPr>
      <w:r w:rsidRPr="00A365A0">
        <w:rPr>
          <w:sz w:val="22"/>
          <w:szCs w:val="22"/>
        </w:rPr>
        <w:t>Applicability</w:t>
      </w:r>
    </w:p>
    <w:p w14:paraId="2D321857" w14:textId="77777777" w:rsidR="00F7243D" w:rsidRPr="00A365A0" w:rsidRDefault="00F7243D" w:rsidP="00F7243D">
      <w:r w:rsidRPr="00A365A0">
        <w:t>This SOP applies to all personnel responsible for handling, documenting, and distributing aircraft products and articles requiring split shipments under FAA Part 21 regulations. Burrana has PMA on all articles receiving an 8130-3, granting the authority to split those tags.</w:t>
      </w:r>
    </w:p>
    <w:p w14:paraId="75DC9A78" w14:textId="77777777" w:rsidR="00F7243D" w:rsidRPr="00A365A0" w:rsidRDefault="00F7243D" w:rsidP="00F7243D">
      <w:pPr>
        <w:pStyle w:val="Heading1"/>
        <w:rPr>
          <w:sz w:val="22"/>
          <w:szCs w:val="22"/>
        </w:rPr>
      </w:pPr>
      <w:r w:rsidRPr="00A365A0">
        <w:rPr>
          <w:sz w:val="22"/>
          <w:szCs w:val="22"/>
        </w:rPr>
        <w:t>Responsibilities</w:t>
      </w:r>
    </w:p>
    <w:p w14:paraId="2B1ED7C5" w14:textId="77777777" w:rsidR="00F7243D" w:rsidRPr="00A365A0" w:rsidRDefault="00F7243D" w:rsidP="00F7243D">
      <w:pPr>
        <w:spacing w:after="0"/>
      </w:pPr>
      <w:r w:rsidRPr="00A365A0">
        <w:t>The VP Quality or Accountable Manager has the primary responsibility and approval authority for this SOP.</w:t>
      </w:r>
    </w:p>
    <w:p w14:paraId="594862E0" w14:textId="77777777" w:rsidR="00F7243D" w:rsidRPr="00A52420" w:rsidRDefault="00F7243D" w:rsidP="00F7243D">
      <w:pPr>
        <w:spacing w:after="0"/>
      </w:pPr>
      <w:r w:rsidRPr="00A52420">
        <w:t>Quality Auditors: Responsible for auditing compliance with this SOP.</w:t>
      </w:r>
      <w:r w:rsidRPr="00A52420">
        <w:br/>
        <w:t>Personnel handling FAA Form 8130-3: Required to learn and adhere to this SOP.</w:t>
      </w:r>
    </w:p>
    <w:p w14:paraId="49062210" w14:textId="77777777" w:rsidR="00F7243D" w:rsidRPr="00A365A0" w:rsidRDefault="00F7243D" w:rsidP="00F7243D"/>
    <w:p w14:paraId="0B558EDE" w14:textId="77777777" w:rsidR="00F7243D" w:rsidRPr="00A365A0" w:rsidRDefault="00F7243D" w:rsidP="00F7243D">
      <w:pPr>
        <w:pStyle w:val="Heading1"/>
        <w:rPr>
          <w:sz w:val="22"/>
          <w:szCs w:val="22"/>
        </w:rPr>
      </w:pPr>
      <w:r w:rsidRPr="00A365A0">
        <w:rPr>
          <w:sz w:val="22"/>
          <w:szCs w:val="22"/>
        </w:rPr>
        <w:t>Definitions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F7243D" w:rsidRPr="00A365A0" w14:paraId="0C9B96BE" w14:textId="77777777" w:rsidTr="00CD19E3">
        <w:tc>
          <w:tcPr>
            <w:tcW w:w="5395" w:type="dxa"/>
          </w:tcPr>
          <w:p w14:paraId="6C567FF6" w14:textId="77777777" w:rsidR="00F7243D" w:rsidRPr="00A365A0" w:rsidRDefault="00F7243D" w:rsidP="00CD19E3">
            <w:pPr>
              <w:spacing w:before="100" w:beforeAutospacing="1" w:after="100" w:afterAutospacing="1" w:line="240" w:lineRule="auto"/>
            </w:pPr>
            <w:r w:rsidRPr="00A67333">
              <w:rPr>
                <w:rFonts w:eastAsia="Times New Roman"/>
                <w:b/>
                <w:bCs/>
              </w:rPr>
              <w:t>FAA Form 8130-3:</w:t>
            </w:r>
            <w:r w:rsidRPr="00A67333">
              <w:rPr>
                <w:rFonts w:eastAsia="Times New Roman"/>
              </w:rPr>
              <w:t xml:space="preserve"> </w:t>
            </w:r>
          </w:p>
        </w:tc>
        <w:tc>
          <w:tcPr>
            <w:tcW w:w="5395" w:type="dxa"/>
          </w:tcPr>
          <w:p w14:paraId="4D77EBBD" w14:textId="77777777" w:rsidR="00F7243D" w:rsidRPr="00A365A0" w:rsidRDefault="00F7243D" w:rsidP="00CD19E3">
            <w:r w:rsidRPr="00A67333">
              <w:rPr>
                <w:rFonts w:eastAsia="Times New Roman"/>
              </w:rPr>
              <w:t>The Authorized Release Certificate for certifying airworthiness of parts/articles.</w:t>
            </w:r>
          </w:p>
        </w:tc>
      </w:tr>
      <w:tr w:rsidR="00F7243D" w:rsidRPr="00A365A0" w14:paraId="0369F385" w14:textId="77777777" w:rsidTr="00CD19E3">
        <w:tc>
          <w:tcPr>
            <w:tcW w:w="5395" w:type="dxa"/>
          </w:tcPr>
          <w:p w14:paraId="47F2ABC6" w14:textId="77777777" w:rsidR="00F7243D" w:rsidRPr="00A365A0" w:rsidRDefault="00F7243D" w:rsidP="00CD19E3">
            <w:r w:rsidRPr="00A67333">
              <w:rPr>
                <w:rFonts w:eastAsia="Times New Roman"/>
                <w:b/>
                <w:bCs/>
              </w:rPr>
              <w:t>Bulk Shipment:</w:t>
            </w:r>
            <w:r w:rsidRPr="00A67333">
              <w:rPr>
                <w:rFonts w:eastAsia="Times New Roman"/>
              </w:rPr>
              <w:t xml:space="preserve"> </w:t>
            </w:r>
          </w:p>
        </w:tc>
        <w:tc>
          <w:tcPr>
            <w:tcW w:w="5395" w:type="dxa"/>
          </w:tcPr>
          <w:p w14:paraId="43B49FF9" w14:textId="77777777" w:rsidR="00F7243D" w:rsidRPr="00A365A0" w:rsidRDefault="00F7243D" w:rsidP="00CD19E3">
            <w:r w:rsidRPr="00A67333">
              <w:rPr>
                <w:rFonts w:eastAsia="Times New Roman"/>
              </w:rPr>
              <w:t>A single shipment containing multiple identical parts/articles under one 8130-3.</w:t>
            </w:r>
          </w:p>
        </w:tc>
      </w:tr>
      <w:tr w:rsidR="00F7243D" w:rsidRPr="00A365A0" w14:paraId="60043EEA" w14:textId="77777777" w:rsidTr="00CD19E3">
        <w:tc>
          <w:tcPr>
            <w:tcW w:w="5395" w:type="dxa"/>
          </w:tcPr>
          <w:p w14:paraId="12AFE38D" w14:textId="77777777" w:rsidR="00F7243D" w:rsidRPr="00A365A0" w:rsidRDefault="00F7243D" w:rsidP="00CD19E3">
            <w:r w:rsidRPr="00A67333">
              <w:rPr>
                <w:rFonts w:eastAsia="Times New Roman"/>
                <w:b/>
                <w:bCs/>
              </w:rPr>
              <w:t>Split Shipment:</w:t>
            </w:r>
            <w:r w:rsidRPr="00A67333">
              <w:rPr>
                <w:rFonts w:eastAsia="Times New Roman"/>
              </w:rPr>
              <w:t xml:space="preserve"> </w:t>
            </w:r>
          </w:p>
        </w:tc>
        <w:tc>
          <w:tcPr>
            <w:tcW w:w="5395" w:type="dxa"/>
          </w:tcPr>
          <w:p w14:paraId="00B94E7A" w14:textId="77777777" w:rsidR="00F7243D" w:rsidRPr="00A365A0" w:rsidRDefault="00F7243D" w:rsidP="00CD19E3">
            <w:r w:rsidRPr="00A67333">
              <w:rPr>
                <w:rFonts w:eastAsia="Times New Roman"/>
              </w:rPr>
              <w:t>The division of a bulk shipment into smaller quantities with separate documentation.</w:t>
            </w:r>
          </w:p>
        </w:tc>
      </w:tr>
      <w:tr w:rsidR="00F7243D" w:rsidRPr="00A365A0" w14:paraId="53E70DB3" w14:textId="77777777" w:rsidTr="00CD19E3">
        <w:tc>
          <w:tcPr>
            <w:tcW w:w="5395" w:type="dxa"/>
          </w:tcPr>
          <w:p w14:paraId="1DEE7160" w14:textId="77777777" w:rsidR="00F7243D" w:rsidRPr="00A365A0" w:rsidRDefault="00F7243D" w:rsidP="00CD19E3">
            <w:r w:rsidRPr="00A67333">
              <w:rPr>
                <w:rFonts w:eastAsia="Times New Roman"/>
                <w:b/>
                <w:bCs/>
              </w:rPr>
              <w:t>Production Approval Holder (PAH):</w:t>
            </w:r>
            <w:r w:rsidRPr="00A67333">
              <w:rPr>
                <w:rFonts w:eastAsia="Times New Roman"/>
              </w:rPr>
              <w:t xml:space="preserve"> </w:t>
            </w:r>
          </w:p>
        </w:tc>
        <w:tc>
          <w:tcPr>
            <w:tcW w:w="5395" w:type="dxa"/>
          </w:tcPr>
          <w:p w14:paraId="5F803110" w14:textId="77777777" w:rsidR="00F7243D" w:rsidRPr="00A365A0" w:rsidRDefault="00F7243D" w:rsidP="00CD19E3">
            <w:r w:rsidRPr="00A67333">
              <w:rPr>
                <w:rFonts w:eastAsia="Times New Roman"/>
              </w:rPr>
              <w:t>The original manufacturer with FAA production certification.</w:t>
            </w:r>
          </w:p>
        </w:tc>
      </w:tr>
      <w:tr w:rsidR="00F7243D" w:rsidRPr="00A365A0" w14:paraId="6B6455B3" w14:textId="77777777" w:rsidTr="00CD19E3">
        <w:tc>
          <w:tcPr>
            <w:tcW w:w="5395" w:type="dxa"/>
          </w:tcPr>
          <w:p w14:paraId="62057287" w14:textId="77777777" w:rsidR="00F7243D" w:rsidRPr="00A365A0" w:rsidRDefault="00F7243D" w:rsidP="00CD19E3">
            <w:r w:rsidRPr="00A67333">
              <w:rPr>
                <w:rFonts w:eastAsia="Times New Roman"/>
                <w:b/>
                <w:bCs/>
              </w:rPr>
              <w:t>Authorized Personnel:</w:t>
            </w:r>
            <w:r w:rsidRPr="00A67333">
              <w:rPr>
                <w:rFonts w:eastAsia="Times New Roman"/>
              </w:rPr>
              <w:t xml:space="preserve"> </w:t>
            </w:r>
          </w:p>
        </w:tc>
        <w:tc>
          <w:tcPr>
            <w:tcW w:w="5395" w:type="dxa"/>
          </w:tcPr>
          <w:p w14:paraId="06079178" w14:textId="77777777" w:rsidR="00F7243D" w:rsidRPr="00A365A0" w:rsidRDefault="00F7243D" w:rsidP="00CD19E3">
            <w:r w:rsidRPr="00A67333">
              <w:rPr>
                <w:rFonts w:eastAsia="Times New Roman"/>
              </w:rPr>
              <w:t>Individuals trained and approved to issue FAA Form 8130-3.</w:t>
            </w:r>
          </w:p>
        </w:tc>
      </w:tr>
    </w:tbl>
    <w:p w14:paraId="03389B35" w14:textId="77777777" w:rsidR="00F7243D" w:rsidRPr="00A365A0" w:rsidRDefault="00F7243D" w:rsidP="00F7243D"/>
    <w:p w14:paraId="2DA6F860" w14:textId="77777777" w:rsidR="00F7243D" w:rsidRPr="00A365A0" w:rsidRDefault="00F7243D" w:rsidP="00F7243D">
      <w:pPr>
        <w:spacing w:after="160" w:line="278" w:lineRule="auto"/>
        <w:rPr>
          <w:rFonts w:eastAsiaTheme="majorEastAsia"/>
          <w:b/>
          <w:bCs/>
          <w:color w:val="156082" w:themeColor="accent1"/>
        </w:rPr>
      </w:pPr>
      <w:r w:rsidRPr="00A365A0">
        <w:br w:type="page"/>
      </w:r>
    </w:p>
    <w:p w14:paraId="79935696" w14:textId="77777777" w:rsidR="00F7243D" w:rsidRPr="00A365A0" w:rsidRDefault="00F7243D" w:rsidP="00F7243D">
      <w:pPr>
        <w:pStyle w:val="Heading1"/>
        <w:rPr>
          <w:sz w:val="22"/>
          <w:szCs w:val="22"/>
        </w:rPr>
      </w:pPr>
      <w:r w:rsidRPr="00A365A0">
        <w:rPr>
          <w:sz w:val="22"/>
          <w:szCs w:val="22"/>
        </w:rPr>
        <w:lastRenderedPageBreak/>
        <w:t>Process</w:t>
      </w:r>
    </w:p>
    <w:p w14:paraId="246DB5ED" w14:textId="77777777" w:rsidR="00F7243D" w:rsidRPr="00A365A0" w:rsidRDefault="00F7243D" w:rsidP="00F7243D">
      <w:pPr>
        <w:pStyle w:val="Heading1"/>
        <w:rPr>
          <w:sz w:val="22"/>
          <w:szCs w:val="22"/>
        </w:rPr>
      </w:pPr>
      <w:r w:rsidRPr="00A365A0">
        <w:rPr>
          <w:rStyle w:val="Strong"/>
          <w:sz w:val="22"/>
          <w:szCs w:val="22"/>
        </w:rPr>
        <w:t>Issuance of Bulk 8130-3</w:t>
      </w:r>
    </w:p>
    <w:p w14:paraId="1FE8FB46" w14:textId="77777777" w:rsidR="00F7243D" w:rsidRPr="001660BF" w:rsidRDefault="00F7243D" w:rsidP="00F7243D">
      <w:pPr>
        <w:numPr>
          <w:ilvl w:val="0"/>
          <w:numId w:val="44"/>
        </w:numPr>
        <w:spacing w:before="100" w:beforeAutospacing="1" w:after="100" w:afterAutospacing="1" w:line="240" w:lineRule="auto"/>
        <w:rPr>
          <w:rFonts w:eastAsia="Times New Roman"/>
        </w:rPr>
      </w:pPr>
      <w:r w:rsidRPr="001660BF">
        <w:rPr>
          <w:rFonts w:eastAsia="Times New Roman"/>
        </w:rPr>
        <w:t>Verify that all articles to be included in the bulk shipment meet quality and regulatory requirements.</w:t>
      </w:r>
    </w:p>
    <w:p w14:paraId="47FC6C6B" w14:textId="77777777" w:rsidR="00F7243D" w:rsidRPr="001660BF" w:rsidRDefault="00F7243D" w:rsidP="00F7243D">
      <w:pPr>
        <w:numPr>
          <w:ilvl w:val="0"/>
          <w:numId w:val="44"/>
        </w:numPr>
        <w:spacing w:before="100" w:beforeAutospacing="1" w:after="100" w:afterAutospacing="1" w:line="240" w:lineRule="auto"/>
        <w:rPr>
          <w:rFonts w:eastAsia="Times New Roman"/>
        </w:rPr>
      </w:pPr>
      <w:r w:rsidRPr="001660BF">
        <w:rPr>
          <w:rFonts w:eastAsia="Times New Roman"/>
        </w:rPr>
        <w:t>Confirm that Burrana has PMA authority for all articles in the shipment.</w:t>
      </w:r>
    </w:p>
    <w:p w14:paraId="39D8235B" w14:textId="77777777" w:rsidR="00F7243D" w:rsidRPr="001660BF" w:rsidRDefault="00F7243D" w:rsidP="00F7243D">
      <w:pPr>
        <w:numPr>
          <w:ilvl w:val="0"/>
          <w:numId w:val="44"/>
        </w:numPr>
        <w:spacing w:before="100" w:beforeAutospacing="1" w:after="100" w:afterAutospacing="1" w:line="240" w:lineRule="auto"/>
        <w:rPr>
          <w:rFonts w:eastAsia="Times New Roman"/>
        </w:rPr>
      </w:pPr>
      <w:r w:rsidRPr="001660BF">
        <w:rPr>
          <w:rFonts w:eastAsia="Times New Roman"/>
        </w:rPr>
        <w:t>Complete FAA Form 8130-3 using the standard template.</w:t>
      </w:r>
    </w:p>
    <w:p w14:paraId="33D135C6" w14:textId="77777777" w:rsidR="00F7243D" w:rsidRPr="001660BF" w:rsidRDefault="00F7243D" w:rsidP="00F7243D">
      <w:pPr>
        <w:numPr>
          <w:ilvl w:val="1"/>
          <w:numId w:val="44"/>
        </w:numPr>
        <w:spacing w:before="100" w:beforeAutospacing="1" w:after="100" w:afterAutospacing="1" w:line="240" w:lineRule="auto"/>
        <w:rPr>
          <w:rFonts w:eastAsia="Times New Roman"/>
        </w:rPr>
      </w:pPr>
      <w:r w:rsidRPr="001660BF">
        <w:rPr>
          <w:rFonts w:eastAsia="Times New Roman"/>
        </w:rPr>
        <w:t>Ensure Blocks 1-11 are correctly filled out with article details.</w:t>
      </w:r>
    </w:p>
    <w:p w14:paraId="7C08ACFD" w14:textId="77777777" w:rsidR="00F7243D" w:rsidRPr="001660BF" w:rsidRDefault="00F7243D" w:rsidP="00F7243D">
      <w:pPr>
        <w:numPr>
          <w:ilvl w:val="1"/>
          <w:numId w:val="44"/>
        </w:numPr>
        <w:spacing w:before="100" w:beforeAutospacing="1" w:after="100" w:afterAutospacing="1" w:line="240" w:lineRule="auto"/>
        <w:rPr>
          <w:rFonts w:eastAsia="Times New Roman"/>
        </w:rPr>
      </w:pPr>
      <w:r w:rsidRPr="001660BF">
        <w:rPr>
          <w:rFonts w:eastAsia="Times New Roman"/>
        </w:rPr>
        <w:t>In Block 12, include the required certification statement.</w:t>
      </w:r>
    </w:p>
    <w:p w14:paraId="73E171B9" w14:textId="77777777" w:rsidR="00F7243D" w:rsidRPr="001660BF" w:rsidRDefault="00F7243D" w:rsidP="00F7243D">
      <w:pPr>
        <w:numPr>
          <w:ilvl w:val="0"/>
          <w:numId w:val="44"/>
        </w:numPr>
        <w:spacing w:before="100" w:beforeAutospacing="1" w:after="100" w:afterAutospacing="1" w:line="240" w:lineRule="auto"/>
        <w:rPr>
          <w:rFonts w:eastAsia="Times New Roman"/>
        </w:rPr>
      </w:pPr>
      <w:r w:rsidRPr="001660BF">
        <w:rPr>
          <w:rFonts w:eastAsia="Times New Roman"/>
        </w:rPr>
        <w:t>Obtain required approvals and signatures from authorized personnel.</w:t>
      </w:r>
    </w:p>
    <w:p w14:paraId="2AD4C450" w14:textId="77777777" w:rsidR="00F7243D" w:rsidRPr="001660BF" w:rsidRDefault="00F7243D" w:rsidP="00F7243D">
      <w:pPr>
        <w:numPr>
          <w:ilvl w:val="0"/>
          <w:numId w:val="44"/>
        </w:numPr>
        <w:spacing w:before="100" w:beforeAutospacing="1" w:after="100" w:afterAutospacing="1" w:line="240" w:lineRule="auto"/>
        <w:rPr>
          <w:rFonts w:eastAsia="Times New Roman"/>
        </w:rPr>
      </w:pPr>
      <w:r w:rsidRPr="001660BF">
        <w:rPr>
          <w:rFonts w:eastAsia="Times New Roman"/>
        </w:rPr>
        <w:t>Attach the completed FAA Form 8130-3 to the bulk shipment.</w:t>
      </w:r>
    </w:p>
    <w:p w14:paraId="3F7BFF83" w14:textId="77777777" w:rsidR="00F7243D" w:rsidRPr="001660BF" w:rsidRDefault="00F7243D" w:rsidP="00F7243D">
      <w:pPr>
        <w:numPr>
          <w:ilvl w:val="0"/>
          <w:numId w:val="44"/>
        </w:numPr>
        <w:spacing w:before="100" w:beforeAutospacing="1" w:after="100" w:afterAutospacing="1" w:line="240" w:lineRule="auto"/>
        <w:rPr>
          <w:rFonts w:eastAsia="Times New Roman"/>
        </w:rPr>
      </w:pPr>
      <w:r w:rsidRPr="001660BF">
        <w:rPr>
          <w:rFonts w:eastAsia="Times New Roman"/>
        </w:rPr>
        <w:t>Log the issued 8130-3 in Epicor to the lots and maintain the hard copy on file at the site until the lot is depleted, with digital copies retained per regulatory and customer requirements for tracking and compliance.</w:t>
      </w:r>
    </w:p>
    <w:p w14:paraId="13062540" w14:textId="77777777" w:rsidR="00F7243D" w:rsidRPr="00A365A0" w:rsidRDefault="00F7243D" w:rsidP="00F7243D">
      <w:pPr>
        <w:pStyle w:val="Heading3"/>
        <w:rPr>
          <w:rFonts w:cs="Calibri"/>
          <w:sz w:val="22"/>
          <w:szCs w:val="22"/>
        </w:rPr>
      </w:pPr>
      <w:r w:rsidRPr="00A365A0">
        <w:rPr>
          <w:rStyle w:val="Strong"/>
          <w:rFonts w:cs="Calibri"/>
          <w:b w:val="0"/>
          <w:bCs w:val="0"/>
          <w:sz w:val="22"/>
          <w:szCs w:val="22"/>
        </w:rPr>
        <w:t>Pre-Splitting Validation</w:t>
      </w:r>
    </w:p>
    <w:p w14:paraId="6DCFC7DD" w14:textId="77777777" w:rsidR="00F7243D" w:rsidRPr="00A365A0" w:rsidRDefault="00F7243D" w:rsidP="00F7243D">
      <w:pPr>
        <w:pStyle w:val="NormalWeb"/>
        <w:numPr>
          <w:ilvl w:val="0"/>
          <w:numId w:val="45"/>
        </w:numPr>
        <w:spacing w:before="100" w:beforeAutospacing="1" w:after="100" w:afterAutospacing="1" w:line="240" w:lineRule="auto"/>
        <w:rPr>
          <w:rFonts w:ascii="Calibri" w:hAnsi="Calibri" w:cs="Calibri"/>
          <w:sz w:val="22"/>
          <w:szCs w:val="22"/>
        </w:rPr>
      </w:pPr>
      <w:r w:rsidRPr="00A365A0">
        <w:rPr>
          <w:rFonts w:ascii="Calibri" w:hAnsi="Calibri" w:cs="Calibri"/>
          <w:sz w:val="22"/>
          <w:szCs w:val="22"/>
        </w:rPr>
        <w:t>Verify the original FAA Form 8130-3 is valid and correctly signed.</w:t>
      </w:r>
    </w:p>
    <w:p w14:paraId="57334B4A" w14:textId="77777777" w:rsidR="00F7243D" w:rsidRPr="00A365A0" w:rsidRDefault="00F7243D" w:rsidP="00F7243D">
      <w:pPr>
        <w:pStyle w:val="NormalWeb"/>
        <w:numPr>
          <w:ilvl w:val="0"/>
          <w:numId w:val="45"/>
        </w:numPr>
        <w:spacing w:before="100" w:beforeAutospacing="1" w:after="100" w:afterAutospacing="1" w:line="240" w:lineRule="auto"/>
        <w:rPr>
          <w:rFonts w:ascii="Calibri" w:hAnsi="Calibri" w:cs="Calibri"/>
          <w:sz w:val="22"/>
          <w:szCs w:val="22"/>
        </w:rPr>
      </w:pPr>
      <w:r w:rsidRPr="00A365A0">
        <w:rPr>
          <w:rFonts w:ascii="Calibri" w:hAnsi="Calibri" w:cs="Calibri"/>
          <w:sz w:val="22"/>
          <w:szCs w:val="22"/>
        </w:rPr>
        <w:t>Ensure Burrana is authorized to issue 8130-3 for split shipments.</w:t>
      </w:r>
    </w:p>
    <w:p w14:paraId="65DC4633" w14:textId="77777777" w:rsidR="00F7243D" w:rsidRPr="00A365A0" w:rsidRDefault="00F7243D" w:rsidP="00F7243D">
      <w:pPr>
        <w:pStyle w:val="NormalWeb"/>
        <w:numPr>
          <w:ilvl w:val="0"/>
          <w:numId w:val="45"/>
        </w:numPr>
        <w:spacing w:before="100" w:beforeAutospacing="1" w:after="100" w:afterAutospacing="1" w:line="240" w:lineRule="auto"/>
        <w:rPr>
          <w:rFonts w:ascii="Calibri" w:hAnsi="Calibri" w:cs="Calibri"/>
          <w:sz w:val="22"/>
          <w:szCs w:val="22"/>
        </w:rPr>
      </w:pPr>
      <w:r w:rsidRPr="00A365A0">
        <w:rPr>
          <w:rFonts w:ascii="Calibri" w:hAnsi="Calibri" w:cs="Calibri"/>
          <w:sz w:val="22"/>
          <w:szCs w:val="22"/>
        </w:rPr>
        <w:t>Inspect the shipment for damage, discrepancies, or nonconformances.</w:t>
      </w:r>
    </w:p>
    <w:p w14:paraId="4E7DF715" w14:textId="77777777" w:rsidR="00F7243D" w:rsidRPr="00A365A0" w:rsidRDefault="00F7243D" w:rsidP="00F7243D">
      <w:pPr>
        <w:pStyle w:val="NormalWeb"/>
        <w:numPr>
          <w:ilvl w:val="0"/>
          <w:numId w:val="45"/>
        </w:numPr>
        <w:spacing w:before="100" w:beforeAutospacing="1" w:after="100" w:afterAutospacing="1" w:line="240" w:lineRule="auto"/>
        <w:rPr>
          <w:rFonts w:ascii="Calibri" w:hAnsi="Calibri" w:cs="Calibri"/>
          <w:sz w:val="22"/>
          <w:szCs w:val="22"/>
        </w:rPr>
      </w:pPr>
      <w:r w:rsidRPr="00A365A0">
        <w:rPr>
          <w:rFonts w:ascii="Calibri" w:hAnsi="Calibri" w:cs="Calibri"/>
          <w:sz w:val="22"/>
          <w:szCs w:val="22"/>
        </w:rPr>
        <w:t>Confirm traceability requirements are met.</w:t>
      </w:r>
    </w:p>
    <w:p w14:paraId="517CB153" w14:textId="77777777" w:rsidR="00F7243D" w:rsidRPr="00A365A0" w:rsidRDefault="00F7243D" w:rsidP="00F7243D">
      <w:pPr>
        <w:pStyle w:val="Heading4"/>
        <w:rPr>
          <w:rFonts w:cs="Calibri"/>
          <w:i w:val="0"/>
          <w:iCs w:val="0"/>
        </w:rPr>
      </w:pPr>
      <w:r w:rsidRPr="00A365A0">
        <w:rPr>
          <w:rStyle w:val="Strong"/>
          <w:rFonts w:cs="Calibri"/>
          <w:b w:val="0"/>
          <w:bCs w:val="0"/>
          <w:i w:val="0"/>
          <w:iCs w:val="0"/>
        </w:rPr>
        <w:t>Splitting the Bulk Shipment</w:t>
      </w:r>
    </w:p>
    <w:p w14:paraId="37ABAF0B" w14:textId="77777777" w:rsidR="00F7243D" w:rsidRPr="00A365A0" w:rsidRDefault="00F7243D" w:rsidP="00F7243D">
      <w:pPr>
        <w:pStyle w:val="NormalWeb"/>
        <w:numPr>
          <w:ilvl w:val="0"/>
          <w:numId w:val="46"/>
        </w:numPr>
        <w:spacing w:before="100" w:beforeAutospacing="1" w:after="100" w:afterAutospacing="1" w:line="240" w:lineRule="auto"/>
        <w:rPr>
          <w:rFonts w:ascii="Calibri" w:hAnsi="Calibri" w:cs="Calibri"/>
          <w:sz w:val="22"/>
          <w:szCs w:val="22"/>
        </w:rPr>
      </w:pPr>
      <w:r w:rsidRPr="00A365A0">
        <w:rPr>
          <w:rFonts w:ascii="Calibri" w:hAnsi="Calibri" w:cs="Calibri"/>
          <w:sz w:val="22"/>
          <w:szCs w:val="22"/>
        </w:rPr>
        <w:t>Physically separate the parts/articles as per split requirements.</w:t>
      </w:r>
    </w:p>
    <w:p w14:paraId="5067166E" w14:textId="77777777" w:rsidR="00F7243D" w:rsidRPr="00A365A0" w:rsidRDefault="00F7243D" w:rsidP="00F7243D">
      <w:pPr>
        <w:pStyle w:val="NormalWeb"/>
        <w:numPr>
          <w:ilvl w:val="0"/>
          <w:numId w:val="46"/>
        </w:numPr>
        <w:spacing w:before="100" w:beforeAutospacing="1" w:after="100" w:afterAutospacing="1" w:line="240" w:lineRule="auto"/>
        <w:rPr>
          <w:rFonts w:ascii="Calibri" w:hAnsi="Calibri" w:cs="Calibri"/>
          <w:sz w:val="22"/>
          <w:szCs w:val="22"/>
        </w:rPr>
      </w:pPr>
      <w:r w:rsidRPr="00A365A0">
        <w:rPr>
          <w:rFonts w:ascii="Calibri" w:hAnsi="Calibri" w:cs="Calibri"/>
          <w:sz w:val="22"/>
          <w:szCs w:val="22"/>
        </w:rPr>
        <w:t>Generate a copy of the original FAA Form 8130-3.</w:t>
      </w:r>
    </w:p>
    <w:p w14:paraId="1DD46735" w14:textId="77777777" w:rsidR="00F7243D" w:rsidRPr="00A365A0" w:rsidRDefault="00F7243D" w:rsidP="00F7243D">
      <w:pPr>
        <w:pStyle w:val="NormalWeb"/>
        <w:numPr>
          <w:ilvl w:val="0"/>
          <w:numId w:val="46"/>
        </w:numPr>
        <w:spacing w:before="100" w:beforeAutospacing="1" w:after="100" w:afterAutospacing="1" w:line="240" w:lineRule="auto"/>
        <w:rPr>
          <w:rFonts w:ascii="Calibri" w:hAnsi="Calibri" w:cs="Calibri"/>
          <w:sz w:val="22"/>
          <w:szCs w:val="22"/>
        </w:rPr>
      </w:pPr>
      <w:r w:rsidRPr="00A365A0">
        <w:rPr>
          <w:rFonts w:ascii="Calibri" w:hAnsi="Calibri" w:cs="Calibri"/>
          <w:sz w:val="22"/>
          <w:szCs w:val="22"/>
        </w:rPr>
        <w:t xml:space="preserve">Use the </w:t>
      </w:r>
      <w:r w:rsidRPr="00A365A0">
        <w:rPr>
          <w:rStyle w:val="Strong"/>
          <w:rFonts w:ascii="Calibri" w:hAnsi="Calibri" w:cs="Calibri"/>
          <w:b w:val="0"/>
          <w:bCs w:val="0"/>
          <w:sz w:val="22"/>
          <w:szCs w:val="22"/>
        </w:rPr>
        <w:t>8130-</w:t>
      </w:r>
      <w:proofErr w:type="gramStart"/>
      <w:r w:rsidRPr="00A365A0">
        <w:rPr>
          <w:rStyle w:val="Strong"/>
          <w:rFonts w:ascii="Calibri" w:hAnsi="Calibri" w:cs="Calibri"/>
          <w:b w:val="0"/>
          <w:bCs w:val="0"/>
          <w:sz w:val="22"/>
          <w:szCs w:val="22"/>
        </w:rPr>
        <w:t>3ST</w:t>
      </w:r>
      <w:proofErr w:type="gramEnd"/>
      <w:r w:rsidRPr="00A365A0">
        <w:rPr>
          <w:rStyle w:val="Strong"/>
          <w:rFonts w:ascii="Calibri" w:hAnsi="Calibri" w:cs="Calibri"/>
          <w:b w:val="0"/>
          <w:bCs w:val="0"/>
          <w:sz w:val="22"/>
          <w:szCs w:val="22"/>
        </w:rPr>
        <w:t xml:space="preserve"> template</w:t>
      </w:r>
      <w:r w:rsidRPr="00A365A0">
        <w:rPr>
          <w:rFonts w:ascii="Calibri" w:hAnsi="Calibri" w:cs="Calibri"/>
          <w:sz w:val="22"/>
          <w:szCs w:val="22"/>
        </w:rPr>
        <w:t xml:space="preserve"> to create a new 8130-3 for each split subset.</w:t>
      </w:r>
    </w:p>
    <w:p w14:paraId="78882FA5" w14:textId="77777777" w:rsidR="00F7243D" w:rsidRPr="00A365A0" w:rsidRDefault="00F7243D" w:rsidP="00F7243D">
      <w:pPr>
        <w:pStyle w:val="NormalWeb"/>
        <w:numPr>
          <w:ilvl w:val="0"/>
          <w:numId w:val="46"/>
        </w:numPr>
        <w:spacing w:before="100" w:beforeAutospacing="1" w:after="100" w:afterAutospacing="1" w:line="240" w:lineRule="auto"/>
        <w:rPr>
          <w:rFonts w:ascii="Calibri" w:hAnsi="Calibri" w:cs="Calibri"/>
          <w:sz w:val="22"/>
          <w:szCs w:val="22"/>
        </w:rPr>
      </w:pPr>
      <w:r w:rsidRPr="00A365A0">
        <w:rPr>
          <w:rFonts w:ascii="Calibri" w:hAnsi="Calibri" w:cs="Calibri"/>
          <w:sz w:val="22"/>
          <w:szCs w:val="22"/>
        </w:rPr>
        <w:t>Complete Blocks 1-11 as per the original form.</w:t>
      </w:r>
    </w:p>
    <w:p w14:paraId="1B98D384" w14:textId="77777777" w:rsidR="00F7243D" w:rsidRPr="00A365A0" w:rsidRDefault="00F7243D" w:rsidP="00F7243D">
      <w:pPr>
        <w:pStyle w:val="NormalWeb"/>
        <w:numPr>
          <w:ilvl w:val="0"/>
          <w:numId w:val="46"/>
        </w:numPr>
        <w:spacing w:before="100" w:beforeAutospacing="1" w:after="100" w:afterAutospacing="1" w:line="240" w:lineRule="auto"/>
        <w:rPr>
          <w:rFonts w:ascii="Calibri" w:hAnsi="Calibri" w:cs="Calibri"/>
          <w:sz w:val="22"/>
          <w:szCs w:val="22"/>
        </w:rPr>
      </w:pPr>
      <w:r w:rsidRPr="00A365A0">
        <w:rPr>
          <w:rFonts w:ascii="Calibri" w:hAnsi="Calibri" w:cs="Calibri"/>
          <w:sz w:val="22"/>
          <w:szCs w:val="22"/>
        </w:rPr>
        <w:t xml:space="preserve">In </w:t>
      </w:r>
      <w:r w:rsidRPr="00A365A0">
        <w:rPr>
          <w:rStyle w:val="Strong"/>
          <w:rFonts w:ascii="Calibri" w:hAnsi="Calibri" w:cs="Calibri"/>
          <w:sz w:val="22"/>
          <w:szCs w:val="22"/>
        </w:rPr>
        <w:t>Block 12</w:t>
      </w:r>
      <w:r w:rsidRPr="00A365A0">
        <w:rPr>
          <w:rFonts w:ascii="Calibri" w:hAnsi="Calibri" w:cs="Calibri"/>
          <w:sz w:val="22"/>
          <w:szCs w:val="22"/>
        </w:rPr>
        <w:t>, verify and update the statement with the correct information:</w:t>
      </w:r>
    </w:p>
    <w:p w14:paraId="50F72B1F" w14:textId="77777777" w:rsidR="00F7243D" w:rsidRPr="00A365A0" w:rsidRDefault="00F7243D" w:rsidP="00F7243D">
      <w:pPr>
        <w:pStyle w:val="NormalWeb"/>
        <w:numPr>
          <w:ilvl w:val="1"/>
          <w:numId w:val="46"/>
        </w:numPr>
        <w:spacing w:before="100" w:beforeAutospacing="1" w:after="100" w:afterAutospacing="1" w:line="240" w:lineRule="auto"/>
        <w:rPr>
          <w:rFonts w:ascii="Calibri" w:hAnsi="Calibri" w:cs="Calibri"/>
          <w:sz w:val="22"/>
          <w:szCs w:val="22"/>
        </w:rPr>
      </w:pPr>
      <w:r w:rsidRPr="00A365A0">
        <w:rPr>
          <w:rStyle w:val="Emphasis"/>
          <w:rFonts w:ascii="Calibri" w:hAnsi="Calibri" w:cs="Calibri"/>
          <w:sz w:val="22"/>
          <w:szCs w:val="22"/>
        </w:rPr>
        <w:t>“This is a split shipment. The original shipment was accompanied by FAA Form 8130-3 #[original form number], dated [original date].”</w:t>
      </w:r>
    </w:p>
    <w:p w14:paraId="353E18A2" w14:textId="77777777" w:rsidR="00F7243D" w:rsidRPr="00A365A0" w:rsidRDefault="00F7243D" w:rsidP="00F7243D">
      <w:pPr>
        <w:pStyle w:val="NormalWeb"/>
        <w:numPr>
          <w:ilvl w:val="0"/>
          <w:numId w:val="46"/>
        </w:numPr>
        <w:spacing w:before="100" w:beforeAutospacing="1" w:after="100" w:afterAutospacing="1" w:line="240" w:lineRule="auto"/>
        <w:rPr>
          <w:rFonts w:ascii="Calibri" w:hAnsi="Calibri" w:cs="Calibri"/>
          <w:sz w:val="22"/>
          <w:szCs w:val="22"/>
        </w:rPr>
      </w:pPr>
      <w:r w:rsidRPr="00A365A0">
        <w:rPr>
          <w:rFonts w:ascii="Calibri" w:hAnsi="Calibri" w:cs="Calibri"/>
          <w:sz w:val="22"/>
          <w:szCs w:val="22"/>
        </w:rPr>
        <w:t>Ensure all documentation is accurate and complete.</w:t>
      </w:r>
    </w:p>
    <w:p w14:paraId="2A43C68F" w14:textId="77777777" w:rsidR="00F7243D" w:rsidRPr="00A365A0" w:rsidRDefault="00F7243D" w:rsidP="00F7243D">
      <w:pPr>
        <w:pStyle w:val="Heading4"/>
        <w:rPr>
          <w:rFonts w:cs="Calibri"/>
          <w:b/>
          <w:bCs/>
          <w:i w:val="0"/>
          <w:iCs w:val="0"/>
        </w:rPr>
      </w:pPr>
      <w:r w:rsidRPr="00A365A0">
        <w:rPr>
          <w:rStyle w:val="Strong"/>
          <w:rFonts w:cs="Calibri"/>
          <w:b w:val="0"/>
          <w:bCs w:val="0"/>
          <w:i w:val="0"/>
          <w:iCs w:val="0"/>
        </w:rPr>
        <w:t>Packaging and Labeling</w:t>
      </w:r>
    </w:p>
    <w:p w14:paraId="05252F46" w14:textId="77777777" w:rsidR="00F7243D" w:rsidRPr="00A365A0" w:rsidRDefault="00F7243D" w:rsidP="00F7243D">
      <w:pPr>
        <w:pStyle w:val="NormalWeb"/>
        <w:numPr>
          <w:ilvl w:val="0"/>
          <w:numId w:val="47"/>
        </w:numPr>
        <w:spacing w:before="100" w:beforeAutospacing="1" w:after="100" w:afterAutospacing="1" w:line="240" w:lineRule="auto"/>
        <w:rPr>
          <w:rFonts w:ascii="Calibri" w:hAnsi="Calibri" w:cs="Calibri"/>
          <w:sz w:val="22"/>
          <w:szCs w:val="22"/>
        </w:rPr>
      </w:pPr>
      <w:r w:rsidRPr="00A365A0">
        <w:rPr>
          <w:rFonts w:ascii="Calibri" w:hAnsi="Calibri" w:cs="Calibri"/>
          <w:sz w:val="22"/>
          <w:szCs w:val="22"/>
        </w:rPr>
        <w:t>Ensure each subset is packaged securely and labeled correctly.</w:t>
      </w:r>
    </w:p>
    <w:p w14:paraId="7E93434D" w14:textId="77777777" w:rsidR="00F7243D" w:rsidRPr="00A365A0" w:rsidRDefault="00F7243D" w:rsidP="00F7243D">
      <w:pPr>
        <w:pStyle w:val="NormalWeb"/>
        <w:numPr>
          <w:ilvl w:val="0"/>
          <w:numId w:val="47"/>
        </w:numPr>
        <w:spacing w:before="100" w:beforeAutospacing="1" w:after="100" w:afterAutospacing="1" w:line="240" w:lineRule="auto"/>
        <w:rPr>
          <w:rFonts w:ascii="Calibri" w:hAnsi="Calibri" w:cs="Calibri"/>
          <w:sz w:val="22"/>
          <w:szCs w:val="22"/>
        </w:rPr>
      </w:pPr>
      <w:r w:rsidRPr="00A365A0">
        <w:rPr>
          <w:rFonts w:ascii="Calibri" w:hAnsi="Calibri" w:cs="Calibri"/>
          <w:sz w:val="22"/>
          <w:szCs w:val="22"/>
        </w:rPr>
        <w:t xml:space="preserve">Attach the corresponding </w:t>
      </w:r>
      <w:r w:rsidRPr="00A365A0">
        <w:rPr>
          <w:rStyle w:val="Strong"/>
          <w:rFonts w:ascii="Calibri" w:hAnsi="Calibri" w:cs="Calibri"/>
          <w:b w:val="0"/>
          <w:bCs w:val="0"/>
          <w:sz w:val="22"/>
          <w:szCs w:val="22"/>
        </w:rPr>
        <w:t>8130-</w:t>
      </w:r>
      <w:proofErr w:type="gramStart"/>
      <w:r w:rsidRPr="00A365A0">
        <w:rPr>
          <w:rStyle w:val="Strong"/>
          <w:rFonts w:ascii="Calibri" w:hAnsi="Calibri" w:cs="Calibri"/>
          <w:b w:val="0"/>
          <w:bCs w:val="0"/>
          <w:sz w:val="22"/>
          <w:szCs w:val="22"/>
        </w:rPr>
        <w:t>3ST</w:t>
      </w:r>
      <w:proofErr w:type="gramEnd"/>
      <w:r w:rsidRPr="00A365A0">
        <w:rPr>
          <w:rFonts w:ascii="Calibri" w:hAnsi="Calibri" w:cs="Calibri"/>
          <w:sz w:val="22"/>
          <w:szCs w:val="22"/>
        </w:rPr>
        <w:t xml:space="preserve"> to each subset.</w:t>
      </w:r>
    </w:p>
    <w:p w14:paraId="7289EDFC" w14:textId="77777777" w:rsidR="00F7243D" w:rsidRPr="00A365A0" w:rsidRDefault="00F7243D" w:rsidP="00F7243D">
      <w:pPr>
        <w:pStyle w:val="NormalWeb"/>
        <w:numPr>
          <w:ilvl w:val="0"/>
          <w:numId w:val="47"/>
        </w:numPr>
        <w:spacing w:before="100" w:beforeAutospacing="1" w:after="100" w:afterAutospacing="1" w:line="240" w:lineRule="auto"/>
        <w:rPr>
          <w:rFonts w:ascii="Calibri" w:hAnsi="Calibri" w:cs="Calibri"/>
          <w:sz w:val="22"/>
          <w:szCs w:val="22"/>
        </w:rPr>
      </w:pPr>
      <w:r w:rsidRPr="00A365A0">
        <w:rPr>
          <w:rFonts w:ascii="Calibri" w:hAnsi="Calibri" w:cs="Calibri"/>
          <w:sz w:val="22"/>
          <w:szCs w:val="22"/>
        </w:rPr>
        <w:t>Apply appropriate shipping labels with:</w:t>
      </w:r>
    </w:p>
    <w:p w14:paraId="307BD70E" w14:textId="77777777" w:rsidR="00F7243D" w:rsidRPr="00A365A0" w:rsidRDefault="00F7243D" w:rsidP="00F7243D">
      <w:pPr>
        <w:pStyle w:val="NormalWeb"/>
        <w:numPr>
          <w:ilvl w:val="1"/>
          <w:numId w:val="47"/>
        </w:numPr>
        <w:spacing w:before="100" w:beforeAutospacing="1" w:after="100" w:afterAutospacing="1" w:line="240" w:lineRule="auto"/>
        <w:rPr>
          <w:rFonts w:ascii="Calibri" w:hAnsi="Calibri" w:cs="Calibri"/>
          <w:sz w:val="22"/>
          <w:szCs w:val="22"/>
        </w:rPr>
      </w:pPr>
      <w:r w:rsidRPr="00A365A0">
        <w:rPr>
          <w:rFonts w:ascii="Calibri" w:hAnsi="Calibri" w:cs="Calibri"/>
          <w:sz w:val="22"/>
          <w:szCs w:val="22"/>
        </w:rPr>
        <w:t>Part Number (P/N)</w:t>
      </w:r>
    </w:p>
    <w:p w14:paraId="19F60D54" w14:textId="77777777" w:rsidR="00F7243D" w:rsidRPr="00A365A0" w:rsidRDefault="00F7243D" w:rsidP="00F7243D">
      <w:pPr>
        <w:pStyle w:val="NormalWeb"/>
        <w:numPr>
          <w:ilvl w:val="1"/>
          <w:numId w:val="47"/>
        </w:numPr>
        <w:spacing w:before="100" w:beforeAutospacing="1" w:after="100" w:afterAutospacing="1" w:line="240" w:lineRule="auto"/>
        <w:rPr>
          <w:rFonts w:ascii="Calibri" w:hAnsi="Calibri" w:cs="Calibri"/>
          <w:sz w:val="22"/>
          <w:szCs w:val="22"/>
        </w:rPr>
      </w:pPr>
      <w:r w:rsidRPr="00A365A0">
        <w:rPr>
          <w:rFonts w:ascii="Calibri" w:hAnsi="Calibri" w:cs="Calibri"/>
          <w:sz w:val="22"/>
          <w:szCs w:val="22"/>
        </w:rPr>
        <w:t>Serial Number (S/N) if applicable</w:t>
      </w:r>
    </w:p>
    <w:p w14:paraId="0F6A0FCF" w14:textId="77777777" w:rsidR="00F7243D" w:rsidRPr="00A365A0" w:rsidRDefault="00F7243D" w:rsidP="00F7243D">
      <w:pPr>
        <w:pStyle w:val="NormalWeb"/>
        <w:numPr>
          <w:ilvl w:val="1"/>
          <w:numId w:val="47"/>
        </w:numPr>
        <w:spacing w:before="100" w:beforeAutospacing="1" w:after="100" w:afterAutospacing="1" w:line="240" w:lineRule="auto"/>
        <w:rPr>
          <w:rFonts w:ascii="Calibri" w:hAnsi="Calibri" w:cs="Calibri"/>
          <w:sz w:val="22"/>
          <w:szCs w:val="22"/>
        </w:rPr>
      </w:pPr>
      <w:r w:rsidRPr="00A365A0">
        <w:rPr>
          <w:rFonts w:ascii="Calibri" w:hAnsi="Calibri" w:cs="Calibri"/>
          <w:sz w:val="22"/>
          <w:szCs w:val="22"/>
        </w:rPr>
        <w:t>Reference to the original shipment PO</w:t>
      </w:r>
    </w:p>
    <w:p w14:paraId="72ED25D4" w14:textId="77777777" w:rsidR="00F7243D" w:rsidRPr="00A365A0" w:rsidRDefault="00F7243D" w:rsidP="00F7243D">
      <w:pPr>
        <w:pStyle w:val="Heading4"/>
        <w:rPr>
          <w:rFonts w:cs="Calibri"/>
          <w:i w:val="0"/>
          <w:iCs w:val="0"/>
        </w:rPr>
      </w:pPr>
      <w:r w:rsidRPr="00A365A0">
        <w:rPr>
          <w:rStyle w:val="Strong"/>
          <w:rFonts w:cs="Calibri"/>
          <w:b w:val="0"/>
          <w:bCs w:val="0"/>
          <w:i w:val="0"/>
          <w:iCs w:val="0"/>
        </w:rPr>
        <w:t>Documentation and Recordkeeping</w:t>
      </w:r>
    </w:p>
    <w:p w14:paraId="0ED1279C" w14:textId="77777777" w:rsidR="00F7243D" w:rsidRPr="00A365A0" w:rsidRDefault="00F7243D" w:rsidP="00F7243D">
      <w:pPr>
        <w:pStyle w:val="NormalWeb"/>
        <w:numPr>
          <w:ilvl w:val="0"/>
          <w:numId w:val="48"/>
        </w:numPr>
        <w:spacing w:before="100" w:beforeAutospacing="1" w:after="100" w:afterAutospacing="1" w:line="240" w:lineRule="auto"/>
        <w:rPr>
          <w:rFonts w:ascii="Calibri" w:hAnsi="Calibri" w:cs="Calibri"/>
          <w:sz w:val="22"/>
          <w:szCs w:val="22"/>
        </w:rPr>
      </w:pPr>
      <w:r w:rsidRPr="00A365A0">
        <w:rPr>
          <w:rFonts w:ascii="Calibri" w:hAnsi="Calibri" w:cs="Calibri"/>
          <w:sz w:val="22"/>
          <w:szCs w:val="22"/>
        </w:rPr>
        <w:t xml:space="preserve">Log the new </w:t>
      </w:r>
      <w:r w:rsidRPr="00A365A0">
        <w:rPr>
          <w:rStyle w:val="Strong"/>
          <w:rFonts w:ascii="Calibri" w:hAnsi="Calibri" w:cs="Calibri"/>
          <w:b w:val="0"/>
          <w:bCs w:val="0"/>
          <w:sz w:val="22"/>
          <w:szCs w:val="22"/>
        </w:rPr>
        <w:t>8130-</w:t>
      </w:r>
      <w:proofErr w:type="gramStart"/>
      <w:r w:rsidRPr="00A365A0">
        <w:rPr>
          <w:rStyle w:val="Strong"/>
          <w:rFonts w:ascii="Calibri" w:hAnsi="Calibri" w:cs="Calibri"/>
          <w:b w:val="0"/>
          <w:bCs w:val="0"/>
          <w:sz w:val="22"/>
          <w:szCs w:val="22"/>
        </w:rPr>
        <w:t>3ST</w:t>
      </w:r>
      <w:proofErr w:type="gramEnd"/>
      <w:r w:rsidRPr="00A365A0">
        <w:rPr>
          <w:rStyle w:val="Strong"/>
          <w:rFonts w:ascii="Calibri" w:hAnsi="Calibri" w:cs="Calibri"/>
          <w:b w:val="0"/>
          <w:bCs w:val="0"/>
          <w:sz w:val="22"/>
          <w:szCs w:val="22"/>
        </w:rPr>
        <w:t xml:space="preserve"> numbers</w:t>
      </w:r>
      <w:r w:rsidRPr="00A365A0">
        <w:rPr>
          <w:rFonts w:ascii="Calibri" w:hAnsi="Calibri" w:cs="Calibri"/>
          <w:sz w:val="22"/>
          <w:szCs w:val="22"/>
        </w:rPr>
        <w:t xml:space="preserve"> into </w:t>
      </w:r>
      <w:r w:rsidRPr="00A365A0">
        <w:rPr>
          <w:rStyle w:val="Strong"/>
          <w:rFonts w:ascii="Calibri" w:hAnsi="Calibri" w:cs="Calibri"/>
          <w:b w:val="0"/>
          <w:bCs w:val="0"/>
          <w:sz w:val="22"/>
          <w:szCs w:val="22"/>
        </w:rPr>
        <w:t>Epicor</w:t>
      </w:r>
      <w:r w:rsidRPr="00A365A0">
        <w:rPr>
          <w:rFonts w:ascii="Calibri" w:hAnsi="Calibri" w:cs="Calibri"/>
          <w:sz w:val="22"/>
          <w:szCs w:val="22"/>
        </w:rPr>
        <w:t xml:space="preserve"> to the lots and maintain the hard copy on file at the site.</w:t>
      </w:r>
    </w:p>
    <w:p w14:paraId="08E94D3D" w14:textId="77777777" w:rsidR="00F7243D" w:rsidRPr="00A365A0" w:rsidRDefault="00F7243D" w:rsidP="00F7243D">
      <w:pPr>
        <w:pStyle w:val="NormalWeb"/>
        <w:numPr>
          <w:ilvl w:val="0"/>
          <w:numId w:val="48"/>
        </w:numPr>
        <w:spacing w:before="100" w:beforeAutospacing="1" w:after="100" w:afterAutospacing="1" w:line="240" w:lineRule="auto"/>
        <w:rPr>
          <w:rFonts w:ascii="Calibri" w:hAnsi="Calibri" w:cs="Calibri"/>
          <w:sz w:val="22"/>
          <w:szCs w:val="22"/>
        </w:rPr>
      </w:pPr>
      <w:r w:rsidRPr="00A365A0">
        <w:rPr>
          <w:rFonts w:ascii="Calibri" w:hAnsi="Calibri" w:cs="Calibri"/>
          <w:sz w:val="22"/>
          <w:szCs w:val="22"/>
        </w:rPr>
        <w:t xml:space="preserve">Maintain records of all split shipment forms for at least </w:t>
      </w:r>
      <w:r w:rsidRPr="00A365A0">
        <w:rPr>
          <w:rStyle w:val="Strong"/>
          <w:rFonts w:ascii="Calibri" w:hAnsi="Calibri" w:cs="Calibri"/>
          <w:b w:val="0"/>
          <w:bCs w:val="0"/>
          <w:sz w:val="22"/>
          <w:szCs w:val="22"/>
        </w:rPr>
        <w:t>two years</w:t>
      </w:r>
      <w:r w:rsidRPr="00A365A0">
        <w:rPr>
          <w:rFonts w:ascii="Calibri" w:hAnsi="Calibri" w:cs="Calibri"/>
          <w:sz w:val="22"/>
          <w:szCs w:val="22"/>
        </w:rPr>
        <w:t>.</w:t>
      </w:r>
    </w:p>
    <w:p w14:paraId="7944CE29" w14:textId="77777777" w:rsidR="00F7243D" w:rsidRPr="00A365A0" w:rsidRDefault="00F7243D" w:rsidP="00F7243D">
      <w:pPr>
        <w:pStyle w:val="NormalWeb"/>
        <w:numPr>
          <w:ilvl w:val="0"/>
          <w:numId w:val="48"/>
        </w:numPr>
        <w:spacing w:before="100" w:beforeAutospacing="1" w:after="100" w:afterAutospacing="1" w:line="240" w:lineRule="auto"/>
        <w:rPr>
          <w:rFonts w:ascii="Calibri" w:hAnsi="Calibri" w:cs="Calibri"/>
          <w:sz w:val="22"/>
          <w:szCs w:val="22"/>
        </w:rPr>
      </w:pPr>
      <w:r w:rsidRPr="00A365A0">
        <w:rPr>
          <w:rFonts w:ascii="Calibri" w:hAnsi="Calibri" w:cs="Calibri"/>
          <w:sz w:val="22"/>
          <w:szCs w:val="22"/>
        </w:rPr>
        <w:lastRenderedPageBreak/>
        <w:t xml:space="preserve">Conduct a </w:t>
      </w:r>
      <w:r w:rsidRPr="00A365A0">
        <w:rPr>
          <w:rStyle w:val="Strong"/>
          <w:rFonts w:ascii="Calibri" w:hAnsi="Calibri" w:cs="Calibri"/>
          <w:b w:val="0"/>
          <w:bCs w:val="0"/>
          <w:sz w:val="22"/>
          <w:szCs w:val="22"/>
        </w:rPr>
        <w:t>Quality Inspection</w:t>
      </w:r>
      <w:r w:rsidRPr="00A365A0">
        <w:rPr>
          <w:rFonts w:ascii="Calibri" w:hAnsi="Calibri" w:cs="Calibri"/>
          <w:sz w:val="22"/>
          <w:szCs w:val="22"/>
        </w:rPr>
        <w:t xml:space="preserve"> before release.</w:t>
      </w:r>
    </w:p>
    <w:p w14:paraId="5FA5F327" w14:textId="77777777" w:rsidR="00F7243D" w:rsidRPr="00A365A0" w:rsidRDefault="00F7243D" w:rsidP="00F7243D">
      <w:pPr>
        <w:pStyle w:val="Heading3"/>
        <w:rPr>
          <w:rFonts w:cs="Calibri"/>
          <w:sz w:val="22"/>
          <w:szCs w:val="22"/>
        </w:rPr>
      </w:pPr>
      <w:r w:rsidRPr="00A365A0">
        <w:rPr>
          <w:rStyle w:val="Strong"/>
          <w:rFonts w:cs="Calibri"/>
          <w:b w:val="0"/>
          <w:bCs w:val="0"/>
          <w:sz w:val="22"/>
          <w:szCs w:val="22"/>
        </w:rPr>
        <w:t>Training</w:t>
      </w:r>
    </w:p>
    <w:p w14:paraId="7C6E0D89" w14:textId="77777777" w:rsidR="00F7243D" w:rsidRPr="00A365A0" w:rsidRDefault="00F7243D" w:rsidP="00F7243D">
      <w:pPr>
        <w:pStyle w:val="NormalWeb"/>
        <w:numPr>
          <w:ilvl w:val="0"/>
          <w:numId w:val="49"/>
        </w:numPr>
        <w:spacing w:before="100" w:beforeAutospacing="1" w:after="100" w:afterAutospacing="1" w:line="240" w:lineRule="auto"/>
        <w:rPr>
          <w:rFonts w:ascii="Calibri" w:hAnsi="Calibri" w:cs="Calibri"/>
          <w:sz w:val="22"/>
          <w:szCs w:val="22"/>
        </w:rPr>
      </w:pPr>
      <w:r w:rsidRPr="00A365A0">
        <w:rPr>
          <w:rStyle w:val="Strong"/>
          <w:rFonts w:ascii="Calibri" w:hAnsi="Calibri" w:cs="Calibri"/>
          <w:sz w:val="22"/>
          <w:szCs w:val="22"/>
        </w:rPr>
        <w:t>Initial Training:</w:t>
      </w:r>
      <w:r w:rsidRPr="00A365A0">
        <w:rPr>
          <w:rFonts w:ascii="Calibri" w:hAnsi="Calibri" w:cs="Calibri"/>
          <w:sz w:val="22"/>
          <w:szCs w:val="22"/>
        </w:rPr>
        <w:t xml:space="preserve"> Required for all personnel handling split shipments.</w:t>
      </w:r>
    </w:p>
    <w:p w14:paraId="250A2FF7" w14:textId="77777777" w:rsidR="00F7243D" w:rsidRPr="00A365A0" w:rsidRDefault="00F7243D" w:rsidP="00F7243D">
      <w:pPr>
        <w:pStyle w:val="NormalWeb"/>
        <w:numPr>
          <w:ilvl w:val="0"/>
          <w:numId w:val="49"/>
        </w:numPr>
        <w:spacing w:before="100" w:beforeAutospacing="1" w:after="100" w:afterAutospacing="1" w:line="240" w:lineRule="auto"/>
        <w:rPr>
          <w:rFonts w:ascii="Calibri" w:hAnsi="Calibri" w:cs="Calibri"/>
          <w:sz w:val="22"/>
          <w:szCs w:val="22"/>
        </w:rPr>
      </w:pPr>
      <w:r w:rsidRPr="00A365A0">
        <w:rPr>
          <w:rStyle w:val="Strong"/>
          <w:rFonts w:ascii="Calibri" w:hAnsi="Calibri" w:cs="Calibri"/>
          <w:sz w:val="22"/>
          <w:szCs w:val="22"/>
        </w:rPr>
        <w:t>Annual Refresher Training:</w:t>
      </w:r>
      <w:r w:rsidRPr="00A365A0">
        <w:rPr>
          <w:rFonts w:ascii="Calibri" w:hAnsi="Calibri" w:cs="Calibri"/>
          <w:sz w:val="22"/>
          <w:szCs w:val="22"/>
        </w:rPr>
        <w:t xml:space="preserve"> Conducted to ensure continued compliance.</w:t>
      </w:r>
    </w:p>
    <w:p w14:paraId="12DEDF7D" w14:textId="77777777" w:rsidR="00F7243D" w:rsidRPr="00A365A0" w:rsidRDefault="00F7243D" w:rsidP="00F7243D">
      <w:pPr>
        <w:pStyle w:val="Heading3"/>
        <w:rPr>
          <w:rFonts w:cs="Calibri"/>
          <w:sz w:val="22"/>
          <w:szCs w:val="22"/>
        </w:rPr>
      </w:pPr>
      <w:r w:rsidRPr="00A365A0">
        <w:rPr>
          <w:rStyle w:val="Strong"/>
          <w:rFonts w:cs="Calibri"/>
          <w:b w:val="0"/>
          <w:bCs w:val="0"/>
          <w:sz w:val="22"/>
          <w:szCs w:val="22"/>
        </w:rPr>
        <w:t>Audits</w:t>
      </w:r>
    </w:p>
    <w:p w14:paraId="0B308033" w14:textId="77777777" w:rsidR="00F7243D" w:rsidRPr="00A365A0" w:rsidRDefault="00F7243D" w:rsidP="00F7243D">
      <w:pPr>
        <w:pStyle w:val="NormalWeb"/>
        <w:numPr>
          <w:ilvl w:val="0"/>
          <w:numId w:val="50"/>
        </w:numPr>
        <w:spacing w:before="100" w:beforeAutospacing="1" w:after="100" w:afterAutospacing="1" w:line="240" w:lineRule="auto"/>
        <w:rPr>
          <w:rFonts w:ascii="Calibri" w:hAnsi="Calibri" w:cs="Calibri"/>
          <w:sz w:val="22"/>
          <w:szCs w:val="22"/>
        </w:rPr>
      </w:pPr>
      <w:r w:rsidRPr="00A365A0">
        <w:rPr>
          <w:rStyle w:val="Strong"/>
          <w:rFonts w:ascii="Calibri" w:hAnsi="Calibri" w:cs="Calibri"/>
          <w:b w:val="0"/>
          <w:bCs w:val="0"/>
          <w:sz w:val="22"/>
          <w:szCs w:val="22"/>
        </w:rPr>
        <w:t>Internal audits</w:t>
      </w:r>
      <w:r w:rsidRPr="00A365A0">
        <w:rPr>
          <w:rFonts w:ascii="Calibri" w:hAnsi="Calibri" w:cs="Calibri"/>
          <w:sz w:val="22"/>
          <w:szCs w:val="22"/>
        </w:rPr>
        <w:t xml:space="preserve"> will be performed to ensure compliance.</w:t>
      </w:r>
    </w:p>
    <w:p w14:paraId="5EB2EA6F" w14:textId="77777777" w:rsidR="00F7243D" w:rsidRPr="00A365A0" w:rsidRDefault="00F7243D" w:rsidP="00F7243D">
      <w:pPr>
        <w:pStyle w:val="NormalWeb"/>
        <w:numPr>
          <w:ilvl w:val="0"/>
          <w:numId w:val="50"/>
        </w:numPr>
        <w:spacing w:before="100" w:beforeAutospacing="1" w:after="100" w:afterAutospacing="1" w:line="240" w:lineRule="auto"/>
        <w:rPr>
          <w:rFonts w:ascii="Calibri" w:hAnsi="Calibri" w:cs="Calibri"/>
          <w:sz w:val="22"/>
          <w:szCs w:val="22"/>
        </w:rPr>
      </w:pPr>
      <w:r w:rsidRPr="00A365A0">
        <w:rPr>
          <w:rFonts w:ascii="Calibri" w:hAnsi="Calibri" w:cs="Calibri"/>
          <w:sz w:val="22"/>
          <w:szCs w:val="22"/>
        </w:rPr>
        <w:t>Any non-</w:t>
      </w:r>
      <w:proofErr w:type="gramStart"/>
      <w:r w:rsidRPr="00A365A0">
        <w:rPr>
          <w:rFonts w:ascii="Calibri" w:hAnsi="Calibri" w:cs="Calibri"/>
          <w:sz w:val="22"/>
          <w:szCs w:val="22"/>
        </w:rPr>
        <w:t>conformances</w:t>
      </w:r>
      <w:proofErr w:type="gramEnd"/>
      <w:r w:rsidRPr="00A365A0">
        <w:rPr>
          <w:rFonts w:ascii="Calibri" w:hAnsi="Calibri" w:cs="Calibri"/>
          <w:sz w:val="22"/>
          <w:szCs w:val="22"/>
        </w:rPr>
        <w:t xml:space="preserve"> must be addressed through </w:t>
      </w:r>
      <w:r w:rsidRPr="00A365A0">
        <w:rPr>
          <w:rStyle w:val="Strong"/>
          <w:rFonts w:ascii="Calibri" w:hAnsi="Calibri" w:cs="Calibri"/>
          <w:sz w:val="22"/>
          <w:szCs w:val="22"/>
        </w:rPr>
        <w:t>corrective actions</w:t>
      </w:r>
      <w:r w:rsidRPr="00A365A0">
        <w:rPr>
          <w:rFonts w:ascii="Calibri" w:hAnsi="Calibri" w:cs="Calibri"/>
          <w:sz w:val="22"/>
          <w:szCs w:val="22"/>
        </w:rPr>
        <w:t>.</w:t>
      </w:r>
    </w:p>
    <w:p w14:paraId="10D89039" w14:textId="77777777" w:rsidR="00F7243D" w:rsidRPr="00A365A0" w:rsidRDefault="00F7243D" w:rsidP="00F7243D">
      <w:pPr>
        <w:pStyle w:val="Heading3"/>
        <w:rPr>
          <w:rFonts w:cs="Calibri"/>
          <w:sz w:val="22"/>
          <w:szCs w:val="22"/>
        </w:rPr>
      </w:pPr>
      <w:r w:rsidRPr="00A365A0">
        <w:rPr>
          <w:rStyle w:val="Strong"/>
          <w:rFonts w:cs="Calibri"/>
          <w:b w:val="0"/>
          <w:bCs w:val="0"/>
          <w:sz w:val="22"/>
          <w:szCs w:val="22"/>
        </w:rPr>
        <w:t>Non-Compliance and Corrective Actions</w:t>
      </w:r>
    </w:p>
    <w:p w14:paraId="5F21A3C3" w14:textId="77777777" w:rsidR="00F7243D" w:rsidRPr="00A365A0" w:rsidRDefault="00F7243D" w:rsidP="00F7243D">
      <w:pPr>
        <w:pStyle w:val="NormalWeb"/>
        <w:numPr>
          <w:ilvl w:val="0"/>
          <w:numId w:val="51"/>
        </w:numPr>
        <w:spacing w:before="100" w:beforeAutospacing="1" w:after="100" w:afterAutospacing="1" w:line="240" w:lineRule="auto"/>
        <w:rPr>
          <w:rFonts w:ascii="Calibri" w:hAnsi="Calibri" w:cs="Calibri"/>
          <w:sz w:val="22"/>
          <w:szCs w:val="22"/>
        </w:rPr>
      </w:pPr>
      <w:r w:rsidRPr="00A365A0">
        <w:rPr>
          <w:rFonts w:ascii="Calibri" w:hAnsi="Calibri" w:cs="Calibri"/>
          <w:sz w:val="22"/>
          <w:szCs w:val="22"/>
        </w:rPr>
        <w:t xml:space="preserve">Any discrepancies must be reported to the </w:t>
      </w:r>
      <w:r w:rsidRPr="00A365A0">
        <w:rPr>
          <w:rStyle w:val="Strong"/>
          <w:rFonts w:ascii="Calibri" w:hAnsi="Calibri" w:cs="Calibri"/>
          <w:b w:val="0"/>
          <w:bCs w:val="0"/>
          <w:sz w:val="22"/>
          <w:szCs w:val="22"/>
        </w:rPr>
        <w:t>Quality Manager</w:t>
      </w:r>
      <w:r w:rsidRPr="00A365A0">
        <w:rPr>
          <w:rFonts w:ascii="Calibri" w:hAnsi="Calibri" w:cs="Calibri"/>
          <w:sz w:val="22"/>
          <w:szCs w:val="22"/>
        </w:rPr>
        <w:t>.</w:t>
      </w:r>
    </w:p>
    <w:p w14:paraId="28944D81" w14:textId="77777777" w:rsidR="00F7243D" w:rsidRPr="00A365A0" w:rsidRDefault="00F7243D" w:rsidP="00F7243D">
      <w:pPr>
        <w:pStyle w:val="NormalWeb"/>
        <w:numPr>
          <w:ilvl w:val="0"/>
          <w:numId w:val="51"/>
        </w:numPr>
        <w:spacing w:before="100" w:beforeAutospacing="1" w:after="100" w:afterAutospacing="1" w:line="240" w:lineRule="auto"/>
        <w:rPr>
          <w:rFonts w:ascii="Calibri" w:hAnsi="Calibri" w:cs="Calibri"/>
          <w:sz w:val="22"/>
          <w:szCs w:val="22"/>
        </w:rPr>
      </w:pPr>
      <w:r w:rsidRPr="00A365A0">
        <w:rPr>
          <w:rFonts w:ascii="Calibri" w:hAnsi="Calibri" w:cs="Calibri"/>
          <w:sz w:val="22"/>
          <w:szCs w:val="22"/>
        </w:rPr>
        <w:t>Nonconforming shipments must be stopped immediately.</w:t>
      </w:r>
    </w:p>
    <w:p w14:paraId="5C6E0349" w14:textId="77777777" w:rsidR="00F7243D" w:rsidRPr="00A365A0" w:rsidRDefault="00F7243D" w:rsidP="00F7243D">
      <w:pPr>
        <w:pStyle w:val="NormalWeb"/>
        <w:numPr>
          <w:ilvl w:val="0"/>
          <w:numId w:val="51"/>
        </w:numPr>
        <w:spacing w:before="100" w:beforeAutospacing="1" w:after="100" w:afterAutospacing="1" w:line="240" w:lineRule="auto"/>
        <w:rPr>
          <w:rFonts w:ascii="Calibri" w:hAnsi="Calibri" w:cs="Calibri"/>
          <w:sz w:val="22"/>
          <w:szCs w:val="22"/>
        </w:rPr>
      </w:pPr>
      <w:r w:rsidRPr="00A365A0">
        <w:rPr>
          <w:rFonts w:ascii="Calibri" w:hAnsi="Calibri" w:cs="Calibri"/>
          <w:sz w:val="22"/>
          <w:szCs w:val="22"/>
        </w:rPr>
        <w:t>Root cause analysis and corrective actions will be implemented as necessary.</w:t>
      </w:r>
    </w:p>
    <w:p w14:paraId="0380F4EB" w14:textId="77777777" w:rsidR="00F7243D" w:rsidRPr="00A365A0" w:rsidRDefault="00F7243D" w:rsidP="00F7243D">
      <w:pPr>
        <w:pStyle w:val="Heading3"/>
        <w:rPr>
          <w:rStyle w:val="Strong"/>
          <w:rFonts w:cs="Calibri"/>
          <w:sz w:val="22"/>
          <w:szCs w:val="22"/>
        </w:rPr>
      </w:pPr>
      <w:r w:rsidRPr="00A365A0">
        <w:rPr>
          <w:rStyle w:val="Strong"/>
          <w:rFonts w:cs="Calibri"/>
          <w:sz w:val="22"/>
          <w:szCs w:val="22"/>
        </w:rPr>
        <w:t>Governing Standards</w:t>
      </w:r>
    </w:p>
    <w:p w14:paraId="05409658" w14:textId="77777777" w:rsidR="00F7243D" w:rsidRPr="00A365A0" w:rsidRDefault="00F7243D" w:rsidP="00F7243D">
      <w:pPr>
        <w:numPr>
          <w:ilvl w:val="0"/>
          <w:numId w:val="52"/>
        </w:numPr>
        <w:spacing w:before="100" w:beforeAutospacing="1" w:after="100" w:afterAutospacing="1" w:line="240" w:lineRule="auto"/>
        <w:rPr>
          <w:rFonts w:eastAsia="Times New Roman"/>
        </w:rPr>
      </w:pPr>
      <w:r w:rsidRPr="00A365A0">
        <w:rPr>
          <w:rFonts w:eastAsia="Times New Roman"/>
        </w:rPr>
        <w:t>FAA Order 8130.21H – Procedures for Completion and Use of FAA Form 8130-3</w:t>
      </w:r>
    </w:p>
    <w:p w14:paraId="19D45F93" w14:textId="77777777" w:rsidR="00F7243D" w:rsidRPr="00A365A0" w:rsidRDefault="00F7243D" w:rsidP="00F7243D">
      <w:pPr>
        <w:numPr>
          <w:ilvl w:val="0"/>
          <w:numId w:val="52"/>
        </w:numPr>
        <w:spacing w:before="100" w:beforeAutospacing="1" w:after="100" w:afterAutospacing="1" w:line="240" w:lineRule="auto"/>
        <w:rPr>
          <w:rFonts w:eastAsia="Times New Roman"/>
        </w:rPr>
      </w:pPr>
      <w:r w:rsidRPr="00A365A0">
        <w:rPr>
          <w:rFonts w:eastAsia="Times New Roman"/>
        </w:rPr>
        <w:t>FAA Form 8130-3 Instructions and FAQ</w:t>
      </w:r>
    </w:p>
    <w:p w14:paraId="03634753" w14:textId="77777777" w:rsidR="00F7243D" w:rsidRPr="00A365A0" w:rsidRDefault="00F7243D" w:rsidP="00F7243D">
      <w:pPr>
        <w:numPr>
          <w:ilvl w:val="0"/>
          <w:numId w:val="52"/>
        </w:numPr>
        <w:spacing w:before="100" w:beforeAutospacing="1" w:after="100" w:afterAutospacing="1" w:line="240" w:lineRule="auto"/>
        <w:rPr>
          <w:rFonts w:eastAsia="Times New Roman"/>
        </w:rPr>
      </w:pPr>
      <w:r w:rsidRPr="00A365A0">
        <w:rPr>
          <w:rFonts w:eastAsia="Times New Roman"/>
        </w:rPr>
        <w:t>Title 14 CFR Part 21, Subpart L</w:t>
      </w:r>
    </w:p>
    <w:p w14:paraId="12B3E21E" w14:textId="77777777" w:rsidR="00F7243D" w:rsidRPr="00A365A0" w:rsidRDefault="00F7243D" w:rsidP="00F7243D">
      <w:pPr>
        <w:numPr>
          <w:ilvl w:val="0"/>
          <w:numId w:val="52"/>
        </w:numPr>
        <w:spacing w:before="100" w:beforeAutospacing="1" w:after="100" w:afterAutospacing="1" w:line="240" w:lineRule="auto"/>
        <w:rPr>
          <w:rFonts w:eastAsia="Times New Roman"/>
        </w:rPr>
      </w:pPr>
      <w:r w:rsidRPr="00A365A0">
        <w:rPr>
          <w:rFonts w:eastAsia="Times New Roman"/>
        </w:rPr>
        <w:t>Burrana</w:t>
      </w:r>
      <w:r w:rsidRPr="00A365A0">
        <w:rPr>
          <w:rFonts w:eastAsia="Times New Roman"/>
          <w:b/>
          <w:bCs/>
        </w:rPr>
        <w:t xml:space="preserve"> </w:t>
      </w:r>
      <w:r w:rsidRPr="00A365A0">
        <w:rPr>
          <w:rFonts w:eastAsia="Times New Roman"/>
        </w:rPr>
        <w:t>Quality Manual and Regulatory Compliance Procedures</w:t>
      </w:r>
    </w:p>
    <w:p w14:paraId="19F65DC3" w14:textId="77777777" w:rsidR="00F7243D" w:rsidRPr="00A365A0" w:rsidRDefault="00F7243D" w:rsidP="00F7243D">
      <w:pPr>
        <w:pStyle w:val="Heading3"/>
        <w:rPr>
          <w:rStyle w:val="Strong"/>
          <w:rFonts w:cs="Calibri"/>
          <w:sz w:val="22"/>
          <w:szCs w:val="22"/>
        </w:rPr>
      </w:pPr>
      <w:r w:rsidRPr="00A365A0">
        <w:rPr>
          <w:rStyle w:val="Strong"/>
          <w:rFonts w:cs="Calibri"/>
          <w:b w:val="0"/>
          <w:bCs w:val="0"/>
          <w:sz w:val="22"/>
          <w:szCs w:val="22"/>
        </w:rPr>
        <w:t>Related Processes</w:t>
      </w:r>
    </w:p>
    <w:p w14:paraId="1B77B28C" w14:textId="77777777" w:rsidR="00F7243D" w:rsidRPr="00A365A0" w:rsidRDefault="00F7243D" w:rsidP="00F7243D">
      <w:pPr>
        <w:numPr>
          <w:ilvl w:val="0"/>
          <w:numId w:val="53"/>
        </w:numPr>
        <w:spacing w:before="100" w:beforeAutospacing="1" w:after="100" w:afterAutospacing="1" w:line="240" w:lineRule="auto"/>
        <w:rPr>
          <w:rFonts w:eastAsia="Times New Roman"/>
        </w:rPr>
      </w:pPr>
      <w:r w:rsidRPr="00A365A0">
        <w:rPr>
          <w:rFonts w:eastAsia="Times New Roman"/>
        </w:rPr>
        <w:t>QA-P-750-1 – Control of Documented Information</w:t>
      </w:r>
    </w:p>
    <w:p w14:paraId="5A095AE2" w14:textId="77777777" w:rsidR="00F7243D" w:rsidRPr="00A365A0" w:rsidRDefault="00F7243D" w:rsidP="00F7243D">
      <w:pPr>
        <w:numPr>
          <w:ilvl w:val="0"/>
          <w:numId w:val="53"/>
        </w:numPr>
        <w:spacing w:before="100" w:beforeAutospacing="1" w:after="100" w:afterAutospacing="1" w:line="240" w:lineRule="auto"/>
        <w:rPr>
          <w:rFonts w:eastAsia="Times New Roman"/>
        </w:rPr>
      </w:pPr>
      <w:r w:rsidRPr="00A365A0">
        <w:rPr>
          <w:rFonts w:eastAsia="Times New Roman"/>
        </w:rPr>
        <w:t>CORP-P-600-01 – Quality Management System Planning</w:t>
      </w:r>
    </w:p>
    <w:p w14:paraId="43AF8EA1" w14:textId="77777777" w:rsidR="00F827C0" w:rsidRPr="00BE5E16" w:rsidRDefault="00F827C0" w:rsidP="00F827C0">
      <w:pPr>
        <w:sectPr w:rsidR="00F827C0" w:rsidRPr="00BE5E16" w:rsidSect="00A47D34">
          <w:headerReference w:type="default" r:id="rId8"/>
          <w:footerReference w:type="default" r:id="rId9"/>
          <w:pgSz w:w="12240" w:h="15840" w:code="1"/>
          <w:pgMar w:top="720" w:right="720" w:bottom="1135" w:left="720" w:header="504" w:footer="510" w:gutter="0"/>
          <w:cols w:space="720"/>
          <w:docGrid w:linePitch="360"/>
        </w:sectPr>
      </w:pPr>
    </w:p>
    <w:p w14:paraId="42059302" w14:textId="77777777" w:rsidR="00F7243D" w:rsidRPr="00A94405" w:rsidRDefault="00F7243D" w:rsidP="00F7243D">
      <w:pPr>
        <w:pStyle w:val="Heading1"/>
        <w:rPr>
          <w:sz w:val="22"/>
          <w:szCs w:val="22"/>
          <w:lang w:val="pt-BR"/>
        </w:rPr>
      </w:pPr>
      <w:r w:rsidRPr="00A94405">
        <w:rPr>
          <w:sz w:val="22"/>
          <w:szCs w:val="22"/>
          <w:lang w:val="pt-BR"/>
        </w:rPr>
        <w:lastRenderedPageBreak/>
        <w:t>Objetivo</w:t>
      </w:r>
    </w:p>
    <w:p w14:paraId="6AE578A9" w14:textId="77777777" w:rsidR="00F7243D" w:rsidRPr="00A94405" w:rsidRDefault="00F7243D" w:rsidP="00F7243D">
      <w:pPr>
        <w:pStyle w:val="Heading1"/>
        <w:rPr>
          <w:b w:val="0"/>
          <w:bCs w:val="0"/>
          <w:color w:val="auto"/>
          <w:sz w:val="22"/>
          <w:szCs w:val="22"/>
          <w:lang w:val="pt-BR"/>
        </w:rPr>
      </w:pPr>
      <w:r w:rsidRPr="00A94405">
        <w:rPr>
          <w:b w:val="0"/>
          <w:bCs w:val="0"/>
          <w:color w:val="auto"/>
          <w:sz w:val="22"/>
          <w:szCs w:val="22"/>
          <w:lang w:val="pt-BR"/>
        </w:rPr>
        <w:t>Este SOP (instrucción de trabajo) define el proceso para emitir el Formulario 8130-3 de la FAA para envíos a granel divididos de nuevos productos o artículos para mantener la trazabilidad y el cumplimiento de las regulaciones de la FAA.</w:t>
      </w:r>
    </w:p>
    <w:p w14:paraId="0052C96F" w14:textId="77777777" w:rsidR="00F7243D" w:rsidRPr="00A94405" w:rsidRDefault="00F7243D" w:rsidP="00F7243D">
      <w:pPr>
        <w:pStyle w:val="Heading1"/>
        <w:rPr>
          <w:sz w:val="22"/>
          <w:szCs w:val="22"/>
          <w:lang w:val="pt-BR"/>
        </w:rPr>
      </w:pPr>
      <w:r w:rsidRPr="00A94405">
        <w:rPr>
          <w:sz w:val="22"/>
          <w:szCs w:val="22"/>
          <w:lang w:val="pt-BR"/>
        </w:rPr>
        <w:t>Aplicabilidad</w:t>
      </w:r>
    </w:p>
    <w:p w14:paraId="0306594E" w14:textId="77777777" w:rsidR="00F7243D" w:rsidRPr="00A94405" w:rsidRDefault="00F7243D" w:rsidP="00F7243D">
      <w:pPr>
        <w:rPr>
          <w:lang w:val="pt-BR"/>
        </w:rPr>
      </w:pPr>
      <w:r w:rsidRPr="00A94405">
        <w:rPr>
          <w:lang w:val="pt-BR"/>
        </w:rPr>
        <w:t>Este SOP se aplica a todo el personal responsable de manipular, documentar y distribuir productos y artículos de aeronaves que requieren envíos divididos según las regulaciones de la FAA Parte 21. Burrana tiene PMA en todos los artículos que reciben un 8130-3, lo que otorga la autoridad para dividir esas etiquetas.</w:t>
      </w:r>
    </w:p>
    <w:p w14:paraId="259CBEBC" w14:textId="77777777" w:rsidR="00F7243D" w:rsidRPr="00A94405" w:rsidRDefault="00F7243D" w:rsidP="00F7243D">
      <w:pPr>
        <w:pStyle w:val="Heading1"/>
        <w:rPr>
          <w:sz w:val="22"/>
          <w:szCs w:val="22"/>
          <w:lang w:val="pt-BR"/>
        </w:rPr>
      </w:pPr>
      <w:r w:rsidRPr="00A94405">
        <w:rPr>
          <w:sz w:val="22"/>
          <w:szCs w:val="22"/>
          <w:lang w:val="pt-BR"/>
        </w:rPr>
        <w:t>Responsabilidades</w:t>
      </w:r>
    </w:p>
    <w:p w14:paraId="094DF965" w14:textId="77777777" w:rsidR="00F7243D" w:rsidRPr="00A94405" w:rsidRDefault="00F7243D" w:rsidP="00F7243D">
      <w:pPr>
        <w:spacing w:after="0"/>
        <w:rPr>
          <w:lang w:val="pt-BR"/>
        </w:rPr>
      </w:pPr>
      <w:r w:rsidRPr="00A94405">
        <w:rPr>
          <w:lang w:val="pt-BR"/>
        </w:rPr>
        <w:t>El Vicepresidente de Calidad o el Gerente Responsable tiene la responsabilidad principal y la autoridad de aprobación para este SOP.</w:t>
      </w:r>
    </w:p>
    <w:p w14:paraId="0F6559BE" w14:textId="77777777" w:rsidR="00F7243D" w:rsidRPr="00A94405" w:rsidRDefault="00F7243D" w:rsidP="00F7243D">
      <w:pPr>
        <w:spacing w:after="0"/>
        <w:rPr>
          <w:lang w:val="pt-BR"/>
        </w:rPr>
      </w:pPr>
      <w:r w:rsidRPr="00A94405">
        <w:rPr>
          <w:lang w:val="pt-BR"/>
        </w:rPr>
        <w:t>Auditores de Calidad: Responsables de auditar el cumplimiento de este POE. Personal que maneja el Formulario 8130-3 de la FAA: Requerido para aprender y cumplir con este SOP.</w:t>
      </w:r>
    </w:p>
    <w:p w14:paraId="3E309924" w14:textId="77777777" w:rsidR="00F7243D" w:rsidRPr="00A94405" w:rsidRDefault="00F7243D" w:rsidP="00F7243D">
      <w:pPr>
        <w:rPr>
          <w:lang w:val="pt-BR"/>
        </w:rPr>
      </w:pPr>
    </w:p>
    <w:p w14:paraId="696FC45E" w14:textId="77777777" w:rsidR="00F7243D" w:rsidRPr="00A365A0" w:rsidRDefault="00F7243D" w:rsidP="00F7243D">
      <w:pPr>
        <w:pStyle w:val="Heading1"/>
        <w:rPr>
          <w:sz w:val="22"/>
          <w:szCs w:val="22"/>
        </w:rPr>
      </w:pPr>
      <w:proofErr w:type="spellStart"/>
      <w:r w:rsidRPr="00A365A0">
        <w:rPr>
          <w:sz w:val="22"/>
          <w:szCs w:val="22"/>
        </w:rPr>
        <w:t>Definiciones</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F7243D" w:rsidRPr="0074062A" w14:paraId="4E1EC03F" w14:textId="77777777" w:rsidTr="00CD19E3">
        <w:tc>
          <w:tcPr>
            <w:tcW w:w="5395" w:type="dxa"/>
          </w:tcPr>
          <w:p w14:paraId="7FCD3AD6" w14:textId="77777777" w:rsidR="00F7243D" w:rsidRPr="00A365A0" w:rsidRDefault="00F7243D" w:rsidP="00CD19E3">
            <w:pPr>
              <w:spacing w:before="100" w:beforeAutospacing="1" w:after="100" w:afterAutospacing="1" w:line="240" w:lineRule="auto"/>
            </w:pPr>
            <w:proofErr w:type="spellStart"/>
            <w:r w:rsidRPr="00A67333">
              <w:rPr>
                <w:rFonts w:eastAsia="Times New Roman"/>
                <w:b/>
                <w:bCs/>
              </w:rPr>
              <w:t>Formulario</w:t>
            </w:r>
            <w:proofErr w:type="spellEnd"/>
            <w:r w:rsidRPr="00A67333">
              <w:rPr>
                <w:rFonts w:eastAsia="Times New Roman"/>
                <w:b/>
                <w:bCs/>
              </w:rPr>
              <w:t xml:space="preserve"> 8130-3 de la FAA: </w:t>
            </w:r>
          </w:p>
        </w:tc>
        <w:tc>
          <w:tcPr>
            <w:tcW w:w="5395" w:type="dxa"/>
          </w:tcPr>
          <w:p w14:paraId="7F572B22" w14:textId="77777777" w:rsidR="00F7243D" w:rsidRPr="00A94405" w:rsidRDefault="00F7243D" w:rsidP="00CD19E3">
            <w:pPr>
              <w:rPr>
                <w:lang w:val="pt-BR"/>
              </w:rPr>
            </w:pPr>
            <w:r w:rsidRPr="00A94405">
              <w:rPr>
                <w:rFonts w:eastAsia="Times New Roman"/>
                <w:lang w:val="pt-BR"/>
              </w:rPr>
              <w:t>El Certificado de Liberación Autorizado para certificar la aeronavegabilidad de piezas/artículos.</w:t>
            </w:r>
          </w:p>
        </w:tc>
      </w:tr>
      <w:tr w:rsidR="00F7243D" w:rsidRPr="0074062A" w14:paraId="3B1282C9" w14:textId="77777777" w:rsidTr="00CD19E3">
        <w:tc>
          <w:tcPr>
            <w:tcW w:w="5395" w:type="dxa"/>
          </w:tcPr>
          <w:p w14:paraId="0CC20556" w14:textId="77777777" w:rsidR="00F7243D" w:rsidRPr="00A365A0" w:rsidRDefault="00F7243D" w:rsidP="00CD19E3">
            <w:proofErr w:type="spellStart"/>
            <w:r w:rsidRPr="00A67333">
              <w:rPr>
                <w:rFonts w:eastAsia="Times New Roman"/>
                <w:b/>
                <w:bCs/>
              </w:rPr>
              <w:t>Envío</w:t>
            </w:r>
            <w:proofErr w:type="spellEnd"/>
            <w:r w:rsidRPr="00A67333">
              <w:rPr>
                <w:rFonts w:eastAsia="Times New Roman"/>
                <w:b/>
                <w:bCs/>
              </w:rPr>
              <w:t xml:space="preserve"> a </w:t>
            </w:r>
            <w:proofErr w:type="spellStart"/>
            <w:r w:rsidRPr="00A67333">
              <w:rPr>
                <w:rFonts w:eastAsia="Times New Roman"/>
                <w:b/>
                <w:bCs/>
              </w:rPr>
              <w:t>granel</w:t>
            </w:r>
            <w:proofErr w:type="spellEnd"/>
            <w:r w:rsidRPr="00A67333">
              <w:rPr>
                <w:rFonts w:eastAsia="Times New Roman"/>
                <w:b/>
                <w:bCs/>
              </w:rPr>
              <w:t xml:space="preserve">: </w:t>
            </w:r>
          </w:p>
        </w:tc>
        <w:tc>
          <w:tcPr>
            <w:tcW w:w="5395" w:type="dxa"/>
          </w:tcPr>
          <w:p w14:paraId="0A535C8F" w14:textId="77777777" w:rsidR="00F7243D" w:rsidRPr="00A94405" w:rsidRDefault="00F7243D" w:rsidP="00CD19E3">
            <w:pPr>
              <w:rPr>
                <w:lang w:val="pt-BR"/>
              </w:rPr>
            </w:pPr>
            <w:r w:rsidRPr="00A94405">
              <w:rPr>
                <w:rFonts w:eastAsia="Times New Roman"/>
                <w:lang w:val="pt-BR"/>
              </w:rPr>
              <w:t>Un solo envío que contiene múltiples partes/artículos idénticos bajo un mismo 8130-3.</w:t>
            </w:r>
          </w:p>
        </w:tc>
      </w:tr>
      <w:tr w:rsidR="00F7243D" w:rsidRPr="0074062A" w14:paraId="5489A9EF" w14:textId="77777777" w:rsidTr="00CD19E3">
        <w:tc>
          <w:tcPr>
            <w:tcW w:w="5395" w:type="dxa"/>
          </w:tcPr>
          <w:p w14:paraId="503032A2" w14:textId="77777777" w:rsidR="00F7243D" w:rsidRPr="00A365A0" w:rsidRDefault="00F7243D" w:rsidP="00CD19E3">
            <w:proofErr w:type="spellStart"/>
            <w:r w:rsidRPr="00A67333">
              <w:rPr>
                <w:rFonts w:eastAsia="Times New Roman"/>
                <w:b/>
                <w:bCs/>
              </w:rPr>
              <w:t>Envío</w:t>
            </w:r>
            <w:proofErr w:type="spellEnd"/>
            <w:r w:rsidRPr="00A67333">
              <w:rPr>
                <w:rFonts w:eastAsia="Times New Roman"/>
                <w:b/>
                <w:bCs/>
              </w:rPr>
              <w:t xml:space="preserve"> </w:t>
            </w:r>
            <w:proofErr w:type="spellStart"/>
            <w:r w:rsidRPr="00A67333">
              <w:rPr>
                <w:rFonts w:eastAsia="Times New Roman"/>
                <w:b/>
                <w:bCs/>
              </w:rPr>
              <w:t>dividido</w:t>
            </w:r>
            <w:proofErr w:type="spellEnd"/>
            <w:r w:rsidRPr="00A67333">
              <w:rPr>
                <w:rFonts w:eastAsia="Times New Roman"/>
                <w:b/>
                <w:bCs/>
              </w:rPr>
              <w:t xml:space="preserve">: </w:t>
            </w:r>
          </w:p>
        </w:tc>
        <w:tc>
          <w:tcPr>
            <w:tcW w:w="5395" w:type="dxa"/>
          </w:tcPr>
          <w:p w14:paraId="641353FB" w14:textId="77777777" w:rsidR="00F7243D" w:rsidRPr="00A94405" w:rsidRDefault="00F7243D" w:rsidP="00CD19E3">
            <w:pPr>
              <w:rPr>
                <w:lang w:val="pt-BR"/>
              </w:rPr>
            </w:pPr>
            <w:r w:rsidRPr="00A94405">
              <w:rPr>
                <w:rFonts w:eastAsia="Times New Roman"/>
                <w:lang w:val="pt-BR"/>
              </w:rPr>
              <w:t>La división de un envío a granel en cantidades más pequeñas con documentación separada.</w:t>
            </w:r>
          </w:p>
        </w:tc>
      </w:tr>
      <w:tr w:rsidR="00F7243D" w:rsidRPr="0074062A" w14:paraId="13A9D1F6" w14:textId="77777777" w:rsidTr="00CD19E3">
        <w:tc>
          <w:tcPr>
            <w:tcW w:w="5395" w:type="dxa"/>
          </w:tcPr>
          <w:p w14:paraId="4049294A" w14:textId="77777777" w:rsidR="00F7243D" w:rsidRPr="00A94405" w:rsidRDefault="00F7243D" w:rsidP="00CD19E3">
            <w:pPr>
              <w:rPr>
                <w:lang w:val="pt-BR"/>
              </w:rPr>
            </w:pPr>
            <w:r w:rsidRPr="00A94405">
              <w:rPr>
                <w:rFonts w:eastAsia="Times New Roman"/>
                <w:b/>
                <w:bCs/>
                <w:lang w:val="pt-BR"/>
              </w:rPr>
              <w:t xml:space="preserve">Titular de la Aprobación de Producción (PAH): </w:t>
            </w:r>
          </w:p>
        </w:tc>
        <w:tc>
          <w:tcPr>
            <w:tcW w:w="5395" w:type="dxa"/>
          </w:tcPr>
          <w:p w14:paraId="51C1D233" w14:textId="77777777" w:rsidR="00F7243D" w:rsidRPr="00A94405" w:rsidRDefault="00F7243D" w:rsidP="00CD19E3">
            <w:pPr>
              <w:rPr>
                <w:lang w:val="pt-BR"/>
              </w:rPr>
            </w:pPr>
            <w:r w:rsidRPr="00A94405">
              <w:rPr>
                <w:rFonts w:eastAsia="Times New Roman"/>
                <w:lang w:val="pt-BR"/>
              </w:rPr>
              <w:t>El fabricante original con certificación de producción de la FAA.</w:t>
            </w:r>
          </w:p>
        </w:tc>
      </w:tr>
      <w:tr w:rsidR="00F7243D" w:rsidRPr="0074062A" w14:paraId="10A9AF78" w14:textId="77777777" w:rsidTr="00CD19E3">
        <w:tc>
          <w:tcPr>
            <w:tcW w:w="5395" w:type="dxa"/>
          </w:tcPr>
          <w:p w14:paraId="74E87F43" w14:textId="77777777" w:rsidR="00F7243D" w:rsidRPr="00A365A0" w:rsidRDefault="00F7243D" w:rsidP="00CD19E3">
            <w:r w:rsidRPr="00A67333">
              <w:rPr>
                <w:rFonts w:eastAsia="Times New Roman"/>
                <w:b/>
                <w:bCs/>
              </w:rPr>
              <w:t xml:space="preserve">Personal </w:t>
            </w:r>
            <w:proofErr w:type="spellStart"/>
            <w:r w:rsidRPr="00A67333">
              <w:rPr>
                <w:rFonts w:eastAsia="Times New Roman"/>
                <w:b/>
                <w:bCs/>
              </w:rPr>
              <w:t>Autorizado</w:t>
            </w:r>
            <w:proofErr w:type="spellEnd"/>
            <w:r w:rsidRPr="00A67333">
              <w:rPr>
                <w:rFonts w:eastAsia="Times New Roman"/>
                <w:b/>
                <w:bCs/>
              </w:rPr>
              <w:t xml:space="preserve">: </w:t>
            </w:r>
          </w:p>
        </w:tc>
        <w:tc>
          <w:tcPr>
            <w:tcW w:w="5395" w:type="dxa"/>
          </w:tcPr>
          <w:p w14:paraId="166736B0" w14:textId="77777777" w:rsidR="00F7243D" w:rsidRPr="00A94405" w:rsidRDefault="00F7243D" w:rsidP="00CD19E3">
            <w:pPr>
              <w:rPr>
                <w:lang w:val="pt-BR"/>
              </w:rPr>
            </w:pPr>
            <w:r w:rsidRPr="00A94405">
              <w:rPr>
                <w:rFonts w:eastAsia="Times New Roman"/>
                <w:lang w:val="pt-BR"/>
              </w:rPr>
              <w:t>Personas capacitadas y aprobadas para emitir el Formulario 8130-3 de la FAA.</w:t>
            </w:r>
          </w:p>
        </w:tc>
      </w:tr>
    </w:tbl>
    <w:p w14:paraId="58BD448A" w14:textId="77777777" w:rsidR="00F7243D" w:rsidRPr="00A94405" w:rsidRDefault="00F7243D" w:rsidP="00F7243D">
      <w:pPr>
        <w:rPr>
          <w:lang w:val="pt-BR"/>
        </w:rPr>
      </w:pPr>
    </w:p>
    <w:p w14:paraId="6FFB59F1" w14:textId="77777777" w:rsidR="00F7243D" w:rsidRPr="00A94405" w:rsidRDefault="00F7243D" w:rsidP="00F7243D">
      <w:pPr>
        <w:spacing w:after="160" w:line="278" w:lineRule="auto"/>
        <w:rPr>
          <w:rFonts w:eastAsiaTheme="majorEastAsia"/>
          <w:b/>
          <w:bCs/>
          <w:color w:val="156082" w:themeColor="accent1"/>
          <w:lang w:val="pt-BR"/>
        </w:rPr>
      </w:pPr>
      <w:r w:rsidRPr="00A94405">
        <w:rPr>
          <w:lang w:val="pt-BR"/>
        </w:rPr>
        <w:br w:type="page"/>
      </w:r>
    </w:p>
    <w:p w14:paraId="18B65D67" w14:textId="77777777" w:rsidR="00F7243D" w:rsidRPr="00A365A0" w:rsidRDefault="00F7243D" w:rsidP="00F7243D">
      <w:pPr>
        <w:pStyle w:val="Heading1"/>
        <w:rPr>
          <w:sz w:val="22"/>
          <w:szCs w:val="22"/>
        </w:rPr>
      </w:pPr>
      <w:proofErr w:type="spellStart"/>
      <w:r w:rsidRPr="00A365A0">
        <w:rPr>
          <w:sz w:val="22"/>
          <w:szCs w:val="22"/>
        </w:rPr>
        <w:lastRenderedPageBreak/>
        <w:t>Proceso</w:t>
      </w:r>
      <w:proofErr w:type="spellEnd"/>
    </w:p>
    <w:p w14:paraId="2729ECCB" w14:textId="77777777" w:rsidR="00F7243D" w:rsidRPr="00A365A0" w:rsidRDefault="00F7243D" w:rsidP="00F7243D">
      <w:pPr>
        <w:pStyle w:val="Heading1"/>
        <w:rPr>
          <w:sz w:val="22"/>
          <w:szCs w:val="22"/>
        </w:rPr>
      </w:pPr>
      <w:proofErr w:type="spellStart"/>
      <w:r w:rsidRPr="00A365A0">
        <w:rPr>
          <w:rStyle w:val="Strong"/>
          <w:sz w:val="22"/>
          <w:szCs w:val="22"/>
        </w:rPr>
        <w:t>Emisión</w:t>
      </w:r>
      <w:proofErr w:type="spellEnd"/>
      <w:r w:rsidRPr="00A365A0">
        <w:rPr>
          <w:rStyle w:val="Strong"/>
          <w:sz w:val="22"/>
          <w:szCs w:val="22"/>
        </w:rPr>
        <w:t xml:space="preserve"> a </w:t>
      </w:r>
      <w:proofErr w:type="spellStart"/>
      <w:r w:rsidRPr="00A365A0">
        <w:rPr>
          <w:rStyle w:val="Strong"/>
          <w:sz w:val="22"/>
          <w:szCs w:val="22"/>
        </w:rPr>
        <w:t>granel</w:t>
      </w:r>
      <w:proofErr w:type="spellEnd"/>
      <w:r w:rsidRPr="00A365A0">
        <w:rPr>
          <w:rStyle w:val="Strong"/>
          <w:sz w:val="22"/>
          <w:szCs w:val="22"/>
        </w:rPr>
        <w:t xml:space="preserve"> 8130-3</w:t>
      </w:r>
    </w:p>
    <w:p w14:paraId="0E6E0051" w14:textId="77777777" w:rsidR="00F7243D" w:rsidRPr="00A94405" w:rsidRDefault="00F7243D" w:rsidP="00F7243D">
      <w:pPr>
        <w:numPr>
          <w:ilvl w:val="0"/>
          <w:numId w:val="44"/>
        </w:numPr>
        <w:spacing w:before="100" w:beforeAutospacing="1" w:after="100" w:afterAutospacing="1" w:line="240" w:lineRule="auto"/>
        <w:rPr>
          <w:rFonts w:eastAsia="Times New Roman"/>
          <w:lang w:val="pt-BR"/>
        </w:rPr>
      </w:pPr>
      <w:r w:rsidRPr="00A94405">
        <w:rPr>
          <w:rFonts w:eastAsia="Times New Roman"/>
          <w:lang w:val="pt-BR"/>
        </w:rPr>
        <w:t>Verifique que todos los artículos que se incluirán en el envío a granel cumplan con los requisitos de calidad y reglamentarios.</w:t>
      </w:r>
    </w:p>
    <w:p w14:paraId="2D0ECB5D" w14:textId="77777777" w:rsidR="00F7243D" w:rsidRPr="00A94405" w:rsidRDefault="00F7243D" w:rsidP="00F7243D">
      <w:pPr>
        <w:numPr>
          <w:ilvl w:val="0"/>
          <w:numId w:val="44"/>
        </w:numPr>
        <w:spacing w:before="100" w:beforeAutospacing="1" w:after="100" w:afterAutospacing="1" w:line="240" w:lineRule="auto"/>
        <w:rPr>
          <w:rFonts w:eastAsia="Times New Roman"/>
          <w:lang w:val="pt-BR"/>
        </w:rPr>
      </w:pPr>
      <w:r w:rsidRPr="00A94405">
        <w:rPr>
          <w:rFonts w:eastAsia="Times New Roman"/>
          <w:lang w:val="pt-BR"/>
        </w:rPr>
        <w:t>Confirme que Burrana tiene la autoridad PMA para todos los artículos del envío.</w:t>
      </w:r>
    </w:p>
    <w:p w14:paraId="2B9C8182" w14:textId="77777777" w:rsidR="00F7243D" w:rsidRPr="00A94405" w:rsidRDefault="00F7243D" w:rsidP="00F7243D">
      <w:pPr>
        <w:numPr>
          <w:ilvl w:val="0"/>
          <w:numId w:val="44"/>
        </w:numPr>
        <w:spacing w:before="100" w:beforeAutospacing="1" w:after="100" w:afterAutospacing="1" w:line="240" w:lineRule="auto"/>
        <w:rPr>
          <w:rFonts w:eastAsia="Times New Roman"/>
          <w:lang w:val="pt-BR"/>
        </w:rPr>
      </w:pPr>
      <w:r w:rsidRPr="00A94405">
        <w:rPr>
          <w:rFonts w:eastAsia="Times New Roman"/>
          <w:lang w:val="pt-BR"/>
        </w:rPr>
        <w:t>Complete el Formulario 8130-3 de la FAA utilizando la plantilla estándar.</w:t>
      </w:r>
    </w:p>
    <w:p w14:paraId="2E212016" w14:textId="77777777" w:rsidR="00F7243D" w:rsidRPr="00A94405" w:rsidRDefault="00F7243D" w:rsidP="00F7243D">
      <w:pPr>
        <w:numPr>
          <w:ilvl w:val="1"/>
          <w:numId w:val="44"/>
        </w:numPr>
        <w:spacing w:before="100" w:beforeAutospacing="1" w:after="100" w:afterAutospacing="1" w:line="240" w:lineRule="auto"/>
        <w:rPr>
          <w:rFonts w:eastAsia="Times New Roman"/>
          <w:lang w:val="pt-BR"/>
        </w:rPr>
      </w:pPr>
      <w:r w:rsidRPr="00A94405">
        <w:rPr>
          <w:rFonts w:eastAsia="Times New Roman"/>
          <w:lang w:val="pt-BR"/>
        </w:rPr>
        <w:t>Asegúrese de que los bloques 1-11 estén correctamente rellenados con los detalles del artículo.</w:t>
      </w:r>
    </w:p>
    <w:p w14:paraId="47D8A6E3" w14:textId="77777777" w:rsidR="00F7243D" w:rsidRPr="00A94405" w:rsidRDefault="00F7243D" w:rsidP="00F7243D">
      <w:pPr>
        <w:numPr>
          <w:ilvl w:val="1"/>
          <w:numId w:val="44"/>
        </w:numPr>
        <w:spacing w:before="100" w:beforeAutospacing="1" w:after="100" w:afterAutospacing="1" w:line="240" w:lineRule="auto"/>
        <w:rPr>
          <w:rFonts w:eastAsia="Times New Roman"/>
          <w:lang w:val="pt-BR"/>
        </w:rPr>
      </w:pPr>
      <w:r w:rsidRPr="00A94405">
        <w:rPr>
          <w:rFonts w:eastAsia="Times New Roman"/>
          <w:lang w:val="pt-BR"/>
        </w:rPr>
        <w:t>En el Bloque 12, incluya la declaración de certificación requerida.</w:t>
      </w:r>
    </w:p>
    <w:p w14:paraId="5D872376" w14:textId="77777777" w:rsidR="00F7243D" w:rsidRPr="00A94405" w:rsidRDefault="00F7243D" w:rsidP="00F7243D">
      <w:pPr>
        <w:numPr>
          <w:ilvl w:val="0"/>
          <w:numId w:val="44"/>
        </w:numPr>
        <w:spacing w:before="100" w:beforeAutospacing="1" w:after="100" w:afterAutospacing="1" w:line="240" w:lineRule="auto"/>
        <w:rPr>
          <w:rFonts w:eastAsia="Times New Roman"/>
          <w:lang w:val="pt-BR"/>
        </w:rPr>
      </w:pPr>
      <w:r w:rsidRPr="00A94405">
        <w:rPr>
          <w:rFonts w:eastAsia="Times New Roman"/>
          <w:lang w:val="pt-BR"/>
        </w:rPr>
        <w:t>Obtenga las aprobaciones y firmas requeridas del personal autorizado.</w:t>
      </w:r>
    </w:p>
    <w:p w14:paraId="24684D45" w14:textId="77777777" w:rsidR="00F7243D" w:rsidRPr="00A94405" w:rsidRDefault="00F7243D" w:rsidP="00F7243D">
      <w:pPr>
        <w:numPr>
          <w:ilvl w:val="0"/>
          <w:numId w:val="44"/>
        </w:numPr>
        <w:spacing w:before="100" w:beforeAutospacing="1" w:after="100" w:afterAutospacing="1" w:line="240" w:lineRule="auto"/>
        <w:rPr>
          <w:rFonts w:eastAsia="Times New Roman"/>
          <w:lang w:val="pt-BR"/>
        </w:rPr>
      </w:pPr>
      <w:r w:rsidRPr="00A94405">
        <w:rPr>
          <w:rFonts w:eastAsia="Times New Roman"/>
          <w:lang w:val="pt-BR"/>
        </w:rPr>
        <w:t>Adjunte el Formulario 8130-3 de la FAA completado al envío a granel.</w:t>
      </w:r>
    </w:p>
    <w:p w14:paraId="50691D04" w14:textId="77777777" w:rsidR="00F7243D" w:rsidRPr="00A94405" w:rsidRDefault="00F7243D" w:rsidP="00F7243D">
      <w:pPr>
        <w:numPr>
          <w:ilvl w:val="0"/>
          <w:numId w:val="44"/>
        </w:numPr>
        <w:spacing w:before="100" w:beforeAutospacing="1" w:after="100" w:afterAutospacing="1" w:line="240" w:lineRule="auto"/>
        <w:rPr>
          <w:rFonts w:eastAsia="Times New Roman"/>
          <w:lang w:val="pt-BR"/>
        </w:rPr>
      </w:pPr>
      <w:r w:rsidRPr="00A94405">
        <w:rPr>
          <w:rFonts w:eastAsia="Times New Roman"/>
          <w:lang w:val="pt-BR"/>
        </w:rPr>
        <w:t>Registre el 8130-3 emitido en Epicor en los lotes y mantenga la copia impresa en el archivo en el sitio hasta que el lote se agote, con copias digitales conservadas según los requisitos reglamentarios y del cliente para el seguimiento y el cumplimiento.</w:t>
      </w:r>
    </w:p>
    <w:p w14:paraId="6B8B1132" w14:textId="77777777" w:rsidR="00F7243D" w:rsidRPr="00A365A0" w:rsidRDefault="00F7243D" w:rsidP="00F7243D">
      <w:pPr>
        <w:pStyle w:val="Heading3"/>
        <w:rPr>
          <w:rFonts w:cs="Calibri"/>
          <w:sz w:val="22"/>
          <w:szCs w:val="22"/>
        </w:rPr>
      </w:pPr>
      <w:proofErr w:type="spellStart"/>
      <w:r w:rsidRPr="00A365A0">
        <w:rPr>
          <w:rStyle w:val="Strong"/>
          <w:rFonts w:cs="Calibri"/>
          <w:b w:val="0"/>
          <w:bCs w:val="0"/>
          <w:sz w:val="22"/>
          <w:szCs w:val="22"/>
        </w:rPr>
        <w:t>Validación</w:t>
      </w:r>
      <w:proofErr w:type="spellEnd"/>
      <w:r w:rsidRPr="00A365A0">
        <w:rPr>
          <w:rStyle w:val="Strong"/>
          <w:rFonts w:cs="Calibri"/>
          <w:b w:val="0"/>
          <w:bCs w:val="0"/>
          <w:sz w:val="22"/>
          <w:szCs w:val="22"/>
        </w:rPr>
        <w:t xml:space="preserve"> previa a la </w:t>
      </w:r>
      <w:proofErr w:type="spellStart"/>
      <w:r w:rsidRPr="00A365A0">
        <w:rPr>
          <w:rStyle w:val="Strong"/>
          <w:rFonts w:cs="Calibri"/>
          <w:b w:val="0"/>
          <w:bCs w:val="0"/>
          <w:sz w:val="22"/>
          <w:szCs w:val="22"/>
        </w:rPr>
        <w:t>división</w:t>
      </w:r>
      <w:proofErr w:type="spellEnd"/>
    </w:p>
    <w:p w14:paraId="511F96D6" w14:textId="77777777" w:rsidR="00F7243D" w:rsidRPr="00A94405" w:rsidRDefault="00F7243D" w:rsidP="00F7243D">
      <w:pPr>
        <w:pStyle w:val="NormalWeb"/>
        <w:numPr>
          <w:ilvl w:val="0"/>
          <w:numId w:val="45"/>
        </w:numPr>
        <w:spacing w:before="100" w:beforeAutospacing="1" w:after="100" w:afterAutospacing="1" w:line="240" w:lineRule="auto"/>
        <w:rPr>
          <w:rFonts w:ascii="Calibri" w:hAnsi="Calibri" w:cs="Calibri"/>
          <w:sz w:val="22"/>
          <w:szCs w:val="22"/>
          <w:lang w:val="pt-BR"/>
        </w:rPr>
      </w:pPr>
      <w:r w:rsidRPr="00A94405">
        <w:rPr>
          <w:rFonts w:ascii="Calibri" w:hAnsi="Calibri" w:cs="Calibri"/>
          <w:sz w:val="22"/>
          <w:szCs w:val="22"/>
          <w:lang w:val="pt-BR"/>
        </w:rPr>
        <w:t>Verifique que el Formulario 8130-3 original de la FAA sea válido y esté correctamente firmado.</w:t>
      </w:r>
    </w:p>
    <w:p w14:paraId="43EA6A55" w14:textId="77777777" w:rsidR="00F7243D" w:rsidRPr="00A94405" w:rsidRDefault="00F7243D" w:rsidP="00F7243D">
      <w:pPr>
        <w:pStyle w:val="NormalWeb"/>
        <w:numPr>
          <w:ilvl w:val="0"/>
          <w:numId w:val="45"/>
        </w:numPr>
        <w:spacing w:before="100" w:beforeAutospacing="1" w:after="100" w:afterAutospacing="1" w:line="240" w:lineRule="auto"/>
        <w:rPr>
          <w:rFonts w:ascii="Calibri" w:hAnsi="Calibri" w:cs="Calibri"/>
          <w:sz w:val="22"/>
          <w:szCs w:val="22"/>
          <w:lang w:val="pt-BR"/>
        </w:rPr>
      </w:pPr>
      <w:r w:rsidRPr="00A94405">
        <w:rPr>
          <w:rFonts w:ascii="Calibri" w:hAnsi="Calibri" w:cs="Calibri"/>
          <w:sz w:val="22"/>
          <w:szCs w:val="22"/>
          <w:lang w:val="pt-BR"/>
        </w:rPr>
        <w:t>Asegúrese de que Burrana esté autorizada para emitir el formulario 8130-3 para envíos divididos.</w:t>
      </w:r>
    </w:p>
    <w:p w14:paraId="12FE0983" w14:textId="77777777" w:rsidR="00F7243D" w:rsidRPr="00A94405" w:rsidRDefault="00F7243D" w:rsidP="00F7243D">
      <w:pPr>
        <w:pStyle w:val="NormalWeb"/>
        <w:numPr>
          <w:ilvl w:val="0"/>
          <w:numId w:val="45"/>
        </w:numPr>
        <w:spacing w:before="100" w:beforeAutospacing="1" w:after="100" w:afterAutospacing="1" w:line="240" w:lineRule="auto"/>
        <w:rPr>
          <w:rFonts w:ascii="Calibri" w:hAnsi="Calibri" w:cs="Calibri"/>
          <w:sz w:val="22"/>
          <w:szCs w:val="22"/>
          <w:lang w:val="pt-BR"/>
        </w:rPr>
      </w:pPr>
      <w:r w:rsidRPr="00A94405">
        <w:rPr>
          <w:rFonts w:ascii="Calibri" w:hAnsi="Calibri" w:cs="Calibri"/>
          <w:sz w:val="22"/>
          <w:szCs w:val="22"/>
          <w:lang w:val="pt-BR"/>
        </w:rPr>
        <w:t>Inspeccione el envío en busca de daños, discrepancias o no conformidades.</w:t>
      </w:r>
    </w:p>
    <w:p w14:paraId="36BF96C5" w14:textId="77777777" w:rsidR="00F7243D" w:rsidRPr="00A94405" w:rsidRDefault="00F7243D" w:rsidP="00F7243D">
      <w:pPr>
        <w:pStyle w:val="NormalWeb"/>
        <w:numPr>
          <w:ilvl w:val="0"/>
          <w:numId w:val="45"/>
        </w:numPr>
        <w:spacing w:before="100" w:beforeAutospacing="1" w:after="100" w:afterAutospacing="1" w:line="240" w:lineRule="auto"/>
        <w:rPr>
          <w:rFonts w:ascii="Calibri" w:hAnsi="Calibri" w:cs="Calibri"/>
          <w:sz w:val="22"/>
          <w:szCs w:val="22"/>
          <w:lang w:val="pt-BR"/>
        </w:rPr>
      </w:pPr>
      <w:r w:rsidRPr="00A94405">
        <w:rPr>
          <w:rFonts w:ascii="Calibri" w:hAnsi="Calibri" w:cs="Calibri"/>
          <w:sz w:val="22"/>
          <w:szCs w:val="22"/>
          <w:lang w:val="pt-BR"/>
        </w:rPr>
        <w:t>Confirme que se cumplen los requisitos de trazabilidad.</w:t>
      </w:r>
    </w:p>
    <w:p w14:paraId="6F07D589" w14:textId="77777777" w:rsidR="00F7243D" w:rsidRPr="00A365A0" w:rsidRDefault="00F7243D" w:rsidP="00F7243D">
      <w:pPr>
        <w:pStyle w:val="Heading4"/>
        <w:rPr>
          <w:rFonts w:cs="Calibri"/>
          <w:i w:val="0"/>
          <w:iCs w:val="0"/>
        </w:rPr>
      </w:pPr>
      <w:proofErr w:type="spellStart"/>
      <w:r w:rsidRPr="00A365A0">
        <w:rPr>
          <w:rStyle w:val="Strong"/>
          <w:rFonts w:cs="Calibri"/>
          <w:b w:val="0"/>
          <w:bCs w:val="0"/>
          <w:i w:val="0"/>
          <w:iCs w:val="0"/>
        </w:rPr>
        <w:t>Dividir</w:t>
      </w:r>
      <w:proofErr w:type="spellEnd"/>
      <w:r w:rsidRPr="00A365A0">
        <w:rPr>
          <w:rStyle w:val="Strong"/>
          <w:rFonts w:cs="Calibri"/>
          <w:b w:val="0"/>
          <w:bCs w:val="0"/>
          <w:i w:val="0"/>
          <w:iCs w:val="0"/>
        </w:rPr>
        <w:t xml:space="preserve"> </w:t>
      </w:r>
      <w:proofErr w:type="spellStart"/>
      <w:r w:rsidRPr="00A365A0">
        <w:rPr>
          <w:rStyle w:val="Strong"/>
          <w:rFonts w:cs="Calibri"/>
          <w:b w:val="0"/>
          <w:bCs w:val="0"/>
          <w:i w:val="0"/>
          <w:iCs w:val="0"/>
        </w:rPr>
        <w:t>el</w:t>
      </w:r>
      <w:proofErr w:type="spellEnd"/>
      <w:r w:rsidRPr="00A365A0">
        <w:rPr>
          <w:rStyle w:val="Strong"/>
          <w:rFonts w:cs="Calibri"/>
          <w:b w:val="0"/>
          <w:bCs w:val="0"/>
          <w:i w:val="0"/>
          <w:iCs w:val="0"/>
        </w:rPr>
        <w:t xml:space="preserve"> </w:t>
      </w:r>
      <w:proofErr w:type="spellStart"/>
      <w:r w:rsidRPr="00A365A0">
        <w:rPr>
          <w:rStyle w:val="Strong"/>
          <w:rFonts w:cs="Calibri"/>
          <w:b w:val="0"/>
          <w:bCs w:val="0"/>
          <w:i w:val="0"/>
          <w:iCs w:val="0"/>
        </w:rPr>
        <w:t>envío</w:t>
      </w:r>
      <w:proofErr w:type="spellEnd"/>
      <w:r w:rsidRPr="00A365A0">
        <w:rPr>
          <w:rStyle w:val="Strong"/>
          <w:rFonts w:cs="Calibri"/>
          <w:b w:val="0"/>
          <w:bCs w:val="0"/>
          <w:i w:val="0"/>
          <w:iCs w:val="0"/>
        </w:rPr>
        <w:t xml:space="preserve"> a </w:t>
      </w:r>
      <w:proofErr w:type="spellStart"/>
      <w:r w:rsidRPr="00A365A0">
        <w:rPr>
          <w:rStyle w:val="Strong"/>
          <w:rFonts w:cs="Calibri"/>
          <w:b w:val="0"/>
          <w:bCs w:val="0"/>
          <w:i w:val="0"/>
          <w:iCs w:val="0"/>
        </w:rPr>
        <w:t>granel</w:t>
      </w:r>
      <w:proofErr w:type="spellEnd"/>
    </w:p>
    <w:p w14:paraId="1A97DE09" w14:textId="77777777" w:rsidR="00F7243D" w:rsidRPr="00A94405" w:rsidRDefault="00F7243D" w:rsidP="00F7243D">
      <w:pPr>
        <w:pStyle w:val="NormalWeb"/>
        <w:numPr>
          <w:ilvl w:val="0"/>
          <w:numId w:val="46"/>
        </w:numPr>
        <w:spacing w:before="100" w:beforeAutospacing="1" w:after="100" w:afterAutospacing="1" w:line="240" w:lineRule="auto"/>
        <w:rPr>
          <w:rFonts w:ascii="Calibri" w:hAnsi="Calibri" w:cs="Calibri"/>
          <w:sz w:val="22"/>
          <w:szCs w:val="22"/>
          <w:lang w:val="pt-BR"/>
        </w:rPr>
      </w:pPr>
      <w:r w:rsidRPr="00A94405">
        <w:rPr>
          <w:rFonts w:ascii="Calibri" w:hAnsi="Calibri" w:cs="Calibri"/>
          <w:sz w:val="22"/>
          <w:szCs w:val="22"/>
          <w:lang w:val="pt-BR"/>
        </w:rPr>
        <w:t>Separe físicamente las partes / artículos según los requisitos de división.</w:t>
      </w:r>
    </w:p>
    <w:p w14:paraId="4F2DBD16" w14:textId="77777777" w:rsidR="00F7243D" w:rsidRPr="00A94405" w:rsidRDefault="00F7243D" w:rsidP="00F7243D">
      <w:pPr>
        <w:pStyle w:val="NormalWeb"/>
        <w:numPr>
          <w:ilvl w:val="0"/>
          <w:numId w:val="46"/>
        </w:numPr>
        <w:spacing w:before="100" w:beforeAutospacing="1" w:after="100" w:afterAutospacing="1" w:line="240" w:lineRule="auto"/>
        <w:rPr>
          <w:rFonts w:ascii="Calibri" w:hAnsi="Calibri" w:cs="Calibri"/>
          <w:sz w:val="22"/>
          <w:szCs w:val="22"/>
          <w:lang w:val="pt-BR"/>
        </w:rPr>
      </w:pPr>
      <w:r w:rsidRPr="00A94405">
        <w:rPr>
          <w:rFonts w:ascii="Calibri" w:hAnsi="Calibri" w:cs="Calibri"/>
          <w:sz w:val="22"/>
          <w:szCs w:val="22"/>
          <w:lang w:val="pt-BR"/>
        </w:rPr>
        <w:t>Genere una copia del Formulario 8130-3 original de la FAA.</w:t>
      </w:r>
    </w:p>
    <w:p w14:paraId="28BBC937" w14:textId="77777777" w:rsidR="00F7243D" w:rsidRPr="00A94405" w:rsidRDefault="00F7243D" w:rsidP="00F7243D">
      <w:pPr>
        <w:pStyle w:val="NormalWeb"/>
        <w:numPr>
          <w:ilvl w:val="0"/>
          <w:numId w:val="46"/>
        </w:numPr>
        <w:spacing w:before="100" w:beforeAutospacing="1" w:after="100" w:afterAutospacing="1" w:line="240" w:lineRule="auto"/>
        <w:rPr>
          <w:rFonts w:ascii="Calibri" w:hAnsi="Calibri" w:cs="Calibri"/>
          <w:sz w:val="22"/>
          <w:szCs w:val="22"/>
          <w:lang w:val="pt-BR"/>
        </w:rPr>
      </w:pPr>
      <w:r w:rsidRPr="00A94405">
        <w:rPr>
          <w:rFonts w:ascii="Calibri" w:hAnsi="Calibri" w:cs="Calibri"/>
          <w:sz w:val="22"/>
          <w:szCs w:val="22"/>
          <w:lang w:val="pt-BR"/>
        </w:rPr>
        <w:t xml:space="preserve">Utilice la </w:t>
      </w:r>
      <w:r w:rsidRPr="00A94405">
        <w:rPr>
          <w:rStyle w:val="Strong"/>
          <w:rFonts w:ascii="Calibri" w:hAnsi="Calibri" w:cs="Calibri"/>
          <w:b w:val="0"/>
          <w:bCs w:val="0"/>
          <w:sz w:val="22"/>
          <w:szCs w:val="22"/>
          <w:lang w:val="pt-BR"/>
        </w:rPr>
        <w:t>plantilla 8130-3ST</w:t>
      </w:r>
      <w:r w:rsidRPr="00A94405">
        <w:rPr>
          <w:rFonts w:ascii="Calibri" w:hAnsi="Calibri" w:cs="Calibri"/>
          <w:sz w:val="22"/>
          <w:szCs w:val="22"/>
          <w:lang w:val="pt-BR"/>
        </w:rPr>
        <w:t xml:space="preserve"> para crear un nuevo 8130-3 para cada subconjunto dividido.</w:t>
      </w:r>
    </w:p>
    <w:p w14:paraId="4722FCC0" w14:textId="77777777" w:rsidR="00F7243D" w:rsidRPr="00A94405" w:rsidRDefault="00F7243D" w:rsidP="00F7243D">
      <w:pPr>
        <w:pStyle w:val="NormalWeb"/>
        <w:numPr>
          <w:ilvl w:val="0"/>
          <w:numId w:val="46"/>
        </w:numPr>
        <w:spacing w:before="100" w:beforeAutospacing="1" w:after="100" w:afterAutospacing="1" w:line="240" w:lineRule="auto"/>
        <w:rPr>
          <w:rFonts w:ascii="Calibri" w:hAnsi="Calibri" w:cs="Calibri"/>
          <w:sz w:val="22"/>
          <w:szCs w:val="22"/>
          <w:lang w:val="pt-BR"/>
        </w:rPr>
      </w:pPr>
      <w:r w:rsidRPr="00A94405">
        <w:rPr>
          <w:rFonts w:ascii="Calibri" w:hAnsi="Calibri" w:cs="Calibri"/>
          <w:sz w:val="22"/>
          <w:szCs w:val="22"/>
          <w:lang w:val="pt-BR"/>
        </w:rPr>
        <w:t>Complete los bloques 1-11 según el formulario original.</w:t>
      </w:r>
    </w:p>
    <w:p w14:paraId="24472D50" w14:textId="77777777" w:rsidR="00F7243D" w:rsidRPr="00A94405" w:rsidRDefault="00F7243D" w:rsidP="00F7243D">
      <w:pPr>
        <w:pStyle w:val="NormalWeb"/>
        <w:numPr>
          <w:ilvl w:val="0"/>
          <w:numId w:val="46"/>
        </w:numPr>
        <w:spacing w:before="100" w:beforeAutospacing="1" w:after="100" w:afterAutospacing="1" w:line="240" w:lineRule="auto"/>
        <w:rPr>
          <w:rFonts w:ascii="Calibri" w:hAnsi="Calibri" w:cs="Calibri"/>
          <w:sz w:val="22"/>
          <w:szCs w:val="22"/>
          <w:lang w:val="pt-BR"/>
        </w:rPr>
      </w:pPr>
      <w:r w:rsidRPr="00A94405">
        <w:rPr>
          <w:rFonts w:ascii="Calibri" w:hAnsi="Calibri" w:cs="Calibri"/>
          <w:sz w:val="22"/>
          <w:szCs w:val="22"/>
          <w:lang w:val="pt-BR"/>
        </w:rPr>
        <w:t xml:space="preserve">En  el </w:t>
      </w:r>
      <w:r w:rsidRPr="00A94405">
        <w:rPr>
          <w:rStyle w:val="Strong"/>
          <w:rFonts w:ascii="Calibri" w:hAnsi="Calibri" w:cs="Calibri"/>
          <w:sz w:val="22"/>
          <w:szCs w:val="22"/>
          <w:lang w:val="pt-BR"/>
        </w:rPr>
        <w:t>Bloque 12</w:t>
      </w:r>
      <w:r w:rsidRPr="00A94405">
        <w:rPr>
          <w:rFonts w:ascii="Calibri" w:hAnsi="Calibri" w:cs="Calibri"/>
          <w:sz w:val="22"/>
          <w:szCs w:val="22"/>
          <w:lang w:val="pt-BR"/>
        </w:rPr>
        <w:t>, verifique y actualice la declaración con la información correcta:</w:t>
      </w:r>
    </w:p>
    <w:p w14:paraId="59A22E8D" w14:textId="77777777" w:rsidR="00F7243D" w:rsidRPr="00A94405" w:rsidRDefault="00F7243D" w:rsidP="00F7243D">
      <w:pPr>
        <w:pStyle w:val="NormalWeb"/>
        <w:numPr>
          <w:ilvl w:val="1"/>
          <w:numId w:val="46"/>
        </w:numPr>
        <w:spacing w:before="100" w:beforeAutospacing="1" w:after="100" w:afterAutospacing="1" w:line="240" w:lineRule="auto"/>
        <w:rPr>
          <w:rFonts w:ascii="Calibri" w:hAnsi="Calibri" w:cs="Calibri"/>
          <w:sz w:val="22"/>
          <w:szCs w:val="22"/>
          <w:lang w:val="pt-BR"/>
        </w:rPr>
      </w:pPr>
      <w:r w:rsidRPr="00A94405">
        <w:rPr>
          <w:rStyle w:val="Emphasis"/>
          <w:rFonts w:ascii="Calibri" w:hAnsi="Calibri" w:cs="Calibri"/>
          <w:sz w:val="22"/>
          <w:szCs w:val="22"/>
          <w:lang w:val="pt-BR"/>
        </w:rPr>
        <w:t>"Este es un envío dividido. El envío original iba acompañado del Formulario 8130-3 de la FAA # [número de formulario original], con fecha [fecha original]".</w:t>
      </w:r>
    </w:p>
    <w:p w14:paraId="3DE0C4EB" w14:textId="77777777" w:rsidR="00F7243D" w:rsidRPr="00A94405" w:rsidRDefault="00F7243D" w:rsidP="00F7243D">
      <w:pPr>
        <w:pStyle w:val="NormalWeb"/>
        <w:numPr>
          <w:ilvl w:val="0"/>
          <w:numId w:val="46"/>
        </w:numPr>
        <w:spacing w:before="100" w:beforeAutospacing="1" w:after="100" w:afterAutospacing="1" w:line="240" w:lineRule="auto"/>
        <w:rPr>
          <w:rFonts w:ascii="Calibri" w:hAnsi="Calibri" w:cs="Calibri"/>
          <w:sz w:val="22"/>
          <w:szCs w:val="22"/>
          <w:lang w:val="pt-BR"/>
        </w:rPr>
      </w:pPr>
      <w:r w:rsidRPr="00A94405">
        <w:rPr>
          <w:rFonts w:ascii="Calibri" w:hAnsi="Calibri" w:cs="Calibri"/>
          <w:sz w:val="22"/>
          <w:szCs w:val="22"/>
          <w:lang w:val="pt-BR"/>
        </w:rPr>
        <w:t>Asegúrese de que toda la documentación sea precisa y esté completa.</w:t>
      </w:r>
    </w:p>
    <w:p w14:paraId="72EF4236" w14:textId="77777777" w:rsidR="00F7243D" w:rsidRPr="00A365A0" w:rsidRDefault="00F7243D" w:rsidP="00F7243D">
      <w:pPr>
        <w:pStyle w:val="Heading4"/>
        <w:rPr>
          <w:rFonts w:cs="Calibri"/>
          <w:b/>
          <w:bCs/>
          <w:i w:val="0"/>
          <w:iCs w:val="0"/>
        </w:rPr>
      </w:pPr>
      <w:proofErr w:type="spellStart"/>
      <w:r w:rsidRPr="00A365A0">
        <w:rPr>
          <w:rStyle w:val="Strong"/>
          <w:rFonts w:cs="Calibri"/>
          <w:b w:val="0"/>
          <w:bCs w:val="0"/>
          <w:i w:val="0"/>
          <w:iCs w:val="0"/>
        </w:rPr>
        <w:t>Embalaje</w:t>
      </w:r>
      <w:proofErr w:type="spellEnd"/>
      <w:r w:rsidRPr="00A365A0">
        <w:rPr>
          <w:rStyle w:val="Strong"/>
          <w:rFonts w:cs="Calibri"/>
          <w:b w:val="0"/>
          <w:bCs w:val="0"/>
          <w:i w:val="0"/>
          <w:iCs w:val="0"/>
        </w:rPr>
        <w:t xml:space="preserve"> y </w:t>
      </w:r>
      <w:proofErr w:type="spellStart"/>
      <w:r w:rsidRPr="00A365A0">
        <w:rPr>
          <w:rStyle w:val="Strong"/>
          <w:rFonts w:cs="Calibri"/>
          <w:b w:val="0"/>
          <w:bCs w:val="0"/>
          <w:i w:val="0"/>
          <w:iCs w:val="0"/>
        </w:rPr>
        <w:t>etiquetado</w:t>
      </w:r>
      <w:proofErr w:type="spellEnd"/>
    </w:p>
    <w:p w14:paraId="5FCBFF76" w14:textId="77777777" w:rsidR="00F7243D" w:rsidRPr="00A94405" w:rsidRDefault="00F7243D" w:rsidP="00F7243D">
      <w:pPr>
        <w:pStyle w:val="NormalWeb"/>
        <w:numPr>
          <w:ilvl w:val="0"/>
          <w:numId w:val="47"/>
        </w:numPr>
        <w:spacing w:before="100" w:beforeAutospacing="1" w:after="100" w:afterAutospacing="1" w:line="240" w:lineRule="auto"/>
        <w:rPr>
          <w:rFonts w:ascii="Calibri" w:hAnsi="Calibri" w:cs="Calibri"/>
          <w:sz w:val="22"/>
          <w:szCs w:val="22"/>
          <w:lang w:val="pt-BR"/>
        </w:rPr>
      </w:pPr>
      <w:r w:rsidRPr="00A94405">
        <w:rPr>
          <w:rFonts w:ascii="Calibri" w:hAnsi="Calibri" w:cs="Calibri"/>
          <w:sz w:val="22"/>
          <w:szCs w:val="22"/>
          <w:lang w:val="pt-BR"/>
        </w:rPr>
        <w:t>Asegúrese de que cada subconjunto esté empaquetado de forma segura y etiquetado correctamente.</w:t>
      </w:r>
    </w:p>
    <w:p w14:paraId="301436CC" w14:textId="77777777" w:rsidR="00F7243D" w:rsidRPr="00A94405" w:rsidRDefault="00F7243D" w:rsidP="00F7243D">
      <w:pPr>
        <w:pStyle w:val="NormalWeb"/>
        <w:numPr>
          <w:ilvl w:val="0"/>
          <w:numId w:val="47"/>
        </w:numPr>
        <w:spacing w:before="100" w:beforeAutospacing="1" w:after="100" w:afterAutospacing="1" w:line="240" w:lineRule="auto"/>
        <w:rPr>
          <w:rFonts w:ascii="Calibri" w:hAnsi="Calibri" w:cs="Calibri"/>
          <w:sz w:val="22"/>
          <w:szCs w:val="22"/>
          <w:lang w:val="pt-BR"/>
        </w:rPr>
      </w:pPr>
      <w:r w:rsidRPr="00A94405">
        <w:rPr>
          <w:rFonts w:ascii="Calibri" w:hAnsi="Calibri" w:cs="Calibri"/>
          <w:sz w:val="22"/>
          <w:szCs w:val="22"/>
          <w:lang w:val="pt-BR"/>
        </w:rPr>
        <w:t xml:space="preserve">Conecte el </w:t>
      </w:r>
      <w:r w:rsidRPr="00A94405">
        <w:rPr>
          <w:rStyle w:val="Strong"/>
          <w:rFonts w:ascii="Calibri" w:hAnsi="Calibri" w:cs="Calibri"/>
          <w:b w:val="0"/>
          <w:bCs w:val="0"/>
          <w:sz w:val="22"/>
          <w:szCs w:val="22"/>
          <w:lang w:val="pt-BR"/>
        </w:rPr>
        <w:t xml:space="preserve">8130-3ST correspondiente </w:t>
      </w:r>
      <w:r w:rsidRPr="00A94405">
        <w:rPr>
          <w:rFonts w:ascii="Calibri" w:hAnsi="Calibri" w:cs="Calibri"/>
          <w:sz w:val="22"/>
          <w:szCs w:val="22"/>
          <w:lang w:val="pt-BR"/>
        </w:rPr>
        <w:t xml:space="preserve"> a cada subconjunto.</w:t>
      </w:r>
    </w:p>
    <w:p w14:paraId="1286FD4A" w14:textId="77777777" w:rsidR="00F7243D" w:rsidRPr="00A94405" w:rsidRDefault="00F7243D" w:rsidP="00F7243D">
      <w:pPr>
        <w:pStyle w:val="NormalWeb"/>
        <w:numPr>
          <w:ilvl w:val="0"/>
          <w:numId w:val="47"/>
        </w:numPr>
        <w:spacing w:before="100" w:beforeAutospacing="1" w:after="100" w:afterAutospacing="1" w:line="240" w:lineRule="auto"/>
        <w:rPr>
          <w:rFonts w:ascii="Calibri" w:hAnsi="Calibri" w:cs="Calibri"/>
          <w:sz w:val="22"/>
          <w:szCs w:val="22"/>
          <w:lang w:val="pt-BR"/>
        </w:rPr>
      </w:pPr>
      <w:r w:rsidRPr="00A94405">
        <w:rPr>
          <w:rFonts w:ascii="Calibri" w:hAnsi="Calibri" w:cs="Calibri"/>
          <w:sz w:val="22"/>
          <w:szCs w:val="22"/>
          <w:lang w:val="pt-BR"/>
        </w:rPr>
        <w:t>Aplique etiquetas de envío adecuadas con:</w:t>
      </w:r>
    </w:p>
    <w:p w14:paraId="5FAFB6CE" w14:textId="77777777" w:rsidR="00F7243D" w:rsidRPr="00A94405" w:rsidRDefault="00F7243D" w:rsidP="00F7243D">
      <w:pPr>
        <w:pStyle w:val="NormalWeb"/>
        <w:numPr>
          <w:ilvl w:val="1"/>
          <w:numId w:val="47"/>
        </w:numPr>
        <w:spacing w:before="100" w:beforeAutospacing="1" w:after="100" w:afterAutospacing="1" w:line="240" w:lineRule="auto"/>
        <w:rPr>
          <w:rFonts w:ascii="Calibri" w:hAnsi="Calibri" w:cs="Calibri"/>
          <w:sz w:val="22"/>
          <w:szCs w:val="22"/>
          <w:lang w:val="pt-BR"/>
        </w:rPr>
      </w:pPr>
      <w:r w:rsidRPr="00A94405">
        <w:rPr>
          <w:rFonts w:ascii="Calibri" w:hAnsi="Calibri" w:cs="Calibri"/>
          <w:sz w:val="22"/>
          <w:szCs w:val="22"/>
          <w:lang w:val="pt-BR"/>
        </w:rPr>
        <w:t>Número de pieza (P/N)</w:t>
      </w:r>
    </w:p>
    <w:p w14:paraId="7304DC24" w14:textId="77777777" w:rsidR="00F7243D" w:rsidRPr="00A94405" w:rsidRDefault="00F7243D" w:rsidP="00F7243D">
      <w:pPr>
        <w:pStyle w:val="NormalWeb"/>
        <w:numPr>
          <w:ilvl w:val="1"/>
          <w:numId w:val="47"/>
        </w:numPr>
        <w:spacing w:before="100" w:beforeAutospacing="1" w:after="100" w:afterAutospacing="1" w:line="240" w:lineRule="auto"/>
        <w:rPr>
          <w:rFonts w:ascii="Calibri" w:hAnsi="Calibri" w:cs="Calibri"/>
          <w:sz w:val="22"/>
          <w:szCs w:val="22"/>
          <w:lang w:val="pt-BR"/>
        </w:rPr>
      </w:pPr>
      <w:r w:rsidRPr="00A94405">
        <w:rPr>
          <w:rFonts w:ascii="Calibri" w:hAnsi="Calibri" w:cs="Calibri"/>
          <w:sz w:val="22"/>
          <w:szCs w:val="22"/>
          <w:lang w:val="pt-BR"/>
        </w:rPr>
        <w:t>Número de serie (S/N) si corresponde</w:t>
      </w:r>
    </w:p>
    <w:p w14:paraId="1C7E5315" w14:textId="77777777" w:rsidR="00F7243D" w:rsidRPr="00A94405" w:rsidRDefault="00F7243D" w:rsidP="00F7243D">
      <w:pPr>
        <w:pStyle w:val="NormalWeb"/>
        <w:numPr>
          <w:ilvl w:val="1"/>
          <w:numId w:val="47"/>
        </w:numPr>
        <w:spacing w:before="100" w:beforeAutospacing="1" w:after="100" w:afterAutospacing="1" w:line="240" w:lineRule="auto"/>
        <w:rPr>
          <w:rFonts w:ascii="Calibri" w:hAnsi="Calibri" w:cs="Calibri"/>
          <w:sz w:val="22"/>
          <w:szCs w:val="22"/>
          <w:lang w:val="pt-BR"/>
        </w:rPr>
      </w:pPr>
      <w:r w:rsidRPr="00A94405">
        <w:rPr>
          <w:rFonts w:ascii="Calibri" w:hAnsi="Calibri" w:cs="Calibri"/>
          <w:sz w:val="22"/>
          <w:szCs w:val="22"/>
          <w:lang w:val="pt-BR"/>
        </w:rPr>
        <w:t>Referencia al pedido de compra de envío original</w:t>
      </w:r>
    </w:p>
    <w:p w14:paraId="354605CD" w14:textId="77777777" w:rsidR="00F7243D" w:rsidRPr="00A365A0" w:rsidRDefault="00F7243D" w:rsidP="00F7243D">
      <w:pPr>
        <w:pStyle w:val="Heading4"/>
        <w:rPr>
          <w:rFonts w:cs="Calibri"/>
          <w:i w:val="0"/>
          <w:iCs w:val="0"/>
        </w:rPr>
      </w:pPr>
      <w:proofErr w:type="spellStart"/>
      <w:r w:rsidRPr="00A365A0">
        <w:rPr>
          <w:rStyle w:val="Strong"/>
          <w:rFonts w:cs="Calibri"/>
          <w:b w:val="0"/>
          <w:bCs w:val="0"/>
          <w:i w:val="0"/>
          <w:iCs w:val="0"/>
        </w:rPr>
        <w:t>Documentación</w:t>
      </w:r>
      <w:proofErr w:type="spellEnd"/>
      <w:r w:rsidRPr="00A365A0">
        <w:rPr>
          <w:rStyle w:val="Strong"/>
          <w:rFonts w:cs="Calibri"/>
          <w:b w:val="0"/>
          <w:bCs w:val="0"/>
          <w:i w:val="0"/>
          <w:iCs w:val="0"/>
        </w:rPr>
        <w:t xml:space="preserve"> y </w:t>
      </w:r>
      <w:proofErr w:type="spellStart"/>
      <w:r w:rsidRPr="00A365A0">
        <w:rPr>
          <w:rStyle w:val="Strong"/>
          <w:rFonts w:cs="Calibri"/>
          <w:b w:val="0"/>
          <w:bCs w:val="0"/>
          <w:i w:val="0"/>
          <w:iCs w:val="0"/>
        </w:rPr>
        <w:t>mantenimiento</w:t>
      </w:r>
      <w:proofErr w:type="spellEnd"/>
      <w:r w:rsidRPr="00A365A0">
        <w:rPr>
          <w:rStyle w:val="Strong"/>
          <w:rFonts w:cs="Calibri"/>
          <w:b w:val="0"/>
          <w:bCs w:val="0"/>
          <w:i w:val="0"/>
          <w:iCs w:val="0"/>
        </w:rPr>
        <w:t xml:space="preserve"> de </w:t>
      </w:r>
      <w:proofErr w:type="spellStart"/>
      <w:r w:rsidRPr="00A365A0">
        <w:rPr>
          <w:rStyle w:val="Strong"/>
          <w:rFonts w:cs="Calibri"/>
          <w:b w:val="0"/>
          <w:bCs w:val="0"/>
          <w:i w:val="0"/>
          <w:iCs w:val="0"/>
        </w:rPr>
        <w:t>registros</w:t>
      </w:r>
      <w:proofErr w:type="spellEnd"/>
    </w:p>
    <w:p w14:paraId="5A5953A6" w14:textId="77777777" w:rsidR="00F7243D" w:rsidRPr="00A94405" w:rsidRDefault="00F7243D" w:rsidP="00F7243D">
      <w:pPr>
        <w:pStyle w:val="NormalWeb"/>
        <w:numPr>
          <w:ilvl w:val="0"/>
          <w:numId w:val="48"/>
        </w:numPr>
        <w:spacing w:before="100" w:beforeAutospacing="1" w:after="100" w:afterAutospacing="1" w:line="240" w:lineRule="auto"/>
        <w:rPr>
          <w:rFonts w:ascii="Calibri" w:hAnsi="Calibri" w:cs="Calibri"/>
          <w:sz w:val="22"/>
          <w:szCs w:val="22"/>
          <w:lang w:val="pt-BR"/>
        </w:rPr>
      </w:pPr>
      <w:r w:rsidRPr="00A94405">
        <w:rPr>
          <w:rFonts w:ascii="Calibri" w:hAnsi="Calibri" w:cs="Calibri"/>
          <w:sz w:val="22"/>
          <w:szCs w:val="22"/>
          <w:lang w:val="pt-BR"/>
        </w:rPr>
        <w:t xml:space="preserve">Registre los nuevos </w:t>
      </w:r>
      <w:r w:rsidRPr="00A94405">
        <w:rPr>
          <w:rStyle w:val="Strong"/>
          <w:rFonts w:ascii="Calibri" w:hAnsi="Calibri" w:cs="Calibri"/>
          <w:b w:val="0"/>
          <w:bCs w:val="0"/>
          <w:sz w:val="22"/>
          <w:szCs w:val="22"/>
          <w:lang w:val="pt-BR"/>
        </w:rPr>
        <w:t>números 8130-3ST</w:t>
      </w:r>
      <w:r w:rsidRPr="00A94405">
        <w:rPr>
          <w:rFonts w:ascii="Calibri" w:hAnsi="Calibri" w:cs="Calibri"/>
          <w:sz w:val="22"/>
          <w:szCs w:val="22"/>
          <w:lang w:val="pt-BR"/>
        </w:rPr>
        <w:t xml:space="preserve"> en </w:t>
      </w:r>
      <w:r w:rsidRPr="00A94405">
        <w:rPr>
          <w:rStyle w:val="Strong"/>
          <w:rFonts w:ascii="Calibri" w:hAnsi="Calibri" w:cs="Calibri"/>
          <w:b w:val="0"/>
          <w:bCs w:val="0"/>
          <w:sz w:val="22"/>
          <w:szCs w:val="22"/>
          <w:lang w:val="pt-BR"/>
        </w:rPr>
        <w:t>Epicor</w:t>
      </w:r>
      <w:r w:rsidRPr="00A94405">
        <w:rPr>
          <w:rFonts w:ascii="Calibri" w:hAnsi="Calibri" w:cs="Calibri"/>
          <w:sz w:val="22"/>
          <w:szCs w:val="22"/>
          <w:lang w:val="pt-BR"/>
        </w:rPr>
        <w:t xml:space="preserve"> en los lotes y mantenga la copia impresa archivada en el sitio.</w:t>
      </w:r>
    </w:p>
    <w:p w14:paraId="2FEB00C4" w14:textId="77777777" w:rsidR="00F7243D" w:rsidRPr="00A94405" w:rsidRDefault="00F7243D" w:rsidP="00F7243D">
      <w:pPr>
        <w:pStyle w:val="NormalWeb"/>
        <w:numPr>
          <w:ilvl w:val="0"/>
          <w:numId w:val="48"/>
        </w:numPr>
        <w:spacing w:before="100" w:beforeAutospacing="1" w:after="100" w:afterAutospacing="1" w:line="240" w:lineRule="auto"/>
        <w:rPr>
          <w:rFonts w:ascii="Calibri" w:hAnsi="Calibri" w:cs="Calibri"/>
          <w:sz w:val="22"/>
          <w:szCs w:val="22"/>
          <w:lang w:val="pt-BR"/>
        </w:rPr>
      </w:pPr>
      <w:r w:rsidRPr="00A94405">
        <w:rPr>
          <w:rFonts w:ascii="Calibri" w:hAnsi="Calibri" w:cs="Calibri"/>
          <w:sz w:val="22"/>
          <w:szCs w:val="22"/>
          <w:lang w:val="pt-BR"/>
        </w:rPr>
        <w:lastRenderedPageBreak/>
        <w:t xml:space="preserve">Mantenga registros de todos los formularios de envío dividido durante al menos </w:t>
      </w:r>
      <w:r w:rsidRPr="00A94405">
        <w:rPr>
          <w:rStyle w:val="Strong"/>
          <w:rFonts w:ascii="Calibri" w:hAnsi="Calibri" w:cs="Calibri"/>
          <w:b w:val="0"/>
          <w:bCs w:val="0"/>
          <w:sz w:val="22"/>
          <w:szCs w:val="22"/>
          <w:lang w:val="pt-BR"/>
        </w:rPr>
        <w:t>dos años</w:t>
      </w:r>
      <w:r w:rsidRPr="00A94405">
        <w:rPr>
          <w:rFonts w:ascii="Calibri" w:hAnsi="Calibri" w:cs="Calibri"/>
          <w:sz w:val="22"/>
          <w:szCs w:val="22"/>
          <w:lang w:val="pt-BR"/>
        </w:rPr>
        <w:t>.</w:t>
      </w:r>
    </w:p>
    <w:p w14:paraId="65892389" w14:textId="77777777" w:rsidR="00F7243D" w:rsidRPr="00A94405" w:rsidRDefault="00F7243D" w:rsidP="00F7243D">
      <w:pPr>
        <w:pStyle w:val="NormalWeb"/>
        <w:numPr>
          <w:ilvl w:val="0"/>
          <w:numId w:val="48"/>
        </w:numPr>
        <w:spacing w:before="100" w:beforeAutospacing="1" w:after="100" w:afterAutospacing="1" w:line="240" w:lineRule="auto"/>
        <w:rPr>
          <w:rFonts w:ascii="Calibri" w:hAnsi="Calibri" w:cs="Calibri"/>
          <w:sz w:val="22"/>
          <w:szCs w:val="22"/>
          <w:lang w:val="pt-BR"/>
        </w:rPr>
      </w:pPr>
      <w:r w:rsidRPr="00A94405">
        <w:rPr>
          <w:rFonts w:ascii="Calibri" w:hAnsi="Calibri" w:cs="Calibri"/>
          <w:sz w:val="22"/>
          <w:szCs w:val="22"/>
          <w:lang w:val="pt-BR"/>
        </w:rPr>
        <w:t xml:space="preserve">Realice una </w:t>
      </w:r>
      <w:r w:rsidRPr="00A94405">
        <w:rPr>
          <w:rStyle w:val="Strong"/>
          <w:rFonts w:ascii="Calibri" w:hAnsi="Calibri" w:cs="Calibri"/>
          <w:b w:val="0"/>
          <w:bCs w:val="0"/>
          <w:sz w:val="22"/>
          <w:szCs w:val="22"/>
          <w:lang w:val="pt-BR"/>
        </w:rPr>
        <w:t>inspección de calidad</w:t>
      </w:r>
      <w:r w:rsidRPr="00A94405">
        <w:rPr>
          <w:rFonts w:ascii="Calibri" w:hAnsi="Calibri" w:cs="Calibri"/>
          <w:sz w:val="22"/>
          <w:szCs w:val="22"/>
          <w:lang w:val="pt-BR"/>
        </w:rPr>
        <w:t xml:space="preserve"> antes de la liberación.</w:t>
      </w:r>
    </w:p>
    <w:p w14:paraId="592531C9" w14:textId="77777777" w:rsidR="00F7243D" w:rsidRPr="00A365A0" w:rsidRDefault="00F7243D" w:rsidP="00F7243D">
      <w:pPr>
        <w:pStyle w:val="Heading3"/>
        <w:rPr>
          <w:rFonts w:cs="Calibri"/>
          <w:sz w:val="22"/>
          <w:szCs w:val="22"/>
        </w:rPr>
      </w:pPr>
      <w:proofErr w:type="spellStart"/>
      <w:r w:rsidRPr="00A365A0">
        <w:rPr>
          <w:rStyle w:val="Strong"/>
          <w:rFonts w:cs="Calibri"/>
          <w:b w:val="0"/>
          <w:bCs w:val="0"/>
          <w:sz w:val="22"/>
          <w:szCs w:val="22"/>
        </w:rPr>
        <w:t>Adiestramiento</w:t>
      </w:r>
      <w:proofErr w:type="spellEnd"/>
    </w:p>
    <w:p w14:paraId="02F3BEE5" w14:textId="77777777" w:rsidR="00F7243D" w:rsidRPr="00A94405" w:rsidRDefault="00F7243D" w:rsidP="00F7243D">
      <w:pPr>
        <w:pStyle w:val="NormalWeb"/>
        <w:numPr>
          <w:ilvl w:val="0"/>
          <w:numId w:val="49"/>
        </w:numPr>
        <w:spacing w:before="100" w:beforeAutospacing="1" w:after="100" w:afterAutospacing="1" w:line="240" w:lineRule="auto"/>
        <w:rPr>
          <w:rFonts w:ascii="Calibri" w:hAnsi="Calibri" w:cs="Calibri"/>
          <w:sz w:val="22"/>
          <w:szCs w:val="22"/>
          <w:lang w:val="pt-BR"/>
        </w:rPr>
      </w:pPr>
      <w:r w:rsidRPr="00A94405">
        <w:rPr>
          <w:rStyle w:val="Strong"/>
          <w:rFonts w:ascii="Calibri" w:hAnsi="Calibri" w:cs="Calibri"/>
          <w:sz w:val="22"/>
          <w:szCs w:val="22"/>
          <w:lang w:val="pt-BR"/>
        </w:rPr>
        <w:t>Capacitación inicial:</w:t>
      </w:r>
      <w:r w:rsidRPr="00A94405">
        <w:rPr>
          <w:rFonts w:ascii="Calibri" w:hAnsi="Calibri" w:cs="Calibri"/>
          <w:sz w:val="22"/>
          <w:szCs w:val="22"/>
          <w:lang w:val="pt-BR"/>
        </w:rPr>
        <w:t xml:space="preserve"> Requerida para todo el personal que maneja envíos divididos.</w:t>
      </w:r>
    </w:p>
    <w:p w14:paraId="5BEF069F" w14:textId="77777777" w:rsidR="00F7243D" w:rsidRPr="00A94405" w:rsidRDefault="00F7243D" w:rsidP="00F7243D">
      <w:pPr>
        <w:pStyle w:val="NormalWeb"/>
        <w:numPr>
          <w:ilvl w:val="0"/>
          <w:numId w:val="49"/>
        </w:numPr>
        <w:spacing w:before="100" w:beforeAutospacing="1" w:after="100" w:afterAutospacing="1" w:line="240" w:lineRule="auto"/>
        <w:rPr>
          <w:rFonts w:ascii="Calibri" w:hAnsi="Calibri" w:cs="Calibri"/>
          <w:sz w:val="22"/>
          <w:szCs w:val="22"/>
          <w:lang w:val="pt-BR"/>
        </w:rPr>
      </w:pPr>
      <w:r w:rsidRPr="00A94405">
        <w:rPr>
          <w:rStyle w:val="Strong"/>
          <w:rFonts w:ascii="Calibri" w:hAnsi="Calibri" w:cs="Calibri"/>
          <w:sz w:val="22"/>
          <w:szCs w:val="22"/>
          <w:lang w:val="pt-BR"/>
        </w:rPr>
        <w:t>Capacitación anual de actualización:</w:t>
      </w:r>
      <w:r w:rsidRPr="00A94405">
        <w:rPr>
          <w:rFonts w:ascii="Calibri" w:hAnsi="Calibri" w:cs="Calibri"/>
          <w:sz w:val="22"/>
          <w:szCs w:val="22"/>
          <w:lang w:val="pt-BR"/>
        </w:rPr>
        <w:t xml:space="preserve"> Se lleva a cabo para garantizar el cumplimiento continuo.</w:t>
      </w:r>
    </w:p>
    <w:p w14:paraId="7BDDDAC7" w14:textId="77777777" w:rsidR="00F7243D" w:rsidRPr="00A365A0" w:rsidRDefault="00F7243D" w:rsidP="00F7243D">
      <w:pPr>
        <w:pStyle w:val="Heading3"/>
        <w:rPr>
          <w:rFonts w:cs="Calibri"/>
          <w:sz w:val="22"/>
          <w:szCs w:val="22"/>
        </w:rPr>
      </w:pPr>
      <w:proofErr w:type="spellStart"/>
      <w:r w:rsidRPr="00A365A0">
        <w:rPr>
          <w:rStyle w:val="Strong"/>
          <w:rFonts w:cs="Calibri"/>
          <w:b w:val="0"/>
          <w:bCs w:val="0"/>
          <w:sz w:val="22"/>
          <w:szCs w:val="22"/>
        </w:rPr>
        <w:t>Auditorías</w:t>
      </w:r>
      <w:proofErr w:type="spellEnd"/>
    </w:p>
    <w:p w14:paraId="091EED0C" w14:textId="77777777" w:rsidR="00F7243D" w:rsidRPr="00A94405" w:rsidRDefault="00F7243D" w:rsidP="00F7243D">
      <w:pPr>
        <w:pStyle w:val="NormalWeb"/>
        <w:numPr>
          <w:ilvl w:val="0"/>
          <w:numId w:val="50"/>
        </w:numPr>
        <w:spacing w:before="100" w:beforeAutospacing="1" w:after="100" w:afterAutospacing="1" w:line="240" w:lineRule="auto"/>
        <w:rPr>
          <w:rFonts w:ascii="Calibri" w:hAnsi="Calibri" w:cs="Calibri"/>
          <w:sz w:val="22"/>
          <w:szCs w:val="22"/>
          <w:lang w:val="pt-BR"/>
        </w:rPr>
      </w:pPr>
      <w:r w:rsidRPr="00A94405">
        <w:rPr>
          <w:rStyle w:val="Strong"/>
          <w:rFonts w:ascii="Calibri" w:hAnsi="Calibri" w:cs="Calibri"/>
          <w:b w:val="0"/>
          <w:bCs w:val="0"/>
          <w:sz w:val="22"/>
          <w:szCs w:val="22"/>
          <w:lang w:val="pt-BR"/>
        </w:rPr>
        <w:t>Se realizarán auditorías internas</w:t>
      </w:r>
      <w:r w:rsidRPr="00A94405">
        <w:rPr>
          <w:rFonts w:ascii="Calibri" w:hAnsi="Calibri" w:cs="Calibri"/>
          <w:sz w:val="22"/>
          <w:szCs w:val="22"/>
          <w:lang w:val="pt-BR"/>
        </w:rPr>
        <w:t xml:space="preserve"> para garantizar el cumplimiento.</w:t>
      </w:r>
    </w:p>
    <w:p w14:paraId="02789671" w14:textId="77777777" w:rsidR="00F7243D" w:rsidRPr="00A94405" w:rsidRDefault="00F7243D" w:rsidP="00F7243D">
      <w:pPr>
        <w:pStyle w:val="NormalWeb"/>
        <w:numPr>
          <w:ilvl w:val="0"/>
          <w:numId w:val="50"/>
        </w:numPr>
        <w:spacing w:before="100" w:beforeAutospacing="1" w:after="100" w:afterAutospacing="1" w:line="240" w:lineRule="auto"/>
        <w:rPr>
          <w:rFonts w:ascii="Calibri" w:hAnsi="Calibri" w:cs="Calibri"/>
          <w:sz w:val="22"/>
          <w:szCs w:val="22"/>
          <w:lang w:val="pt-BR"/>
        </w:rPr>
      </w:pPr>
      <w:r w:rsidRPr="00A94405">
        <w:rPr>
          <w:rFonts w:ascii="Calibri" w:hAnsi="Calibri" w:cs="Calibri"/>
          <w:sz w:val="22"/>
          <w:szCs w:val="22"/>
          <w:lang w:val="pt-BR"/>
        </w:rPr>
        <w:t xml:space="preserve">Cualquier no conformidad debe abordarse mediante </w:t>
      </w:r>
      <w:r w:rsidRPr="00A94405">
        <w:rPr>
          <w:rStyle w:val="Strong"/>
          <w:rFonts w:ascii="Calibri" w:hAnsi="Calibri" w:cs="Calibri"/>
          <w:sz w:val="22"/>
          <w:szCs w:val="22"/>
          <w:lang w:val="pt-BR"/>
        </w:rPr>
        <w:t>acciones correctivas</w:t>
      </w:r>
      <w:r w:rsidRPr="00A94405">
        <w:rPr>
          <w:rFonts w:ascii="Calibri" w:hAnsi="Calibri" w:cs="Calibri"/>
          <w:sz w:val="22"/>
          <w:szCs w:val="22"/>
          <w:lang w:val="pt-BR"/>
        </w:rPr>
        <w:t>.</w:t>
      </w:r>
    </w:p>
    <w:p w14:paraId="67301F8D" w14:textId="77777777" w:rsidR="00F7243D" w:rsidRPr="00A365A0" w:rsidRDefault="00F7243D" w:rsidP="00F7243D">
      <w:pPr>
        <w:pStyle w:val="Heading3"/>
        <w:rPr>
          <w:rFonts w:cs="Calibri"/>
          <w:sz w:val="22"/>
          <w:szCs w:val="22"/>
        </w:rPr>
      </w:pPr>
      <w:proofErr w:type="spellStart"/>
      <w:r w:rsidRPr="00A365A0">
        <w:rPr>
          <w:rStyle w:val="Strong"/>
          <w:rFonts w:cs="Calibri"/>
          <w:b w:val="0"/>
          <w:bCs w:val="0"/>
          <w:sz w:val="22"/>
          <w:szCs w:val="22"/>
        </w:rPr>
        <w:t>Incumplimiento</w:t>
      </w:r>
      <w:proofErr w:type="spellEnd"/>
      <w:r w:rsidRPr="00A365A0">
        <w:rPr>
          <w:rStyle w:val="Strong"/>
          <w:rFonts w:cs="Calibri"/>
          <w:b w:val="0"/>
          <w:bCs w:val="0"/>
          <w:sz w:val="22"/>
          <w:szCs w:val="22"/>
        </w:rPr>
        <w:t xml:space="preserve"> y </w:t>
      </w:r>
      <w:proofErr w:type="spellStart"/>
      <w:r w:rsidRPr="00A365A0">
        <w:rPr>
          <w:rStyle w:val="Strong"/>
          <w:rFonts w:cs="Calibri"/>
          <w:b w:val="0"/>
          <w:bCs w:val="0"/>
          <w:sz w:val="22"/>
          <w:szCs w:val="22"/>
        </w:rPr>
        <w:t>acciones</w:t>
      </w:r>
      <w:proofErr w:type="spellEnd"/>
      <w:r w:rsidRPr="00A365A0">
        <w:rPr>
          <w:rStyle w:val="Strong"/>
          <w:rFonts w:cs="Calibri"/>
          <w:b w:val="0"/>
          <w:bCs w:val="0"/>
          <w:sz w:val="22"/>
          <w:szCs w:val="22"/>
        </w:rPr>
        <w:t xml:space="preserve"> </w:t>
      </w:r>
      <w:proofErr w:type="spellStart"/>
      <w:r w:rsidRPr="00A365A0">
        <w:rPr>
          <w:rStyle w:val="Strong"/>
          <w:rFonts w:cs="Calibri"/>
          <w:b w:val="0"/>
          <w:bCs w:val="0"/>
          <w:sz w:val="22"/>
          <w:szCs w:val="22"/>
        </w:rPr>
        <w:t>correctivas</w:t>
      </w:r>
      <w:proofErr w:type="spellEnd"/>
    </w:p>
    <w:p w14:paraId="3C374E66" w14:textId="77777777" w:rsidR="00F7243D" w:rsidRPr="00A94405" w:rsidRDefault="00F7243D" w:rsidP="00F7243D">
      <w:pPr>
        <w:pStyle w:val="NormalWeb"/>
        <w:numPr>
          <w:ilvl w:val="0"/>
          <w:numId w:val="51"/>
        </w:numPr>
        <w:spacing w:before="100" w:beforeAutospacing="1" w:after="100" w:afterAutospacing="1" w:line="240" w:lineRule="auto"/>
        <w:rPr>
          <w:rFonts w:ascii="Calibri" w:hAnsi="Calibri" w:cs="Calibri"/>
          <w:sz w:val="22"/>
          <w:szCs w:val="22"/>
          <w:lang w:val="pt-BR"/>
        </w:rPr>
      </w:pPr>
      <w:r w:rsidRPr="00A94405">
        <w:rPr>
          <w:rFonts w:ascii="Calibri" w:hAnsi="Calibri" w:cs="Calibri"/>
          <w:sz w:val="22"/>
          <w:szCs w:val="22"/>
          <w:lang w:val="pt-BR"/>
        </w:rPr>
        <w:t>Cualquier discrepancia debe ser reportada al Gerente de Calidad.</w:t>
      </w:r>
    </w:p>
    <w:p w14:paraId="30C7784C" w14:textId="77777777" w:rsidR="00F7243D" w:rsidRPr="00A94405" w:rsidRDefault="00F7243D" w:rsidP="00F7243D">
      <w:pPr>
        <w:pStyle w:val="NormalWeb"/>
        <w:numPr>
          <w:ilvl w:val="0"/>
          <w:numId w:val="51"/>
        </w:numPr>
        <w:spacing w:before="100" w:beforeAutospacing="1" w:after="100" w:afterAutospacing="1" w:line="240" w:lineRule="auto"/>
        <w:rPr>
          <w:rFonts w:ascii="Calibri" w:hAnsi="Calibri" w:cs="Calibri"/>
          <w:sz w:val="22"/>
          <w:szCs w:val="22"/>
          <w:lang w:val="pt-BR"/>
        </w:rPr>
      </w:pPr>
      <w:r w:rsidRPr="00A94405">
        <w:rPr>
          <w:rFonts w:ascii="Calibri" w:hAnsi="Calibri" w:cs="Calibri"/>
          <w:sz w:val="22"/>
          <w:szCs w:val="22"/>
          <w:lang w:val="pt-BR"/>
        </w:rPr>
        <w:t>Los envíos no conformes deben detenerse inmediatamente.</w:t>
      </w:r>
    </w:p>
    <w:p w14:paraId="6F5EBBE5" w14:textId="77777777" w:rsidR="00F7243D" w:rsidRPr="00A94405" w:rsidRDefault="00F7243D" w:rsidP="00F7243D">
      <w:pPr>
        <w:pStyle w:val="NormalWeb"/>
        <w:numPr>
          <w:ilvl w:val="0"/>
          <w:numId w:val="51"/>
        </w:numPr>
        <w:spacing w:before="100" w:beforeAutospacing="1" w:after="100" w:afterAutospacing="1" w:line="240" w:lineRule="auto"/>
        <w:rPr>
          <w:rFonts w:ascii="Calibri" w:hAnsi="Calibri" w:cs="Calibri"/>
          <w:sz w:val="22"/>
          <w:szCs w:val="22"/>
          <w:lang w:val="pt-BR"/>
        </w:rPr>
      </w:pPr>
      <w:r w:rsidRPr="00A94405">
        <w:rPr>
          <w:rFonts w:ascii="Calibri" w:hAnsi="Calibri" w:cs="Calibri"/>
          <w:sz w:val="22"/>
          <w:szCs w:val="22"/>
          <w:lang w:val="pt-BR"/>
        </w:rPr>
        <w:t>Se implementará un análisis de causa raíz y acciones correctivas según sea necesario.</w:t>
      </w:r>
    </w:p>
    <w:p w14:paraId="205B3A8D" w14:textId="77777777" w:rsidR="00F7243D" w:rsidRPr="00A365A0" w:rsidRDefault="00F7243D" w:rsidP="00F7243D">
      <w:pPr>
        <w:pStyle w:val="Heading3"/>
        <w:rPr>
          <w:rStyle w:val="Strong"/>
          <w:rFonts w:cs="Calibri"/>
          <w:sz w:val="22"/>
          <w:szCs w:val="22"/>
        </w:rPr>
      </w:pPr>
      <w:r w:rsidRPr="00A365A0">
        <w:rPr>
          <w:rStyle w:val="Strong"/>
          <w:rFonts w:cs="Calibri"/>
          <w:sz w:val="22"/>
          <w:szCs w:val="22"/>
        </w:rPr>
        <w:t xml:space="preserve">Normas que </w:t>
      </w:r>
      <w:proofErr w:type="spellStart"/>
      <w:r w:rsidRPr="00A365A0">
        <w:rPr>
          <w:rStyle w:val="Strong"/>
          <w:rFonts w:cs="Calibri"/>
          <w:sz w:val="22"/>
          <w:szCs w:val="22"/>
        </w:rPr>
        <w:t>rigen</w:t>
      </w:r>
      <w:proofErr w:type="spellEnd"/>
    </w:p>
    <w:p w14:paraId="66E1FE86" w14:textId="77777777" w:rsidR="00F7243D" w:rsidRPr="00A94405" w:rsidRDefault="00F7243D" w:rsidP="00F7243D">
      <w:pPr>
        <w:numPr>
          <w:ilvl w:val="0"/>
          <w:numId w:val="52"/>
        </w:numPr>
        <w:spacing w:before="100" w:beforeAutospacing="1" w:after="100" w:afterAutospacing="1" w:line="240" w:lineRule="auto"/>
        <w:rPr>
          <w:rFonts w:eastAsia="Times New Roman"/>
          <w:lang w:val="pt-BR"/>
        </w:rPr>
      </w:pPr>
      <w:r w:rsidRPr="00A94405">
        <w:rPr>
          <w:rFonts w:eastAsia="Times New Roman"/>
          <w:lang w:val="pt-BR"/>
        </w:rPr>
        <w:t>Orden 8130.21H de la FAA - Procedimientos para completar y usar el formulario 8130-3 de la FAA</w:t>
      </w:r>
    </w:p>
    <w:p w14:paraId="06EE4994" w14:textId="77777777" w:rsidR="00F7243D" w:rsidRPr="00A94405" w:rsidRDefault="00F7243D" w:rsidP="00F7243D">
      <w:pPr>
        <w:numPr>
          <w:ilvl w:val="0"/>
          <w:numId w:val="52"/>
        </w:numPr>
        <w:spacing w:before="100" w:beforeAutospacing="1" w:after="100" w:afterAutospacing="1" w:line="240" w:lineRule="auto"/>
        <w:rPr>
          <w:rFonts w:eastAsia="Times New Roman"/>
          <w:lang w:val="pt-BR"/>
        </w:rPr>
      </w:pPr>
      <w:r w:rsidRPr="00A94405">
        <w:rPr>
          <w:rFonts w:eastAsia="Times New Roman"/>
          <w:lang w:val="pt-BR"/>
        </w:rPr>
        <w:t>Instrucciones y preguntas frecuentes sobre el formulario 8130-3 de la FAA</w:t>
      </w:r>
    </w:p>
    <w:p w14:paraId="7E895FA5" w14:textId="77777777" w:rsidR="00F7243D" w:rsidRPr="00A365A0" w:rsidRDefault="00F7243D" w:rsidP="00F7243D">
      <w:pPr>
        <w:numPr>
          <w:ilvl w:val="0"/>
          <w:numId w:val="52"/>
        </w:numPr>
        <w:spacing w:before="100" w:beforeAutospacing="1" w:after="100" w:afterAutospacing="1" w:line="240" w:lineRule="auto"/>
        <w:rPr>
          <w:rFonts w:eastAsia="Times New Roman"/>
        </w:rPr>
      </w:pPr>
      <w:proofErr w:type="spellStart"/>
      <w:r w:rsidRPr="00A365A0">
        <w:rPr>
          <w:rFonts w:eastAsia="Times New Roman"/>
        </w:rPr>
        <w:t>Título</w:t>
      </w:r>
      <w:proofErr w:type="spellEnd"/>
      <w:r w:rsidRPr="00A365A0">
        <w:rPr>
          <w:rFonts w:eastAsia="Times New Roman"/>
        </w:rPr>
        <w:t xml:space="preserve"> 14 CFR </w:t>
      </w:r>
      <w:proofErr w:type="spellStart"/>
      <w:r w:rsidRPr="00A365A0">
        <w:rPr>
          <w:rFonts w:eastAsia="Times New Roman"/>
        </w:rPr>
        <w:t>Parte</w:t>
      </w:r>
      <w:proofErr w:type="spellEnd"/>
      <w:r w:rsidRPr="00A365A0">
        <w:rPr>
          <w:rFonts w:eastAsia="Times New Roman"/>
        </w:rPr>
        <w:t xml:space="preserve"> 21, </w:t>
      </w:r>
      <w:proofErr w:type="spellStart"/>
      <w:r w:rsidRPr="00A365A0">
        <w:rPr>
          <w:rFonts w:eastAsia="Times New Roman"/>
        </w:rPr>
        <w:t>Subparte</w:t>
      </w:r>
      <w:proofErr w:type="spellEnd"/>
      <w:r w:rsidRPr="00A365A0">
        <w:rPr>
          <w:rFonts w:eastAsia="Times New Roman"/>
        </w:rPr>
        <w:t xml:space="preserve"> L</w:t>
      </w:r>
    </w:p>
    <w:p w14:paraId="77273593" w14:textId="77777777" w:rsidR="00F7243D" w:rsidRPr="00A94405" w:rsidRDefault="00F7243D" w:rsidP="00F7243D">
      <w:pPr>
        <w:numPr>
          <w:ilvl w:val="0"/>
          <w:numId w:val="52"/>
        </w:numPr>
        <w:spacing w:before="100" w:beforeAutospacing="1" w:after="100" w:afterAutospacing="1" w:line="240" w:lineRule="auto"/>
        <w:rPr>
          <w:rFonts w:eastAsia="Times New Roman"/>
          <w:lang w:val="pt-BR"/>
        </w:rPr>
      </w:pPr>
      <w:r w:rsidRPr="00A94405">
        <w:rPr>
          <w:rFonts w:eastAsia="Times New Roman"/>
          <w:lang w:val="pt-BR"/>
        </w:rPr>
        <w:t>Manual de Calidad de Burrana y Procedimientos de Cumplimiento Regulatorio</w:t>
      </w:r>
    </w:p>
    <w:p w14:paraId="363F3353" w14:textId="77777777" w:rsidR="00F7243D" w:rsidRPr="00A365A0" w:rsidRDefault="00F7243D" w:rsidP="00F7243D">
      <w:pPr>
        <w:pStyle w:val="Heading3"/>
        <w:rPr>
          <w:rStyle w:val="Strong"/>
          <w:rFonts w:cs="Calibri"/>
          <w:sz w:val="22"/>
          <w:szCs w:val="22"/>
        </w:rPr>
      </w:pPr>
      <w:proofErr w:type="spellStart"/>
      <w:r w:rsidRPr="00A365A0">
        <w:rPr>
          <w:rStyle w:val="Strong"/>
          <w:rFonts w:cs="Calibri"/>
          <w:b w:val="0"/>
          <w:bCs w:val="0"/>
          <w:sz w:val="22"/>
          <w:szCs w:val="22"/>
        </w:rPr>
        <w:t>Procesos</w:t>
      </w:r>
      <w:proofErr w:type="spellEnd"/>
      <w:r w:rsidRPr="00A365A0">
        <w:rPr>
          <w:rStyle w:val="Strong"/>
          <w:rFonts w:cs="Calibri"/>
          <w:b w:val="0"/>
          <w:bCs w:val="0"/>
          <w:sz w:val="22"/>
          <w:szCs w:val="22"/>
        </w:rPr>
        <w:t xml:space="preserve"> </w:t>
      </w:r>
      <w:proofErr w:type="spellStart"/>
      <w:r w:rsidRPr="00A365A0">
        <w:rPr>
          <w:rStyle w:val="Strong"/>
          <w:rFonts w:cs="Calibri"/>
          <w:b w:val="0"/>
          <w:bCs w:val="0"/>
          <w:sz w:val="22"/>
          <w:szCs w:val="22"/>
        </w:rPr>
        <w:t>relacionados</w:t>
      </w:r>
      <w:proofErr w:type="spellEnd"/>
    </w:p>
    <w:p w14:paraId="31A0D8C9" w14:textId="77777777" w:rsidR="00F7243D" w:rsidRPr="00A94405" w:rsidRDefault="00F7243D" w:rsidP="00F7243D">
      <w:pPr>
        <w:numPr>
          <w:ilvl w:val="0"/>
          <w:numId w:val="53"/>
        </w:numPr>
        <w:spacing w:before="100" w:beforeAutospacing="1" w:after="100" w:afterAutospacing="1" w:line="240" w:lineRule="auto"/>
        <w:rPr>
          <w:rFonts w:eastAsia="Times New Roman"/>
          <w:lang w:val="pt-BR"/>
        </w:rPr>
      </w:pPr>
      <w:r w:rsidRPr="00A94405">
        <w:rPr>
          <w:rFonts w:eastAsia="Times New Roman"/>
          <w:lang w:val="pt-BR"/>
        </w:rPr>
        <w:t>QA-P-750-1 – Control de Información Documentada</w:t>
      </w:r>
    </w:p>
    <w:p w14:paraId="1E3D1046" w14:textId="747ABE25" w:rsidR="00724B46" w:rsidRPr="00F7243D" w:rsidRDefault="00F7243D" w:rsidP="006622C1">
      <w:pPr>
        <w:numPr>
          <w:ilvl w:val="0"/>
          <w:numId w:val="53"/>
        </w:numPr>
        <w:spacing w:before="100" w:beforeAutospacing="1" w:after="100" w:afterAutospacing="1" w:line="240" w:lineRule="auto"/>
        <w:rPr>
          <w:lang w:val="pt-BR"/>
        </w:rPr>
      </w:pPr>
      <w:r w:rsidRPr="00F7243D">
        <w:rPr>
          <w:rFonts w:eastAsia="Times New Roman"/>
          <w:lang w:val="pt-BR"/>
        </w:rPr>
        <w:t>CORP-P-600-01 – Planificación del Sistema de Gestión de Calidad</w:t>
      </w:r>
    </w:p>
    <w:sectPr w:rsidR="00724B46" w:rsidRPr="00F7243D" w:rsidSect="00A47D34">
      <w:headerReference w:type="default" r:id="rId10"/>
      <w:footerReference w:type="default" r:id="rId11"/>
      <w:pgSz w:w="12240" w:h="15840" w:code="1"/>
      <w:pgMar w:top="720" w:right="720" w:bottom="1135" w:left="720" w:header="504" w:footer="51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2DFAD" w14:textId="77777777" w:rsidR="009C3A3B" w:rsidRDefault="009C3A3B" w:rsidP="007C4F15">
      <w:r>
        <w:separator/>
      </w:r>
    </w:p>
  </w:endnote>
  <w:endnote w:type="continuationSeparator" w:id="0">
    <w:p w14:paraId="72A71DB8" w14:textId="77777777" w:rsidR="009C3A3B" w:rsidRDefault="009C3A3B" w:rsidP="007C4F15">
      <w:r>
        <w:continuationSeparator/>
      </w:r>
    </w:p>
  </w:endnote>
  <w:endnote w:type="continuationNotice" w:id="1">
    <w:p w14:paraId="06A4710A" w14:textId="77777777" w:rsidR="009C3A3B" w:rsidRDefault="009C3A3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18944" w14:textId="2F6F82D4" w:rsidR="00725CCC" w:rsidRPr="00725CCC" w:rsidRDefault="00725CCC" w:rsidP="00725CCC">
    <w:pPr>
      <w:pBdr>
        <w:top w:val="single" w:sz="4" w:space="1" w:color="auto"/>
      </w:pBdr>
      <w:spacing w:after="0" w:line="240" w:lineRule="auto"/>
      <w:rPr>
        <w:sz w:val="20"/>
        <w:szCs w:val="20"/>
      </w:rPr>
    </w:pPr>
    <w:r w:rsidRPr="00725CCC">
      <w:rPr>
        <w:sz w:val="20"/>
        <w:szCs w:val="20"/>
      </w:rPr>
      <w:t xml:space="preserve">This document for use at all Burrana locations unless superseded by a higher-level regulatory document. </w:t>
    </w:r>
  </w:p>
  <w:p w14:paraId="4A04F995" w14:textId="11D5FC0A" w:rsidR="00725CCC" w:rsidRDefault="00725CCC" w:rsidP="00724B46">
    <w:pPr>
      <w:pBdr>
        <w:top w:val="single" w:sz="4" w:space="1" w:color="auto"/>
      </w:pBdr>
      <w:tabs>
        <w:tab w:val="right" w:pos="10773"/>
      </w:tabs>
      <w:spacing w:after="0" w:line="240" w:lineRule="auto"/>
    </w:pPr>
    <w:r w:rsidRPr="00E9588B">
      <w:rPr>
        <w:color w:val="FF0000"/>
        <w:sz w:val="20"/>
        <w:szCs w:val="20"/>
      </w:rPr>
      <w:t>Printed Copies are Uncontrolled.</w:t>
    </w:r>
    <w:r>
      <w:tab/>
      <w:t xml:space="preserve">Page </w:t>
    </w:r>
    <w:r>
      <w:fldChar w:fldCharType="begin"/>
    </w:r>
    <w:r>
      <w:instrText xml:space="preserve"> PRINT  \* MERGEFORMAT </w:instrText>
    </w:r>
    <w:r>
      <w:fldChar w:fldCharType="end"/>
    </w:r>
    <w:r>
      <w:fldChar w:fldCharType="begin"/>
    </w:r>
    <w:r>
      <w:instrText xml:space="preserve"> PAGE  \* Arabic  \* MERGEFORMAT </w:instrText>
    </w:r>
    <w:r>
      <w:fldChar w:fldCharType="separate"/>
    </w:r>
    <w:r>
      <w:rPr>
        <w:noProof/>
      </w:rPr>
      <w:t>1</w:t>
    </w:r>
    <w:r>
      <w:fldChar w:fldCharType="end"/>
    </w:r>
    <w:r>
      <w:t xml:space="preserve"> of </w:t>
    </w:r>
    <w:fldSimple w:instr=" SECTIONPAGES   \* MERGEFORMAT ">
      <w:r w:rsidR="00423709">
        <w:rPr>
          <w:noProof/>
        </w:rPr>
        <w:t>3</w:t>
      </w:r>
    </w:fldSimple>
    <w:r w:rsidR="00A30CFD">
      <w:t xml:space="preserve"> (</w:t>
    </w:r>
    <w:r>
      <w:fldChar w:fldCharType="begin"/>
    </w:r>
    <w:r>
      <w:instrText xml:space="preserve"> NUMPAGES  \# "0"  \* MERGEFORMAT </w:instrText>
    </w:r>
    <w:r>
      <w:fldChar w:fldCharType="separate"/>
    </w:r>
    <w:r>
      <w:rPr>
        <w:noProof/>
      </w:rPr>
      <w:t>2</w:t>
    </w:r>
    <w:r>
      <w:fldChar w:fldCharType="end"/>
    </w:r>
    <w:r w:rsidR="00A30CFD">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F955D" w14:textId="3DDE0D01" w:rsidR="00724B46" w:rsidRPr="00724B46" w:rsidRDefault="00724B46" w:rsidP="0095257D">
    <w:pPr>
      <w:pStyle w:val="Footer"/>
      <w:pBdr>
        <w:top w:val="single" w:sz="4" w:space="1" w:color="auto"/>
      </w:pBdr>
      <w:tabs>
        <w:tab w:val="clear" w:pos="4680"/>
        <w:tab w:val="clear" w:pos="9360"/>
        <w:tab w:val="right" w:pos="10773"/>
      </w:tabs>
      <w:rPr>
        <w:lang w:val="es-ES"/>
      </w:rPr>
    </w:pPr>
    <w:r w:rsidRPr="00724B46">
      <w:rPr>
        <w:sz w:val="20"/>
        <w:szCs w:val="20"/>
        <w:lang w:val="es-ES"/>
      </w:rPr>
      <w:t xml:space="preserve">Este documento debe usarse en todas las ubicaciones de Burrana, a menos que sea reemplazado por un documento regulatorio de nivel superior. </w:t>
    </w:r>
    <w:r>
      <w:rPr>
        <w:sz w:val="20"/>
        <w:szCs w:val="20"/>
        <w:lang w:val="es-ES"/>
      </w:rPr>
      <w:t xml:space="preserve"> </w:t>
    </w:r>
    <w:r w:rsidRPr="00724B46">
      <w:rPr>
        <w:color w:val="FF0000"/>
        <w:sz w:val="20"/>
        <w:szCs w:val="20"/>
        <w:lang w:val="es-ES"/>
      </w:rPr>
      <w:t>Las copias impresas no están controladas.</w:t>
    </w:r>
    <w:r w:rsidRPr="00724B46">
      <w:rPr>
        <w:lang w:val="es-ES"/>
      </w:rPr>
      <w:tab/>
      <w:t xml:space="preserve">Página </w:t>
    </w:r>
    <w:r>
      <w:fldChar w:fldCharType="begin"/>
    </w:r>
    <w:r w:rsidRPr="00724B46">
      <w:rPr>
        <w:lang w:val="es-ES"/>
      </w:rPr>
      <w:instrText xml:space="preserve"> PRINT  \* MERGEFORMAT </w:instrText>
    </w:r>
    <w:r>
      <w:fldChar w:fldCharType="end"/>
    </w:r>
    <w:r>
      <w:fldChar w:fldCharType="begin"/>
    </w:r>
    <w:r w:rsidRPr="00724B46">
      <w:rPr>
        <w:lang w:val="es-ES"/>
      </w:rPr>
      <w:instrText xml:space="preserve"> PAGE  \* Arabic  \* MERGEFORMAT </w:instrText>
    </w:r>
    <w:r>
      <w:fldChar w:fldCharType="separate"/>
    </w:r>
    <w:r w:rsidRPr="00724B46">
      <w:rPr>
        <w:noProof/>
        <w:lang w:val="es-ES"/>
      </w:rPr>
      <w:t>1</w:t>
    </w:r>
    <w:r>
      <w:fldChar w:fldCharType="end"/>
    </w:r>
    <w:r w:rsidR="0095257D">
      <w:t xml:space="preserve"> </w:t>
    </w:r>
    <w:proofErr w:type="spellStart"/>
    <w:ins w:id="0" w:author="Damien Mills" w:date="2024-12-13T15:01:00Z" w16du:dateUtc="2024-12-13T04:01:00Z">
      <w:r w:rsidRPr="00724B46">
        <w:rPr>
          <w:lang w:val="es-ES"/>
        </w:rPr>
        <w:t>of</w:t>
      </w:r>
      <w:proofErr w:type="spellEnd"/>
      <w:r w:rsidRPr="00724B46">
        <w:rPr>
          <w:lang w:val="es-ES"/>
        </w:rPr>
        <w:t xml:space="preserve"> </w:t>
      </w:r>
      <w:r>
        <w:rPr>
          <w:lang w:val="es-ES"/>
        </w:rPr>
        <w:fldChar w:fldCharType="begin"/>
      </w:r>
      <w:r>
        <w:rPr>
          <w:lang w:val="es-ES"/>
        </w:rPr>
        <w:instrText xml:space="preserve"> SECTIONPAGES  \# "0"  \* MERGEFORMAT </w:instrText>
      </w:r>
      <w:r>
        <w:rPr>
          <w:lang w:val="es-ES"/>
        </w:rPr>
        <w:fldChar w:fldCharType="separate"/>
      </w:r>
    </w:ins>
    <w:r w:rsidR="00423709">
      <w:rPr>
        <w:noProof/>
        <w:lang w:val="es-ES"/>
      </w:rPr>
      <w:t>3</w:t>
    </w:r>
    <w:ins w:id="1" w:author="Damien Mills" w:date="2024-12-13T15:01:00Z" w16du:dateUtc="2024-12-13T04:01:00Z">
      <w:r>
        <w:rPr>
          <w:lang w:val="es-ES"/>
        </w:rPr>
        <w:fldChar w:fldCharType="end"/>
      </w:r>
      <w:r w:rsidR="00AA4E4A">
        <w:rPr>
          <w:lang w:val="es-ES"/>
        </w:rPr>
        <w:t xml:space="preserve"> (</w:t>
      </w:r>
      <w:r w:rsidR="00AA4E4A">
        <w:rPr>
          <w:lang w:val="es-ES"/>
        </w:rPr>
        <w:fldChar w:fldCharType="begin"/>
      </w:r>
      <w:r w:rsidR="00AA4E4A">
        <w:rPr>
          <w:lang w:val="es-ES"/>
        </w:rPr>
        <w:instrText xml:space="preserve"> NUMPAGES   \* MERGEFORMAT </w:instrText>
      </w:r>
      <w:r w:rsidR="00AA4E4A">
        <w:rPr>
          <w:lang w:val="es-ES"/>
        </w:rPr>
        <w:fldChar w:fldCharType="separate"/>
      </w:r>
      <w:r w:rsidR="00AA4E4A">
        <w:rPr>
          <w:noProof/>
          <w:lang w:val="es-ES"/>
        </w:rPr>
        <w:t>4</w:t>
      </w:r>
      <w:r w:rsidR="00AA4E4A">
        <w:rPr>
          <w:lang w:val="es-ES"/>
        </w:rPr>
        <w:fldChar w:fldCharType="end"/>
      </w:r>
      <w:r w:rsidR="00AA4E4A">
        <w:rPr>
          <w:lang w:val="es-ES"/>
        </w:rPr>
        <w:t>)</w:t>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08B3B" w14:textId="77777777" w:rsidR="009C3A3B" w:rsidRDefault="009C3A3B" w:rsidP="007C4F15">
      <w:r>
        <w:separator/>
      </w:r>
    </w:p>
  </w:footnote>
  <w:footnote w:type="continuationSeparator" w:id="0">
    <w:p w14:paraId="79E4CF98" w14:textId="77777777" w:rsidR="009C3A3B" w:rsidRDefault="009C3A3B" w:rsidP="007C4F15">
      <w:r>
        <w:continuationSeparator/>
      </w:r>
    </w:p>
  </w:footnote>
  <w:footnote w:type="continuationNotice" w:id="1">
    <w:p w14:paraId="5AAF6114" w14:textId="77777777" w:rsidR="009C3A3B" w:rsidRDefault="009C3A3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5524"/>
      <w:gridCol w:w="1615"/>
      <w:gridCol w:w="810"/>
      <w:gridCol w:w="557"/>
    </w:tblGrid>
    <w:tr w:rsidR="00A47D34" w14:paraId="5A9F3ED9" w14:textId="77777777" w:rsidTr="00A47D34">
      <w:trPr>
        <w:trHeight w:val="547"/>
      </w:trPr>
      <w:tc>
        <w:tcPr>
          <w:tcW w:w="10632" w:type="dxa"/>
          <w:gridSpan w:val="5"/>
        </w:tcPr>
        <w:p w14:paraId="6E01EAF2" w14:textId="206BA752" w:rsidR="00A47D34" w:rsidRPr="00EC653B" w:rsidRDefault="00A47D34" w:rsidP="007C4F15">
          <w:pPr>
            <w:pStyle w:val="Header"/>
          </w:pPr>
          <w:r>
            <w:rPr>
              <w:noProof/>
            </w:rPr>
            <w:drawing>
              <wp:anchor distT="0" distB="0" distL="114300" distR="114300" simplePos="0" relativeHeight="251662337" behindDoc="1" locked="0" layoutInCell="1" allowOverlap="1" wp14:anchorId="58656671" wp14:editId="55C5F33A">
                <wp:simplePos x="0" y="0"/>
                <wp:positionH relativeFrom="column">
                  <wp:posOffset>2175510</wp:posOffset>
                </wp:positionH>
                <wp:positionV relativeFrom="paragraph">
                  <wp:posOffset>-51516</wp:posOffset>
                </wp:positionV>
                <wp:extent cx="2360295" cy="349250"/>
                <wp:effectExtent l="0" t="0" r="1905" b="0"/>
                <wp:wrapNone/>
                <wp:docPr id="1258376225" name="Graphic 3" descr="A black letter with a blue drop of w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descr="A black letter with a blue drop of water&#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360295" cy="349250"/>
                        </a:xfrm>
                        <a:prstGeom prst="rect">
                          <a:avLst/>
                        </a:prstGeom>
                      </pic:spPr>
                    </pic:pic>
                  </a:graphicData>
                </a:graphic>
              </wp:anchor>
            </w:drawing>
          </w:r>
        </w:p>
      </w:tc>
    </w:tr>
    <w:tr w:rsidR="00A47D34" w14:paraId="7A598F3D" w14:textId="77777777" w:rsidTr="00CA6A78">
      <w:tc>
        <w:tcPr>
          <w:tcW w:w="2126" w:type="dxa"/>
        </w:tcPr>
        <w:p w14:paraId="438371B2" w14:textId="752C76D7" w:rsidR="00A47D34" w:rsidRPr="00166E84" w:rsidRDefault="00A47D34" w:rsidP="00166E84">
          <w:pPr>
            <w:pStyle w:val="Header"/>
            <w:tabs>
              <w:tab w:val="clear" w:pos="4680"/>
              <w:tab w:val="clear" w:pos="9360"/>
            </w:tabs>
            <w:spacing w:before="120"/>
            <w:jc w:val="center"/>
            <w:rPr>
              <w:b/>
              <w:bCs/>
            </w:rPr>
          </w:pPr>
        </w:p>
      </w:tc>
      <w:tc>
        <w:tcPr>
          <w:tcW w:w="5524" w:type="dxa"/>
        </w:tcPr>
        <w:p w14:paraId="44C1B542" w14:textId="77D48B90" w:rsidR="009E621A" w:rsidRPr="009E621A" w:rsidRDefault="0074062A" w:rsidP="009E621A">
          <w:pPr>
            <w:pStyle w:val="Header"/>
            <w:spacing w:before="120"/>
            <w:jc w:val="center"/>
            <w:rPr>
              <w:b/>
              <w:bCs/>
            </w:rPr>
          </w:pPr>
          <w:r>
            <w:rPr>
              <w:b/>
              <w:bCs/>
            </w:rPr>
            <w:t xml:space="preserve">8130-3 Split Tags </w:t>
          </w:r>
          <w:r w:rsidR="00423709">
            <w:rPr>
              <w:b/>
              <w:bCs/>
            </w:rPr>
            <w:t>Process</w:t>
          </w:r>
        </w:p>
        <w:p w14:paraId="24AD9F6B" w14:textId="5A853EA9" w:rsidR="00A47D34" w:rsidRPr="00166E84" w:rsidRDefault="00A47D34" w:rsidP="00166E84">
          <w:pPr>
            <w:pStyle w:val="Header"/>
            <w:tabs>
              <w:tab w:val="clear" w:pos="4680"/>
              <w:tab w:val="clear" w:pos="9360"/>
            </w:tabs>
            <w:spacing w:before="120"/>
            <w:jc w:val="center"/>
            <w:rPr>
              <w:b/>
              <w:bCs/>
            </w:rPr>
          </w:pPr>
        </w:p>
      </w:tc>
      <w:tc>
        <w:tcPr>
          <w:tcW w:w="1615" w:type="dxa"/>
        </w:tcPr>
        <w:p w14:paraId="33C998F9" w14:textId="4AE07079" w:rsidR="00A47D34" w:rsidRPr="00166E84" w:rsidRDefault="00CA6A78" w:rsidP="00166E84">
          <w:pPr>
            <w:pStyle w:val="Header"/>
            <w:tabs>
              <w:tab w:val="clear" w:pos="4680"/>
              <w:tab w:val="clear" w:pos="9360"/>
            </w:tabs>
            <w:spacing w:before="120"/>
            <w:jc w:val="center"/>
            <w:rPr>
              <w:b/>
              <w:bCs/>
            </w:rPr>
          </w:pPr>
          <w:r>
            <w:t>SOP</w:t>
          </w:r>
          <w:r w:rsidR="00BD233E">
            <w:t>-</w:t>
          </w:r>
          <w:r w:rsidR="001D1EA7">
            <w:t>85</w:t>
          </w:r>
          <w:r w:rsidR="007B65E2">
            <w:t>2-1</w:t>
          </w:r>
          <w:r>
            <w:t>0</w:t>
          </w:r>
        </w:p>
      </w:tc>
      <w:tc>
        <w:tcPr>
          <w:tcW w:w="810" w:type="dxa"/>
        </w:tcPr>
        <w:p w14:paraId="57FE5EC6" w14:textId="6E7A7C07" w:rsidR="00A47D34" w:rsidRPr="00166E84" w:rsidRDefault="00A47D34" w:rsidP="00166E84">
          <w:pPr>
            <w:pStyle w:val="Header"/>
            <w:tabs>
              <w:tab w:val="clear" w:pos="4680"/>
              <w:tab w:val="clear" w:pos="9360"/>
            </w:tabs>
            <w:spacing w:before="120"/>
            <w:jc w:val="center"/>
            <w:rPr>
              <w:b/>
              <w:bCs/>
            </w:rPr>
          </w:pPr>
          <w:r w:rsidRPr="00EC653B">
            <w:t>Rev:</w:t>
          </w:r>
        </w:p>
      </w:tc>
      <w:tc>
        <w:tcPr>
          <w:tcW w:w="557" w:type="dxa"/>
        </w:tcPr>
        <w:p w14:paraId="11D02CF6" w14:textId="7E68E97F" w:rsidR="00A47D34" w:rsidRPr="00166E84" w:rsidRDefault="00CA6A78" w:rsidP="00166E84">
          <w:pPr>
            <w:pStyle w:val="Header"/>
            <w:tabs>
              <w:tab w:val="clear" w:pos="4680"/>
              <w:tab w:val="clear" w:pos="9360"/>
            </w:tabs>
            <w:spacing w:before="120"/>
            <w:jc w:val="center"/>
            <w:rPr>
              <w:b/>
              <w:bCs/>
            </w:rPr>
          </w:pPr>
          <w:r>
            <w:t>A</w:t>
          </w:r>
        </w:p>
      </w:tc>
    </w:tr>
  </w:tbl>
  <w:p w14:paraId="76E14F7C" w14:textId="324BCA12" w:rsidR="00B57B1C" w:rsidRDefault="00E67D51" w:rsidP="00E67D51">
    <w:pPr>
      <w:pStyle w:val="Header"/>
      <w:pBdr>
        <w:bottom w:val="single" w:sz="4" w:space="1" w:color="auto"/>
      </w:pBdr>
      <w:tabs>
        <w:tab w:val="clear" w:pos="4680"/>
        <w:tab w:val="clear" w:pos="9360"/>
        <w:tab w:val="left" w:pos="9555"/>
      </w:tabs>
      <w:ind w:right="310"/>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5879"/>
      <w:gridCol w:w="1440"/>
      <w:gridCol w:w="720"/>
      <w:gridCol w:w="467"/>
    </w:tblGrid>
    <w:tr w:rsidR="00A47D34" w14:paraId="09806D36" w14:textId="77777777" w:rsidTr="00A47D34">
      <w:trPr>
        <w:trHeight w:val="547"/>
      </w:trPr>
      <w:tc>
        <w:tcPr>
          <w:tcW w:w="10632" w:type="dxa"/>
          <w:gridSpan w:val="5"/>
        </w:tcPr>
        <w:p w14:paraId="2336D46F" w14:textId="5FC61E32" w:rsidR="00A47D34" w:rsidRPr="00EC653B" w:rsidRDefault="00A47D34" w:rsidP="007C4F15">
          <w:pPr>
            <w:pStyle w:val="Header"/>
          </w:pPr>
          <w:r>
            <w:rPr>
              <w:noProof/>
            </w:rPr>
            <w:drawing>
              <wp:anchor distT="0" distB="0" distL="114300" distR="114300" simplePos="0" relativeHeight="251660289" behindDoc="1" locked="0" layoutInCell="1" allowOverlap="1" wp14:anchorId="290DA4C7" wp14:editId="4DBD1FE8">
                <wp:simplePos x="0" y="0"/>
                <wp:positionH relativeFrom="column">
                  <wp:posOffset>2101215</wp:posOffset>
                </wp:positionH>
                <wp:positionV relativeFrom="paragraph">
                  <wp:posOffset>-25418</wp:posOffset>
                </wp:positionV>
                <wp:extent cx="2360295" cy="349250"/>
                <wp:effectExtent l="0" t="0" r="1905" b="0"/>
                <wp:wrapNone/>
                <wp:docPr id="1530662930" name="Graphic 3" descr="A black letter with a blue drop of w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descr="A black letter with a blue drop of water&#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360295" cy="349250"/>
                        </a:xfrm>
                        <a:prstGeom prst="rect">
                          <a:avLst/>
                        </a:prstGeom>
                      </pic:spPr>
                    </pic:pic>
                  </a:graphicData>
                </a:graphic>
              </wp:anchor>
            </w:drawing>
          </w:r>
        </w:p>
      </w:tc>
    </w:tr>
    <w:tr w:rsidR="00A47D34" w14:paraId="6989C14E" w14:textId="77777777" w:rsidTr="00A47D34">
      <w:tc>
        <w:tcPr>
          <w:tcW w:w="2126" w:type="dxa"/>
        </w:tcPr>
        <w:p w14:paraId="3FB692F9" w14:textId="4AD36D26" w:rsidR="00A47D34" w:rsidRPr="00166E84" w:rsidRDefault="00A47D34" w:rsidP="00166E84">
          <w:pPr>
            <w:pStyle w:val="Header"/>
            <w:tabs>
              <w:tab w:val="clear" w:pos="4680"/>
              <w:tab w:val="clear" w:pos="9360"/>
            </w:tabs>
            <w:spacing w:before="120"/>
            <w:jc w:val="center"/>
            <w:rPr>
              <w:b/>
              <w:bCs/>
            </w:rPr>
          </w:pPr>
        </w:p>
      </w:tc>
      <w:tc>
        <w:tcPr>
          <w:tcW w:w="5879" w:type="dxa"/>
        </w:tcPr>
        <w:p w14:paraId="5A312502" w14:textId="39329999" w:rsidR="00A47D34" w:rsidRPr="00FB6AF1" w:rsidRDefault="00FB6AF1" w:rsidP="00FB6AF1">
          <w:pPr>
            <w:pStyle w:val="Header"/>
            <w:spacing w:before="120"/>
            <w:jc w:val="center"/>
            <w:rPr>
              <w:b/>
              <w:bCs/>
              <w:lang w:val="pt-BR"/>
            </w:rPr>
          </w:pPr>
          <w:r w:rsidRPr="00A94405">
            <w:rPr>
              <w:b/>
              <w:bCs/>
              <w:lang w:val="pt-BR"/>
            </w:rPr>
            <w:t>Junta de Revisión de Materiales (MRB) y Proceso de Manejo de Materiales Caducados</w:t>
          </w:r>
        </w:p>
      </w:tc>
      <w:tc>
        <w:tcPr>
          <w:tcW w:w="1440" w:type="dxa"/>
        </w:tcPr>
        <w:p w14:paraId="2A65B3AA" w14:textId="4F402F37" w:rsidR="00A47D34" w:rsidRPr="00166E84" w:rsidRDefault="00DF1497" w:rsidP="00166E84">
          <w:pPr>
            <w:pStyle w:val="Header"/>
            <w:tabs>
              <w:tab w:val="clear" w:pos="4680"/>
              <w:tab w:val="clear" w:pos="9360"/>
            </w:tabs>
            <w:spacing w:before="120"/>
            <w:jc w:val="center"/>
            <w:rPr>
              <w:b/>
              <w:bCs/>
            </w:rPr>
          </w:pPr>
          <w:r>
            <w:t>SOP-8</w:t>
          </w:r>
          <w:r w:rsidR="007B65E2">
            <w:t>52</w:t>
          </w:r>
          <w:r>
            <w:t>-</w:t>
          </w:r>
          <w:r w:rsidR="007B65E2">
            <w:t>1</w:t>
          </w:r>
          <w:r>
            <w:t>0</w:t>
          </w:r>
        </w:p>
      </w:tc>
      <w:tc>
        <w:tcPr>
          <w:tcW w:w="720" w:type="dxa"/>
        </w:tcPr>
        <w:p w14:paraId="1AAA56DA" w14:textId="37FBC2E8" w:rsidR="00A47D34" w:rsidRPr="00166E84" w:rsidRDefault="00A47D34" w:rsidP="00166E84">
          <w:pPr>
            <w:pStyle w:val="Header"/>
            <w:tabs>
              <w:tab w:val="clear" w:pos="4680"/>
              <w:tab w:val="clear" w:pos="9360"/>
            </w:tabs>
            <w:spacing w:before="120"/>
            <w:jc w:val="center"/>
            <w:rPr>
              <w:b/>
              <w:bCs/>
            </w:rPr>
          </w:pPr>
          <w:r w:rsidRPr="00EC653B">
            <w:t>Rev:</w:t>
          </w:r>
        </w:p>
      </w:tc>
      <w:tc>
        <w:tcPr>
          <w:tcW w:w="467" w:type="dxa"/>
        </w:tcPr>
        <w:p w14:paraId="6BD1C544" w14:textId="0373537E" w:rsidR="00A47D34" w:rsidRPr="00166E84" w:rsidRDefault="00DF1497" w:rsidP="00166E84">
          <w:pPr>
            <w:pStyle w:val="Header"/>
            <w:tabs>
              <w:tab w:val="clear" w:pos="4680"/>
              <w:tab w:val="clear" w:pos="9360"/>
            </w:tabs>
            <w:spacing w:before="120"/>
            <w:jc w:val="center"/>
            <w:rPr>
              <w:b/>
              <w:bCs/>
            </w:rPr>
          </w:pPr>
          <w:r>
            <w:t>A</w:t>
          </w:r>
        </w:p>
      </w:tc>
    </w:tr>
  </w:tbl>
  <w:p w14:paraId="64C9B410" w14:textId="57843966" w:rsidR="00724B46" w:rsidRDefault="00724B46" w:rsidP="00E67D51">
    <w:pPr>
      <w:pStyle w:val="Header"/>
      <w:pBdr>
        <w:bottom w:val="single" w:sz="4" w:space="1" w:color="auto"/>
      </w:pBdr>
      <w:tabs>
        <w:tab w:val="clear" w:pos="4680"/>
        <w:tab w:val="clear" w:pos="9360"/>
        <w:tab w:val="left" w:pos="9555"/>
      </w:tabs>
      <w:ind w:right="31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4504"/>
    <w:multiLevelType w:val="multilevel"/>
    <w:tmpl w:val="DC9A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402420"/>
    <w:multiLevelType w:val="multilevel"/>
    <w:tmpl w:val="3CCE3E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F3343A"/>
    <w:multiLevelType w:val="multilevel"/>
    <w:tmpl w:val="8A22BF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61FA0"/>
    <w:multiLevelType w:val="multilevel"/>
    <w:tmpl w:val="C9E6F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7776A1"/>
    <w:multiLevelType w:val="multilevel"/>
    <w:tmpl w:val="8BD6F5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5C6B0F"/>
    <w:multiLevelType w:val="multilevel"/>
    <w:tmpl w:val="DE4A5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3306FD"/>
    <w:multiLevelType w:val="hybridMultilevel"/>
    <w:tmpl w:val="793C6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D43469"/>
    <w:multiLevelType w:val="hybridMultilevel"/>
    <w:tmpl w:val="8CC4DF26"/>
    <w:lvl w:ilvl="0" w:tplc="D1C4077C">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C175479"/>
    <w:multiLevelType w:val="multilevel"/>
    <w:tmpl w:val="C57010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3D13BF"/>
    <w:multiLevelType w:val="multilevel"/>
    <w:tmpl w:val="80B06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4B536F"/>
    <w:multiLevelType w:val="multilevel"/>
    <w:tmpl w:val="3C84F2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226D9C"/>
    <w:multiLevelType w:val="multilevel"/>
    <w:tmpl w:val="86F282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116952"/>
    <w:multiLevelType w:val="multilevel"/>
    <w:tmpl w:val="9C0612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8E15D6"/>
    <w:multiLevelType w:val="hybridMultilevel"/>
    <w:tmpl w:val="4C4A23DC"/>
    <w:lvl w:ilvl="0" w:tplc="1AD6E426">
      <w:numFmt w:val="bullet"/>
      <w:pStyle w:val="ListParagraph"/>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CF5FB5"/>
    <w:multiLevelType w:val="multilevel"/>
    <w:tmpl w:val="D098D3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71250B"/>
    <w:multiLevelType w:val="multilevel"/>
    <w:tmpl w:val="8DEAC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4A7CE8"/>
    <w:multiLevelType w:val="multilevel"/>
    <w:tmpl w:val="678A74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5D6EB1"/>
    <w:multiLevelType w:val="multilevel"/>
    <w:tmpl w:val="7DCA3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D57C64"/>
    <w:multiLevelType w:val="multilevel"/>
    <w:tmpl w:val="C1266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D73CE6"/>
    <w:multiLevelType w:val="multilevel"/>
    <w:tmpl w:val="FD6A51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6E5A1E"/>
    <w:multiLevelType w:val="multilevel"/>
    <w:tmpl w:val="F6E8D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175828"/>
    <w:multiLevelType w:val="hybridMultilevel"/>
    <w:tmpl w:val="6ECCE7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61A3E53"/>
    <w:multiLevelType w:val="hybridMultilevel"/>
    <w:tmpl w:val="4A5AD280"/>
    <w:lvl w:ilvl="0" w:tplc="C35ADC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8F732C"/>
    <w:multiLevelType w:val="multilevel"/>
    <w:tmpl w:val="68FE4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9907979"/>
    <w:multiLevelType w:val="multilevel"/>
    <w:tmpl w:val="EA9A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44263A6"/>
    <w:multiLevelType w:val="hybridMultilevel"/>
    <w:tmpl w:val="26107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7B6A40"/>
    <w:multiLevelType w:val="multilevel"/>
    <w:tmpl w:val="AE465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D21663"/>
    <w:multiLevelType w:val="hybridMultilevel"/>
    <w:tmpl w:val="10C6DC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E170554"/>
    <w:multiLevelType w:val="multilevel"/>
    <w:tmpl w:val="4DDEC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E21055A"/>
    <w:multiLevelType w:val="multilevel"/>
    <w:tmpl w:val="1B6C55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EE3170F"/>
    <w:multiLevelType w:val="multilevel"/>
    <w:tmpl w:val="A75E449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2B82F74"/>
    <w:multiLevelType w:val="multilevel"/>
    <w:tmpl w:val="7A5C98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2B836A3"/>
    <w:multiLevelType w:val="multilevel"/>
    <w:tmpl w:val="B14EA3D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3413C92"/>
    <w:multiLevelType w:val="multilevel"/>
    <w:tmpl w:val="BEE2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68441A"/>
    <w:multiLevelType w:val="multilevel"/>
    <w:tmpl w:val="B4E8B7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5822D63"/>
    <w:multiLevelType w:val="multilevel"/>
    <w:tmpl w:val="EE8AA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8F509D9"/>
    <w:multiLevelType w:val="hybridMultilevel"/>
    <w:tmpl w:val="D51A030C"/>
    <w:lvl w:ilvl="0" w:tplc="C35ADC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C0D19B4"/>
    <w:multiLevelType w:val="multilevel"/>
    <w:tmpl w:val="6A10522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F4B7CC4"/>
    <w:multiLevelType w:val="multilevel"/>
    <w:tmpl w:val="7F3A7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13C7BB0"/>
    <w:multiLevelType w:val="hybridMultilevel"/>
    <w:tmpl w:val="C6868E40"/>
    <w:lvl w:ilvl="0" w:tplc="C35ADC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8816077"/>
    <w:multiLevelType w:val="multilevel"/>
    <w:tmpl w:val="17D6DC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C762A55"/>
    <w:multiLevelType w:val="multilevel"/>
    <w:tmpl w:val="55D08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FB955B5"/>
    <w:multiLevelType w:val="hybridMultilevel"/>
    <w:tmpl w:val="7D884B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0996365"/>
    <w:multiLevelType w:val="multilevel"/>
    <w:tmpl w:val="DB80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7054AF0"/>
    <w:multiLevelType w:val="hybridMultilevel"/>
    <w:tmpl w:val="27D46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7240083"/>
    <w:multiLevelType w:val="multilevel"/>
    <w:tmpl w:val="A44EE52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6" w15:restartNumberingAfterBreak="0">
    <w:nsid w:val="77EC69CA"/>
    <w:multiLevelType w:val="multilevel"/>
    <w:tmpl w:val="88F473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9045DFD"/>
    <w:multiLevelType w:val="multilevel"/>
    <w:tmpl w:val="EB5A6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9812A09"/>
    <w:multiLevelType w:val="hybridMultilevel"/>
    <w:tmpl w:val="A582D9AA"/>
    <w:lvl w:ilvl="0" w:tplc="C35ADC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9EC2092"/>
    <w:multiLevelType w:val="hybridMultilevel"/>
    <w:tmpl w:val="610EE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7B4C61C1"/>
    <w:multiLevelType w:val="hybridMultilevel"/>
    <w:tmpl w:val="0240CA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C367160"/>
    <w:multiLevelType w:val="hybridMultilevel"/>
    <w:tmpl w:val="68249C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7D6B3FDB"/>
    <w:multiLevelType w:val="multilevel"/>
    <w:tmpl w:val="10921B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8542912">
    <w:abstractNumId w:val="49"/>
  </w:num>
  <w:num w:numId="2" w16cid:durableId="336615081">
    <w:abstractNumId w:val="27"/>
  </w:num>
  <w:num w:numId="3" w16cid:durableId="1391733727">
    <w:abstractNumId w:val="21"/>
  </w:num>
  <w:num w:numId="4" w16cid:durableId="2031684267">
    <w:abstractNumId w:val="51"/>
  </w:num>
  <w:num w:numId="5" w16cid:durableId="324482240">
    <w:abstractNumId w:val="42"/>
  </w:num>
  <w:num w:numId="6" w16cid:durableId="1062631323">
    <w:abstractNumId w:val="25"/>
  </w:num>
  <w:num w:numId="7" w16cid:durableId="95289879">
    <w:abstractNumId w:val="7"/>
  </w:num>
  <w:num w:numId="8" w16cid:durableId="1183975246">
    <w:abstractNumId w:val="50"/>
  </w:num>
  <w:num w:numId="9" w16cid:durableId="163514665">
    <w:abstractNumId w:val="13"/>
  </w:num>
  <w:num w:numId="10" w16cid:durableId="283578515">
    <w:abstractNumId w:val="6"/>
  </w:num>
  <w:num w:numId="11" w16cid:durableId="1717198003">
    <w:abstractNumId w:val="44"/>
  </w:num>
  <w:num w:numId="12" w16cid:durableId="1896891178">
    <w:abstractNumId w:val="36"/>
  </w:num>
  <w:num w:numId="13" w16cid:durableId="290404091">
    <w:abstractNumId w:val="48"/>
  </w:num>
  <w:num w:numId="14" w16cid:durableId="71631236">
    <w:abstractNumId w:val="39"/>
  </w:num>
  <w:num w:numId="15" w16cid:durableId="117839270">
    <w:abstractNumId w:val="22"/>
  </w:num>
  <w:num w:numId="16" w16cid:durableId="571281155">
    <w:abstractNumId w:val="17"/>
  </w:num>
  <w:num w:numId="17" w16cid:durableId="1277520356">
    <w:abstractNumId w:val="19"/>
  </w:num>
  <w:num w:numId="18" w16cid:durableId="169489850">
    <w:abstractNumId w:val="2"/>
  </w:num>
  <w:num w:numId="19" w16cid:durableId="354578557">
    <w:abstractNumId w:val="41"/>
  </w:num>
  <w:num w:numId="20" w16cid:durableId="1681812710">
    <w:abstractNumId w:val="34"/>
  </w:num>
  <w:num w:numId="21" w16cid:durableId="1977754589">
    <w:abstractNumId w:val="11"/>
  </w:num>
  <w:num w:numId="22" w16cid:durableId="994920122">
    <w:abstractNumId w:val="18"/>
  </w:num>
  <w:num w:numId="23" w16cid:durableId="653534226">
    <w:abstractNumId w:val="46"/>
  </w:num>
  <w:num w:numId="24" w16cid:durableId="90976525">
    <w:abstractNumId w:val="40"/>
  </w:num>
  <w:num w:numId="25" w16cid:durableId="1307466931">
    <w:abstractNumId w:val="14"/>
  </w:num>
  <w:num w:numId="26" w16cid:durableId="468983856">
    <w:abstractNumId w:val="37"/>
  </w:num>
  <w:num w:numId="27" w16cid:durableId="912862172">
    <w:abstractNumId w:val="30"/>
  </w:num>
  <w:num w:numId="28" w16cid:durableId="1596400623">
    <w:abstractNumId w:val="45"/>
  </w:num>
  <w:num w:numId="29" w16cid:durableId="265237481">
    <w:abstractNumId w:val="32"/>
  </w:num>
  <w:num w:numId="30" w16cid:durableId="68503472">
    <w:abstractNumId w:val="3"/>
  </w:num>
  <w:num w:numId="31" w16cid:durableId="1468358400">
    <w:abstractNumId w:val="52"/>
  </w:num>
  <w:num w:numId="32" w16cid:durableId="2130932102">
    <w:abstractNumId w:val="10"/>
  </w:num>
  <w:num w:numId="33" w16cid:durableId="1539780801">
    <w:abstractNumId w:val="4"/>
  </w:num>
  <w:num w:numId="34" w16cid:durableId="1581256232">
    <w:abstractNumId w:val="9"/>
  </w:num>
  <w:num w:numId="35" w16cid:durableId="467473338">
    <w:abstractNumId w:val="1"/>
  </w:num>
  <w:num w:numId="36" w16cid:durableId="526286376">
    <w:abstractNumId w:val="20"/>
  </w:num>
  <w:num w:numId="37" w16cid:durableId="1968924824">
    <w:abstractNumId w:val="8"/>
  </w:num>
  <w:num w:numId="38" w16cid:durableId="1398169116">
    <w:abstractNumId w:val="12"/>
  </w:num>
  <w:num w:numId="39" w16cid:durableId="1352802660">
    <w:abstractNumId w:val="38"/>
  </w:num>
  <w:num w:numId="40" w16cid:durableId="24185584">
    <w:abstractNumId w:val="0"/>
  </w:num>
  <w:num w:numId="41" w16cid:durableId="873081737">
    <w:abstractNumId w:val="28"/>
  </w:num>
  <w:num w:numId="42" w16cid:durableId="470949977">
    <w:abstractNumId w:val="43"/>
  </w:num>
  <w:num w:numId="43" w16cid:durableId="869614361">
    <w:abstractNumId w:val="24"/>
  </w:num>
  <w:num w:numId="44" w16cid:durableId="493885538">
    <w:abstractNumId w:val="29"/>
  </w:num>
  <w:num w:numId="45" w16cid:durableId="283970137">
    <w:abstractNumId w:val="23"/>
  </w:num>
  <w:num w:numId="46" w16cid:durableId="642124855">
    <w:abstractNumId w:val="16"/>
  </w:num>
  <w:num w:numId="47" w16cid:durableId="1204558854">
    <w:abstractNumId w:val="31"/>
  </w:num>
  <w:num w:numId="48" w16cid:durableId="2122800171">
    <w:abstractNumId w:val="47"/>
  </w:num>
  <w:num w:numId="49" w16cid:durableId="83386265">
    <w:abstractNumId w:val="35"/>
  </w:num>
  <w:num w:numId="50" w16cid:durableId="1044479762">
    <w:abstractNumId w:val="15"/>
  </w:num>
  <w:num w:numId="51" w16cid:durableId="94133053">
    <w:abstractNumId w:val="5"/>
  </w:num>
  <w:num w:numId="52" w16cid:durableId="510491154">
    <w:abstractNumId w:val="26"/>
  </w:num>
  <w:num w:numId="53" w16cid:durableId="107051326">
    <w:abstractNumId w:val="3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mien Mills">
    <w15:presenceInfo w15:providerId="AD" w15:userId="S::Damien.Mills@burrana.aero::008096b5-6f6f-4b35-bb4e-bdec3cc006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B1C"/>
    <w:rsid w:val="00025BD2"/>
    <w:rsid w:val="000260AD"/>
    <w:rsid w:val="00054F79"/>
    <w:rsid w:val="000875F7"/>
    <w:rsid w:val="000E1655"/>
    <w:rsid w:val="001010C5"/>
    <w:rsid w:val="00114F6D"/>
    <w:rsid w:val="00137717"/>
    <w:rsid w:val="001624A5"/>
    <w:rsid w:val="00166A55"/>
    <w:rsid w:val="00166E84"/>
    <w:rsid w:val="00183965"/>
    <w:rsid w:val="00184B46"/>
    <w:rsid w:val="001D1EA7"/>
    <w:rsid w:val="001E6784"/>
    <w:rsid w:val="001F2707"/>
    <w:rsid w:val="00207DFC"/>
    <w:rsid w:val="00220183"/>
    <w:rsid w:val="002376C3"/>
    <w:rsid w:val="00257BC8"/>
    <w:rsid w:val="00284AC7"/>
    <w:rsid w:val="0028783E"/>
    <w:rsid w:val="002C3EC8"/>
    <w:rsid w:val="003874A1"/>
    <w:rsid w:val="00397FF5"/>
    <w:rsid w:val="003A7971"/>
    <w:rsid w:val="003B19FD"/>
    <w:rsid w:val="003C170B"/>
    <w:rsid w:val="003E1446"/>
    <w:rsid w:val="00404754"/>
    <w:rsid w:val="00423709"/>
    <w:rsid w:val="004261FE"/>
    <w:rsid w:val="00433621"/>
    <w:rsid w:val="004509E4"/>
    <w:rsid w:val="004539CF"/>
    <w:rsid w:val="00461D2B"/>
    <w:rsid w:val="00477B52"/>
    <w:rsid w:val="004975F3"/>
    <w:rsid w:val="004F4476"/>
    <w:rsid w:val="00540DDA"/>
    <w:rsid w:val="00545B3E"/>
    <w:rsid w:val="00556843"/>
    <w:rsid w:val="00556C83"/>
    <w:rsid w:val="0058601E"/>
    <w:rsid w:val="00593B26"/>
    <w:rsid w:val="005D1DB1"/>
    <w:rsid w:val="005D62A2"/>
    <w:rsid w:val="005E4EB7"/>
    <w:rsid w:val="00622094"/>
    <w:rsid w:val="00625774"/>
    <w:rsid w:val="00641E45"/>
    <w:rsid w:val="00643233"/>
    <w:rsid w:val="006516C7"/>
    <w:rsid w:val="006C4318"/>
    <w:rsid w:val="006F0DF4"/>
    <w:rsid w:val="0071546C"/>
    <w:rsid w:val="00724B46"/>
    <w:rsid w:val="00725CCC"/>
    <w:rsid w:val="0074062A"/>
    <w:rsid w:val="00743893"/>
    <w:rsid w:val="00791F4B"/>
    <w:rsid w:val="0079672D"/>
    <w:rsid w:val="007B65E2"/>
    <w:rsid w:val="007B76F2"/>
    <w:rsid w:val="007C1EA1"/>
    <w:rsid w:val="007C4F15"/>
    <w:rsid w:val="007D10DD"/>
    <w:rsid w:val="007D4247"/>
    <w:rsid w:val="007D56E2"/>
    <w:rsid w:val="007F20E0"/>
    <w:rsid w:val="00836E03"/>
    <w:rsid w:val="00840AC0"/>
    <w:rsid w:val="00856535"/>
    <w:rsid w:val="00865A5C"/>
    <w:rsid w:val="008674FF"/>
    <w:rsid w:val="00872A55"/>
    <w:rsid w:val="008B48FA"/>
    <w:rsid w:val="008C0D7E"/>
    <w:rsid w:val="008C42D6"/>
    <w:rsid w:val="0094476E"/>
    <w:rsid w:val="0095257D"/>
    <w:rsid w:val="009C0DA5"/>
    <w:rsid w:val="009C3A3B"/>
    <w:rsid w:val="009C5761"/>
    <w:rsid w:val="009E621A"/>
    <w:rsid w:val="00A25100"/>
    <w:rsid w:val="00A30CFD"/>
    <w:rsid w:val="00A4271B"/>
    <w:rsid w:val="00A47D34"/>
    <w:rsid w:val="00A62DD5"/>
    <w:rsid w:val="00A80A5E"/>
    <w:rsid w:val="00AA4E4A"/>
    <w:rsid w:val="00AB6394"/>
    <w:rsid w:val="00AC2FEC"/>
    <w:rsid w:val="00AD574D"/>
    <w:rsid w:val="00AE00B4"/>
    <w:rsid w:val="00AE0C17"/>
    <w:rsid w:val="00AE7D3D"/>
    <w:rsid w:val="00B2023C"/>
    <w:rsid w:val="00B57B1C"/>
    <w:rsid w:val="00B81CC4"/>
    <w:rsid w:val="00B82F1A"/>
    <w:rsid w:val="00B916C1"/>
    <w:rsid w:val="00BD233E"/>
    <w:rsid w:val="00BE5E16"/>
    <w:rsid w:val="00C7225C"/>
    <w:rsid w:val="00C75958"/>
    <w:rsid w:val="00C81338"/>
    <w:rsid w:val="00CA6A78"/>
    <w:rsid w:val="00CD640F"/>
    <w:rsid w:val="00CF1C43"/>
    <w:rsid w:val="00D21665"/>
    <w:rsid w:val="00D40D29"/>
    <w:rsid w:val="00D47A5B"/>
    <w:rsid w:val="00D5141D"/>
    <w:rsid w:val="00D52858"/>
    <w:rsid w:val="00DA64F4"/>
    <w:rsid w:val="00DB04E0"/>
    <w:rsid w:val="00DB78AB"/>
    <w:rsid w:val="00DF1497"/>
    <w:rsid w:val="00E54CAD"/>
    <w:rsid w:val="00E67D51"/>
    <w:rsid w:val="00E70A8C"/>
    <w:rsid w:val="00E74278"/>
    <w:rsid w:val="00E9588B"/>
    <w:rsid w:val="00EC4011"/>
    <w:rsid w:val="00EC653B"/>
    <w:rsid w:val="00EC6BB3"/>
    <w:rsid w:val="00ED425C"/>
    <w:rsid w:val="00EE544E"/>
    <w:rsid w:val="00EE7361"/>
    <w:rsid w:val="00F248C1"/>
    <w:rsid w:val="00F4381F"/>
    <w:rsid w:val="00F7243D"/>
    <w:rsid w:val="00F827C0"/>
    <w:rsid w:val="00FB6AF1"/>
    <w:rsid w:val="00FB6ED3"/>
    <w:rsid w:val="00FD3CB2"/>
    <w:rsid w:val="00FE4E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0904F2"/>
  <w15:chartTrackingRefBased/>
  <w15:docId w15:val="{F50CD8A3-DB45-40C8-8881-82F503B1E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9"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8"/>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4B46"/>
    <w:pPr>
      <w:spacing w:after="200" w:line="276" w:lineRule="auto"/>
    </w:pPr>
    <w:rPr>
      <w:rFonts w:ascii="Calibri" w:eastAsiaTheme="minorEastAsia" w:hAnsi="Calibri" w:cs="Calibri"/>
      <w:kern w:val="0"/>
      <w:sz w:val="22"/>
      <w:szCs w:val="22"/>
      <w14:ligatures w14:val="none"/>
    </w:rPr>
  </w:style>
  <w:style w:type="paragraph" w:styleId="Heading1">
    <w:name w:val="heading 1"/>
    <w:basedOn w:val="Normal"/>
    <w:next w:val="Normal"/>
    <w:link w:val="Heading1Char"/>
    <w:uiPriority w:val="2"/>
    <w:qFormat/>
    <w:rsid w:val="00BE5E16"/>
    <w:pPr>
      <w:keepNext/>
      <w:keepLines/>
      <w:spacing w:before="200" w:after="0"/>
      <w:outlineLvl w:val="0"/>
    </w:pPr>
    <w:rPr>
      <w:rFonts w:eastAsiaTheme="majorEastAsia"/>
      <w:b/>
      <w:bCs/>
      <w:color w:val="156082" w:themeColor="accent1"/>
      <w:sz w:val="24"/>
      <w:szCs w:val="26"/>
    </w:rPr>
  </w:style>
  <w:style w:type="paragraph" w:styleId="Heading2">
    <w:name w:val="heading 2"/>
    <w:basedOn w:val="Normal"/>
    <w:next w:val="Normal"/>
    <w:link w:val="Heading2Char"/>
    <w:uiPriority w:val="9"/>
    <w:unhideWhenUsed/>
    <w:qFormat/>
    <w:rsid w:val="00E74278"/>
    <w:pPr>
      <w:keepNext/>
      <w:keepLines/>
      <w:spacing w:before="160" w:after="80"/>
      <w:outlineLvl w:val="1"/>
    </w:pPr>
    <w:rPr>
      <w:rFonts w:eastAsiaTheme="majorEastAsia" w:cstheme="majorBidi"/>
      <w:b/>
      <w:color w:val="0F4761" w:themeColor="accent1" w:themeShade="BF"/>
      <w:szCs w:val="32"/>
    </w:rPr>
  </w:style>
  <w:style w:type="paragraph" w:styleId="Heading3">
    <w:name w:val="heading 3"/>
    <w:basedOn w:val="Normal"/>
    <w:next w:val="Normal"/>
    <w:link w:val="Heading3Char"/>
    <w:uiPriority w:val="9"/>
    <w:semiHidden/>
    <w:unhideWhenUsed/>
    <w:qFormat/>
    <w:rsid w:val="00B57B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7B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7B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7B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B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B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B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BE5E16"/>
    <w:rPr>
      <w:rFonts w:ascii="Calibri" w:eastAsiaTheme="majorEastAsia" w:hAnsi="Calibri" w:cs="Calibri"/>
      <w:b/>
      <w:bCs/>
      <w:color w:val="156082" w:themeColor="accent1"/>
      <w:kern w:val="0"/>
      <w:szCs w:val="26"/>
      <w14:ligatures w14:val="none"/>
    </w:rPr>
  </w:style>
  <w:style w:type="character" w:customStyle="1" w:styleId="Heading2Char">
    <w:name w:val="Heading 2 Char"/>
    <w:basedOn w:val="DefaultParagraphFont"/>
    <w:link w:val="Heading2"/>
    <w:uiPriority w:val="9"/>
    <w:rsid w:val="00E74278"/>
    <w:rPr>
      <w:rFonts w:ascii="Calibri" w:eastAsiaTheme="majorEastAsia" w:hAnsi="Calibri" w:cstheme="majorBidi"/>
      <w:b/>
      <w:color w:val="0F4761" w:themeColor="accent1" w:themeShade="BF"/>
      <w:kern w:val="0"/>
      <w:sz w:val="22"/>
      <w:szCs w:val="32"/>
      <w14:ligatures w14:val="none"/>
    </w:rPr>
  </w:style>
  <w:style w:type="character" w:customStyle="1" w:styleId="Heading3Char">
    <w:name w:val="Heading 3 Char"/>
    <w:basedOn w:val="DefaultParagraphFont"/>
    <w:link w:val="Heading3"/>
    <w:uiPriority w:val="9"/>
    <w:semiHidden/>
    <w:rsid w:val="00B57B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7B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7B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7B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B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B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B1C"/>
    <w:rPr>
      <w:rFonts w:eastAsiaTheme="majorEastAsia" w:cstheme="majorBidi"/>
      <w:color w:val="272727" w:themeColor="text1" w:themeTint="D8"/>
    </w:rPr>
  </w:style>
  <w:style w:type="paragraph" w:styleId="Title">
    <w:name w:val="Title"/>
    <w:basedOn w:val="Normal"/>
    <w:next w:val="Normal"/>
    <w:link w:val="TitleChar"/>
    <w:uiPriority w:val="10"/>
    <w:qFormat/>
    <w:rsid w:val="00B57B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B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B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B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B1C"/>
    <w:pPr>
      <w:spacing w:before="160"/>
      <w:jc w:val="center"/>
    </w:pPr>
    <w:rPr>
      <w:i/>
      <w:iCs/>
      <w:color w:val="404040" w:themeColor="text1" w:themeTint="BF"/>
    </w:rPr>
  </w:style>
  <w:style w:type="character" w:customStyle="1" w:styleId="QuoteChar">
    <w:name w:val="Quote Char"/>
    <w:basedOn w:val="DefaultParagraphFont"/>
    <w:link w:val="Quote"/>
    <w:uiPriority w:val="29"/>
    <w:rsid w:val="00B57B1C"/>
    <w:rPr>
      <w:i/>
      <w:iCs/>
      <w:color w:val="404040" w:themeColor="text1" w:themeTint="BF"/>
    </w:rPr>
  </w:style>
  <w:style w:type="paragraph" w:styleId="ListParagraph">
    <w:name w:val="List Paragraph"/>
    <w:basedOn w:val="Normal"/>
    <w:uiPriority w:val="34"/>
    <w:qFormat/>
    <w:rsid w:val="007C4F15"/>
    <w:pPr>
      <w:numPr>
        <w:numId w:val="9"/>
      </w:numPr>
      <w:contextualSpacing/>
    </w:pPr>
  </w:style>
  <w:style w:type="character" w:styleId="IntenseEmphasis">
    <w:name w:val="Intense Emphasis"/>
    <w:basedOn w:val="DefaultParagraphFont"/>
    <w:uiPriority w:val="21"/>
    <w:qFormat/>
    <w:rsid w:val="00B57B1C"/>
    <w:rPr>
      <w:i/>
      <w:iCs/>
      <w:color w:val="0F4761" w:themeColor="accent1" w:themeShade="BF"/>
    </w:rPr>
  </w:style>
  <w:style w:type="paragraph" w:styleId="IntenseQuote">
    <w:name w:val="Intense Quote"/>
    <w:basedOn w:val="Normal"/>
    <w:next w:val="Normal"/>
    <w:link w:val="IntenseQuoteChar"/>
    <w:uiPriority w:val="30"/>
    <w:qFormat/>
    <w:rsid w:val="00B57B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7B1C"/>
    <w:rPr>
      <w:i/>
      <w:iCs/>
      <w:color w:val="0F4761" w:themeColor="accent1" w:themeShade="BF"/>
    </w:rPr>
  </w:style>
  <w:style w:type="character" w:styleId="IntenseReference">
    <w:name w:val="Intense Reference"/>
    <w:basedOn w:val="DefaultParagraphFont"/>
    <w:uiPriority w:val="32"/>
    <w:qFormat/>
    <w:rsid w:val="00B57B1C"/>
    <w:rPr>
      <w:b/>
      <w:bCs/>
      <w:smallCaps/>
      <w:color w:val="0F4761" w:themeColor="accent1" w:themeShade="BF"/>
      <w:spacing w:val="5"/>
    </w:rPr>
  </w:style>
  <w:style w:type="paragraph" w:styleId="Header">
    <w:name w:val="header"/>
    <w:basedOn w:val="Normal"/>
    <w:link w:val="HeaderChar"/>
    <w:uiPriority w:val="29"/>
    <w:unhideWhenUsed/>
    <w:rsid w:val="00B57B1C"/>
    <w:pPr>
      <w:tabs>
        <w:tab w:val="center" w:pos="4680"/>
        <w:tab w:val="right" w:pos="9360"/>
      </w:tabs>
      <w:spacing w:after="0" w:line="240" w:lineRule="auto"/>
    </w:pPr>
  </w:style>
  <w:style w:type="character" w:customStyle="1" w:styleId="HeaderChar">
    <w:name w:val="Header Char"/>
    <w:basedOn w:val="DefaultParagraphFont"/>
    <w:link w:val="Header"/>
    <w:uiPriority w:val="29"/>
    <w:rsid w:val="00B57B1C"/>
  </w:style>
  <w:style w:type="paragraph" w:styleId="Footer">
    <w:name w:val="footer"/>
    <w:basedOn w:val="Normal"/>
    <w:link w:val="FooterChar"/>
    <w:uiPriority w:val="99"/>
    <w:unhideWhenUsed/>
    <w:rsid w:val="00B57B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7B1C"/>
  </w:style>
  <w:style w:type="table" w:styleId="TableGrid">
    <w:name w:val="Table Grid"/>
    <w:basedOn w:val="TableNormal"/>
    <w:uiPriority w:val="98"/>
    <w:rsid w:val="00B57B1C"/>
    <w:pPr>
      <w:spacing w:after="0" w:line="240" w:lineRule="auto"/>
    </w:pPr>
    <w:rPr>
      <w:rFonts w:ascii="Times New Roman" w:eastAsia="Times New Roman" w:hAnsi="Times New Roman" w:cs="Times New Roman"/>
      <w:kern w:val="0"/>
      <w:sz w:val="20"/>
      <w:szCs w:val="20"/>
      <w:lang w:val="en-AU" w:eastAsia="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NoSpacing">
    <w:name w:val="Normal No Spacing"/>
    <w:basedOn w:val="Normal"/>
    <w:uiPriority w:val="3"/>
    <w:qFormat/>
    <w:rsid w:val="00B57B1C"/>
    <w:pPr>
      <w:spacing w:after="0" w:line="240" w:lineRule="atLeast"/>
    </w:pPr>
    <w:rPr>
      <w:rFonts w:eastAsiaTheme="majorEastAsia"/>
      <w:color w:val="E8E8E8" w:themeColor="background2"/>
      <w:sz w:val="18"/>
      <w:lang w:val="en-AU" w:eastAsia="en-AU"/>
    </w:rPr>
  </w:style>
  <w:style w:type="table" w:styleId="TableGridLight">
    <w:name w:val="Grid Table Light"/>
    <w:basedOn w:val="TableNormal"/>
    <w:uiPriority w:val="40"/>
    <w:rsid w:val="007C4F1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
    <w:name w:val="Table"/>
    <w:basedOn w:val="Normal"/>
    <w:link w:val="TableChar"/>
    <w:qFormat/>
    <w:rsid w:val="00166E84"/>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tabs>
        <w:tab w:val="left" w:pos="2058"/>
      </w:tabs>
      <w:spacing w:before="80" w:after="80" w:line="240" w:lineRule="auto"/>
      <w:ind w:left="2041" w:hanging="1701"/>
    </w:pPr>
  </w:style>
  <w:style w:type="character" w:customStyle="1" w:styleId="TableChar">
    <w:name w:val="Table Char"/>
    <w:basedOn w:val="DefaultParagraphFont"/>
    <w:link w:val="Table"/>
    <w:rsid w:val="00166E84"/>
    <w:rPr>
      <w:rFonts w:ascii="Calibri" w:eastAsiaTheme="minorEastAsia" w:hAnsi="Calibri" w:cs="Calibri"/>
      <w:kern w:val="0"/>
      <w:sz w:val="22"/>
      <w:szCs w:val="22"/>
      <w14:ligatures w14:val="none"/>
    </w:rPr>
  </w:style>
  <w:style w:type="character" w:styleId="PlaceholderText">
    <w:name w:val="Placeholder Text"/>
    <w:basedOn w:val="DefaultParagraphFont"/>
    <w:uiPriority w:val="99"/>
    <w:semiHidden/>
    <w:rsid w:val="00AA4E4A"/>
    <w:rPr>
      <w:color w:val="666666"/>
    </w:rPr>
  </w:style>
  <w:style w:type="character" w:styleId="Hyperlink">
    <w:name w:val="Hyperlink"/>
    <w:basedOn w:val="DefaultParagraphFont"/>
    <w:uiPriority w:val="99"/>
    <w:unhideWhenUsed/>
    <w:rsid w:val="00865A5C"/>
    <w:rPr>
      <w:color w:val="467886" w:themeColor="hyperlink"/>
      <w:u w:val="single"/>
    </w:rPr>
  </w:style>
  <w:style w:type="character" w:styleId="UnresolvedMention">
    <w:name w:val="Unresolved Mention"/>
    <w:basedOn w:val="DefaultParagraphFont"/>
    <w:uiPriority w:val="99"/>
    <w:semiHidden/>
    <w:unhideWhenUsed/>
    <w:rsid w:val="00865A5C"/>
    <w:rPr>
      <w:color w:val="605E5C"/>
      <w:shd w:val="clear" w:color="auto" w:fill="E1DFDD"/>
    </w:rPr>
  </w:style>
  <w:style w:type="paragraph" w:styleId="NormalWeb">
    <w:name w:val="Normal (Web)"/>
    <w:basedOn w:val="Normal"/>
    <w:uiPriority w:val="99"/>
    <w:unhideWhenUsed/>
    <w:rsid w:val="00F7243D"/>
    <w:rPr>
      <w:rFonts w:ascii="Times New Roman" w:hAnsi="Times New Roman" w:cs="Times New Roman"/>
      <w:sz w:val="24"/>
      <w:szCs w:val="24"/>
    </w:rPr>
  </w:style>
  <w:style w:type="character" w:styleId="Strong">
    <w:name w:val="Strong"/>
    <w:basedOn w:val="DefaultParagraphFont"/>
    <w:uiPriority w:val="22"/>
    <w:qFormat/>
    <w:rsid w:val="00F7243D"/>
    <w:rPr>
      <w:b/>
      <w:bCs/>
    </w:rPr>
  </w:style>
  <w:style w:type="character" w:styleId="Emphasis">
    <w:name w:val="Emphasis"/>
    <w:basedOn w:val="DefaultParagraphFont"/>
    <w:uiPriority w:val="20"/>
    <w:qFormat/>
    <w:rsid w:val="00F7243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730986">
      <w:bodyDiv w:val="1"/>
      <w:marLeft w:val="0"/>
      <w:marRight w:val="0"/>
      <w:marTop w:val="0"/>
      <w:marBottom w:val="0"/>
      <w:divBdr>
        <w:top w:val="none" w:sz="0" w:space="0" w:color="auto"/>
        <w:left w:val="none" w:sz="0" w:space="0" w:color="auto"/>
        <w:bottom w:val="none" w:sz="0" w:space="0" w:color="auto"/>
        <w:right w:val="none" w:sz="0" w:space="0" w:color="auto"/>
      </w:divBdr>
      <w:divsChild>
        <w:div w:id="2048139548">
          <w:marLeft w:val="0"/>
          <w:marRight w:val="0"/>
          <w:marTop w:val="0"/>
          <w:marBottom w:val="0"/>
          <w:divBdr>
            <w:top w:val="none" w:sz="0" w:space="0" w:color="auto"/>
            <w:left w:val="none" w:sz="0" w:space="0" w:color="auto"/>
            <w:bottom w:val="none" w:sz="0" w:space="0" w:color="auto"/>
            <w:right w:val="none" w:sz="0" w:space="0" w:color="auto"/>
          </w:divBdr>
        </w:div>
        <w:div w:id="398866084">
          <w:marLeft w:val="0"/>
          <w:marRight w:val="0"/>
          <w:marTop w:val="0"/>
          <w:marBottom w:val="0"/>
          <w:divBdr>
            <w:top w:val="none" w:sz="0" w:space="0" w:color="auto"/>
            <w:left w:val="none" w:sz="0" w:space="0" w:color="auto"/>
            <w:bottom w:val="none" w:sz="0" w:space="0" w:color="auto"/>
            <w:right w:val="none" w:sz="0" w:space="0" w:color="auto"/>
          </w:divBdr>
        </w:div>
        <w:div w:id="1285305062">
          <w:marLeft w:val="0"/>
          <w:marRight w:val="0"/>
          <w:marTop w:val="0"/>
          <w:marBottom w:val="0"/>
          <w:divBdr>
            <w:top w:val="none" w:sz="0" w:space="0" w:color="auto"/>
            <w:left w:val="none" w:sz="0" w:space="0" w:color="auto"/>
            <w:bottom w:val="none" w:sz="0" w:space="0" w:color="auto"/>
            <w:right w:val="none" w:sz="0" w:space="0" w:color="auto"/>
          </w:divBdr>
        </w:div>
        <w:div w:id="1901864676">
          <w:marLeft w:val="0"/>
          <w:marRight w:val="0"/>
          <w:marTop w:val="0"/>
          <w:marBottom w:val="0"/>
          <w:divBdr>
            <w:top w:val="none" w:sz="0" w:space="0" w:color="auto"/>
            <w:left w:val="none" w:sz="0" w:space="0" w:color="auto"/>
            <w:bottom w:val="none" w:sz="0" w:space="0" w:color="auto"/>
            <w:right w:val="none" w:sz="0" w:space="0" w:color="auto"/>
          </w:divBdr>
        </w:div>
        <w:div w:id="402029674">
          <w:marLeft w:val="0"/>
          <w:marRight w:val="0"/>
          <w:marTop w:val="0"/>
          <w:marBottom w:val="0"/>
          <w:divBdr>
            <w:top w:val="none" w:sz="0" w:space="0" w:color="auto"/>
            <w:left w:val="none" w:sz="0" w:space="0" w:color="auto"/>
            <w:bottom w:val="none" w:sz="0" w:space="0" w:color="auto"/>
            <w:right w:val="none" w:sz="0" w:space="0" w:color="auto"/>
          </w:divBdr>
        </w:div>
        <w:div w:id="906233062">
          <w:marLeft w:val="0"/>
          <w:marRight w:val="0"/>
          <w:marTop w:val="0"/>
          <w:marBottom w:val="0"/>
          <w:divBdr>
            <w:top w:val="none" w:sz="0" w:space="0" w:color="auto"/>
            <w:left w:val="none" w:sz="0" w:space="0" w:color="auto"/>
            <w:bottom w:val="none" w:sz="0" w:space="0" w:color="auto"/>
            <w:right w:val="none" w:sz="0" w:space="0" w:color="auto"/>
          </w:divBdr>
        </w:div>
        <w:div w:id="1356737461">
          <w:marLeft w:val="0"/>
          <w:marRight w:val="0"/>
          <w:marTop w:val="0"/>
          <w:marBottom w:val="0"/>
          <w:divBdr>
            <w:top w:val="none" w:sz="0" w:space="0" w:color="auto"/>
            <w:left w:val="none" w:sz="0" w:space="0" w:color="auto"/>
            <w:bottom w:val="none" w:sz="0" w:space="0" w:color="auto"/>
            <w:right w:val="none" w:sz="0" w:space="0" w:color="auto"/>
          </w:divBdr>
        </w:div>
        <w:div w:id="1640914136">
          <w:marLeft w:val="0"/>
          <w:marRight w:val="0"/>
          <w:marTop w:val="0"/>
          <w:marBottom w:val="0"/>
          <w:divBdr>
            <w:top w:val="none" w:sz="0" w:space="0" w:color="auto"/>
            <w:left w:val="none" w:sz="0" w:space="0" w:color="auto"/>
            <w:bottom w:val="none" w:sz="0" w:space="0" w:color="auto"/>
            <w:right w:val="none" w:sz="0" w:space="0" w:color="auto"/>
          </w:divBdr>
        </w:div>
        <w:div w:id="1753625943">
          <w:marLeft w:val="0"/>
          <w:marRight w:val="0"/>
          <w:marTop w:val="0"/>
          <w:marBottom w:val="0"/>
          <w:divBdr>
            <w:top w:val="none" w:sz="0" w:space="0" w:color="auto"/>
            <w:left w:val="none" w:sz="0" w:space="0" w:color="auto"/>
            <w:bottom w:val="none" w:sz="0" w:space="0" w:color="auto"/>
            <w:right w:val="none" w:sz="0" w:space="0" w:color="auto"/>
          </w:divBdr>
        </w:div>
        <w:div w:id="1898929206">
          <w:marLeft w:val="0"/>
          <w:marRight w:val="0"/>
          <w:marTop w:val="0"/>
          <w:marBottom w:val="0"/>
          <w:divBdr>
            <w:top w:val="none" w:sz="0" w:space="0" w:color="auto"/>
            <w:left w:val="none" w:sz="0" w:space="0" w:color="auto"/>
            <w:bottom w:val="none" w:sz="0" w:space="0" w:color="auto"/>
            <w:right w:val="none" w:sz="0" w:space="0" w:color="auto"/>
          </w:divBdr>
        </w:div>
        <w:div w:id="389967107">
          <w:marLeft w:val="0"/>
          <w:marRight w:val="0"/>
          <w:marTop w:val="0"/>
          <w:marBottom w:val="0"/>
          <w:divBdr>
            <w:top w:val="none" w:sz="0" w:space="0" w:color="auto"/>
            <w:left w:val="none" w:sz="0" w:space="0" w:color="auto"/>
            <w:bottom w:val="none" w:sz="0" w:space="0" w:color="auto"/>
            <w:right w:val="none" w:sz="0" w:space="0" w:color="auto"/>
          </w:divBdr>
        </w:div>
        <w:div w:id="893739685">
          <w:marLeft w:val="0"/>
          <w:marRight w:val="0"/>
          <w:marTop w:val="0"/>
          <w:marBottom w:val="0"/>
          <w:divBdr>
            <w:top w:val="none" w:sz="0" w:space="0" w:color="auto"/>
            <w:left w:val="none" w:sz="0" w:space="0" w:color="auto"/>
            <w:bottom w:val="none" w:sz="0" w:space="0" w:color="auto"/>
            <w:right w:val="none" w:sz="0" w:space="0" w:color="auto"/>
          </w:divBdr>
        </w:div>
        <w:div w:id="1544250115">
          <w:marLeft w:val="0"/>
          <w:marRight w:val="0"/>
          <w:marTop w:val="0"/>
          <w:marBottom w:val="0"/>
          <w:divBdr>
            <w:top w:val="none" w:sz="0" w:space="0" w:color="auto"/>
            <w:left w:val="none" w:sz="0" w:space="0" w:color="auto"/>
            <w:bottom w:val="none" w:sz="0" w:space="0" w:color="auto"/>
            <w:right w:val="none" w:sz="0" w:space="0" w:color="auto"/>
          </w:divBdr>
        </w:div>
        <w:div w:id="718944516">
          <w:marLeft w:val="0"/>
          <w:marRight w:val="0"/>
          <w:marTop w:val="0"/>
          <w:marBottom w:val="0"/>
          <w:divBdr>
            <w:top w:val="none" w:sz="0" w:space="0" w:color="auto"/>
            <w:left w:val="none" w:sz="0" w:space="0" w:color="auto"/>
            <w:bottom w:val="none" w:sz="0" w:space="0" w:color="auto"/>
            <w:right w:val="none" w:sz="0" w:space="0" w:color="auto"/>
          </w:divBdr>
        </w:div>
        <w:div w:id="114688055">
          <w:marLeft w:val="0"/>
          <w:marRight w:val="0"/>
          <w:marTop w:val="0"/>
          <w:marBottom w:val="0"/>
          <w:divBdr>
            <w:top w:val="none" w:sz="0" w:space="0" w:color="auto"/>
            <w:left w:val="none" w:sz="0" w:space="0" w:color="auto"/>
            <w:bottom w:val="none" w:sz="0" w:space="0" w:color="auto"/>
            <w:right w:val="none" w:sz="0" w:space="0" w:color="auto"/>
          </w:divBdr>
        </w:div>
        <w:div w:id="1350911748">
          <w:marLeft w:val="0"/>
          <w:marRight w:val="0"/>
          <w:marTop w:val="0"/>
          <w:marBottom w:val="0"/>
          <w:divBdr>
            <w:top w:val="none" w:sz="0" w:space="0" w:color="auto"/>
            <w:left w:val="none" w:sz="0" w:space="0" w:color="auto"/>
            <w:bottom w:val="none" w:sz="0" w:space="0" w:color="auto"/>
            <w:right w:val="none" w:sz="0" w:space="0" w:color="auto"/>
          </w:divBdr>
        </w:div>
        <w:div w:id="1415669708">
          <w:marLeft w:val="0"/>
          <w:marRight w:val="0"/>
          <w:marTop w:val="0"/>
          <w:marBottom w:val="0"/>
          <w:divBdr>
            <w:top w:val="none" w:sz="0" w:space="0" w:color="auto"/>
            <w:left w:val="none" w:sz="0" w:space="0" w:color="auto"/>
            <w:bottom w:val="none" w:sz="0" w:space="0" w:color="auto"/>
            <w:right w:val="none" w:sz="0" w:space="0" w:color="auto"/>
          </w:divBdr>
        </w:div>
        <w:div w:id="338653854">
          <w:marLeft w:val="0"/>
          <w:marRight w:val="0"/>
          <w:marTop w:val="0"/>
          <w:marBottom w:val="0"/>
          <w:divBdr>
            <w:top w:val="none" w:sz="0" w:space="0" w:color="auto"/>
            <w:left w:val="none" w:sz="0" w:space="0" w:color="auto"/>
            <w:bottom w:val="none" w:sz="0" w:space="0" w:color="auto"/>
            <w:right w:val="none" w:sz="0" w:space="0" w:color="auto"/>
          </w:divBdr>
        </w:div>
        <w:div w:id="852843725">
          <w:marLeft w:val="0"/>
          <w:marRight w:val="0"/>
          <w:marTop w:val="0"/>
          <w:marBottom w:val="0"/>
          <w:divBdr>
            <w:top w:val="none" w:sz="0" w:space="0" w:color="auto"/>
            <w:left w:val="none" w:sz="0" w:space="0" w:color="auto"/>
            <w:bottom w:val="none" w:sz="0" w:space="0" w:color="auto"/>
            <w:right w:val="none" w:sz="0" w:space="0" w:color="auto"/>
          </w:divBdr>
        </w:div>
        <w:div w:id="1367750767">
          <w:marLeft w:val="0"/>
          <w:marRight w:val="0"/>
          <w:marTop w:val="0"/>
          <w:marBottom w:val="0"/>
          <w:divBdr>
            <w:top w:val="none" w:sz="0" w:space="0" w:color="auto"/>
            <w:left w:val="none" w:sz="0" w:space="0" w:color="auto"/>
            <w:bottom w:val="none" w:sz="0" w:space="0" w:color="auto"/>
            <w:right w:val="none" w:sz="0" w:space="0" w:color="auto"/>
          </w:divBdr>
        </w:div>
        <w:div w:id="2086412447">
          <w:marLeft w:val="0"/>
          <w:marRight w:val="0"/>
          <w:marTop w:val="0"/>
          <w:marBottom w:val="0"/>
          <w:divBdr>
            <w:top w:val="none" w:sz="0" w:space="0" w:color="auto"/>
            <w:left w:val="none" w:sz="0" w:space="0" w:color="auto"/>
            <w:bottom w:val="none" w:sz="0" w:space="0" w:color="auto"/>
            <w:right w:val="none" w:sz="0" w:space="0" w:color="auto"/>
          </w:divBdr>
        </w:div>
        <w:div w:id="564023900">
          <w:marLeft w:val="0"/>
          <w:marRight w:val="0"/>
          <w:marTop w:val="0"/>
          <w:marBottom w:val="0"/>
          <w:divBdr>
            <w:top w:val="none" w:sz="0" w:space="0" w:color="auto"/>
            <w:left w:val="none" w:sz="0" w:space="0" w:color="auto"/>
            <w:bottom w:val="none" w:sz="0" w:space="0" w:color="auto"/>
            <w:right w:val="none" w:sz="0" w:space="0" w:color="auto"/>
          </w:divBdr>
        </w:div>
        <w:div w:id="756095049">
          <w:marLeft w:val="0"/>
          <w:marRight w:val="0"/>
          <w:marTop w:val="0"/>
          <w:marBottom w:val="0"/>
          <w:divBdr>
            <w:top w:val="none" w:sz="0" w:space="0" w:color="auto"/>
            <w:left w:val="none" w:sz="0" w:space="0" w:color="auto"/>
            <w:bottom w:val="none" w:sz="0" w:space="0" w:color="auto"/>
            <w:right w:val="none" w:sz="0" w:space="0" w:color="auto"/>
          </w:divBdr>
        </w:div>
        <w:div w:id="796219300">
          <w:marLeft w:val="0"/>
          <w:marRight w:val="0"/>
          <w:marTop w:val="0"/>
          <w:marBottom w:val="0"/>
          <w:divBdr>
            <w:top w:val="none" w:sz="0" w:space="0" w:color="auto"/>
            <w:left w:val="none" w:sz="0" w:space="0" w:color="auto"/>
            <w:bottom w:val="none" w:sz="0" w:space="0" w:color="auto"/>
            <w:right w:val="none" w:sz="0" w:space="0" w:color="auto"/>
          </w:divBdr>
        </w:div>
        <w:div w:id="1648825652">
          <w:marLeft w:val="0"/>
          <w:marRight w:val="0"/>
          <w:marTop w:val="0"/>
          <w:marBottom w:val="0"/>
          <w:divBdr>
            <w:top w:val="none" w:sz="0" w:space="0" w:color="auto"/>
            <w:left w:val="none" w:sz="0" w:space="0" w:color="auto"/>
            <w:bottom w:val="none" w:sz="0" w:space="0" w:color="auto"/>
            <w:right w:val="none" w:sz="0" w:space="0" w:color="auto"/>
          </w:divBdr>
        </w:div>
        <w:div w:id="2097742559">
          <w:marLeft w:val="0"/>
          <w:marRight w:val="0"/>
          <w:marTop w:val="0"/>
          <w:marBottom w:val="0"/>
          <w:divBdr>
            <w:top w:val="none" w:sz="0" w:space="0" w:color="auto"/>
            <w:left w:val="none" w:sz="0" w:space="0" w:color="auto"/>
            <w:bottom w:val="none" w:sz="0" w:space="0" w:color="auto"/>
            <w:right w:val="none" w:sz="0" w:space="0" w:color="auto"/>
          </w:divBdr>
        </w:div>
        <w:div w:id="1095905395">
          <w:marLeft w:val="0"/>
          <w:marRight w:val="0"/>
          <w:marTop w:val="0"/>
          <w:marBottom w:val="0"/>
          <w:divBdr>
            <w:top w:val="none" w:sz="0" w:space="0" w:color="auto"/>
            <w:left w:val="none" w:sz="0" w:space="0" w:color="auto"/>
            <w:bottom w:val="none" w:sz="0" w:space="0" w:color="auto"/>
            <w:right w:val="none" w:sz="0" w:space="0" w:color="auto"/>
          </w:divBdr>
        </w:div>
        <w:div w:id="1275094847">
          <w:marLeft w:val="0"/>
          <w:marRight w:val="0"/>
          <w:marTop w:val="0"/>
          <w:marBottom w:val="0"/>
          <w:divBdr>
            <w:top w:val="none" w:sz="0" w:space="0" w:color="auto"/>
            <w:left w:val="none" w:sz="0" w:space="0" w:color="auto"/>
            <w:bottom w:val="none" w:sz="0" w:space="0" w:color="auto"/>
            <w:right w:val="none" w:sz="0" w:space="0" w:color="auto"/>
          </w:divBdr>
        </w:div>
        <w:div w:id="2049528003">
          <w:marLeft w:val="0"/>
          <w:marRight w:val="0"/>
          <w:marTop w:val="0"/>
          <w:marBottom w:val="0"/>
          <w:divBdr>
            <w:top w:val="none" w:sz="0" w:space="0" w:color="auto"/>
            <w:left w:val="none" w:sz="0" w:space="0" w:color="auto"/>
            <w:bottom w:val="none" w:sz="0" w:space="0" w:color="auto"/>
            <w:right w:val="none" w:sz="0" w:space="0" w:color="auto"/>
          </w:divBdr>
        </w:div>
        <w:div w:id="1653677428">
          <w:marLeft w:val="0"/>
          <w:marRight w:val="0"/>
          <w:marTop w:val="0"/>
          <w:marBottom w:val="0"/>
          <w:divBdr>
            <w:top w:val="none" w:sz="0" w:space="0" w:color="auto"/>
            <w:left w:val="none" w:sz="0" w:space="0" w:color="auto"/>
            <w:bottom w:val="none" w:sz="0" w:space="0" w:color="auto"/>
            <w:right w:val="none" w:sz="0" w:space="0" w:color="auto"/>
          </w:divBdr>
        </w:div>
        <w:div w:id="896284025">
          <w:marLeft w:val="0"/>
          <w:marRight w:val="0"/>
          <w:marTop w:val="0"/>
          <w:marBottom w:val="0"/>
          <w:divBdr>
            <w:top w:val="none" w:sz="0" w:space="0" w:color="auto"/>
            <w:left w:val="none" w:sz="0" w:space="0" w:color="auto"/>
            <w:bottom w:val="none" w:sz="0" w:space="0" w:color="auto"/>
            <w:right w:val="none" w:sz="0" w:space="0" w:color="auto"/>
          </w:divBdr>
        </w:div>
        <w:div w:id="1401518275">
          <w:marLeft w:val="0"/>
          <w:marRight w:val="0"/>
          <w:marTop w:val="0"/>
          <w:marBottom w:val="0"/>
          <w:divBdr>
            <w:top w:val="none" w:sz="0" w:space="0" w:color="auto"/>
            <w:left w:val="none" w:sz="0" w:space="0" w:color="auto"/>
            <w:bottom w:val="none" w:sz="0" w:space="0" w:color="auto"/>
            <w:right w:val="none" w:sz="0" w:space="0" w:color="auto"/>
          </w:divBdr>
        </w:div>
        <w:div w:id="807667451">
          <w:marLeft w:val="0"/>
          <w:marRight w:val="0"/>
          <w:marTop w:val="0"/>
          <w:marBottom w:val="0"/>
          <w:divBdr>
            <w:top w:val="none" w:sz="0" w:space="0" w:color="auto"/>
            <w:left w:val="none" w:sz="0" w:space="0" w:color="auto"/>
            <w:bottom w:val="none" w:sz="0" w:space="0" w:color="auto"/>
            <w:right w:val="none" w:sz="0" w:space="0" w:color="auto"/>
          </w:divBdr>
        </w:div>
        <w:div w:id="1458330712">
          <w:marLeft w:val="0"/>
          <w:marRight w:val="0"/>
          <w:marTop w:val="0"/>
          <w:marBottom w:val="0"/>
          <w:divBdr>
            <w:top w:val="none" w:sz="0" w:space="0" w:color="auto"/>
            <w:left w:val="none" w:sz="0" w:space="0" w:color="auto"/>
            <w:bottom w:val="none" w:sz="0" w:space="0" w:color="auto"/>
            <w:right w:val="none" w:sz="0" w:space="0" w:color="auto"/>
          </w:divBdr>
        </w:div>
        <w:div w:id="1051541673">
          <w:marLeft w:val="0"/>
          <w:marRight w:val="0"/>
          <w:marTop w:val="0"/>
          <w:marBottom w:val="0"/>
          <w:divBdr>
            <w:top w:val="none" w:sz="0" w:space="0" w:color="auto"/>
            <w:left w:val="none" w:sz="0" w:space="0" w:color="auto"/>
            <w:bottom w:val="none" w:sz="0" w:space="0" w:color="auto"/>
            <w:right w:val="none" w:sz="0" w:space="0" w:color="auto"/>
          </w:divBdr>
        </w:div>
        <w:div w:id="1434326512">
          <w:marLeft w:val="0"/>
          <w:marRight w:val="0"/>
          <w:marTop w:val="0"/>
          <w:marBottom w:val="0"/>
          <w:divBdr>
            <w:top w:val="none" w:sz="0" w:space="0" w:color="auto"/>
            <w:left w:val="none" w:sz="0" w:space="0" w:color="auto"/>
            <w:bottom w:val="none" w:sz="0" w:space="0" w:color="auto"/>
            <w:right w:val="none" w:sz="0" w:space="0" w:color="auto"/>
          </w:divBdr>
        </w:div>
        <w:div w:id="1022826710">
          <w:marLeft w:val="0"/>
          <w:marRight w:val="0"/>
          <w:marTop w:val="0"/>
          <w:marBottom w:val="0"/>
          <w:divBdr>
            <w:top w:val="none" w:sz="0" w:space="0" w:color="auto"/>
            <w:left w:val="none" w:sz="0" w:space="0" w:color="auto"/>
            <w:bottom w:val="none" w:sz="0" w:space="0" w:color="auto"/>
            <w:right w:val="none" w:sz="0" w:space="0" w:color="auto"/>
          </w:divBdr>
        </w:div>
        <w:div w:id="1850558555">
          <w:marLeft w:val="0"/>
          <w:marRight w:val="0"/>
          <w:marTop w:val="0"/>
          <w:marBottom w:val="0"/>
          <w:divBdr>
            <w:top w:val="none" w:sz="0" w:space="0" w:color="auto"/>
            <w:left w:val="none" w:sz="0" w:space="0" w:color="auto"/>
            <w:bottom w:val="none" w:sz="0" w:space="0" w:color="auto"/>
            <w:right w:val="none" w:sz="0" w:space="0" w:color="auto"/>
          </w:divBdr>
        </w:div>
        <w:div w:id="808590318">
          <w:marLeft w:val="0"/>
          <w:marRight w:val="0"/>
          <w:marTop w:val="0"/>
          <w:marBottom w:val="0"/>
          <w:divBdr>
            <w:top w:val="none" w:sz="0" w:space="0" w:color="auto"/>
            <w:left w:val="none" w:sz="0" w:space="0" w:color="auto"/>
            <w:bottom w:val="none" w:sz="0" w:space="0" w:color="auto"/>
            <w:right w:val="none" w:sz="0" w:space="0" w:color="auto"/>
          </w:divBdr>
        </w:div>
        <w:div w:id="1274750001">
          <w:marLeft w:val="0"/>
          <w:marRight w:val="0"/>
          <w:marTop w:val="0"/>
          <w:marBottom w:val="0"/>
          <w:divBdr>
            <w:top w:val="none" w:sz="0" w:space="0" w:color="auto"/>
            <w:left w:val="none" w:sz="0" w:space="0" w:color="auto"/>
            <w:bottom w:val="none" w:sz="0" w:space="0" w:color="auto"/>
            <w:right w:val="none" w:sz="0" w:space="0" w:color="auto"/>
          </w:divBdr>
        </w:div>
      </w:divsChild>
    </w:div>
    <w:div w:id="433551686">
      <w:bodyDiv w:val="1"/>
      <w:marLeft w:val="0"/>
      <w:marRight w:val="0"/>
      <w:marTop w:val="0"/>
      <w:marBottom w:val="0"/>
      <w:divBdr>
        <w:top w:val="none" w:sz="0" w:space="0" w:color="auto"/>
        <w:left w:val="none" w:sz="0" w:space="0" w:color="auto"/>
        <w:bottom w:val="none" w:sz="0" w:space="0" w:color="auto"/>
        <w:right w:val="none" w:sz="0" w:space="0" w:color="auto"/>
      </w:divBdr>
    </w:div>
    <w:div w:id="489636868">
      <w:bodyDiv w:val="1"/>
      <w:marLeft w:val="0"/>
      <w:marRight w:val="0"/>
      <w:marTop w:val="0"/>
      <w:marBottom w:val="0"/>
      <w:divBdr>
        <w:top w:val="none" w:sz="0" w:space="0" w:color="auto"/>
        <w:left w:val="none" w:sz="0" w:space="0" w:color="auto"/>
        <w:bottom w:val="none" w:sz="0" w:space="0" w:color="auto"/>
        <w:right w:val="none" w:sz="0" w:space="0" w:color="auto"/>
      </w:divBdr>
      <w:divsChild>
        <w:div w:id="694422110">
          <w:marLeft w:val="0"/>
          <w:marRight w:val="0"/>
          <w:marTop w:val="0"/>
          <w:marBottom w:val="0"/>
          <w:divBdr>
            <w:top w:val="none" w:sz="0" w:space="0" w:color="auto"/>
            <w:left w:val="none" w:sz="0" w:space="0" w:color="auto"/>
            <w:bottom w:val="none" w:sz="0" w:space="0" w:color="auto"/>
            <w:right w:val="none" w:sz="0" w:space="0" w:color="auto"/>
          </w:divBdr>
        </w:div>
        <w:div w:id="456534681">
          <w:marLeft w:val="0"/>
          <w:marRight w:val="0"/>
          <w:marTop w:val="0"/>
          <w:marBottom w:val="0"/>
          <w:divBdr>
            <w:top w:val="none" w:sz="0" w:space="0" w:color="auto"/>
            <w:left w:val="none" w:sz="0" w:space="0" w:color="auto"/>
            <w:bottom w:val="none" w:sz="0" w:space="0" w:color="auto"/>
            <w:right w:val="none" w:sz="0" w:space="0" w:color="auto"/>
          </w:divBdr>
        </w:div>
        <w:div w:id="406420682">
          <w:marLeft w:val="0"/>
          <w:marRight w:val="0"/>
          <w:marTop w:val="0"/>
          <w:marBottom w:val="0"/>
          <w:divBdr>
            <w:top w:val="none" w:sz="0" w:space="0" w:color="auto"/>
            <w:left w:val="none" w:sz="0" w:space="0" w:color="auto"/>
            <w:bottom w:val="none" w:sz="0" w:space="0" w:color="auto"/>
            <w:right w:val="none" w:sz="0" w:space="0" w:color="auto"/>
          </w:divBdr>
        </w:div>
        <w:div w:id="1585532478">
          <w:marLeft w:val="0"/>
          <w:marRight w:val="0"/>
          <w:marTop w:val="0"/>
          <w:marBottom w:val="0"/>
          <w:divBdr>
            <w:top w:val="none" w:sz="0" w:space="0" w:color="auto"/>
            <w:left w:val="none" w:sz="0" w:space="0" w:color="auto"/>
            <w:bottom w:val="none" w:sz="0" w:space="0" w:color="auto"/>
            <w:right w:val="none" w:sz="0" w:space="0" w:color="auto"/>
          </w:divBdr>
        </w:div>
        <w:div w:id="1041590556">
          <w:marLeft w:val="0"/>
          <w:marRight w:val="0"/>
          <w:marTop w:val="0"/>
          <w:marBottom w:val="0"/>
          <w:divBdr>
            <w:top w:val="none" w:sz="0" w:space="0" w:color="auto"/>
            <w:left w:val="none" w:sz="0" w:space="0" w:color="auto"/>
            <w:bottom w:val="none" w:sz="0" w:space="0" w:color="auto"/>
            <w:right w:val="none" w:sz="0" w:space="0" w:color="auto"/>
          </w:divBdr>
        </w:div>
        <w:div w:id="1058013690">
          <w:marLeft w:val="0"/>
          <w:marRight w:val="0"/>
          <w:marTop w:val="0"/>
          <w:marBottom w:val="0"/>
          <w:divBdr>
            <w:top w:val="none" w:sz="0" w:space="0" w:color="auto"/>
            <w:left w:val="none" w:sz="0" w:space="0" w:color="auto"/>
            <w:bottom w:val="none" w:sz="0" w:space="0" w:color="auto"/>
            <w:right w:val="none" w:sz="0" w:space="0" w:color="auto"/>
          </w:divBdr>
        </w:div>
        <w:div w:id="1922568197">
          <w:marLeft w:val="0"/>
          <w:marRight w:val="0"/>
          <w:marTop w:val="0"/>
          <w:marBottom w:val="0"/>
          <w:divBdr>
            <w:top w:val="none" w:sz="0" w:space="0" w:color="auto"/>
            <w:left w:val="none" w:sz="0" w:space="0" w:color="auto"/>
            <w:bottom w:val="none" w:sz="0" w:space="0" w:color="auto"/>
            <w:right w:val="none" w:sz="0" w:space="0" w:color="auto"/>
          </w:divBdr>
        </w:div>
        <w:div w:id="254484040">
          <w:marLeft w:val="0"/>
          <w:marRight w:val="0"/>
          <w:marTop w:val="0"/>
          <w:marBottom w:val="0"/>
          <w:divBdr>
            <w:top w:val="none" w:sz="0" w:space="0" w:color="auto"/>
            <w:left w:val="none" w:sz="0" w:space="0" w:color="auto"/>
            <w:bottom w:val="none" w:sz="0" w:space="0" w:color="auto"/>
            <w:right w:val="none" w:sz="0" w:space="0" w:color="auto"/>
          </w:divBdr>
        </w:div>
        <w:div w:id="1393429127">
          <w:marLeft w:val="0"/>
          <w:marRight w:val="0"/>
          <w:marTop w:val="0"/>
          <w:marBottom w:val="0"/>
          <w:divBdr>
            <w:top w:val="none" w:sz="0" w:space="0" w:color="auto"/>
            <w:left w:val="none" w:sz="0" w:space="0" w:color="auto"/>
            <w:bottom w:val="none" w:sz="0" w:space="0" w:color="auto"/>
            <w:right w:val="none" w:sz="0" w:space="0" w:color="auto"/>
          </w:divBdr>
        </w:div>
        <w:div w:id="1986546137">
          <w:marLeft w:val="0"/>
          <w:marRight w:val="0"/>
          <w:marTop w:val="0"/>
          <w:marBottom w:val="0"/>
          <w:divBdr>
            <w:top w:val="none" w:sz="0" w:space="0" w:color="auto"/>
            <w:left w:val="none" w:sz="0" w:space="0" w:color="auto"/>
            <w:bottom w:val="none" w:sz="0" w:space="0" w:color="auto"/>
            <w:right w:val="none" w:sz="0" w:space="0" w:color="auto"/>
          </w:divBdr>
        </w:div>
        <w:div w:id="107742675">
          <w:marLeft w:val="0"/>
          <w:marRight w:val="0"/>
          <w:marTop w:val="0"/>
          <w:marBottom w:val="0"/>
          <w:divBdr>
            <w:top w:val="none" w:sz="0" w:space="0" w:color="auto"/>
            <w:left w:val="none" w:sz="0" w:space="0" w:color="auto"/>
            <w:bottom w:val="none" w:sz="0" w:space="0" w:color="auto"/>
            <w:right w:val="none" w:sz="0" w:space="0" w:color="auto"/>
          </w:divBdr>
        </w:div>
        <w:div w:id="77989347">
          <w:marLeft w:val="0"/>
          <w:marRight w:val="0"/>
          <w:marTop w:val="0"/>
          <w:marBottom w:val="0"/>
          <w:divBdr>
            <w:top w:val="none" w:sz="0" w:space="0" w:color="auto"/>
            <w:left w:val="none" w:sz="0" w:space="0" w:color="auto"/>
            <w:bottom w:val="none" w:sz="0" w:space="0" w:color="auto"/>
            <w:right w:val="none" w:sz="0" w:space="0" w:color="auto"/>
          </w:divBdr>
        </w:div>
        <w:div w:id="192890282">
          <w:marLeft w:val="0"/>
          <w:marRight w:val="0"/>
          <w:marTop w:val="0"/>
          <w:marBottom w:val="0"/>
          <w:divBdr>
            <w:top w:val="none" w:sz="0" w:space="0" w:color="auto"/>
            <w:left w:val="none" w:sz="0" w:space="0" w:color="auto"/>
            <w:bottom w:val="none" w:sz="0" w:space="0" w:color="auto"/>
            <w:right w:val="none" w:sz="0" w:space="0" w:color="auto"/>
          </w:divBdr>
        </w:div>
        <w:div w:id="29376796">
          <w:marLeft w:val="0"/>
          <w:marRight w:val="0"/>
          <w:marTop w:val="0"/>
          <w:marBottom w:val="0"/>
          <w:divBdr>
            <w:top w:val="none" w:sz="0" w:space="0" w:color="auto"/>
            <w:left w:val="none" w:sz="0" w:space="0" w:color="auto"/>
            <w:bottom w:val="none" w:sz="0" w:space="0" w:color="auto"/>
            <w:right w:val="none" w:sz="0" w:space="0" w:color="auto"/>
          </w:divBdr>
        </w:div>
        <w:div w:id="199516542">
          <w:marLeft w:val="0"/>
          <w:marRight w:val="0"/>
          <w:marTop w:val="0"/>
          <w:marBottom w:val="0"/>
          <w:divBdr>
            <w:top w:val="none" w:sz="0" w:space="0" w:color="auto"/>
            <w:left w:val="none" w:sz="0" w:space="0" w:color="auto"/>
            <w:bottom w:val="none" w:sz="0" w:space="0" w:color="auto"/>
            <w:right w:val="none" w:sz="0" w:space="0" w:color="auto"/>
          </w:divBdr>
        </w:div>
        <w:div w:id="1115364687">
          <w:marLeft w:val="0"/>
          <w:marRight w:val="0"/>
          <w:marTop w:val="0"/>
          <w:marBottom w:val="0"/>
          <w:divBdr>
            <w:top w:val="none" w:sz="0" w:space="0" w:color="auto"/>
            <w:left w:val="none" w:sz="0" w:space="0" w:color="auto"/>
            <w:bottom w:val="none" w:sz="0" w:space="0" w:color="auto"/>
            <w:right w:val="none" w:sz="0" w:space="0" w:color="auto"/>
          </w:divBdr>
        </w:div>
        <w:div w:id="1315373148">
          <w:marLeft w:val="0"/>
          <w:marRight w:val="0"/>
          <w:marTop w:val="0"/>
          <w:marBottom w:val="0"/>
          <w:divBdr>
            <w:top w:val="none" w:sz="0" w:space="0" w:color="auto"/>
            <w:left w:val="none" w:sz="0" w:space="0" w:color="auto"/>
            <w:bottom w:val="none" w:sz="0" w:space="0" w:color="auto"/>
            <w:right w:val="none" w:sz="0" w:space="0" w:color="auto"/>
          </w:divBdr>
        </w:div>
        <w:div w:id="1024360265">
          <w:marLeft w:val="0"/>
          <w:marRight w:val="0"/>
          <w:marTop w:val="0"/>
          <w:marBottom w:val="0"/>
          <w:divBdr>
            <w:top w:val="none" w:sz="0" w:space="0" w:color="auto"/>
            <w:left w:val="none" w:sz="0" w:space="0" w:color="auto"/>
            <w:bottom w:val="none" w:sz="0" w:space="0" w:color="auto"/>
            <w:right w:val="none" w:sz="0" w:space="0" w:color="auto"/>
          </w:divBdr>
        </w:div>
        <w:div w:id="1025516811">
          <w:marLeft w:val="0"/>
          <w:marRight w:val="0"/>
          <w:marTop w:val="0"/>
          <w:marBottom w:val="0"/>
          <w:divBdr>
            <w:top w:val="none" w:sz="0" w:space="0" w:color="auto"/>
            <w:left w:val="none" w:sz="0" w:space="0" w:color="auto"/>
            <w:bottom w:val="none" w:sz="0" w:space="0" w:color="auto"/>
            <w:right w:val="none" w:sz="0" w:space="0" w:color="auto"/>
          </w:divBdr>
        </w:div>
        <w:div w:id="497304714">
          <w:marLeft w:val="0"/>
          <w:marRight w:val="0"/>
          <w:marTop w:val="0"/>
          <w:marBottom w:val="0"/>
          <w:divBdr>
            <w:top w:val="none" w:sz="0" w:space="0" w:color="auto"/>
            <w:left w:val="none" w:sz="0" w:space="0" w:color="auto"/>
            <w:bottom w:val="none" w:sz="0" w:space="0" w:color="auto"/>
            <w:right w:val="none" w:sz="0" w:space="0" w:color="auto"/>
          </w:divBdr>
        </w:div>
        <w:div w:id="1980650889">
          <w:marLeft w:val="0"/>
          <w:marRight w:val="0"/>
          <w:marTop w:val="0"/>
          <w:marBottom w:val="0"/>
          <w:divBdr>
            <w:top w:val="none" w:sz="0" w:space="0" w:color="auto"/>
            <w:left w:val="none" w:sz="0" w:space="0" w:color="auto"/>
            <w:bottom w:val="none" w:sz="0" w:space="0" w:color="auto"/>
            <w:right w:val="none" w:sz="0" w:space="0" w:color="auto"/>
          </w:divBdr>
        </w:div>
        <w:div w:id="1210262648">
          <w:marLeft w:val="0"/>
          <w:marRight w:val="0"/>
          <w:marTop w:val="0"/>
          <w:marBottom w:val="0"/>
          <w:divBdr>
            <w:top w:val="none" w:sz="0" w:space="0" w:color="auto"/>
            <w:left w:val="none" w:sz="0" w:space="0" w:color="auto"/>
            <w:bottom w:val="none" w:sz="0" w:space="0" w:color="auto"/>
            <w:right w:val="none" w:sz="0" w:space="0" w:color="auto"/>
          </w:divBdr>
        </w:div>
        <w:div w:id="1891727138">
          <w:marLeft w:val="0"/>
          <w:marRight w:val="0"/>
          <w:marTop w:val="0"/>
          <w:marBottom w:val="0"/>
          <w:divBdr>
            <w:top w:val="none" w:sz="0" w:space="0" w:color="auto"/>
            <w:left w:val="none" w:sz="0" w:space="0" w:color="auto"/>
            <w:bottom w:val="none" w:sz="0" w:space="0" w:color="auto"/>
            <w:right w:val="none" w:sz="0" w:space="0" w:color="auto"/>
          </w:divBdr>
        </w:div>
        <w:div w:id="350499822">
          <w:marLeft w:val="0"/>
          <w:marRight w:val="0"/>
          <w:marTop w:val="0"/>
          <w:marBottom w:val="0"/>
          <w:divBdr>
            <w:top w:val="none" w:sz="0" w:space="0" w:color="auto"/>
            <w:left w:val="none" w:sz="0" w:space="0" w:color="auto"/>
            <w:bottom w:val="none" w:sz="0" w:space="0" w:color="auto"/>
            <w:right w:val="none" w:sz="0" w:space="0" w:color="auto"/>
          </w:divBdr>
        </w:div>
        <w:div w:id="1297494093">
          <w:marLeft w:val="0"/>
          <w:marRight w:val="0"/>
          <w:marTop w:val="0"/>
          <w:marBottom w:val="0"/>
          <w:divBdr>
            <w:top w:val="none" w:sz="0" w:space="0" w:color="auto"/>
            <w:left w:val="none" w:sz="0" w:space="0" w:color="auto"/>
            <w:bottom w:val="none" w:sz="0" w:space="0" w:color="auto"/>
            <w:right w:val="none" w:sz="0" w:space="0" w:color="auto"/>
          </w:divBdr>
        </w:div>
        <w:div w:id="184102816">
          <w:marLeft w:val="0"/>
          <w:marRight w:val="0"/>
          <w:marTop w:val="0"/>
          <w:marBottom w:val="0"/>
          <w:divBdr>
            <w:top w:val="none" w:sz="0" w:space="0" w:color="auto"/>
            <w:left w:val="none" w:sz="0" w:space="0" w:color="auto"/>
            <w:bottom w:val="none" w:sz="0" w:space="0" w:color="auto"/>
            <w:right w:val="none" w:sz="0" w:space="0" w:color="auto"/>
          </w:divBdr>
        </w:div>
        <w:div w:id="1067604905">
          <w:marLeft w:val="0"/>
          <w:marRight w:val="0"/>
          <w:marTop w:val="0"/>
          <w:marBottom w:val="0"/>
          <w:divBdr>
            <w:top w:val="none" w:sz="0" w:space="0" w:color="auto"/>
            <w:left w:val="none" w:sz="0" w:space="0" w:color="auto"/>
            <w:bottom w:val="none" w:sz="0" w:space="0" w:color="auto"/>
            <w:right w:val="none" w:sz="0" w:space="0" w:color="auto"/>
          </w:divBdr>
        </w:div>
        <w:div w:id="1772161358">
          <w:marLeft w:val="0"/>
          <w:marRight w:val="0"/>
          <w:marTop w:val="0"/>
          <w:marBottom w:val="0"/>
          <w:divBdr>
            <w:top w:val="none" w:sz="0" w:space="0" w:color="auto"/>
            <w:left w:val="none" w:sz="0" w:space="0" w:color="auto"/>
            <w:bottom w:val="none" w:sz="0" w:space="0" w:color="auto"/>
            <w:right w:val="none" w:sz="0" w:space="0" w:color="auto"/>
          </w:divBdr>
        </w:div>
        <w:div w:id="66346848">
          <w:marLeft w:val="0"/>
          <w:marRight w:val="0"/>
          <w:marTop w:val="0"/>
          <w:marBottom w:val="0"/>
          <w:divBdr>
            <w:top w:val="none" w:sz="0" w:space="0" w:color="auto"/>
            <w:left w:val="none" w:sz="0" w:space="0" w:color="auto"/>
            <w:bottom w:val="none" w:sz="0" w:space="0" w:color="auto"/>
            <w:right w:val="none" w:sz="0" w:space="0" w:color="auto"/>
          </w:divBdr>
        </w:div>
        <w:div w:id="41562837">
          <w:marLeft w:val="0"/>
          <w:marRight w:val="0"/>
          <w:marTop w:val="0"/>
          <w:marBottom w:val="0"/>
          <w:divBdr>
            <w:top w:val="none" w:sz="0" w:space="0" w:color="auto"/>
            <w:left w:val="none" w:sz="0" w:space="0" w:color="auto"/>
            <w:bottom w:val="none" w:sz="0" w:space="0" w:color="auto"/>
            <w:right w:val="none" w:sz="0" w:space="0" w:color="auto"/>
          </w:divBdr>
        </w:div>
        <w:div w:id="427241059">
          <w:marLeft w:val="0"/>
          <w:marRight w:val="0"/>
          <w:marTop w:val="0"/>
          <w:marBottom w:val="0"/>
          <w:divBdr>
            <w:top w:val="none" w:sz="0" w:space="0" w:color="auto"/>
            <w:left w:val="none" w:sz="0" w:space="0" w:color="auto"/>
            <w:bottom w:val="none" w:sz="0" w:space="0" w:color="auto"/>
            <w:right w:val="none" w:sz="0" w:space="0" w:color="auto"/>
          </w:divBdr>
        </w:div>
        <w:div w:id="1555920725">
          <w:marLeft w:val="0"/>
          <w:marRight w:val="0"/>
          <w:marTop w:val="0"/>
          <w:marBottom w:val="0"/>
          <w:divBdr>
            <w:top w:val="none" w:sz="0" w:space="0" w:color="auto"/>
            <w:left w:val="none" w:sz="0" w:space="0" w:color="auto"/>
            <w:bottom w:val="none" w:sz="0" w:space="0" w:color="auto"/>
            <w:right w:val="none" w:sz="0" w:space="0" w:color="auto"/>
          </w:divBdr>
        </w:div>
        <w:div w:id="331295964">
          <w:marLeft w:val="0"/>
          <w:marRight w:val="0"/>
          <w:marTop w:val="0"/>
          <w:marBottom w:val="0"/>
          <w:divBdr>
            <w:top w:val="none" w:sz="0" w:space="0" w:color="auto"/>
            <w:left w:val="none" w:sz="0" w:space="0" w:color="auto"/>
            <w:bottom w:val="none" w:sz="0" w:space="0" w:color="auto"/>
            <w:right w:val="none" w:sz="0" w:space="0" w:color="auto"/>
          </w:divBdr>
        </w:div>
        <w:div w:id="146287691">
          <w:marLeft w:val="0"/>
          <w:marRight w:val="0"/>
          <w:marTop w:val="0"/>
          <w:marBottom w:val="0"/>
          <w:divBdr>
            <w:top w:val="none" w:sz="0" w:space="0" w:color="auto"/>
            <w:left w:val="none" w:sz="0" w:space="0" w:color="auto"/>
            <w:bottom w:val="none" w:sz="0" w:space="0" w:color="auto"/>
            <w:right w:val="none" w:sz="0" w:space="0" w:color="auto"/>
          </w:divBdr>
        </w:div>
        <w:div w:id="1445536079">
          <w:marLeft w:val="0"/>
          <w:marRight w:val="0"/>
          <w:marTop w:val="0"/>
          <w:marBottom w:val="0"/>
          <w:divBdr>
            <w:top w:val="none" w:sz="0" w:space="0" w:color="auto"/>
            <w:left w:val="none" w:sz="0" w:space="0" w:color="auto"/>
            <w:bottom w:val="none" w:sz="0" w:space="0" w:color="auto"/>
            <w:right w:val="none" w:sz="0" w:space="0" w:color="auto"/>
          </w:divBdr>
        </w:div>
        <w:div w:id="545021742">
          <w:marLeft w:val="0"/>
          <w:marRight w:val="0"/>
          <w:marTop w:val="0"/>
          <w:marBottom w:val="0"/>
          <w:divBdr>
            <w:top w:val="none" w:sz="0" w:space="0" w:color="auto"/>
            <w:left w:val="none" w:sz="0" w:space="0" w:color="auto"/>
            <w:bottom w:val="none" w:sz="0" w:space="0" w:color="auto"/>
            <w:right w:val="none" w:sz="0" w:space="0" w:color="auto"/>
          </w:divBdr>
        </w:div>
        <w:div w:id="1227112267">
          <w:marLeft w:val="0"/>
          <w:marRight w:val="0"/>
          <w:marTop w:val="0"/>
          <w:marBottom w:val="0"/>
          <w:divBdr>
            <w:top w:val="none" w:sz="0" w:space="0" w:color="auto"/>
            <w:left w:val="none" w:sz="0" w:space="0" w:color="auto"/>
            <w:bottom w:val="none" w:sz="0" w:space="0" w:color="auto"/>
            <w:right w:val="none" w:sz="0" w:space="0" w:color="auto"/>
          </w:divBdr>
        </w:div>
        <w:div w:id="1932203866">
          <w:marLeft w:val="0"/>
          <w:marRight w:val="0"/>
          <w:marTop w:val="0"/>
          <w:marBottom w:val="0"/>
          <w:divBdr>
            <w:top w:val="none" w:sz="0" w:space="0" w:color="auto"/>
            <w:left w:val="none" w:sz="0" w:space="0" w:color="auto"/>
            <w:bottom w:val="none" w:sz="0" w:space="0" w:color="auto"/>
            <w:right w:val="none" w:sz="0" w:space="0" w:color="auto"/>
          </w:divBdr>
        </w:div>
        <w:div w:id="691951507">
          <w:marLeft w:val="0"/>
          <w:marRight w:val="0"/>
          <w:marTop w:val="0"/>
          <w:marBottom w:val="0"/>
          <w:divBdr>
            <w:top w:val="none" w:sz="0" w:space="0" w:color="auto"/>
            <w:left w:val="none" w:sz="0" w:space="0" w:color="auto"/>
            <w:bottom w:val="none" w:sz="0" w:space="0" w:color="auto"/>
            <w:right w:val="none" w:sz="0" w:space="0" w:color="auto"/>
          </w:divBdr>
        </w:div>
        <w:div w:id="1767573966">
          <w:marLeft w:val="0"/>
          <w:marRight w:val="0"/>
          <w:marTop w:val="0"/>
          <w:marBottom w:val="0"/>
          <w:divBdr>
            <w:top w:val="none" w:sz="0" w:space="0" w:color="auto"/>
            <w:left w:val="none" w:sz="0" w:space="0" w:color="auto"/>
            <w:bottom w:val="none" w:sz="0" w:space="0" w:color="auto"/>
            <w:right w:val="none" w:sz="0" w:space="0" w:color="auto"/>
          </w:divBdr>
        </w:div>
      </w:divsChild>
    </w:div>
    <w:div w:id="1086420580">
      <w:bodyDiv w:val="1"/>
      <w:marLeft w:val="0"/>
      <w:marRight w:val="0"/>
      <w:marTop w:val="0"/>
      <w:marBottom w:val="0"/>
      <w:divBdr>
        <w:top w:val="none" w:sz="0" w:space="0" w:color="auto"/>
        <w:left w:val="none" w:sz="0" w:space="0" w:color="auto"/>
        <w:bottom w:val="none" w:sz="0" w:space="0" w:color="auto"/>
        <w:right w:val="none" w:sz="0" w:space="0" w:color="auto"/>
      </w:divBdr>
      <w:divsChild>
        <w:div w:id="636421731">
          <w:marLeft w:val="0"/>
          <w:marRight w:val="0"/>
          <w:marTop w:val="0"/>
          <w:marBottom w:val="0"/>
          <w:divBdr>
            <w:top w:val="none" w:sz="0" w:space="0" w:color="auto"/>
            <w:left w:val="none" w:sz="0" w:space="0" w:color="auto"/>
            <w:bottom w:val="none" w:sz="0" w:space="0" w:color="auto"/>
            <w:right w:val="none" w:sz="0" w:space="0" w:color="auto"/>
          </w:divBdr>
        </w:div>
        <w:div w:id="370809252">
          <w:marLeft w:val="0"/>
          <w:marRight w:val="0"/>
          <w:marTop w:val="0"/>
          <w:marBottom w:val="0"/>
          <w:divBdr>
            <w:top w:val="none" w:sz="0" w:space="0" w:color="auto"/>
            <w:left w:val="none" w:sz="0" w:space="0" w:color="auto"/>
            <w:bottom w:val="none" w:sz="0" w:space="0" w:color="auto"/>
            <w:right w:val="none" w:sz="0" w:space="0" w:color="auto"/>
          </w:divBdr>
        </w:div>
        <w:div w:id="233664901">
          <w:marLeft w:val="0"/>
          <w:marRight w:val="0"/>
          <w:marTop w:val="0"/>
          <w:marBottom w:val="0"/>
          <w:divBdr>
            <w:top w:val="none" w:sz="0" w:space="0" w:color="auto"/>
            <w:left w:val="none" w:sz="0" w:space="0" w:color="auto"/>
            <w:bottom w:val="none" w:sz="0" w:space="0" w:color="auto"/>
            <w:right w:val="none" w:sz="0" w:space="0" w:color="auto"/>
          </w:divBdr>
        </w:div>
        <w:div w:id="695697054">
          <w:marLeft w:val="0"/>
          <w:marRight w:val="0"/>
          <w:marTop w:val="0"/>
          <w:marBottom w:val="0"/>
          <w:divBdr>
            <w:top w:val="none" w:sz="0" w:space="0" w:color="auto"/>
            <w:left w:val="none" w:sz="0" w:space="0" w:color="auto"/>
            <w:bottom w:val="none" w:sz="0" w:space="0" w:color="auto"/>
            <w:right w:val="none" w:sz="0" w:space="0" w:color="auto"/>
          </w:divBdr>
        </w:div>
        <w:div w:id="480849224">
          <w:marLeft w:val="0"/>
          <w:marRight w:val="0"/>
          <w:marTop w:val="0"/>
          <w:marBottom w:val="0"/>
          <w:divBdr>
            <w:top w:val="none" w:sz="0" w:space="0" w:color="auto"/>
            <w:left w:val="none" w:sz="0" w:space="0" w:color="auto"/>
            <w:bottom w:val="none" w:sz="0" w:space="0" w:color="auto"/>
            <w:right w:val="none" w:sz="0" w:space="0" w:color="auto"/>
          </w:divBdr>
        </w:div>
        <w:div w:id="751393403">
          <w:marLeft w:val="0"/>
          <w:marRight w:val="0"/>
          <w:marTop w:val="0"/>
          <w:marBottom w:val="0"/>
          <w:divBdr>
            <w:top w:val="none" w:sz="0" w:space="0" w:color="auto"/>
            <w:left w:val="none" w:sz="0" w:space="0" w:color="auto"/>
            <w:bottom w:val="none" w:sz="0" w:space="0" w:color="auto"/>
            <w:right w:val="none" w:sz="0" w:space="0" w:color="auto"/>
          </w:divBdr>
        </w:div>
        <w:div w:id="197815786">
          <w:marLeft w:val="0"/>
          <w:marRight w:val="0"/>
          <w:marTop w:val="0"/>
          <w:marBottom w:val="0"/>
          <w:divBdr>
            <w:top w:val="none" w:sz="0" w:space="0" w:color="auto"/>
            <w:left w:val="none" w:sz="0" w:space="0" w:color="auto"/>
            <w:bottom w:val="none" w:sz="0" w:space="0" w:color="auto"/>
            <w:right w:val="none" w:sz="0" w:space="0" w:color="auto"/>
          </w:divBdr>
        </w:div>
        <w:div w:id="522133988">
          <w:marLeft w:val="0"/>
          <w:marRight w:val="0"/>
          <w:marTop w:val="0"/>
          <w:marBottom w:val="0"/>
          <w:divBdr>
            <w:top w:val="none" w:sz="0" w:space="0" w:color="auto"/>
            <w:left w:val="none" w:sz="0" w:space="0" w:color="auto"/>
            <w:bottom w:val="none" w:sz="0" w:space="0" w:color="auto"/>
            <w:right w:val="none" w:sz="0" w:space="0" w:color="auto"/>
          </w:divBdr>
        </w:div>
        <w:div w:id="1157261679">
          <w:marLeft w:val="0"/>
          <w:marRight w:val="0"/>
          <w:marTop w:val="0"/>
          <w:marBottom w:val="0"/>
          <w:divBdr>
            <w:top w:val="none" w:sz="0" w:space="0" w:color="auto"/>
            <w:left w:val="none" w:sz="0" w:space="0" w:color="auto"/>
            <w:bottom w:val="none" w:sz="0" w:space="0" w:color="auto"/>
            <w:right w:val="none" w:sz="0" w:space="0" w:color="auto"/>
          </w:divBdr>
        </w:div>
        <w:div w:id="1829587484">
          <w:marLeft w:val="0"/>
          <w:marRight w:val="0"/>
          <w:marTop w:val="0"/>
          <w:marBottom w:val="0"/>
          <w:divBdr>
            <w:top w:val="none" w:sz="0" w:space="0" w:color="auto"/>
            <w:left w:val="none" w:sz="0" w:space="0" w:color="auto"/>
            <w:bottom w:val="none" w:sz="0" w:space="0" w:color="auto"/>
            <w:right w:val="none" w:sz="0" w:space="0" w:color="auto"/>
          </w:divBdr>
        </w:div>
        <w:div w:id="18628665">
          <w:marLeft w:val="0"/>
          <w:marRight w:val="0"/>
          <w:marTop w:val="0"/>
          <w:marBottom w:val="0"/>
          <w:divBdr>
            <w:top w:val="none" w:sz="0" w:space="0" w:color="auto"/>
            <w:left w:val="none" w:sz="0" w:space="0" w:color="auto"/>
            <w:bottom w:val="none" w:sz="0" w:space="0" w:color="auto"/>
            <w:right w:val="none" w:sz="0" w:space="0" w:color="auto"/>
          </w:divBdr>
        </w:div>
        <w:div w:id="1871988488">
          <w:marLeft w:val="0"/>
          <w:marRight w:val="0"/>
          <w:marTop w:val="0"/>
          <w:marBottom w:val="0"/>
          <w:divBdr>
            <w:top w:val="none" w:sz="0" w:space="0" w:color="auto"/>
            <w:left w:val="none" w:sz="0" w:space="0" w:color="auto"/>
            <w:bottom w:val="none" w:sz="0" w:space="0" w:color="auto"/>
            <w:right w:val="none" w:sz="0" w:space="0" w:color="auto"/>
          </w:divBdr>
        </w:div>
        <w:div w:id="621688953">
          <w:marLeft w:val="0"/>
          <w:marRight w:val="0"/>
          <w:marTop w:val="0"/>
          <w:marBottom w:val="0"/>
          <w:divBdr>
            <w:top w:val="none" w:sz="0" w:space="0" w:color="auto"/>
            <w:left w:val="none" w:sz="0" w:space="0" w:color="auto"/>
            <w:bottom w:val="none" w:sz="0" w:space="0" w:color="auto"/>
            <w:right w:val="none" w:sz="0" w:space="0" w:color="auto"/>
          </w:divBdr>
        </w:div>
        <w:div w:id="931738156">
          <w:marLeft w:val="0"/>
          <w:marRight w:val="0"/>
          <w:marTop w:val="0"/>
          <w:marBottom w:val="0"/>
          <w:divBdr>
            <w:top w:val="none" w:sz="0" w:space="0" w:color="auto"/>
            <w:left w:val="none" w:sz="0" w:space="0" w:color="auto"/>
            <w:bottom w:val="none" w:sz="0" w:space="0" w:color="auto"/>
            <w:right w:val="none" w:sz="0" w:space="0" w:color="auto"/>
          </w:divBdr>
        </w:div>
        <w:div w:id="1403453739">
          <w:marLeft w:val="0"/>
          <w:marRight w:val="0"/>
          <w:marTop w:val="0"/>
          <w:marBottom w:val="0"/>
          <w:divBdr>
            <w:top w:val="none" w:sz="0" w:space="0" w:color="auto"/>
            <w:left w:val="none" w:sz="0" w:space="0" w:color="auto"/>
            <w:bottom w:val="none" w:sz="0" w:space="0" w:color="auto"/>
            <w:right w:val="none" w:sz="0" w:space="0" w:color="auto"/>
          </w:divBdr>
        </w:div>
        <w:div w:id="1504397977">
          <w:marLeft w:val="0"/>
          <w:marRight w:val="0"/>
          <w:marTop w:val="0"/>
          <w:marBottom w:val="0"/>
          <w:divBdr>
            <w:top w:val="none" w:sz="0" w:space="0" w:color="auto"/>
            <w:left w:val="none" w:sz="0" w:space="0" w:color="auto"/>
            <w:bottom w:val="none" w:sz="0" w:space="0" w:color="auto"/>
            <w:right w:val="none" w:sz="0" w:space="0" w:color="auto"/>
          </w:divBdr>
        </w:div>
        <w:div w:id="1395931349">
          <w:marLeft w:val="0"/>
          <w:marRight w:val="0"/>
          <w:marTop w:val="0"/>
          <w:marBottom w:val="0"/>
          <w:divBdr>
            <w:top w:val="none" w:sz="0" w:space="0" w:color="auto"/>
            <w:left w:val="none" w:sz="0" w:space="0" w:color="auto"/>
            <w:bottom w:val="none" w:sz="0" w:space="0" w:color="auto"/>
            <w:right w:val="none" w:sz="0" w:space="0" w:color="auto"/>
          </w:divBdr>
        </w:div>
        <w:div w:id="1211334416">
          <w:marLeft w:val="0"/>
          <w:marRight w:val="0"/>
          <w:marTop w:val="0"/>
          <w:marBottom w:val="0"/>
          <w:divBdr>
            <w:top w:val="none" w:sz="0" w:space="0" w:color="auto"/>
            <w:left w:val="none" w:sz="0" w:space="0" w:color="auto"/>
            <w:bottom w:val="none" w:sz="0" w:space="0" w:color="auto"/>
            <w:right w:val="none" w:sz="0" w:space="0" w:color="auto"/>
          </w:divBdr>
        </w:div>
        <w:div w:id="961183121">
          <w:marLeft w:val="0"/>
          <w:marRight w:val="0"/>
          <w:marTop w:val="0"/>
          <w:marBottom w:val="0"/>
          <w:divBdr>
            <w:top w:val="none" w:sz="0" w:space="0" w:color="auto"/>
            <w:left w:val="none" w:sz="0" w:space="0" w:color="auto"/>
            <w:bottom w:val="none" w:sz="0" w:space="0" w:color="auto"/>
            <w:right w:val="none" w:sz="0" w:space="0" w:color="auto"/>
          </w:divBdr>
        </w:div>
        <w:div w:id="1220049949">
          <w:marLeft w:val="0"/>
          <w:marRight w:val="0"/>
          <w:marTop w:val="0"/>
          <w:marBottom w:val="0"/>
          <w:divBdr>
            <w:top w:val="none" w:sz="0" w:space="0" w:color="auto"/>
            <w:left w:val="none" w:sz="0" w:space="0" w:color="auto"/>
            <w:bottom w:val="none" w:sz="0" w:space="0" w:color="auto"/>
            <w:right w:val="none" w:sz="0" w:space="0" w:color="auto"/>
          </w:divBdr>
        </w:div>
        <w:div w:id="1879926558">
          <w:marLeft w:val="0"/>
          <w:marRight w:val="0"/>
          <w:marTop w:val="0"/>
          <w:marBottom w:val="0"/>
          <w:divBdr>
            <w:top w:val="none" w:sz="0" w:space="0" w:color="auto"/>
            <w:left w:val="none" w:sz="0" w:space="0" w:color="auto"/>
            <w:bottom w:val="none" w:sz="0" w:space="0" w:color="auto"/>
            <w:right w:val="none" w:sz="0" w:space="0" w:color="auto"/>
          </w:divBdr>
        </w:div>
        <w:div w:id="194663902">
          <w:marLeft w:val="0"/>
          <w:marRight w:val="0"/>
          <w:marTop w:val="0"/>
          <w:marBottom w:val="0"/>
          <w:divBdr>
            <w:top w:val="none" w:sz="0" w:space="0" w:color="auto"/>
            <w:left w:val="none" w:sz="0" w:space="0" w:color="auto"/>
            <w:bottom w:val="none" w:sz="0" w:space="0" w:color="auto"/>
            <w:right w:val="none" w:sz="0" w:space="0" w:color="auto"/>
          </w:divBdr>
        </w:div>
        <w:div w:id="820580457">
          <w:marLeft w:val="0"/>
          <w:marRight w:val="0"/>
          <w:marTop w:val="0"/>
          <w:marBottom w:val="0"/>
          <w:divBdr>
            <w:top w:val="none" w:sz="0" w:space="0" w:color="auto"/>
            <w:left w:val="none" w:sz="0" w:space="0" w:color="auto"/>
            <w:bottom w:val="none" w:sz="0" w:space="0" w:color="auto"/>
            <w:right w:val="none" w:sz="0" w:space="0" w:color="auto"/>
          </w:divBdr>
        </w:div>
        <w:div w:id="1833062823">
          <w:marLeft w:val="0"/>
          <w:marRight w:val="0"/>
          <w:marTop w:val="0"/>
          <w:marBottom w:val="0"/>
          <w:divBdr>
            <w:top w:val="none" w:sz="0" w:space="0" w:color="auto"/>
            <w:left w:val="none" w:sz="0" w:space="0" w:color="auto"/>
            <w:bottom w:val="none" w:sz="0" w:space="0" w:color="auto"/>
            <w:right w:val="none" w:sz="0" w:space="0" w:color="auto"/>
          </w:divBdr>
        </w:div>
        <w:div w:id="494881655">
          <w:marLeft w:val="0"/>
          <w:marRight w:val="0"/>
          <w:marTop w:val="0"/>
          <w:marBottom w:val="0"/>
          <w:divBdr>
            <w:top w:val="none" w:sz="0" w:space="0" w:color="auto"/>
            <w:left w:val="none" w:sz="0" w:space="0" w:color="auto"/>
            <w:bottom w:val="none" w:sz="0" w:space="0" w:color="auto"/>
            <w:right w:val="none" w:sz="0" w:space="0" w:color="auto"/>
          </w:divBdr>
        </w:div>
        <w:div w:id="803154189">
          <w:marLeft w:val="0"/>
          <w:marRight w:val="0"/>
          <w:marTop w:val="0"/>
          <w:marBottom w:val="0"/>
          <w:divBdr>
            <w:top w:val="none" w:sz="0" w:space="0" w:color="auto"/>
            <w:left w:val="none" w:sz="0" w:space="0" w:color="auto"/>
            <w:bottom w:val="none" w:sz="0" w:space="0" w:color="auto"/>
            <w:right w:val="none" w:sz="0" w:space="0" w:color="auto"/>
          </w:divBdr>
        </w:div>
        <w:div w:id="479806537">
          <w:marLeft w:val="0"/>
          <w:marRight w:val="0"/>
          <w:marTop w:val="0"/>
          <w:marBottom w:val="0"/>
          <w:divBdr>
            <w:top w:val="none" w:sz="0" w:space="0" w:color="auto"/>
            <w:left w:val="none" w:sz="0" w:space="0" w:color="auto"/>
            <w:bottom w:val="none" w:sz="0" w:space="0" w:color="auto"/>
            <w:right w:val="none" w:sz="0" w:space="0" w:color="auto"/>
          </w:divBdr>
        </w:div>
        <w:div w:id="2053992730">
          <w:marLeft w:val="0"/>
          <w:marRight w:val="0"/>
          <w:marTop w:val="0"/>
          <w:marBottom w:val="0"/>
          <w:divBdr>
            <w:top w:val="none" w:sz="0" w:space="0" w:color="auto"/>
            <w:left w:val="none" w:sz="0" w:space="0" w:color="auto"/>
            <w:bottom w:val="none" w:sz="0" w:space="0" w:color="auto"/>
            <w:right w:val="none" w:sz="0" w:space="0" w:color="auto"/>
          </w:divBdr>
        </w:div>
        <w:div w:id="619802367">
          <w:marLeft w:val="0"/>
          <w:marRight w:val="0"/>
          <w:marTop w:val="0"/>
          <w:marBottom w:val="0"/>
          <w:divBdr>
            <w:top w:val="none" w:sz="0" w:space="0" w:color="auto"/>
            <w:left w:val="none" w:sz="0" w:space="0" w:color="auto"/>
            <w:bottom w:val="none" w:sz="0" w:space="0" w:color="auto"/>
            <w:right w:val="none" w:sz="0" w:space="0" w:color="auto"/>
          </w:divBdr>
        </w:div>
        <w:div w:id="1615676169">
          <w:marLeft w:val="0"/>
          <w:marRight w:val="0"/>
          <w:marTop w:val="0"/>
          <w:marBottom w:val="0"/>
          <w:divBdr>
            <w:top w:val="none" w:sz="0" w:space="0" w:color="auto"/>
            <w:left w:val="none" w:sz="0" w:space="0" w:color="auto"/>
            <w:bottom w:val="none" w:sz="0" w:space="0" w:color="auto"/>
            <w:right w:val="none" w:sz="0" w:space="0" w:color="auto"/>
          </w:divBdr>
        </w:div>
        <w:div w:id="1114136656">
          <w:marLeft w:val="0"/>
          <w:marRight w:val="0"/>
          <w:marTop w:val="0"/>
          <w:marBottom w:val="0"/>
          <w:divBdr>
            <w:top w:val="none" w:sz="0" w:space="0" w:color="auto"/>
            <w:left w:val="none" w:sz="0" w:space="0" w:color="auto"/>
            <w:bottom w:val="none" w:sz="0" w:space="0" w:color="auto"/>
            <w:right w:val="none" w:sz="0" w:space="0" w:color="auto"/>
          </w:divBdr>
        </w:div>
        <w:div w:id="1969436209">
          <w:marLeft w:val="0"/>
          <w:marRight w:val="0"/>
          <w:marTop w:val="0"/>
          <w:marBottom w:val="0"/>
          <w:divBdr>
            <w:top w:val="none" w:sz="0" w:space="0" w:color="auto"/>
            <w:left w:val="none" w:sz="0" w:space="0" w:color="auto"/>
            <w:bottom w:val="none" w:sz="0" w:space="0" w:color="auto"/>
            <w:right w:val="none" w:sz="0" w:space="0" w:color="auto"/>
          </w:divBdr>
        </w:div>
        <w:div w:id="344483104">
          <w:marLeft w:val="0"/>
          <w:marRight w:val="0"/>
          <w:marTop w:val="0"/>
          <w:marBottom w:val="0"/>
          <w:divBdr>
            <w:top w:val="none" w:sz="0" w:space="0" w:color="auto"/>
            <w:left w:val="none" w:sz="0" w:space="0" w:color="auto"/>
            <w:bottom w:val="none" w:sz="0" w:space="0" w:color="auto"/>
            <w:right w:val="none" w:sz="0" w:space="0" w:color="auto"/>
          </w:divBdr>
        </w:div>
        <w:div w:id="820728595">
          <w:marLeft w:val="0"/>
          <w:marRight w:val="0"/>
          <w:marTop w:val="0"/>
          <w:marBottom w:val="0"/>
          <w:divBdr>
            <w:top w:val="none" w:sz="0" w:space="0" w:color="auto"/>
            <w:left w:val="none" w:sz="0" w:space="0" w:color="auto"/>
            <w:bottom w:val="none" w:sz="0" w:space="0" w:color="auto"/>
            <w:right w:val="none" w:sz="0" w:space="0" w:color="auto"/>
          </w:divBdr>
        </w:div>
        <w:div w:id="762335095">
          <w:marLeft w:val="0"/>
          <w:marRight w:val="0"/>
          <w:marTop w:val="0"/>
          <w:marBottom w:val="0"/>
          <w:divBdr>
            <w:top w:val="none" w:sz="0" w:space="0" w:color="auto"/>
            <w:left w:val="none" w:sz="0" w:space="0" w:color="auto"/>
            <w:bottom w:val="none" w:sz="0" w:space="0" w:color="auto"/>
            <w:right w:val="none" w:sz="0" w:space="0" w:color="auto"/>
          </w:divBdr>
        </w:div>
        <w:div w:id="1010371669">
          <w:marLeft w:val="0"/>
          <w:marRight w:val="0"/>
          <w:marTop w:val="0"/>
          <w:marBottom w:val="0"/>
          <w:divBdr>
            <w:top w:val="none" w:sz="0" w:space="0" w:color="auto"/>
            <w:left w:val="none" w:sz="0" w:space="0" w:color="auto"/>
            <w:bottom w:val="none" w:sz="0" w:space="0" w:color="auto"/>
            <w:right w:val="none" w:sz="0" w:space="0" w:color="auto"/>
          </w:divBdr>
        </w:div>
        <w:div w:id="1819298688">
          <w:marLeft w:val="0"/>
          <w:marRight w:val="0"/>
          <w:marTop w:val="0"/>
          <w:marBottom w:val="0"/>
          <w:divBdr>
            <w:top w:val="none" w:sz="0" w:space="0" w:color="auto"/>
            <w:left w:val="none" w:sz="0" w:space="0" w:color="auto"/>
            <w:bottom w:val="none" w:sz="0" w:space="0" w:color="auto"/>
            <w:right w:val="none" w:sz="0" w:space="0" w:color="auto"/>
          </w:divBdr>
        </w:div>
        <w:div w:id="1694958113">
          <w:marLeft w:val="0"/>
          <w:marRight w:val="0"/>
          <w:marTop w:val="0"/>
          <w:marBottom w:val="0"/>
          <w:divBdr>
            <w:top w:val="none" w:sz="0" w:space="0" w:color="auto"/>
            <w:left w:val="none" w:sz="0" w:space="0" w:color="auto"/>
            <w:bottom w:val="none" w:sz="0" w:space="0" w:color="auto"/>
            <w:right w:val="none" w:sz="0" w:space="0" w:color="auto"/>
          </w:divBdr>
        </w:div>
        <w:div w:id="179249100">
          <w:marLeft w:val="0"/>
          <w:marRight w:val="0"/>
          <w:marTop w:val="0"/>
          <w:marBottom w:val="0"/>
          <w:divBdr>
            <w:top w:val="none" w:sz="0" w:space="0" w:color="auto"/>
            <w:left w:val="none" w:sz="0" w:space="0" w:color="auto"/>
            <w:bottom w:val="none" w:sz="0" w:space="0" w:color="auto"/>
            <w:right w:val="none" w:sz="0" w:space="0" w:color="auto"/>
          </w:divBdr>
        </w:div>
        <w:div w:id="1478761132">
          <w:marLeft w:val="0"/>
          <w:marRight w:val="0"/>
          <w:marTop w:val="0"/>
          <w:marBottom w:val="0"/>
          <w:divBdr>
            <w:top w:val="none" w:sz="0" w:space="0" w:color="auto"/>
            <w:left w:val="none" w:sz="0" w:space="0" w:color="auto"/>
            <w:bottom w:val="none" w:sz="0" w:space="0" w:color="auto"/>
            <w:right w:val="none" w:sz="0" w:space="0" w:color="auto"/>
          </w:divBdr>
        </w:div>
      </w:divsChild>
    </w:div>
    <w:div w:id="1685205748">
      <w:bodyDiv w:val="1"/>
      <w:marLeft w:val="0"/>
      <w:marRight w:val="0"/>
      <w:marTop w:val="0"/>
      <w:marBottom w:val="0"/>
      <w:divBdr>
        <w:top w:val="none" w:sz="0" w:space="0" w:color="auto"/>
        <w:left w:val="none" w:sz="0" w:space="0" w:color="auto"/>
        <w:bottom w:val="none" w:sz="0" w:space="0" w:color="auto"/>
        <w:right w:val="none" w:sz="0" w:space="0" w:color="auto"/>
      </w:divBdr>
    </w:div>
    <w:div w:id="1757097224">
      <w:bodyDiv w:val="1"/>
      <w:marLeft w:val="0"/>
      <w:marRight w:val="0"/>
      <w:marTop w:val="0"/>
      <w:marBottom w:val="0"/>
      <w:divBdr>
        <w:top w:val="none" w:sz="0" w:space="0" w:color="auto"/>
        <w:left w:val="none" w:sz="0" w:space="0" w:color="auto"/>
        <w:bottom w:val="none" w:sz="0" w:space="0" w:color="auto"/>
        <w:right w:val="none" w:sz="0" w:space="0" w:color="auto"/>
      </w:divBdr>
      <w:divsChild>
        <w:div w:id="339043248">
          <w:marLeft w:val="0"/>
          <w:marRight w:val="0"/>
          <w:marTop w:val="0"/>
          <w:marBottom w:val="0"/>
          <w:divBdr>
            <w:top w:val="none" w:sz="0" w:space="0" w:color="auto"/>
            <w:left w:val="none" w:sz="0" w:space="0" w:color="auto"/>
            <w:bottom w:val="none" w:sz="0" w:space="0" w:color="auto"/>
            <w:right w:val="none" w:sz="0" w:space="0" w:color="auto"/>
          </w:divBdr>
        </w:div>
        <w:div w:id="523859026">
          <w:marLeft w:val="0"/>
          <w:marRight w:val="0"/>
          <w:marTop w:val="0"/>
          <w:marBottom w:val="0"/>
          <w:divBdr>
            <w:top w:val="none" w:sz="0" w:space="0" w:color="auto"/>
            <w:left w:val="none" w:sz="0" w:space="0" w:color="auto"/>
            <w:bottom w:val="none" w:sz="0" w:space="0" w:color="auto"/>
            <w:right w:val="none" w:sz="0" w:space="0" w:color="auto"/>
          </w:divBdr>
        </w:div>
        <w:div w:id="815032528">
          <w:marLeft w:val="0"/>
          <w:marRight w:val="0"/>
          <w:marTop w:val="0"/>
          <w:marBottom w:val="0"/>
          <w:divBdr>
            <w:top w:val="none" w:sz="0" w:space="0" w:color="auto"/>
            <w:left w:val="none" w:sz="0" w:space="0" w:color="auto"/>
            <w:bottom w:val="none" w:sz="0" w:space="0" w:color="auto"/>
            <w:right w:val="none" w:sz="0" w:space="0" w:color="auto"/>
          </w:divBdr>
        </w:div>
        <w:div w:id="1677265614">
          <w:marLeft w:val="0"/>
          <w:marRight w:val="0"/>
          <w:marTop w:val="0"/>
          <w:marBottom w:val="0"/>
          <w:divBdr>
            <w:top w:val="none" w:sz="0" w:space="0" w:color="auto"/>
            <w:left w:val="none" w:sz="0" w:space="0" w:color="auto"/>
            <w:bottom w:val="none" w:sz="0" w:space="0" w:color="auto"/>
            <w:right w:val="none" w:sz="0" w:space="0" w:color="auto"/>
          </w:divBdr>
        </w:div>
        <w:div w:id="108285951">
          <w:marLeft w:val="0"/>
          <w:marRight w:val="0"/>
          <w:marTop w:val="0"/>
          <w:marBottom w:val="0"/>
          <w:divBdr>
            <w:top w:val="none" w:sz="0" w:space="0" w:color="auto"/>
            <w:left w:val="none" w:sz="0" w:space="0" w:color="auto"/>
            <w:bottom w:val="none" w:sz="0" w:space="0" w:color="auto"/>
            <w:right w:val="none" w:sz="0" w:space="0" w:color="auto"/>
          </w:divBdr>
        </w:div>
        <w:div w:id="808520267">
          <w:marLeft w:val="0"/>
          <w:marRight w:val="0"/>
          <w:marTop w:val="0"/>
          <w:marBottom w:val="0"/>
          <w:divBdr>
            <w:top w:val="none" w:sz="0" w:space="0" w:color="auto"/>
            <w:left w:val="none" w:sz="0" w:space="0" w:color="auto"/>
            <w:bottom w:val="none" w:sz="0" w:space="0" w:color="auto"/>
            <w:right w:val="none" w:sz="0" w:space="0" w:color="auto"/>
          </w:divBdr>
        </w:div>
        <w:div w:id="313340451">
          <w:marLeft w:val="0"/>
          <w:marRight w:val="0"/>
          <w:marTop w:val="0"/>
          <w:marBottom w:val="0"/>
          <w:divBdr>
            <w:top w:val="none" w:sz="0" w:space="0" w:color="auto"/>
            <w:left w:val="none" w:sz="0" w:space="0" w:color="auto"/>
            <w:bottom w:val="none" w:sz="0" w:space="0" w:color="auto"/>
            <w:right w:val="none" w:sz="0" w:space="0" w:color="auto"/>
          </w:divBdr>
        </w:div>
        <w:div w:id="184249597">
          <w:marLeft w:val="0"/>
          <w:marRight w:val="0"/>
          <w:marTop w:val="0"/>
          <w:marBottom w:val="0"/>
          <w:divBdr>
            <w:top w:val="none" w:sz="0" w:space="0" w:color="auto"/>
            <w:left w:val="none" w:sz="0" w:space="0" w:color="auto"/>
            <w:bottom w:val="none" w:sz="0" w:space="0" w:color="auto"/>
            <w:right w:val="none" w:sz="0" w:space="0" w:color="auto"/>
          </w:divBdr>
        </w:div>
        <w:div w:id="1353066808">
          <w:marLeft w:val="0"/>
          <w:marRight w:val="0"/>
          <w:marTop w:val="0"/>
          <w:marBottom w:val="0"/>
          <w:divBdr>
            <w:top w:val="none" w:sz="0" w:space="0" w:color="auto"/>
            <w:left w:val="none" w:sz="0" w:space="0" w:color="auto"/>
            <w:bottom w:val="none" w:sz="0" w:space="0" w:color="auto"/>
            <w:right w:val="none" w:sz="0" w:space="0" w:color="auto"/>
          </w:divBdr>
        </w:div>
        <w:div w:id="1795246564">
          <w:marLeft w:val="0"/>
          <w:marRight w:val="0"/>
          <w:marTop w:val="0"/>
          <w:marBottom w:val="0"/>
          <w:divBdr>
            <w:top w:val="none" w:sz="0" w:space="0" w:color="auto"/>
            <w:left w:val="none" w:sz="0" w:space="0" w:color="auto"/>
            <w:bottom w:val="none" w:sz="0" w:space="0" w:color="auto"/>
            <w:right w:val="none" w:sz="0" w:space="0" w:color="auto"/>
          </w:divBdr>
        </w:div>
        <w:div w:id="1942377004">
          <w:marLeft w:val="0"/>
          <w:marRight w:val="0"/>
          <w:marTop w:val="0"/>
          <w:marBottom w:val="0"/>
          <w:divBdr>
            <w:top w:val="none" w:sz="0" w:space="0" w:color="auto"/>
            <w:left w:val="none" w:sz="0" w:space="0" w:color="auto"/>
            <w:bottom w:val="none" w:sz="0" w:space="0" w:color="auto"/>
            <w:right w:val="none" w:sz="0" w:space="0" w:color="auto"/>
          </w:divBdr>
        </w:div>
        <w:div w:id="1204440749">
          <w:marLeft w:val="0"/>
          <w:marRight w:val="0"/>
          <w:marTop w:val="0"/>
          <w:marBottom w:val="0"/>
          <w:divBdr>
            <w:top w:val="none" w:sz="0" w:space="0" w:color="auto"/>
            <w:left w:val="none" w:sz="0" w:space="0" w:color="auto"/>
            <w:bottom w:val="none" w:sz="0" w:space="0" w:color="auto"/>
            <w:right w:val="none" w:sz="0" w:space="0" w:color="auto"/>
          </w:divBdr>
        </w:div>
        <w:div w:id="2140561764">
          <w:marLeft w:val="0"/>
          <w:marRight w:val="0"/>
          <w:marTop w:val="0"/>
          <w:marBottom w:val="0"/>
          <w:divBdr>
            <w:top w:val="none" w:sz="0" w:space="0" w:color="auto"/>
            <w:left w:val="none" w:sz="0" w:space="0" w:color="auto"/>
            <w:bottom w:val="none" w:sz="0" w:space="0" w:color="auto"/>
            <w:right w:val="none" w:sz="0" w:space="0" w:color="auto"/>
          </w:divBdr>
        </w:div>
        <w:div w:id="1013452662">
          <w:marLeft w:val="0"/>
          <w:marRight w:val="0"/>
          <w:marTop w:val="0"/>
          <w:marBottom w:val="0"/>
          <w:divBdr>
            <w:top w:val="none" w:sz="0" w:space="0" w:color="auto"/>
            <w:left w:val="none" w:sz="0" w:space="0" w:color="auto"/>
            <w:bottom w:val="none" w:sz="0" w:space="0" w:color="auto"/>
            <w:right w:val="none" w:sz="0" w:space="0" w:color="auto"/>
          </w:divBdr>
        </w:div>
        <w:div w:id="1530756306">
          <w:marLeft w:val="0"/>
          <w:marRight w:val="0"/>
          <w:marTop w:val="0"/>
          <w:marBottom w:val="0"/>
          <w:divBdr>
            <w:top w:val="none" w:sz="0" w:space="0" w:color="auto"/>
            <w:left w:val="none" w:sz="0" w:space="0" w:color="auto"/>
            <w:bottom w:val="none" w:sz="0" w:space="0" w:color="auto"/>
            <w:right w:val="none" w:sz="0" w:space="0" w:color="auto"/>
          </w:divBdr>
        </w:div>
        <w:div w:id="1985233941">
          <w:marLeft w:val="0"/>
          <w:marRight w:val="0"/>
          <w:marTop w:val="0"/>
          <w:marBottom w:val="0"/>
          <w:divBdr>
            <w:top w:val="none" w:sz="0" w:space="0" w:color="auto"/>
            <w:left w:val="none" w:sz="0" w:space="0" w:color="auto"/>
            <w:bottom w:val="none" w:sz="0" w:space="0" w:color="auto"/>
            <w:right w:val="none" w:sz="0" w:space="0" w:color="auto"/>
          </w:divBdr>
        </w:div>
        <w:div w:id="780149379">
          <w:marLeft w:val="0"/>
          <w:marRight w:val="0"/>
          <w:marTop w:val="0"/>
          <w:marBottom w:val="0"/>
          <w:divBdr>
            <w:top w:val="none" w:sz="0" w:space="0" w:color="auto"/>
            <w:left w:val="none" w:sz="0" w:space="0" w:color="auto"/>
            <w:bottom w:val="none" w:sz="0" w:space="0" w:color="auto"/>
            <w:right w:val="none" w:sz="0" w:space="0" w:color="auto"/>
          </w:divBdr>
        </w:div>
        <w:div w:id="15543588">
          <w:marLeft w:val="0"/>
          <w:marRight w:val="0"/>
          <w:marTop w:val="0"/>
          <w:marBottom w:val="0"/>
          <w:divBdr>
            <w:top w:val="none" w:sz="0" w:space="0" w:color="auto"/>
            <w:left w:val="none" w:sz="0" w:space="0" w:color="auto"/>
            <w:bottom w:val="none" w:sz="0" w:space="0" w:color="auto"/>
            <w:right w:val="none" w:sz="0" w:space="0" w:color="auto"/>
          </w:divBdr>
        </w:div>
        <w:div w:id="1408108446">
          <w:marLeft w:val="0"/>
          <w:marRight w:val="0"/>
          <w:marTop w:val="0"/>
          <w:marBottom w:val="0"/>
          <w:divBdr>
            <w:top w:val="none" w:sz="0" w:space="0" w:color="auto"/>
            <w:left w:val="none" w:sz="0" w:space="0" w:color="auto"/>
            <w:bottom w:val="none" w:sz="0" w:space="0" w:color="auto"/>
            <w:right w:val="none" w:sz="0" w:space="0" w:color="auto"/>
          </w:divBdr>
        </w:div>
        <w:div w:id="909729275">
          <w:marLeft w:val="0"/>
          <w:marRight w:val="0"/>
          <w:marTop w:val="0"/>
          <w:marBottom w:val="0"/>
          <w:divBdr>
            <w:top w:val="none" w:sz="0" w:space="0" w:color="auto"/>
            <w:left w:val="none" w:sz="0" w:space="0" w:color="auto"/>
            <w:bottom w:val="none" w:sz="0" w:space="0" w:color="auto"/>
            <w:right w:val="none" w:sz="0" w:space="0" w:color="auto"/>
          </w:divBdr>
        </w:div>
        <w:div w:id="43678683">
          <w:marLeft w:val="0"/>
          <w:marRight w:val="0"/>
          <w:marTop w:val="0"/>
          <w:marBottom w:val="0"/>
          <w:divBdr>
            <w:top w:val="none" w:sz="0" w:space="0" w:color="auto"/>
            <w:left w:val="none" w:sz="0" w:space="0" w:color="auto"/>
            <w:bottom w:val="none" w:sz="0" w:space="0" w:color="auto"/>
            <w:right w:val="none" w:sz="0" w:space="0" w:color="auto"/>
          </w:divBdr>
        </w:div>
        <w:div w:id="1971547706">
          <w:marLeft w:val="0"/>
          <w:marRight w:val="0"/>
          <w:marTop w:val="0"/>
          <w:marBottom w:val="0"/>
          <w:divBdr>
            <w:top w:val="none" w:sz="0" w:space="0" w:color="auto"/>
            <w:left w:val="none" w:sz="0" w:space="0" w:color="auto"/>
            <w:bottom w:val="none" w:sz="0" w:space="0" w:color="auto"/>
            <w:right w:val="none" w:sz="0" w:space="0" w:color="auto"/>
          </w:divBdr>
        </w:div>
        <w:div w:id="1562868201">
          <w:marLeft w:val="0"/>
          <w:marRight w:val="0"/>
          <w:marTop w:val="0"/>
          <w:marBottom w:val="0"/>
          <w:divBdr>
            <w:top w:val="none" w:sz="0" w:space="0" w:color="auto"/>
            <w:left w:val="none" w:sz="0" w:space="0" w:color="auto"/>
            <w:bottom w:val="none" w:sz="0" w:space="0" w:color="auto"/>
            <w:right w:val="none" w:sz="0" w:space="0" w:color="auto"/>
          </w:divBdr>
        </w:div>
        <w:div w:id="1331180557">
          <w:marLeft w:val="0"/>
          <w:marRight w:val="0"/>
          <w:marTop w:val="0"/>
          <w:marBottom w:val="0"/>
          <w:divBdr>
            <w:top w:val="none" w:sz="0" w:space="0" w:color="auto"/>
            <w:left w:val="none" w:sz="0" w:space="0" w:color="auto"/>
            <w:bottom w:val="none" w:sz="0" w:space="0" w:color="auto"/>
            <w:right w:val="none" w:sz="0" w:space="0" w:color="auto"/>
          </w:divBdr>
        </w:div>
        <w:div w:id="1909609931">
          <w:marLeft w:val="0"/>
          <w:marRight w:val="0"/>
          <w:marTop w:val="0"/>
          <w:marBottom w:val="0"/>
          <w:divBdr>
            <w:top w:val="none" w:sz="0" w:space="0" w:color="auto"/>
            <w:left w:val="none" w:sz="0" w:space="0" w:color="auto"/>
            <w:bottom w:val="none" w:sz="0" w:space="0" w:color="auto"/>
            <w:right w:val="none" w:sz="0" w:space="0" w:color="auto"/>
          </w:divBdr>
        </w:div>
        <w:div w:id="1658411310">
          <w:marLeft w:val="0"/>
          <w:marRight w:val="0"/>
          <w:marTop w:val="0"/>
          <w:marBottom w:val="0"/>
          <w:divBdr>
            <w:top w:val="none" w:sz="0" w:space="0" w:color="auto"/>
            <w:left w:val="none" w:sz="0" w:space="0" w:color="auto"/>
            <w:bottom w:val="none" w:sz="0" w:space="0" w:color="auto"/>
            <w:right w:val="none" w:sz="0" w:space="0" w:color="auto"/>
          </w:divBdr>
        </w:div>
        <w:div w:id="834296959">
          <w:marLeft w:val="0"/>
          <w:marRight w:val="0"/>
          <w:marTop w:val="0"/>
          <w:marBottom w:val="0"/>
          <w:divBdr>
            <w:top w:val="none" w:sz="0" w:space="0" w:color="auto"/>
            <w:left w:val="none" w:sz="0" w:space="0" w:color="auto"/>
            <w:bottom w:val="none" w:sz="0" w:space="0" w:color="auto"/>
            <w:right w:val="none" w:sz="0" w:space="0" w:color="auto"/>
          </w:divBdr>
        </w:div>
        <w:div w:id="2096393583">
          <w:marLeft w:val="0"/>
          <w:marRight w:val="0"/>
          <w:marTop w:val="0"/>
          <w:marBottom w:val="0"/>
          <w:divBdr>
            <w:top w:val="none" w:sz="0" w:space="0" w:color="auto"/>
            <w:left w:val="none" w:sz="0" w:space="0" w:color="auto"/>
            <w:bottom w:val="none" w:sz="0" w:space="0" w:color="auto"/>
            <w:right w:val="none" w:sz="0" w:space="0" w:color="auto"/>
          </w:divBdr>
        </w:div>
        <w:div w:id="1853370262">
          <w:marLeft w:val="0"/>
          <w:marRight w:val="0"/>
          <w:marTop w:val="0"/>
          <w:marBottom w:val="0"/>
          <w:divBdr>
            <w:top w:val="none" w:sz="0" w:space="0" w:color="auto"/>
            <w:left w:val="none" w:sz="0" w:space="0" w:color="auto"/>
            <w:bottom w:val="none" w:sz="0" w:space="0" w:color="auto"/>
            <w:right w:val="none" w:sz="0" w:space="0" w:color="auto"/>
          </w:divBdr>
        </w:div>
        <w:div w:id="424107590">
          <w:marLeft w:val="0"/>
          <w:marRight w:val="0"/>
          <w:marTop w:val="0"/>
          <w:marBottom w:val="0"/>
          <w:divBdr>
            <w:top w:val="none" w:sz="0" w:space="0" w:color="auto"/>
            <w:left w:val="none" w:sz="0" w:space="0" w:color="auto"/>
            <w:bottom w:val="none" w:sz="0" w:space="0" w:color="auto"/>
            <w:right w:val="none" w:sz="0" w:space="0" w:color="auto"/>
          </w:divBdr>
        </w:div>
        <w:div w:id="535892287">
          <w:marLeft w:val="0"/>
          <w:marRight w:val="0"/>
          <w:marTop w:val="0"/>
          <w:marBottom w:val="0"/>
          <w:divBdr>
            <w:top w:val="none" w:sz="0" w:space="0" w:color="auto"/>
            <w:left w:val="none" w:sz="0" w:space="0" w:color="auto"/>
            <w:bottom w:val="none" w:sz="0" w:space="0" w:color="auto"/>
            <w:right w:val="none" w:sz="0" w:space="0" w:color="auto"/>
          </w:divBdr>
        </w:div>
        <w:div w:id="732119586">
          <w:marLeft w:val="0"/>
          <w:marRight w:val="0"/>
          <w:marTop w:val="0"/>
          <w:marBottom w:val="0"/>
          <w:divBdr>
            <w:top w:val="none" w:sz="0" w:space="0" w:color="auto"/>
            <w:left w:val="none" w:sz="0" w:space="0" w:color="auto"/>
            <w:bottom w:val="none" w:sz="0" w:space="0" w:color="auto"/>
            <w:right w:val="none" w:sz="0" w:space="0" w:color="auto"/>
          </w:divBdr>
        </w:div>
        <w:div w:id="1604917309">
          <w:marLeft w:val="0"/>
          <w:marRight w:val="0"/>
          <w:marTop w:val="0"/>
          <w:marBottom w:val="0"/>
          <w:divBdr>
            <w:top w:val="none" w:sz="0" w:space="0" w:color="auto"/>
            <w:left w:val="none" w:sz="0" w:space="0" w:color="auto"/>
            <w:bottom w:val="none" w:sz="0" w:space="0" w:color="auto"/>
            <w:right w:val="none" w:sz="0" w:space="0" w:color="auto"/>
          </w:divBdr>
        </w:div>
        <w:div w:id="1935278670">
          <w:marLeft w:val="0"/>
          <w:marRight w:val="0"/>
          <w:marTop w:val="0"/>
          <w:marBottom w:val="0"/>
          <w:divBdr>
            <w:top w:val="none" w:sz="0" w:space="0" w:color="auto"/>
            <w:left w:val="none" w:sz="0" w:space="0" w:color="auto"/>
            <w:bottom w:val="none" w:sz="0" w:space="0" w:color="auto"/>
            <w:right w:val="none" w:sz="0" w:space="0" w:color="auto"/>
          </w:divBdr>
        </w:div>
        <w:div w:id="39792345">
          <w:marLeft w:val="0"/>
          <w:marRight w:val="0"/>
          <w:marTop w:val="0"/>
          <w:marBottom w:val="0"/>
          <w:divBdr>
            <w:top w:val="none" w:sz="0" w:space="0" w:color="auto"/>
            <w:left w:val="none" w:sz="0" w:space="0" w:color="auto"/>
            <w:bottom w:val="none" w:sz="0" w:space="0" w:color="auto"/>
            <w:right w:val="none" w:sz="0" w:space="0" w:color="auto"/>
          </w:divBdr>
        </w:div>
        <w:div w:id="1475635401">
          <w:marLeft w:val="0"/>
          <w:marRight w:val="0"/>
          <w:marTop w:val="0"/>
          <w:marBottom w:val="0"/>
          <w:divBdr>
            <w:top w:val="none" w:sz="0" w:space="0" w:color="auto"/>
            <w:left w:val="none" w:sz="0" w:space="0" w:color="auto"/>
            <w:bottom w:val="none" w:sz="0" w:space="0" w:color="auto"/>
            <w:right w:val="none" w:sz="0" w:space="0" w:color="auto"/>
          </w:divBdr>
        </w:div>
        <w:div w:id="1635333455">
          <w:marLeft w:val="0"/>
          <w:marRight w:val="0"/>
          <w:marTop w:val="0"/>
          <w:marBottom w:val="0"/>
          <w:divBdr>
            <w:top w:val="none" w:sz="0" w:space="0" w:color="auto"/>
            <w:left w:val="none" w:sz="0" w:space="0" w:color="auto"/>
            <w:bottom w:val="none" w:sz="0" w:space="0" w:color="auto"/>
            <w:right w:val="none" w:sz="0" w:space="0" w:color="auto"/>
          </w:divBdr>
        </w:div>
        <w:div w:id="1715931034">
          <w:marLeft w:val="0"/>
          <w:marRight w:val="0"/>
          <w:marTop w:val="0"/>
          <w:marBottom w:val="0"/>
          <w:divBdr>
            <w:top w:val="none" w:sz="0" w:space="0" w:color="auto"/>
            <w:left w:val="none" w:sz="0" w:space="0" w:color="auto"/>
            <w:bottom w:val="none" w:sz="0" w:space="0" w:color="auto"/>
            <w:right w:val="none" w:sz="0" w:space="0" w:color="auto"/>
          </w:divBdr>
        </w:div>
        <w:div w:id="563176953">
          <w:marLeft w:val="0"/>
          <w:marRight w:val="0"/>
          <w:marTop w:val="0"/>
          <w:marBottom w:val="0"/>
          <w:divBdr>
            <w:top w:val="none" w:sz="0" w:space="0" w:color="auto"/>
            <w:left w:val="none" w:sz="0" w:space="0" w:color="auto"/>
            <w:bottom w:val="none" w:sz="0" w:space="0" w:color="auto"/>
            <w:right w:val="none" w:sz="0" w:space="0" w:color="auto"/>
          </w:divBdr>
        </w:div>
        <w:div w:id="3203516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3A6A90-A076-4B5E-866B-0B878AAF0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1401</Words>
  <Characters>7872</Characters>
  <Application>Microsoft Office Word</Application>
  <DocSecurity>0</DocSecurity>
  <Lines>172</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9</cp:revision>
  <dcterms:created xsi:type="dcterms:W3CDTF">2025-02-27T15:51:00Z</dcterms:created>
  <dcterms:modified xsi:type="dcterms:W3CDTF">2025-02-27T19:07:00Z</dcterms:modified>
</cp:coreProperties>
</file>