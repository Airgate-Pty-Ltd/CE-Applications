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38AD5" w14:textId="77777777" w:rsidR="002B5400" w:rsidRPr="003F50C2" w:rsidRDefault="002B5400" w:rsidP="009265A2">
      <w:pPr>
        <w:pStyle w:val="Heading1"/>
        <w:spacing w:before="100" w:beforeAutospacing="1" w:after="100" w:afterAutospacing="1" w:line="240" w:lineRule="auto"/>
        <w:rPr>
          <w:color w:val="000000" w:themeColor="text1"/>
          <w:sz w:val="22"/>
          <w:szCs w:val="22"/>
        </w:rPr>
      </w:pPr>
    </w:p>
    <w:p w14:paraId="2C84CA50" w14:textId="77777777" w:rsidR="002B5400" w:rsidRPr="003F50C2" w:rsidRDefault="002B5400" w:rsidP="003F50C2">
      <w:pPr>
        <w:pStyle w:val="Heading3"/>
        <w:rPr>
          <w:rFonts w:cs="Calibri"/>
          <w:sz w:val="24"/>
          <w:szCs w:val="24"/>
        </w:rPr>
      </w:pPr>
      <w:bookmarkStart w:id="0" w:name="_Toc194999708"/>
      <w:r w:rsidRPr="003F50C2">
        <w:rPr>
          <w:rFonts w:cs="Calibri"/>
          <w:sz w:val="24"/>
          <w:szCs w:val="24"/>
        </w:rPr>
        <w:t>Approvals</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2"/>
        <w:gridCol w:w="1767"/>
        <w:gridCol w:w="3634"/>
        <w:gridCol w:w="1767"/>
      </w:tblGrid>
      <w:tr w:rsidR="002B5400" w:rsidRPr="003F50C2" w14:paraId="6AE621AC" w14:textId="77777777" w:rsidTr="005E715B">
        <w:trPr>
          <w:trHeight w:val="309"/>
        </w:trPr>
        <w:tc>
          <w:tcPr>
            <w:tcW w:w="1678" w:type="pct"/>
            <w:tcBorders>
              <w:right w:val="nil"/>
            </w:tcBorders>
            <w:shd w:val="clear" w:color="auto" w:fill="auto"/>
            <w:vAlign w:val="center"/>
          </w:tcPr>
          <w:p w14:paraId="7D522E09" w14:textId="375890CB" w:rsidR="002B5400" w:rsidRPr="003F50C2" w:rsidRDefault="002B5400" w:rsidP="005E715B">
            <w:pPr>
              <w:jc w:val="center"/>
              <w:rPr>
                <w:b/>
                <w:bCs/>
              </w:rPr>
            </w:pPr>
            <w:r w:rsidRPr="003F50C2">
              <w:rPr>
                <w:b/>
                <w:bCs/>
              </w:rPr>
              <w:t>Approved by</w:t>
            </w:r>
            <w:r w:rsidRPr="003F50C2">
              <w:rPr>
                <w:b/>
                <w:bCs/>
              </w:rPr>
              <w:br/>
            </w:r>
            <w:r w:rsidR="002500DB">
              <w:rPr>
                <w:b/>
                <w:bCs/>
              </w:rPr>
              <w:t>VP Quality</w:t>
            </w:r>
            <w:r w:rsidRPr="003F50C2">
              <w:rPr>
                <w:b/>
                <w:bCs/>
              </w:rPr>
              <w:t>:</w:t>
            </w:r>
          </w:p>
        </w:tc>
        <w:tc>
          <w:tcPr>
            <w:tcW w:w="819" w:type="pct"/>
            <w:tcBorders>
              <w:left w:val="nil"/>
            </w:tcBorders>
            <w:shd w:val="clear" w:color="auto" w:fill="auto"/>
            <w:vAlign w:val="center"/>
          </w:tcPr>
          <w:p w14:paraId="54BCFA57" w14:textId="77777777" w:rsidR="002B5400" w:rsidRPr="003F50C2" w:rsidRDefault="002B5400" w:rsidP="005E715B">
            <w:pPr>
              <w:jc w:val="center"/>
              <w:rPr>
                <w:b/>
                <w:bCs/>
              </w:rPr>
            </w:pPr>
            <w:r w:rsidRPr="003F50C2">
              <w:rPr>
                <w:b/>
                <w:bCs/>
              </w:rPr>
              <w:t>Date:</w:t>
            </w:r>
          </w:p>
        </w:tc>
        <w:tc>
          <w:tcPr>
            <w:tcW w:w="1684" w:type="pct"/>
            <w:tcBorders>
              <w:right w:val="nil"/>
            </w:tcBorders>
            <w:shd w:val="clear" w:color="auto" w:fill="auto"/>
            <w:vAlign w:val="center"/>
          </w:tcPr>
          <w:p w14:paraId="70DCCB2C" w14:textId="77777777" w:rsidR="002B5400" w:rsidRPr="003F50C2" w:rsidRDefault="002B5400" w:rsidP="005E715B">
            <w:pPr>
              <w:jc w:val="center"/>
              <w:rPr>
                <w:b/>
                <w:bCs/>
              </w:rPr>
            </w:pPr>
            <w:r w:rsidRPr="003F50C2">
              <w:rPr>
                <w:b/>
                <w:bCs/>
              </w:rPr>
              <w:t>Approved by</w:t>
            </w:r>
            <w:r w:rsidRPr="003F50C2">
              <w:rPr>
                <w:b/>
                <w:bCs/>
              </w:rPr>
              <w:br/>
              <w:t>Repair Station Manager:</w:t>
            </w:r>
          </w:p>
        </w:tc>
        <w:tc>
          <w:tcPr>
            <w:tcW w:w="819" w:type="pct"/>
            <w:tcBorders>
              <w:left w:val="nil"/>
            </w:tcBorders>
            <w:shd w:val="clear" w:color="auto" w:fill="auto"/>
            <w:vAlign w:val="center"/>
          </w:tcPr>
          <w:p w14:paraId="616B4294" w14:textId="77777777" w:rsidR="002B5400" w:rsidRPr="003F50C2" w:rsidRDefault="002B5400" w:rsidP="005E715B">
            <w:pPr>
              <w:jc w:val="center"/>
              <w:rPr>
                <w:b/>
                <w:bCs/>
              </w:rPr>
            </w:pPr>
            <w:r w:rsidRPr="003F50C2">
              <w:rPr>
                <w:b/>
                <w:bCs/>
              </w:rPr>
              <w:t>Date:</w:t>
            </w:r>
          </w:p>
        </w:tc>
      </w:tr>
      <w:tr w:rsidR="002B5400" w:rsidRPr="003F50C2" w14:paraId="4163C1DD" w14:textId="77777777" w:rsidTr="005E715B">
        <w:tc>
          <w:tcPr>
            <w:tcW w:w="1678" w:type="pct"/>
            <w:tcBorders>
              <w:right w:val="nil"/>
            </w:tcBorders>
            <w:shd w:val="clear" w:color="auto" w:fill="auto"/>
            <w:vAlign w:val="center"/>
          </w:tcPr>
          <w:p w14:paraId="19A6B1A2" w14:textId="16EBB361" w:rsidR="002B5400" w:rsidRPr="003F50C2" w:rsidRDefault="002500DB" w:rsidP="002500DB">
            <w:pPr>
              <w:ind w:left="720"/>
              <w:jc w:val="right"/>
              <w:rPr>
                <w:bCs/>
              </w:rPr>
            </w:pPr>
            <w:r>
              <w:rPr>
                <w:bCs/>
                <w:noProof/>
                <w14:ligatures w14:val="standardContextual"/>
              </w:rPr>
              <w:drawing>
                <wp:anchor distT="0" distB="0" distL="114300" distR="114300" simplePos="0" relativeHeight="251658240" behindDoc="1" locked="0" layoutInCell="1" allowOverlap="1" wp14:anchorId="2B29F173" wp14:editId="3F8C7D47">
                  <wp:simplePos x="0" y="0"/>
                  <wp:positionH relativeFrom="column">
                    <wp:posOffset>665224</wp:posOffset>
                  </wp:positionH>
                  <wp:positionV relativeFrom="paragraph">
                    <wp:posOffset>3346</wp:posOffset>
                  </wp:positionV>
                  <wp:extent cx="839338" cy="373608"/>
                  <wp:effectExtent l="0" t="0" r="0" b="7620"/>
                  <wp:wrapNone/>
                  <wp:docPr id="33513319" name="Picture 1"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3319" name="Picture 1" descr="A black line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9338" cy="373608"/>
                          </a:xfrm>
                          <a:prstGeom prst="rect">
                            <a:avLst/>
                          </a:prstGeom>
                        </pic:spPr>
                      </pic:pic>
                    </a:graphicData>
                  </a:graphic>
                </wp:anchor>
              </w:drawing>
            </w:r>
            <w:r>
              <w:rPr>
                <w:bCs/>
              </w:rPr>
              <w:t xml:space="preserve">         8 April 2025</w:t>
            </w:r>
          </w:p>
        </w:tc>
        <w:tc>
          <w:tcPr>
            <w:tcW w:w="819" w:type="pct"/>
            <w:tcBorders>
              <w:left w:val="nil"/>
            </w:tcBorders>
            <w:shd w:val="clear" w:color="auto" w:fill="auto"/>
            <w:vAlign w:val="center"/>
          </w:tcPr>
          <w:p w14:paraId="2AF947EE" w14:textId="77777777" w:rsidR="002B5400" w:rsidRPr="003F50C2" w:rsidRDefault="002B5400" w:rsidP="005E715B">
            <w:pPr>
              <w:jc w:val="center"/>
              <w:rPr>
                <w:bCs/>
              </w:rPr>
            </w:pPr>
          </w:p>
        </w:tc>
        <w:tc>
          <w:tcPr>
            <w:tcW w:w="1684" w:type="pct"/>
            <w:tcBorders>
              <w:right w:val="nil"/>
            </w:tcBorders>
            <w:shd w:val="clear" w:color="auto" w:fill="auto"/>
            <w:vAlign w:val="center"/>
          </w:tcPr>
          <w:p w14:paraId="38493227" w14:textId="77777777" w:rsidR="002B5400" w:rsidRPr="003F50C2" w:rsidRDefault="002B5400" w:rsidP="005E715B">
            <w:pPr>
              <w:jc w:val="center"/>
              <w:rPr>
                <w:bCs/>
              </w:rPr>
            </w:pPr>
          </w:p>
        </w:tc>
        <w:tc>
          <w:tcPr>
            <w:tcW w:w="819" w:type="pct"/>
            <w:tcBorders>
              <w:left w:val="nil"/>
            </w:tcBorders>
            <w:shd w:val="clear" w:color="auto" w:fill="auto"/>
            <w:vAlign w:val="center"/>
          </w:tcPr>
          <w:p w14:paraId="6B15E0F3" w14:textId="77777777" w:rsidR="002B5400" w:rsidRPr="003F50C2" w:rsidRDefault="002B5400" w:rsidP="005E715B">
            <w:pPr>
              <w:jc w:val="center"/>
              <w:rPr>
                <w:bCs/>
              </w:rPr>
            </w:pPr>
          </w:p>
        </w:tc>
      </w:tr>
      <w:tr w:rsidR="002B5400" w:rsidRPr="003F50C2" w14:paraId="041AAEA4" w14:textId="77777777" w:rsidTr="005E715B">
        <w:tc>
          <w:tcPr>
            <w:tcW w:w="1678" w:type="pct"/>
            <w:tcBorders>
              <w:right w:val="nil"/>
            </w:tcBorders>
            <w:shd w:val="clear" w:color="auto" w:fill="auto"/>
            <w:vAlign w:val="center"/>
          </w:tcPr>
          <w:p w14:paraId="2B11113B" w14:textId="77777777" w:rsidR="002B5400" w:rsidRPr="003F50C2" w:rsidRDefault="002B5400" w:rsidP="005E715B">
            <w:pPr>
              <w:jc w:val="center"/>
              <w:rPr>
                <w:bCs/>
              </w:rPr>
            </w:pPr>
            <w:r w:rsidRPr="003F50C2">
              <w:rPr>
                <w:bCs/>
              </w:rPr>
              <w:t>Brian R. Olea</w:t>
            </w:r>
          </w:p>
        </w:tc>
        <w:tc>
          <w:tcPr>
            <w:tcW w:w="819" w:type="pct"/>
            <w:tcBorders>
              <w:left w:val="nil"/>
            </w:tcBorders>
            <w:shd w:val="clear" w:color="auto" w:fill="auto"/>
            <w:vAlign w:val="center"/>
          </w:tcPr>
          <w:p w14:paraId="48CEC506" w14:textId="77777777" w:rsidR="002B5400" w:rsidRPr="003F50C2" w:rsidRDefault="002B5400" w:rsidP="005E715B">
            <w:pPr>
              <w:jc w:val="center"/>
              <w:rPr>
                <w:bCs/>
              </w:rPr>
            </w:pPr>
          </w:p>
        </w:tc>
        <w:tc>
          <w:tcPr>
            <w:tcW w:w="1684" w:type="pct"/>
            <w:tcBorders>
              <w:right w:val="nil"/>
            </w:tcBorders>
            <w:shd w:val="clear" w:color="auto" w:fill="auto"/>
            <w:vAlign w:val="center"/>
          </w:tcPr>
          <w:p w14:paraId="3F6940AF" w14:textId="77777777" w:rsidR="002B5400" w:rsidRPr="003F50C2" w:rsidRDefault="002B5400" w:rsidP="005E715B">
            <w:pPr>
              <w:jc w:val="center"/>
              <w:rPr>
                <w:bCs/>
              </w:rPr>
            </w:pPr>
            <w:r w:rsidRPr="003F50C2">
              <w:rPr>
                <w:bCs/>
              </w:rPr>
              <w:t>Sherri Gull</w:t>
            </w:r>
          </w:p>
        </w:tc>
        <w:tc>
          <w:tcPr>
            <w:tcW w:w="819" w:type="pct"/>
            <w:tcBorders>
              <w:left w:val="nil"/>
            </w:tcBorders>
            <w:shd w:val="clear" w:color="auto" w:fill="auto"/>
            <w:vAlign w:val="center"/>
          </w:tcPr>
          <w:p w14:paraId="43E35AAE" w14:textId="77777777" w:rsidR="002B5400" w:rsidRPr="003F50C2" w:rsidRDefault="002B5400" w:rsidP="005E715B">
            <w:pPr>
              <w:jc w:val="center"/>
              <w:rPr>
                <w:bCs/>
              </w:rPr>
            </w:pPr>
          </w:p>
        </w:tc>
      </w:tr>
    </w:tbl>
    <w:p w14:paraId="0EAA6C80" w14:textId="77777777" w:rsidR="002B5400" w:rsidRPr="003F50C2" w:rsidRDefault="002B5400" w:rsidP="002B5400">
      <w:pPr>
        <w:pStyle w:val="BodyText"/>
        <w:rPr>
          <w:rFonts w:ascii="Calibri" w:hAnsi="Calibri" w:cs="Calibri"/>
          <w:b/>
          <w:sz w:val="22"/>
          <w:szCs w:val="22"/>
        </w:rPr>
      </w:pPr>
    </w:p>
    <w:p w14:paraId="3B111057" w14:textId="77777777" w:rsidR="002B5400" w:rsidRPr="003F50C2" w:rsidRDefault="002B5400" w:rsidP="002B5400">
      <w:pPr>
        <w:pStyle w:val="BodyText"/>
        <w:rPr>
          <w:rFonts w:ascii="Calibri" w:hAnsi="Calibri" w:cs="Calibri"/>
          <w:b/>
          <w:sz w:val="22"/>
          <w:szCs w:val="22"/>
        </w:rPr>
      </w:pPr>
    </w:p>
    <w:p w14:paraId="18ACA908" w14:textId="77777777" w:rsidR="002B5400" w:rsidRPr="003F50C2" w:rsidRDefault="002B5400" w:rsidP="003F50C2">
      <w:pPr>
        <w:pStyle w:val="Heading3"/>
        <w:rPr>
          <w:rFonts w:cs="Calibri"/>
          <w:sz w:val="24"/>
          <w:szCs w:val="24"/>
        </w:rPr>
      </w:pPr>
      <w:bookmarkStart w:id="1" w:name="_Toc194999709"/>
      <w:r w:rsidRPr="003F50C2">
        <w:rPr>
          <w:rFonts w:cs="Calibri"/>
          <w:sz w:val="24"/>
          <w:szCs w:val="24"/>
        </w:rPr>
        <w:t>Revision Log</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7"/>
        <w:gridCol w:w="1724"/>
        <w:gridCol w:w="3043"/>
        <w:gridCol w:w="4786"/>
      </w:tblGrid>
      <w:tr w:rsidR="002B5400" w:rsidRPr="003F50C2" w14:paraId="22FE596C" w14:textId="77777777" w:rsidTr="002B5400">
        <w:tc>
          <w:tcPr>
            <w:tcW w:w="573" w:type="pct"/>
          </w:tcPr>
          <w:p w14:paraId="32DD6010" w14:textId="77777777" w:rsidR="002B5400" w:rsidRPr="003F50C2" w:rsidRDefault="002B5400" w:rsidP="003F50C2">
            <w:pPr>
              <w:tabs>
                <w:tab w:val="num" w:pos="0"/>
              </w:tabs>
              <w:spacing w:after="0"/>
              <w:jc w:val="center"/>
              <w:rPr>
                <w:b/>
              </w:rPr>
            </w:pPr>
            <w:r w:rsidRPr="003F50C2">
              <w:rPr>
                <w:b/>
              </w:rPr>
              <w:t>Revision</w:t>
            </w:r>
          </w:p>
        </w:tc>
        <w:tc>
          <w:tcPr>
            <w:tcW w:w="799" w:type="pct"/>
          </w:tcPr>
          <w:p w14:paraId="71BB1C94" w14:textId="77777777" w:rsidR="002B5400" w:rsidRPr="003F50C2" w:rsidRDefault="002B5400" w:rsidP="003F50C2">
            <w:pPr>
              <w:tabs>
                <w:tab w:val="num" w:pos="0"/>
              </w:tabs>
              <w:spacing w:after="0"/>
              <w:jc w:val="center"/>
              <w:rPr>
                <w:b/>
              </w:rPr>
            </w:pPr>
            <w:r w:rsidRPr="003F50C2">
              <w:rPr>
                <w:b/>
              </w:rPr>
              <w:t>Date Revised</w:t>
            </w:r>
          </w:p>
        </w:tc>
        <w:tc>
          <w:tcPr>
            <w:tcW w:w="1410" w:type="pct"/>
          </w:tcPr>
          <w:p w14:paraId="324440A5" w14:textId="77777777" w:rsidR="002B5400" w:rsidRPr="003F50C2" w:rsidRDefault="002B5400" w:rsidP="003F50C2">
            <w:pPr>
              <w:tabs>
                <w:tab w:val="num" w:pos="0"/>
              </w:tabs>
              <w:spacing w:after="0"/>
              <w:jc w:val="center"/>
              <w:rPr>
                <w:b/>
              </w:rPr>
            </w:pPr>
            <w:r w:rsidRPr="003F50C2">
              <w:rPr>
                <w:b/>
              </w:rPr>
              <w:t>Author</w:t>
            </w:r>
          </w:p>
        </w:tc>
        <w:tc>
          <w:tcPr>
            <w:tcW w:w="2218" w:type="pct"/>
          </w:tcPr>
          <w:p w14:paraId="7F70BC8D" w14:textId="77777777" w:rsidR="002B5400" w:rsidRPr="003F50C2" w:rsidRDefault="002B5400" w:rsidP="003F50C2">
            <w:pPr>
              <w:spacing w:after="0"/>
              <w:rPr>
                <w:b/>
              </w:rPr>
            </w:pPr>
            <w:r w:rsidRPr="003F50C2">
              <w:rPr>
                <w:b/>
              </w:rPr>
              <w:t>Purpose of Revision</w:t>
            </w:r>
          </w:p>
        </w:tc>
      </w:tr>
      <w:tr w:rsidR="002B5400" w:rsidRPr="003F50C2" w14:paraId="25B186E6" w14:textId="77777777" w:rsidTr="002B5400">
        <w:tc>
          <w:tcPr>
            <w:tcW w:w="573" w:type="pct"/>
            <w:vAlign w:val="center"/>
          </w:tcPr>
          <w:p w14:paraId="12B942CD" w14:textId="77777777" w:rsidR="002B5400" w:rsidRPr="003F50C2" w:rsidRDefault="002B5400" w:rsidP="003F50C2">
            <w:pPr>
              <w:spacing w:after="0"/>
              <w:jc w:val="center"/>
            </w:pPr>
            <w:r w:rsidRPr="003F50C2">
              <w:t>A</w:t>
            </w:r>
          </w:p>
        </w:tc>
        <w:tc>
          <w:tcPr>
            <w:tcW w:w="799" w:type="pct"/>
            <w:vAlign w:val="center"/>
          </w:tcPr>
          <w:p w14:paraId="68447FA6" w14:textId="77777777" w:rsidR="002B5400" w:rsidRPr="003F50C2" w:rsidRDefault="002B5400" w:rsidP="003F50C2">
            <w:pPr>
              <w:spacing w:after="0"/>
              <w:jc w:val="center"/>
            </w:pPr>
            <w:r w:rsidRPr="003F50C2">
              <w:t xml:space="preserve"> 13 Jul 2020</w:t>
            </w:r>
          </w:p>
        </w:tc>
        <w:tc>
          <w:tcPr>
            <w:tcW w:w="1410" w:type="pct"/>
            <w:vAlign w:val="center"/>
          </w:tcPr>
          <w:p w14:paraId="26E1E098" w14:textId="77777777" w:rsidR="002B5400" w:rsidRPr="003F50C2" w:rsidRDefault="002B5400" w:rsidP="003F50C2">
            <w:pPr>
              <w:spacing w:after="0"/>
            </w:pPr>
            <w:r w:rsidRPr="003F50C2">
              <w:t>Brian R. Olea</w:t>
            </w:r>
          </w:p>
        </w:tc>
        <w:tc>
          <w:tcPr>
            <w:tcW w:w="2218" w:type="pct"/>
            <w:vAlign w:val="center"/>
          </w:tcPr>
          <w:p w14:paraId="4271E02A" w14:textId="77777777" w:rsidR="002B5400" w:rsidRPr="003F50C2" w:rsidRDefault="002B5400" w:rsidP="003F50C2">
            <w:pPr>
              <w:spacing w:after="0"/>
            </w:pPr>
            <w:r w:rsidRPr="003F50C2">
              <w:t>Initial Release</w:t>
            </w:r>
          </w:p>
        </w:tc>
      </w:tr>
      <w:tr w:rsidR="002B5400" w:rsidRPr="003F50C2" w14:paraId="3A06CEFB" w14:textId="77777777" w:rsidTr="002B5400">
        <w:tc>
          <w:tcPr>
            <w:tcW w:w="573" w:type="pct"/>
            <w:vAlign w:val="center"/>
          </w:tcPr>
          <w:p w14:paraId="2690DEA7" w14:textId="65507272" w:rsidR="002B5400" w:rsidRPr="003F50C2" w:rsidRDefault="002B5400" w:rsidP="003F50C2">
            <w:pPr>
              <w:spacing w:after="0"/>
              <w:jc w:val="center"/>
            </w:pPr>
            <w:r w:rsidRPr="003F50C2">
              <w:t>B</w:t>
            </w:r>
          </w:p>
        </w:tc>
        <w:tc>
          <w:tcPr>
            <w:tcW w:w="799" w:type="pct"/>
            <w:vAlign w:val="center"/>
          </w:tcPr>
          <w:p w14:paraId="1EBA6FE2" w14:textId="4FEB2075" w:rsidR="002B5400" w:rsidRPr="003F50C2" w:rsidRDefault="005675A0" w:rsidP="003F50C2">
            <w:pPr>
              <w:spacing w:after="0"/>
              <w:jc w:val="center"/>
            </w:pPr>
            <w:r w:rsidRPr="003F50C2">
              <w:t>8 April 2025</w:t>
            </w:r>
          </w:p>
        </w:tc>
        <w:tc>
          <w:tcPr>
            <w:tcW w:w="1410" w:type="pct"/>
            <w:vAlign w:val="center"/>
          </w:tcPr>
          <w:p w14:paraId="7162E1F4" w14:textId="6E4CE7E2" w:rsidR="002B5400" w:rsidRPr="003F50C2" w:rsidRDefault="005675A0" w:rsidP="003F50C2">
            <w:pPr>
              <w:spacing w:after="0"/>
            </w:pPr>
            <w:r w:rsidRPr="003F50C2">
              <w:t>Brian R. Olea</w:t>
            </w:r>
          </w:p>
        </w:tc>
        <w:tc>
          <w:tcPr>
            <w:tcW w:w="2218" w:type="pct"/>
            <w:vAlign w:val="center"/>
          </w:tcPr>
          <w:p w14:paraId="798337F6" w14:textId="1A1AF340" w:rsidR="002B5400" w:rsidRPr="003F50C2" w:rsidRDefault="005675A0" w:rsidP="003F50C2">
            <w:pPr>
              <w:spacing w:after="0"/>
            </w:pPr>
            <w:r w:rsidRPr="003F50C2">
              <w:t>Update for new title, format, and numbering</w:t>
            </w:r>
            <w:r w:rsidR="006702CF">
              <w:t>, added in QwizPro, added Spanish Translation</w:t>
            </w:r>
          </w:p>
        </w:tc>
      </w:tr>
      <w:tr w:rsidR="002B5400" w:rsidRPr="003F50C2" w14:paraId="35790F84" w14:textId="77777777" w:rsidTr="002B5400">
        <w:tc>
          <w:tcPr>
            <w:tcW w:w="573" w:type="pct"/>
            <w:vAlign w:val="center"/>
          </w:tcPr>
          <w:p w14:paraId="323F3B57" w14:textId="77777777" w:rsidR="002B5400" w:rsidRPr="003F50C2" w:rsidRDefault="002B5400" w:rsidP="003F50C2">
            <w:pPr>
              <w:spacing w:after="0"/>
              <w:jc w:val="center"/>
            </w:pPr>
          </w:p>
        </w:tc>
        <w:tc>
          <w:tcPr>
            <w:tcW w:w="799" w:type="pct"/>
            <w:vAlign w:val="center"/>
          </w:tcPr>
          <w:p w14:paraId="3ED44F5F" w14:textId="77777777" w:rsidR="002B5400" w:rsidRPr="003F50C2" w:rsidRDefault="002B5400" w:rsidP="003F50C2">
            <w:pPr>
              <w:spacing w:after="0"/>
              <w:jc w:val="center"/>
            </w:pPr>
          </w:p>
        </w:tc>
        <w:tc>
          <w:tcPr>
            <w:tcW w:w="1410" w:type="pct"/>
            <w:vAlign w:val="center"/>
          </w:tcPr>
          <w:p w14:paraId="71F5D663" w14:textId="77777777" w:rsidR="002B5400" w:rsidRPr="003F50C2" w:rsidRDefault="002B5400" w:rsidP="003F50C2">
            <w:pPr>
              <w:spacing w:after="0"/>
            </w:pPr>
          </w:p>
        </w:tc>
        <w:tc>
          <w:tcPr>
            <w:tcW w:w="2218" w:type="pct"/>
            <w:vAlign w:val="center"/>
          </w:tcPr>
          <w:p w14:paraId="7F2E7CDC" w14:textId="77777777" w:rsidR="002B5400" w:rsidRPr="003F50C2" w:rsidRDefault="002B5400" w:rsidP="003F50C2">
            <w:pPr>
              <w:spacing w:after="0"/>
            </w:pPr>
          </w:p>
        </w:tc>
      </w:tr>
      <w:tr w:rsidR="002B5400" w:rsidRPr="003F50C2" w14:paraId="30ACBEF3" w14:textId="77777777" w:rsidTr="002B5400">
        <w:tc>
          <w:tcPr>
            <w:tcW w:w="573" w:type="pct"/>
            <w:vAlign w:val="center"/>
          </w:tcPr>
          <w:p w14:paraId="0054FDB8" w14:textId="77777777" w:rsidR="002B5400" w:rsidRPr="003F50C2" w:rsidRDefault="002B5400" w:rsidP="003F50C2">
            <w:pPr>
              <w:spacing w:after="0"/>
              <w:jc w:val="center"/>
            </w:pPr>
          </w:p>
        </w:tc>
        <w:tc>
          <w:tcPr>
            <w:tcW w:w="799" w:type="pct"/>
            <w:vAlign w:val="center"/>
          </w:tcPr>
          <w:p w14:paraId="57962940" w14:textId="77777777" w:rsidR="002B5400" w:rsidRPr="003F50C2" w:rsidRDefault="002B5400" w:rsidP="003F50C2">
            <w:pPr>
              <w:spacing w:after="0"/>
              <w:jc w:val="center"/>
            </w:pPr>
          </w:p>
        </w:tc>
        <w:tc>
          <w:tcPr>
            <w:tcW w:w="1410" w:type="pct"/>
            <w:vAlign w:val="center"/>
          </w:tcPr>
          <w:p w14:paraId="36B958F0" w14:textId="77777777" w:rsidR="002B5400" w:rsidRPr="003F50C2" w:rsidRDefault="002B5400" w:rsidP="003F50C2">
            <w:pPr>
              <w:spacing w:after="0"/>
            </w:pPr>
          </w:p>
        </w:tc>
        <w:tc>
          <w:tcPr>
            <w:tcW w:w="2218" w:type="pct"/>
            <w:vAlign w:val="center"/>
          </w:tcPr>
          <w:p w14:paraId="7F95CB7F" w14:textId="77777777" w:rsidR="002B5400" w:rsidRPr="003F50C2" w:rsidRDefault="002B5400" w:rsidP="003F50C2">
            <w:pPr>
              <w:spacing w:after="0"/>
            </w:pPr>
          </w:p>
        </w:tc>
      </w:tr>
    </w:tbl>
    <w:p w14:paraId="6E2634D6" w14:textId="77777777" w:rsidR="002B5400" w:rsidRPr="003F50C2" w:rsidRDefault="002B5400" w:rsidP="002B5400">
      <w:pPr>
        <w:pStyle w:val="BodyText"/>
        <w:rPr>
          <w:rFonts w:ascii="Calibri" w:hAnsi="Calibri" w:cs="Calibri"/>
          <w:b/>
          <w:sz w:val="22"/>
          <w:szCs w:val="22"/>
        </w:rPr>
      </w:pPr>
    </w:p>
    <w:p w14:paraId="4AC5D74C" w14:textId="77777777" w:rsidR="002B5400" w:rsidRPr="003F50C2" w:rsidRDefault="002B5400" w:rsidP="002B5400">
      <w:pPr>
        <w:pStyle w:val="BodyText"/>
        <w:rPr>
          <w:rFonts w:ascii="Calibri" w:hAnsi="Calibri" w:cs="Calibri"/>
          <w:b/>
          <w:sz w:val="22"/>
          <w:szCs w:val="22"/>
        </w:rPr>
      </w:pPr>
    </w:p>
    <w:p w14:paraId="22E16BA2" w14:textId="77777777" w:rsidR="002B5400" w:rsidRPr="003F50C2" w:rsidRDefault="002B5400" w:rsidP="002B5400">
      <w:pPr>
        <w:pStyle w:val="BodyText"/>
        <w:rPr>
          <w:rFonts w:ascii="Calibri" w:hAnsi="Calibri" w:cs="Calibri"/>
          <w:b/>
          <w:sz w:val="22"/>
          <w:szCs w:val="22"/>
        </w:rPr>
      </w:pPr>
    </w:p>
    <w:p w14:paraId="3CEAE458" w14:textId="77777777" w:rsidR="002B5400" w:rsidRPr="003F50C2" w:rsidRDefault="002B5400" w:rsidP="003F50C2">
      <w:pPr>
        <w:pStyle w:val="Heading3"/>
        <w:rPr>
          <w:rFonts w:cs="Calibri"/>
          <w:sz w:val="24"/>
          <w:szCs w:val="24"/>
        </w:rPr>
      </w:pPr>
      <w:bookmarkStart w:id="2" w:name="_Toc194999710"/>
      <w:r w:rsidRPr="003F50C2">
        <w:rPr>
          <w:rFonts w:cs="Calibri"/>
          <w:sz w:val="24"/>
          <w:szCs w:val="24"/>
        </w:rPr>
        <w:t>List of Effected Pages</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72"/>
        <w:gridCol w:w="1208"/>
        <w:gridCol w:w="1610"/>
      </w:tblGrid>
      <w:tr w:rsidR="002B5400" w:rsidRPr="003F50C2" w14:paraId="5C5C3384" w14:textId="77777777" w:rsidTr="002B5400">
        <w:tc>
          <w:tcPr>
            <w:tcW w:w="3694" w:type="pct"/>
            <w:shd w:val="clear" w:color="auto" w:fill="auto"/>
          </w:tcPr>
          <w:p w14:paraId="1A46CA2E" w14:textId="77777777" w:rsidR="002B5400" w:rsidRPr="003F50C2" w:rsidRDefault="002B5400" w:rsidP="003F50C2">
            <w:pPr>
              <w:spacing w:after="0"/>
              <w:rPr>
                <w:b/>
              </w:rPr>
            </w:pPr>
            <w:r w:rsidRPr="003F50C2">
              <w:rPr>
                <w:b/>
              </w:rPr>
              <w:t>Subject</w:t>
            </w:r>
          </w:p>
        </w:tc>
        <w:tc>
          <w:tcPr>
            <w:tcW w:w="560" w:type="pct"/>
            <w:shd w:val="clear" w:color="auto" w:fill="auto"/>
          </w:tcPr>
          <w:p w14:paraId="28C701C2" w14:textId="77777777" w:rsidR="002B5400" w:rsidRPr="003F50C2" w:rsidRDefault="002B5400" w:rsidP="003F50C2">
            <w:pPr>
              <w:spacing w:after="0"/>
              <w:rPr>
                <w:b/>
              </w:rPr>
            </w:pPr>
            <w:r w:rsidRPr="003F50C2">
              <w:rPr>
                <w:b/>
              </w:rPr>
              <w:t>Page</w:t>
            </w:r>
          </w:p>
        </w:tc>
        <w:tc>
          <w:tcPr>
            <w:tcW w:w="746" w:type="pct"/>
            <w:shd w:val="clear" w:color="auto" w:fill="auto"/>
          </w:tcPr>
          <w:p w14:paraId="759B280B" w14:textId="77777777" w:rsidR="002B5400" w:rsidRPr="003F50C2" w:rsidRDefault="002B5400" w:rsidP="003F50C2">
            <w:pPr>
              <w:spacing w:after="0"/>
              <w:rPr>
                <w:b/>
              </w:rPr>
            </w:pPr>
            <w:r w:rsidRPr="003F50C2">
              <w:rPr>
                <w:b/>
              </w:rPr>
              <w:t>Date</w:t>
            </w:r>
          </w:p>
        </w:tc>
      </w:tr>
      <w:tr w:rsidR="002B5400" w:rsidRPr="003F50C2" w14:paraId="2340E704" w14:textId="77777777" w:rsidTr="002B5400">
        <w:tc>
          <w:tcPr>
            <w:tcW w:w="3694" w:type="pct"/>
            <w:shd w:val="clear" w:color="auto" w:fill="auto"/>
          </w:tcPr>
          <w:p w14:paraId="5831432A" w14:textId="77777777" w:rsidR="002B5400" w:rsidRPr="003F50C2" w:rsidRDefault="002B5400" w:rsidP="003F50C2">
            <w:pPr>
              <w:spacing w:after="0"/>
              <w:rPr>
                <w:bCs/>
              </w:rPr>
            </w:pPr>
            <w:r w:rsidRPr="003F50C2">
              <w:rPr>
                <w:bCs/>
              </w:rPr>
              <w:t>Initial Release</w:t>
            </w:r>
          </w:p>
        </w:tc>
        <w:tc>
          <w:tcPr>
            <w:tcW w:w="560" w:type="pct"/>
            <w:shd w:val="clear" w:color="auto" w:fill="auto"/>
          </w:tcPr>
          <w:p w14:paraId="74EA97E4" w14:textId="77777777" w:rsidR="002B5400" w:rsidRPr="003F50C2" w:rsidRDefault="002B5400" w:rsidP="003F50C2">
            <w:pPr>
              <w:spacing w:after="0"/>
              <w:rPr>
                <w:bCs/>
              </w:rPr>
            </w:pPr>
            <w:r w:rsidRPr="003F50C2">
              <w:rPr>
                <w:bCs/>
              </w:rPr>
              <w:t>all</w:t>
            </w:r>
          </w:p>
        </w:tc>
        <w:tc>
          <w:tcPr>
            <w:tcW w:w="746" w:type="pct"/>
            <w:shd w:val="clear" w:color="auto" w:fill="auto"/>
          </w:tcPr>
          <w:p w14:paraId="66D20CC6" w14:textId="77777777" w:rsidR="002B5400" w:rsidRPr="003F50C2" w:rsidRDefault="002B5400" w:rsidP="003F50C2">
            <w:pPr>
              <w:spacing w:after="0"/>
              <w:rPr>
                <w:bCs/>
              </w:rPr>
            </w:pPr>
            <w:r w:rsidRPr="003F50C2">
              <w:rPr>
                <w:bCs/>
              </w:rPr>
              <w:t>13 Jul 2020</w:t>
            </w:r>
          </w:p>
        </w:tc>
      </w:tr>
      <w:tr w:rsidR="002B5400" w:rsidRPr="003F50C2" w14:paraId="663DC75C" w14:textId="77777777" w:rsidTr="002B5400">
        <w:tc>
          <w:tcPr>
            <w:tcW w:w="3694" w:type="pct"/>
            <w:shd w:val="clear" w:color="auto" w:fill="auto"/>
          </w:tcPr>
          <w:p w14:paraId="0BEB4B30" w14:textId="087F56AC" w:rsidR="002B5400" w:rsidRPr="003F50C2" w:rsidRDefault="005675A0" w:rsidP="003F50C2">
            <w:pPr>
              <w:spacing w:after="0"/>
              <w:rPr>
                <w:bCs/>
              </w:rPr>
            </w:pPr>
            <w:r w:rsidRPr="003F50C2">
              <w:rPr>
                <w:bCs/>
              </w:rPr>
              <w:t>Update</w:t>
            </w:r>
            <w:r w:rsidR="003F50C2">
              <w:rPr>
                <w:bCs/>
              </w:rPr>
              <w:t xml:space="preserve"> to new format, name change to reduce confusion, and numbering to align with QMS </w:t>
            </w:r>
          </w:p>
        </w:tc>
        <w:tc>
          <w:tcPr>
            <w:tcW w:w="560" w:type="pct"/>
            <w:shd w:val="clear" w:color="auto" w:fill="auto"/>
          </w:tcPr>
          <w:p w14:paraId="5CB035E5" w14:textId="7C65D5A8" w:rsidR="002B5400" w:rsidRPr="003F50C2" w:rsidRDefault="005675A0" w:rsidP="003F50C2">
            <w:pPr>
              <w:spacing w:after="0"/>
              <w:rPr>
                <w:bCs/>
              </w:rPr>
            </w:pPr>
            <w:r w:rsidRPr="003F50C2">
              <w:rPr>
                <w:bCs/>
              </w:rPr>
              <w:t>All</w:t>
            </w:r>
          </w:p>
        </w:tc>
        <w:tc>
          <w:tcPr>
            <w:tcW w:w="746" w:type="pct"/>
            <w:shd w:val="clear" w:color="auto" w:fill="auto"/>
          </w:tcPr>
          <w:p w14:paraId="6F107AA4" w14:textId="47784F9B" w:rsidR="002B5400" w:rsidRPr="003F50C2" w:rsidRDefault="00D22434" w:rsidP="003F50C2">
            <w:pPr>
              <w:spacing w:after="0"/>
              <w:rPr>
                <w:bCs/>
              </w:rPr>
            </w:pPr>
            <w:r w:rsidRPr="003F50C2">
              <w:rPr>
                <w:bCs/>
              </w:rPr>
              <w:t>8 Apil 2025</w:t>
            </w:r>
          </w:p>
        </w:tc>
      </w:tr>
      <w:tr w:rsidR="002B5400" w:rsidRPr="003F50C2" w14:paraId="5D871F5E" w14:textId="77777777" w:rsidTr="002B5400">
        <w:tc>
          <w:tcPr>
            <w:tcW w:w="3694" w:type="pct"/>
            <w:shd w:val="clear" w:color="auto" w:fill="auto"/>
          </w:tcPr>
          <w:p w14:paraId="6B15EFE8" w14:textId="77777777" w:rsidR="002B5400" w:rsidRPr="003F50C2" w:rsidRDefault="002B5400" w:rsidP="003F50C2">
            <w:pPr>
              <w:spacing w:after="0"/>
              <w:rPr>
                <w:bCs/>
              </w:rPr>
            </w:pPr>
          </w:p>
        </w:tc>
        <w:tc>
          <w:tcPr>
            <w:tcW w:w="560" w:type="pct"/>
            <w:shd w:val="clear" w:color="auto" w:fill="auto"/>
          </w:tcPr>
          <w:p w14:paraId="43A18F2B" w14:textId="77777777" w:rsidR="002B5400" w:rsidRPr="003F50C2" w:rsidRDefault="002B5400" w:rsidP="003F50C2">
            <w:pPr>
              <w:spacing w:after="0"/>
              <w:rPr>
                <w:bCs/>
              </w:rPr>
            </w:pPr>
          </w:p>
        </w:tc>
        <w:tc>
          <w:tcPr>
            <w:tcW w:w="746" w:type="pct"/>
            <w:shd w:val="clear" w:color="auto" w:fill="auto"/>
          </w:tcPr>
          <w:p w14:paraId="27FE3013" w14:textId="77777777" w:rsidR="002B5400" w:rsidRPr="003F50C2" w:rsidRDefault="002B5400" w:rsidP="003F50C2">
            <w:pPr>
              <w:spacing w:after="0"/>
              <w:rPr>
                <w:bCs/>
              </w:rPr>
            </w:pPr>
          </w:p>
        </w:tc>
      </w:tr>
      <w:tr w:rsidR="002B5400" w:rsidRPr="003F50C2" w14:paraId="371C4236" w14:textId="77777777" w:rsidTr="002B5400">
        <w:tc>
          <w:tcPr>
            <w:tcW w:w="3694" w:type="pct"/>
            <w:shd w:val="clear" w:color="auto" w:fill="auto"/>
          </w:tcPr>
          <w:p w14:paraId="23CB4A84" w14:textId="77777777" w:rsidR="002B5400" w:rsidRPr="003F50C2" w:rsidRDefault="002B5400" w:rsidP="003F50C2">
            <w:pPr>
              <w:spacing w:after="0"/>
              <w:rPr>
                <w:bCs/>
              </w:rPr>
            </w:pPr>
          </w:p>
        </w:tc>
        <w:tc>
          <w:tcPr>
            <w:tcW w:w="560" w:type="pct"/>
            <w:shd w:val="clear" w:color="auto" w:fill="auto"/>
          </w:tcPr>
          <w:p w14:paraId="48F67CF9" w14:textId="77777777" w:rsidR="002B5400" w:rsidRPr="003F50C2" w:rsidRDefault="002B5400" w:rsidP="003F50C2">
            <w:pPr>
              <w:spacing w:after="0"/>
              <w:rPr>
                <w:bCs/>
              </w:rPr>
            </w:pPr>
          </w:p>
        </w:tc>
        <w:tc>
          <w:tcPr>
            <w:tcW w:w="746" w:type="pct"/>
            <w:shd w:val="clear" w:color="auto" w:fill="auto"/>
          </w:tcPr>
          <w:p w14:paraId="33254030" w14:textId="77777777" w:rsidR="002B5400" w:rsidRPr="003F50C2" w:rsidRDefault="002B5400" w:rsidP="003F50C2">
            <w:pPr>
              <w:spacing w:after="0"/>
              <w:rPr>
                <w:bCs/>
              </w:rPr>
            </w:pPr>
          </w:p>
        </w:tc>
      </w:tr>
      <w:tr w:rsidR="002B5400" w:rsidRPr="003F50C2" w14:paraId="13118918" w14:textId="77777777" w:rsidTr="002B5400">
        <w:tc>
          <w:tcPr>
            <w:tcW w:w="3694" w:type="pct"/>
            <w:shd w:val="clear" w:color="auto" w:fill="auto"/>
          </w:tcPr>
          <w:p w14:paraId="5224E41D" w14:textId="77777777" w:rsidR="002B5400" w:rsidRPr="003F50C2" w:rsidRDefault="002B5400" w:rsidP="003F50C2">
            <w:pPr>
              <w:spacing w:after="0"/>
              <w:rPr>
                <w:bCs/>
              </w:rPr>
            </w:pPr>
          </w:p>
        </w:tc>
        <w:tc>
          <w:tcPr>
            <w:tcW w:w="560" w:type="pct"/>
            <w:shd w:val="clear" w:color="auto" w:fill="auto"/>
          </w:tcPr>
          <w:p w14:paraId="6C5005D9" w14:textId="77777777" w:rsidR="002B5400" w:rsidRPr="003F50C2" w:rsidRDefault="002B5400" w:rsidP="003F50C2">
            <w:pPr>
              <w:spacing w:after="0"/>
              <w:rPr>
                <w:bCs/>
              </w:rPr>
            </w:pPr>
          </w:p>
        </w:tc>
        <w:tc>
          <w:tcPr>
            <w:tcW w:w="746" w:type="pct"/>
            <w:shd w:val="clear" w:color="auto" w:fill="auto"/>
          </w:tcPr>
          <w:p w14:paraId="54FD4374" w14:textId="77777777" w:rsidR="002B5400" w:rsidRPr="003F50C2" w:rsidRDefault="002B5400" w:rsidP="003F50C2">
            <w:pPr>
              <w:spacing w:after="0"/>
              <w:rPr>
                <w:bCs/>
              </w:rPr>
            </w:pPr>
          </w:p>
        </w:tc>
      </w:tr>
    </w:tbl>
    <w:p w14:paraId="340DD74C" w14:textId="77777777" w:rsidR="002B5400" w:rsidRPr="003F50C2" w:rsidRDefault="002B5400" w:rsidP="009265A2">
      <w:pPr>
        <w:pStyle w:val="Heading1"/>
        <w:spacing w:before="100" w:beforeAutospacing="1" w:after="100" w:afterAutospacing="1" w:line="240" w:lineRule="auto"/>
        <w:rPr>
          <w:color w:val="000000" w:themeColor="text1"/>
          <w:sz w:val="22"/>
          <w:szCs w:val="22"/>
        </w:rPr>
      </w:pPr>
    </w:p>
    <w:p w14:paraId="213FB745" w14:textId="77777777" w:rsidR="00D22434" w:rsidRPr="003F50C2" w:rsidRDefault="00D22434">
      <w:pPr>
        <w:spacing w:after="160" w:line="278" w:lineRule="auto"/>
        <w:rPr>
          <w:rFonts w:eastAsiaTheme="majorEastAsia"/>
          <w:b/>
          <w:bCs/>
          <w:color w:val="000000" w:themeColor="text1"/>
        </w:rPr>
      </w:pPr>
      <w:r w:rsidRPr="003F50C2">
        <w:rPr>
          <w:color w:val="000000" w:themeColor="text1"/>
        </w:rPr>
        <w:br w:type="page"/>
      </w:r>
    </w:p>
    <w:sdt>
      <w:sdtPr>
        <w:rPr>
          <w:rFonts w:ascii="Calibri" w:eastAsia="Arial" w:hAnsi="Calibri" w:cs="Calibri"/>
          <w:color w:val="auto"/>
          <w:sz w:val="22"/>
          <w:szCs w:val="22"/>
          <w:lang w:val="en-CA" w:eastAsia="en-CA" w:bidi="en-CA"/>
        </w:rPr>
        <w:id w:val="-419559229"/>
        <w:docPartObj>
          <w:docPartGallery w:val="Table of Contents"/>
          <w:docPartUnique/>
        </w:docPartObj>
      </w:sdtPr>
      <w:sdtEndPr>
        <w:rPr>
          <w:rFonts w:eastAsiaTheme="minorEastAsia"/>
          <w:b/>
          <w:bCs/>
          <w:noProof/>
          <w:lang w:val="en-US" w:eastAsia="en-US" w:bidi="ar-SA"/>
        </w:rPr>
      </w:sdtEndPr>
      <w:sdtContent>
        <w:p w14:paraId="5DBF8942" w14:textId="77777777" w:rsidR="003F1D89" w:rsidRPr="003F50C2" w:rsidRDefault="003F1D89" w:rsidP="003F1D89">
          <w:pPr>
            <w:pStyle w:val="TOCHeading"/>
            <w:rPr>
              <w:rFonts w:ascii="Calibri" w:hAnsi="Calibri" w:cs="Calibri"/>
              <w:sz w:val="22"/>
              <w:szCs w:val="22"/>
            </w:rPr>
          </w:pPr>
          <w:r w:rsidRPr="003F50C2">
            <w:rPr>
              <w:rFonts w:ascii="Calibri" w:hAnsi="Calibri" w:cs="Calibri"/>
              <w:sz w:val="22"/>
              <w:szCs w:val="22"/>
            </w:rPr>
            <w:t>Contents</w:t>
          </w:r>
        </w:p>
        <w:p w14:paraId="1622948A" w14:textId="641277D4" w:rsidR="009B4CA8" w:rsidRDefault="003F1D89"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r w:rsidRPr="003F50C2">
            <w:rPr>
              <w:rFonts w:ascii="Calibri" w:hAnsi="Calibri" w:cs="Calibri"/>
              <w:sz w:val="22"/>
              <w:szCs w:val="22"/>
            </w:rPr>
            <w:fldChar w:fldCharType="begin"/>
          </w:r>
          <w:r w:rsidRPr="003F50C2">
            <w:rPr>
              <w:rFonts w:ascii="Calibri" w:hAnsi="Calibri" w:cs="Calibri"/>
              <w:sz w:val="22"/>
              <w:szCs w:val="22"/>
            </w:rPr>
            <w:instrText xml:space="preserve"> TOC \o "1-3" \h \z \u </w:instrText>
          </w:r>
          <w:r w:rsidRPr="003F50C2">
            <w:rPr>
              <w:rFonts w:ascii="Calibri" w:hAnsi="Calibri" w:cs="Calibri"/>
              <w:sz w:val="22"/>
              <w:szCs w:val="22"/>
            </w:rPr>
            <w:fldChar w:fldCharType="separate"/>
          </w:r>
          <w:hyperlink w:anchor="_Toc194999708" w:history="1">
            <w:r w:rsidR="009B4CA8" w:rsidRPr="00760C59">
              <w:rPr>
                <w:rStyle w:val="Hyperlink"/>
                <w:rFonts w:cs="Calibri"/>
                <w:noProof/>
              </w:rPr>
              <w:t>Approvals</w:t>
            </w:r>
            <w:r w:rsidR="009B4CA8">
              <w:rPr>
                <w:noProof/>
                <w:webHidden/>
              </w:rPr>
              <w:tab/>
            </w:r>
            <w:r w:rsidR="009B4CA8">
              <w:rPr>
                <w:noProof/>
                <w:webHidden/>
              </w:rPr>
              <w:fldChar w:fldCharType="begin"/>
            </w:r>
            <w:r w:rsidR="009B4CA8">
              <w:rPr>
                <w:noProof/>
                <w:webHidden/>
              </w:rPr>
              <w:instrText xml:space="preserve"> PAGEREF _Toc194999708 \h </w:instrText>
            </w:r>
            <w:r w:rsidR="009B4CA8">
              <w:rPr>
                <w:noProof/>
                <w:webHidden/>
              </w:rPr>
            </w:r>
            <w:r w:rsidR="009B4CA8">
              <w:rPr>
                <w:noProof/>
                <w:webHidden/>
              </w:rPr>
              <w:fldChar w:fldCharType="separate"/>
            </w:r>
            <w:r w:rsidR="00584246">
              <w:rPr>
                <w:noProof/>
                <w:webHidden/>
              </w:rPr>
              <w:t>1</w:t>
            </w:r>
            <w:r w:rsidR="009B4CA8">
              <w:rPr>
                <w:noProof/>
                <w:webHidden/>
              </w:rPr>
              <w:fldChar w:fldCharType="end"/>
            </w:r>
          </w:hyperlink>
        </w:p>
        <w:p w14:paraId="47A93A10" w14:textId="2D308738"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09" w:history="1">
            <w:r w:rsidRPr="00760C59">
              <w:rPr>
                <w:rStyle w:val="Hyperlink"/>
                <w:rFonts w:cs="Calibri"/>
                <w:noProof/>
              </w:rPr>
              <w:t>Revision Log</w:t>
            </w:r>
            <w:r>
              <w:rPr>
                <w:noProof/>
                <w:webHidden/>
              </w:rPr>
              <w:tab/>
            </w:r>
            <w:r>
              <w:rPr>
                <w:noProof/>
                <w:webHidden/>
              </w:rPr>
              <w:fldChar w:fldCharType="begin"/>
            </w:r>
            <w:r>
              <w:rPr>
                <w:noProof/>
                <w:webHidden/>
              </w:rPr>
              <w:instrText xml:space="preserve"> PAGEREF _Toc194999709 \h </w:instrText>
            </w:r>
            <w:r>
              <w:rPr>
                <w:noProof/>
                <w:webHidden/>
              </w:rPr>
            </w:r>
            <w:r>
              <w:rPr>
                <w:noProof/>
                <w:webHidden/>
              </w:rPr>
              <w:fldChar w:fldCharType="separate"/>
            </w:r>
            <w:r w:rsidR="00584246">
              <w:rPr>
                <w:noProof/>
                <w:webHidden/>
              </w:rPr>
              <w:t>1</w:t>
            </w:r>
            <w:r>
              <w:rPr>
                <w:noProof/>
                <w:webHidden/>
              </w:rPr>
              <w:fldChar w:fldCharType="end"/>
            </w:r>
          </w:hyperlink>
        </w:p>
        <w:p w14:paraId="4225600A" w14:textId="71D63D13"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10" w:history="1">
            <w:r w:rsidRPr="00760C59">
              <w:rPr>
                <w:rStyle w:val="Hyperlink"/>
                <w:rFonts w:cs="Calibri"/>
                <w:noProof/>
              </w:rPr>
              <w:t>List of Effected Pages</w:t>
            </w:r>
            <w:r>
              <w:rPr>
                <w:noProof/>
                <w:webHidden/>
              </w:rPr>
              <w:tab/>
            </w:r>
            <w:r>
              <w:rPr>
                <w:noProof/>
                <w:webHidden/>
              </w:rPr>
              <w:fldChar w:fldCharType="begin"/>
            </w:r>
            <w:r>
              <w:rPr>
                <w:noProof/>
                <w:webHidden/>
              </w:rPr>
              <w:instrText xml:space="preserve"> PAGEREF _Toc194999710 \h </w:instrText>
            </w:r>
            <w:r>
              <w:rPr>
                <w:noProof/>
                <w:webHidden/>
              </w:rPr>
            </w:r>
            <w:r>
              <w:rPr>
                <w:noProof/>
                <w:webHidden/>
              </w:rPr>
              <w:fldChar w:fldCharType="separate"/>
            </w:r>
            <w:r w:rsidR="00584246">
              <w:rPr>
                <w:noProof/>
                <w:webHidden/>
              </w:rPr>
              <w:t>1</w:t>
            </w:r>
            <w:r>
              <w:rPr>
                <w:noProof/>
                <w:webHidden/>
              </w:rPr>
              <w:fldChar w:fldCharType="end"/>
            </w:r>
          </w:hyperlink>
        </w:p>
        <w:p w14:paraId="2EE22C83" w14:textId="42492FE1"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11" w:history="1">
            <w:r w:rsidRPr="00760C59">
              <w:rPr>
                <w:rStyle w:val="Hyperlink"/>
                <w:rFonts w:cs="Calibri"/>
                <w:noProof/>
              </w:rPr>
              <w:t>Objective</w:t>
            </w:r>
            <w:r>
              <w:rPr>
                <w:noProof/>
                <w:webHidden/>
              </w:rPr>
              <w:tab/>
            </w:r>
            <w:r>
              <w:rPr>
                <w:noProof/>
                <w:webHidden/>
              </w:rPr>
              <w:fldChar w:fldCharType="begin"/>
            </w:r>
            <w:r>
              <w:rPr>
                <w:noProof/>
                <w:webHidden/>
              </w:rPr>
              <w:instrText xml:space="preserve"> PAGEREF _Toc194999711 \h </w:instrText>
            </w:r>
            <w:r>
              <w:rPr>
                <w:noProof/>
                <w:webHidden/>
              </w:rPr>
            </w:r>
            <w:r>
              <w:rPr>
                <w:noProof/>
                <w:webHidden/>
              </w:rPr>
              <w:fldChar w:fldCharType="separate"/>
            </w:r>
            <w:r w:rsidR="00584246">
              <w:rPr>
                <w:noProof/>
                <w:webHidden/>
              </w:rPr>
              <w:t>3</w:t>
            </w:r>
            <w:r>
              <w:rPr>
                <w:noProof/>
                <w:webHidden/>
              </w:rPr>
              <w:fldChar w:fldCharType="end"/>
            </w:r>
          </w:hyperlink>
        </w:p>
        <w:p w14:paraId="35D25F01" w14:textId="66709F6E"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12" w:history="1">
            <w:r w:rsidRPr="00760C59">
              <w:rPr>
                <w:rStyle w:val="Hyperlink"/>
                <w:rFonts w:cs="Calibri"/>
                <w:noProof/>
              </w:rPr>
              <w:t>Process Acceptance and Scope</w:t>
            </w:r>
            <w:r>
              <w:rPr>
                <w:noProof/>
                <w:webHidden/>
              </w:rPr>
              <w:tab/>
            </w:r>
            <w:r>
              <w:rPr>
                <w:noProof/>
                <w:webHidden/>
              </w:rPr>
              <w:fldChar w:fldCharType="begin"/>
            </w:r>
            <w:r>
              <w:rPr>
                <w:noProof/>
                <w:webHidden/>
              </w:rPr>
              <w:instrText xml:space="preserve"> PAGEREF _Toc194999712 \h </w:instrText>
            </w:r>
            <w:r>
              <w:rPr>
                <w:noProof/>
                <w:webHidden/>
              </w:rPr>
            </w:r>
            <w:r>
              <w:rPr>
                <w:noProof/>
                <w:webHidden/>
              </w:rPr>
              <w:fldChar w:fldCharType="separate"/>
            </w:r>
            <w:r w:rsidR="00584246">
              <w:rPr>
                <w:noProof/>
                <w:webHidden/>
              </w:rPr>
              <w:t>3</w:t>
            </w:r>
            <w:r>
              <w:rPr>
                <w:noProof/>
                <w:webHidden/>
              </w:rPr>
              <w:fldChar w:fldCharType="end"/>
            </w:r>
          </w:hyperlink>
        </w:p>
        <w:p w14:paraId="629372CB" w14:textId="289BDAC7"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13" w:history="1">
            <w:r w:rsidRPr="00760C59">
              <w:rPr>
                <w:rStyle w:val="Hyperlink"/>
                <w:rFonts w:cs="Calibri"/>
                <w:noProof/>
              </w:rPr>
              <w:t>Applicability</w:t>
            </w:r>
            <w:r>
              <w:rPr>
                <w:noProof/>
                <w:webHidden/>
              </w:rPr>
              <w:tab/>
            </w:r>
            <w:r>
              <w:rPr>
                <w:noProof/>
                <w:webHidden/>
              </w:rPr>
              <w:fldChar w:fldCharType="begin"/>
            </w:r>
            <w:r>
              <w:rPr>
                <w:noProof/>
                <w:webHidden/>
              </w:rPr>
              <w:instrText xml:space="preserve"> PAGEREF _Toc194999713 \h </w:instrText>
            </w:r>
            <w:r>
              <w:rPr>
                <w:noProof/>
                <w:webHidden/>
              </w:rPr>
            </w:r>
            <w:r>
              <w:rPr>
                <w:noProof/>
                <w:webHidden/>
              </w:rPr>
              <w:fldChar w:fldCharType="separate"/>
            </w:r>
            <w:r w:rsidR="00584246">
              <w:rPr>
                <w:noProof/>
                <w:webHidden/>
              </w:rPr>
              <w:t>3</w:t>
            </w:r>
            <w:r>
              <w:rPr>
                <w:noProof/>
                <w:webHidden/>
              </w:rPr>
              <w:fldChar w:fldCharType="end"/>
            </w:r>
          </w:hyperlink>
        </w:p>
        <w:p w14:paraId="4DA7AFE2" w14:textId="6082FCEB" w:rsidR="009B4CA8" w:rsidRDefault="009B4CA8" w:rsidP="00492F2E">
          <w:pPr>
            <w:pStyle w:val="TOC1"/>
            <w:tabs>
              <w:tab w:val="right" w:leader="dot" w:pos="10790"/>
            </w:tabs>
            <w:rPr>
              <w:rFonts w:asciiTheme="minorHAnsi" w:hAnsiTheme="minorHAnsi" w:cstheme="minorBidi"/>
              <w:noProof/>
              <w:kern w:val="2"/>
              <w:sz w:val="24"/>
              <w:szCs w:val="24"/>
              <w14:ligatures w14:val="standardContextual"/>
            </w:rPr>
          </w:pPr>
          <w:hyperlink w:anchor="_Toc194999714" w:history="1">
            <w:r w:rsidRPr="00760C59">
              <w:rPr>
                <w:rStyle w:val="Hyperlink"/>
                <w:noProof/>
              </w:rPr>
              <w:t>This document is to control, specifically, remote inspections performed at the Springville, UT. location.</w:t>
            </w:r>
            <w:r>
              <w:rPr>
                <w:noProof/>
                <w:webHidden/>
              </w:rPr>
              <w:tab/>
            </w:r>
            <w:r>
              <w:rPr>
                <w:noProof/>
                <w:webHidden/>
              </w:rPr>
              <w:fldChar w:fldCharType="begin"/>
            </w:r>
            <w:r>
              <w:rPr>
                <w:noProof/>
                <w:webHidden/>
              </w:rPr>
              <w:instrText xml:space="preserve"> PAGEREF _Toc194999714 \h </w:instrText>
            </w:r>
            <w:r>
              <w:rPr>
                <w:noProof/>
                <w:webHidden/>
              </w:rPr>
            </w:r>
            <w:r>
              <w:rPr>
                <w:noProof/>
                <w:webHidden/>
              </w:rPr>
              <w:fldChar w:fldCharType="separate"/>
            </w:r>
            <w:r w:rsidR="00584246">
              <w:rPr>
                <w:noProof/>
                <w:webHidden/>
              </w:rPr>
              <w:t>3</w:t>
            </w:r>
            <w:r>
              <w:rPr>
                <w:noProof/>
                <w:webHidden/>
              </w:rPr>
              <w:fldChar w:fldCharType="end"/>
            </w:r>
          </w:hyperlink>
        </w:p>
        <w:p w14:paraId="35135EA6" w14:textId="4F91E07E"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15" w:history="1">
            <w:r w:rsidRPr="00760C59">
              <w:rPr>
                <w:rStyle w:val="Hyperlink"/>
                <w:rFonts w:cs="Calibri"/>
                <w:noProof/>
              </w:rPr>
              <w:t>Responsibilities</w:t>
            </w:r>
            <w:r>
              <w:rPr>
                <w:noProof/>
                <w:webHidden/>
              </w:rPr>
              <w:tab/>
            </w:r>
            <w:r>
              <w:rPr>
                <w:noProof/>
                <w:webHidden/>
              </w:rPr>
              <w:fldChar w:fldCharType="begin"/>
            </w:r>
            <w:r>
              <w:rPr>
                <w:noProof/>
                <w:webHidden/>
              </w:rPr>
              <w:instrText xml:space="preserve"> PAGEREF _Toc194999715 \h </w:instrText>
            </w:r>
            <w:r>
              <w:rPr>
                <w:noProof/>
                <w:webHidden/>
              </w:rPr>
            </w:r>
            <w:r>
              <w:rPr>
                <w:noProof/>
                <w:webHidden/>
              </w:rPr>
              <w:fldChar w:fldCharType="separate"/>
            </w:r>
            <w:r w:rsidR="00584246">
              <w:rPr>
                <w:noProof/>
                <w:webHidden/>
              </w:rPr>
              <w:t>3</w:t>
            </w:r>
            <w:r>
              <w:rPr>
                <w:noProof/>
                <w:webHidden/>
              </w:rPr>
              <w:fldChar w:fldCharType="end"/>
            </w:r>
          </w:hyperlink>
        </w:p>
        <w:p w14:paraId="4322CF36" w14:textId="190D31D6"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16" w:history="1">
            <w:r w:rsidRPr="00760C59">
              <w:rPr>
                <w:rStyle w:val="Hyperlink"/>
                <w:rFonts w:cs="Calibri"/>
                <w:noProof/>
              </w:rPr>
              <w:t>How will it be used</w:t>
            </w:r>
            <w:r>
              <w:rPr>
                <w:noProof/>
                <w:webHidden/>
              </w:rPr>
              <w:tab/>
            </w:r>
            <w:r>
              <w:rPr>
                <w:noProof/>
                <w:webHidden/>
              </w:rPr>
              <w:fldChar w:fldCharType="begin"/>
            </w:r>
            <w:r>
              <w:rPr>
                <w:noProof/>
                <w:webHidden/>
              </w:rPr>
              <w:instrText xml:space="preserve"> PAGEREF _Toc194999716 \h </w:instrText>
            </w:r>
            <w:r>
              <w:rPr>
                <w:noProof/>
                <w:webHidden/>
              </w:rPr>
            </w:r>
            <w:r>
              <w:rPr>
                <w:noProof/>
                <w:webHidden/>
              </w:rPr>
              <w:fldChar w:fldCharType="separate"/>
            </w:r>
            <w:r w:rsidR="00584246">
              <w:rPr>
                <w:noProof/>
                <w:webHidden/>
              </w:rPr>
              <w:t>4</w:t>
            </w:r>
            <w:r>
              <w:rPr>
                <w:noProof/>
                <w:webHidden/>
              </w:rPr>
              <w:fldChar w:fldCharType="end"/>
            </w:r>
          </w:hyperlink>
        </w:p>
        <w:p w14:paraId="29741A58" w14:textId="0C81482C"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17" w:history="1">
            <w:r w:rsidRPr="00760C59">
              <w:rPr>
                <w:rStyle w:val="Hyperlink"/>
                <w:rFonts w:cs="Calibri"/>
                <w:noProof/>
              </w:rPr>
              <w:t>How Remote Conformity Shall Not be Used</w:t>
            </w:r>
            <w:r>
              <w:rPr>
                <w:noProof/>
                <w:webHidden/>
              </w:rPr>
              <w:tab/>
            </w:r>
            <w:r>
              <w:rPr>
                <w:noProof/>
                <w:webHidden/>
              </w:rPr>
              <w:fldChar w:fldCharType="begin"/>
            </w:r>
            <w:r>
              <w:rPr>
                <w:noProof/>
                <w:webHidden/>
              </w:rPr>
              <w:instrText xml:space="preserve"> PAGEREF _Toc194999717 \h </w:instrText>
            </w:r>
            <w:r>
              <w:rPr>
                <w:noProof/>
                <w:webHidden/>
              </w:rPr>
            </w:r>
            <w:r>
              <w:rPr>
                <w:noProof/>
                <w:webHidden/>
              </w:rPr>
              <w:fldChar w:fldCharType="separate"/>
            </w:r>
            <w:r w:rsidR="00584246">
              <w:rPr>
                <w:noProof/>
                <w:webHidden/>
              </w:rPr>
              <w:t>5</w:t>
            </w:r>
            <w:r>
              <w:rPr>
                <w:noProof/>
                <w:webHidden/>
              </w:rPr>
              <w:fldChar w:fldCharType="end"/>
            </w:r>
          </w:hyperlink>
        </w:p>
        <w:p w14:paraId="66235FA2" w14:textId="700D453C"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18" w:history="1">
            <w:r w:rsidRPr="00760C59">
              <w:rPr>
                <w:rStyle w:val="Hyperlink"/>
                <w:rFonts w:cs="Calibri"/>
                <w:noProof/>
              </w:rPr>
              <w:t>Failure of Equipment or incomplete inspection</w:t>
            </w:r>
            <w:r>
              <w:rPr>
                <w:noProof/>
                <w:webHidden/>
              </w:rPr>
              <w:tab/>
            </w:r>
            <w:r>
              <w:rPr>
                <w:noProof/>
                <w:webHidden/>
              </w:rPr>
              <w:fldChar w:fldCharType="begin"/>
            </w:r>
            <w:r>
              <w:rPr>
                <w:noProof/>
                <w:webHidden/>
              </w:rPr>
              <w:instrText xml:space="preserve"> PAGEREF _Toc194999718 \h </w:instrText>
            </w:r>
            <w:r>
              <w:rPr>
                <w:noProof/>
                <w:webHidden/>
              </w:rPr>
            </w:r>
            <w:r>
              <w:rPr>
                <w:noProof/>
                <w:webHidden/>
              </w:rPr>
              <w:fldChar w:fldCharType="separate"/>
            </w:r>
            <w:r w:rsidR="00584246">
              <w:rPr>
                <w:noProof/>
                <w:webHidden/>
              </w:rPr>
              <w:t>5</w:t>
            </w:r>
            <w:r>
              <w:rPr>
                <w:noProof/>
                <w:webHidden/>
              </w:rPr>
              <w:fldChar w:fldCharType="end"/>
            </w:r>
          </w:hyperlink>
        </w:p>
        <w:p w14:paraId="7618B67F" w14:textId="3F7C88E6"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19" w:history="1">
            <w:r w:rsidRPr="00760C59">
              <w:rPr>
                <w:rStyle w:val="Hyperlink"/>
                <w:rFonts w:cs="Calibri"/>
                <w:noProof/>
              </w:rPr>
              <w:t>Improvement</w:t>
            </w:r>
            <w:r>
              <w:rPr>
                <w:noProof/>
                <w:webHidden/>
              </w:rPr>
              <w:tab/>
            </w:r>
            <w:r>
              <w:rPr>
                <w:noProof/>
                <w:webHidden/>
              </w:rPr>
              <w:fldChar w:fldCharType="begin"/>
            </w:r>
            <w:r>
              <w:rPr>
                <w:noProof/>
                <w:webHidden/>
              </w:rPr>
              <w:instrText xml:space="preserve"> PAGEREF _Toc194999719 \h </w:instrText>
            </w:r>
            <w:r>
              <w:rPr>
                <w:noProof/>
                <w:webHidden/>
              </w:rPr>
            </w:r>
            <w:r>
              <w:rPr>
                <w:noProof/>
                <w:webHidden/>
              </w:rPr>
              <w:fldChar w:fldCharType="separate"/>
            </w:r>
            <w:r w:rsidR="00584246">
              <w:rPr>
                <w:noProof/>
                <w:webHidden/>
              </w:rPr>
              <w:t>5</w:t>
            </w:r>
            <w:r>
              <w:rPr>
                <w:noProof/>
                <w:webHidden/>
              </w:rPr>
              <w:fldChar w:fldCharType="end"/>
            </w:r>
          </w:hyperlink>
        </w:p>
        <w:p w14:paraId="2D1E0E83" w14:textId="1406725F"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20" w:history="1">
            <w:r w:rsidRPr="00760C59">
              <w:rPr>
                <w:rStyle w:val="Hyperlink"/>
                <w:rFonts w:cs="Calibri"/>
                <w:noProof/>
              </w:rPr>
              <w:t>Documented Information</w:t>
            </w:r>
            <w:r>
              <w:rPr>
                <w:noProof/>
                <w:webHidden/>
              </w:rPr>
              <w:tab/>
            </w:r>
            <w:r>
              <w:rPr>
                <w:noProof/>
                <w:webHidden/>
              </w:rPr>
              <w:fldChar w:fldCharType="begin"/>
            </w:r>
            <w:r>
              <w:rPr>
                <w:noProof/>
                <w:webHidden/>
              </w:rPr>
              <w:instrText xml:space="preserve"> PAGEREF _Toc194999720 \h </w:instrText>
            </w:r>
            <w:r>
              <w:rPr>
                <w:noProof/>
                <w:webHidden/>
              </w:rPr>
            </w:r>
            <w:r>
              <w:rPr>
                <w:noProof/>
                <w:webHidden/>
              </w:rPr>
              <w:fldChar w:fldCharType="separate"/>
            </w:r>
            <w:r w:rsidR="00584246">
              <w:rPr>
                <w:noProof/>
                <w:webHidden/>
              </w:rPr>
              <w:t>5</w:t>
            </w:r>
            <w:r>
              <w:rPr>
                <w:noProof/>
                <w:webHidden/>
              </w:rPr>
              <w:fldChar w:fldCharType="end"/>
            </w:r>
          </w:hyperlink>
        </w:p>
        <w:p w14:paraId="751F927A" w14:textId="49E2DD34"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21" w:history="1">
            <w:r w:rsidRPr="00760C59">
              <w:rPr>
                <w:rStyle w:val="Hyperlink"/>
                <w:rFonts w:cs="Calibri"/>
                <w:noProof/>
              </w:rPr>
              <w:t>Internal Audit Process</w:t>
            </w:r>
            <w:r>
              <w:rPr>
                <w:noProof/>
                <w:webHidden/>
              </w:rPr>
              <w:tab/>
            </w:r>
            <w:r>
              <w:rPr>
                <w:noProof/>
                <w:webHidden/>
              </w:rPr>
              <w:fldChar w:fldCharType="begin"/>
            </w:r>
            <w:r>
              <w:rPr>
                <w:noProof/>
                <w:webHidden/>
              </w:rPr>
              <w:instrText xml:space="preserve"> PAGEREF _Toc194999721 \h </w:instrText>
            </w:r>
            <w:r>
              <w:rPr>
                <w:noProof/>
                <w:webHidden/>
              </w:rPr>
            </w:r>
            <w:r>
              <w:rPr>
                <w:noProof/>
                <w:webHidden/>
              </w:rPr>
              <w:fldChar w:fldCharType="separate"/>
            </w:r>
            <w:r w:rsidR="00584246">
              <w:rPr>
                <w:noProof/>
                <w:webHidden/>
              </w:rPr>
              <w:t>6</w:t>
            </w:r>
            <w:r>
              <w:rPr>
                <w:noProof/>
                <w:webHidden/>
              </w:rPr>
              <w:fldChar w:fldCharType="end"/>
            </w:r>
          </w:hyperlink>
        </w:p>
        <w:p w14:paraId="574338D2" w14:textId="6B289B12"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22" w:history="1">
            <w:r w:rsidRPr="00760C59">
              <w:rPr>
                <w:rStyle w:val="Hyperlink"/>
                <w:rFonts w:cs="Calibri"/>
                <w:noProof/>
              </w:rPr>
              <w:t>Inspection for the Issuance of 8130-3.</w:t>
            </w:r>
            <w:r>
              <w:rPr>
                <w:noProof/>
                <w:webHidden/>
              </w:rPr>
              <w:tab/>
            </w:r>
            <w:r>
              <w:rPr>
                <w:noProof/>
                <w:webHidden/>
              </w:rPr>
              <w:fldChar w:fldCharType="begin"/>
            </w:r>
            <w:r>
              <w:rPr>
                <w:noProof/>
                <w:webHidden/>
              </w:rPr>
              <w:instrText xml:space="preserve"> PAGEREF _Toc194999722 \h </w:instrText>
            </w:r>
            <w:r>
              <w:rPr>
                <w:noProof/>
                <w:webHidden/>
              </w:rPr>
            </w:r>
            <w:r>
              <w:rPr>
                <w:noProof/>
                <w:webHidden/>
              </w:rPr>
              <w:fldChar w:fldCharType="separate"/>
            </w:r>
            <w:r w:rsidR="00584246">
              <w:rPr>
                <w:noProof/>
                <w:webHidden/>
              </w:rPr>
              <w:t>6</w:t>
            </w:r>
            <w:r>
              <w:rPr>
                <w:noProof/>
                <w:webHidden/>
              </w:rPr>
              <w:fldChar w:fldCharType="end"/>
            </w:r>
          </w:hyperlink>
        </w:p>
        <w:p w14:paraId="48E7BCB6" w14:textId="46AE4E86"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23" w:history="1">
            <w:r w:rsidRPr="00760C59">
              <w:rPr>
                <w:rStyle w:val="Hyperlink"/>
                <w:rFonts w:cs="Calibri"/>
                <w:noProof/>
              </w:rPr>
              <w:t>Appendix 1</w:t>
            </w:r>
            <w:r>
              <w:rPr>
                <w:noProof/>
                <w:webHidden/>
              </w:rPr>
              <w:tab/>
            </w:r>
            <w:r>
              <w:rPr>
                <w:noProof/>
                <w:webHidden/>
              </w:rPr>
              <w:fldChar w:fldCharType="begin"/>
            </w:r>
            <w:r>
              <w:rPr>
                <w:noProof/>
                <w:webHidden/>
              </w:rPr>
              <w:instrText xml:space="preserve"> PAGEREF _Toc194999723 \h </w:instrText>
            </w:r>
            <w:r>
              <w:rPr>
                <w:noProof/>
                <w:webHidden/>
              </w:rPr>
            </w:r>
            <w:r>
              <w:rPr>
                <w:noProof/>
                <w:webHidden/>
              </w:rPr>
              <w:fldChar w:fldCharType="separate"/>
            </w:r>
            <w:r w:rsidR="00584246">
              <w:rPr>
                <w:noProof/>
                <w:webHidden/>
              </w:rPr>
              <w:t>7</w:t>
            </w:r>
            <w:r>
              <w:rPr>
                <w:noProof/>
                <w:webHidden/>
              </w:rPr>
              <w:fldChar w:fldCharType="end"/>
            </w:r>
          </w:hyperlink>
        </w:p>
        <w:p w14:paraId="042912AC" w14:textId="04654457" w:rsidR="009B4CA8" w:rsidRDefault="009B4CA8" w:rsidP="00492F2E">
          <w:pPr>
            <w:pStyle w:val="TOC2"/>
            <w:tabs>
              <w:tab w:val="right" w:leader="dot" w:pos="10790"/>
            </w:tabs>
            <w:ind w:left="0"/>
            <w:rPr>
              <w:rFonts w:asciiTheme="minorHAnsi" w:hAnsiTheme="minorHAnsi" w:cstheme="minorBidi"/>
              <w:noProof/>
              <w:kern w:val="2"/>
              <w:sz w:val="24"/>
              <w:szCs w:val="24"/>
              <w14:ligatures w14:val="standardContextual"/>
            </w:rPr>
          </w:pPr>
          <w:hyperlink w:anchor="_Toc194999725" w:history="1">
            <w:r w:rsidRPr="00760C59">
              <w:rPr>
                <w:rStyle w:val="Hyperlink"/>
                <w:noProof/>
              </w:rPr>
              <w:t>Opportunities and Risks</w:t>
            </w:r>
            <w:r>
              <w:rPr>
                <w:noProof/>
                <w:webHidden/>
              </w:rPr>
              <w:tab/>
            </w:r>
            <w:r>
              <w:rPr>
                <w:noProof/>
                <w:webHidden/>
              </w:rPr>
              <w:fldChar w:fldCharType="begin"/>
            </w:r>
            <w:r>
              <w:rPr>
                <w:noProof/>
                <w:webHidden/>
              </w:rPr>
              <w:instrText xml:space="preserve"> PAGEREF _Toc194999725 \h </w:instrText>
            </w:r>
            <w:r>
              <w:rPr>
                <w:noProof/>
                <w:webHidden/>
              </w:rPr>
            </w:r>
            <w:r>
              <w:rPr>
                <w:noProof/>
                <w:webHidden/>
              </w:rPr>
              <w:fldChar w:fldCharType="separate"/>
            </w:r>
            <w:r w:rsidR="00584246">
              <w:rPr>
                <w:noProof/>
                <w:webHidden/>
              </w:rPr>
              <w:t>8</w:t>
            </w:r>
            <w:r>
              <w:rPr>
                <w:noProof/>
                <w:webHidden/>
              </w:rPr>
              <w:fldChar w:fldCharType="end"/>
            </w:r>
          </w:hyperlink>
        </w:p>
        <w:p w14:paraId="36BE089B" w14:textId="2956796B"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26" w:history="1">
            <w:r w:rsidRPr="00760C59">
              <w:rPr>
                <w:rStyle w:val="Hyperlink"/>
                <w:rFonts w:cs="Calibri"/>
                <w:noProof/>
                <w:lang w:val="pt-BR"/>
              </w:rPr>
              <w:t>Objetivo</w:t>
            </w:r>
            <w:r>
              <w:rPr>
                <w:noProof/>
                <w:webHidden/>
              </w:rPr>
              <w:tab/>
            </w:r>
            <w:r>
              <w:rPr>
                <w:noProof/>
                <w:webHidden/>
              </w:rPr>
              <w:fldChar w:fldCharType="begin"/>
            </w:r>
            <w:r>
              <w:rPr>
                <w:noProof/>
                <w:webHidden/>
              </w:rPr>
              <w:instrText xml:space="preserve"> PAGEREF _Toc194999726 \h </w:instrText>
            </w:r>
            <w:r>
              <w:rPr>
                <w:noProof/>
                <w:webHidden/>
              </w:rPr>
            </w:r>
            <w:r>
              <w:rPr>
                <w:noProof/>
                <w:webHidden/>
              </w:rPr>
              <w:fldChar w:fldCharType="separate"/>
            </w:r>
            <w:r w:rsidR="00584246">
              <w:rPr>
                <w:noProof/>
                <w:webHidden/>
              </w:rPr>
              <w:t>1</w:t>
            </w:r>
            <w:r>
              <w:rPr>
                <w:noProof/>
                <w:webHidden/>
              </w:rPr>
              <w:fldChar w:fldCharType="end"/>
            </w:r>
          </w:hyperlink>
        </w:p>
        <w:p w14:paraId="335CFE06" w14:textId="5B1548F9"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27" w:history="1">
            <w:r w:rsidRPr="00760C59">
              <w:rPr>
                <w:rStyle w:val="Hyperlink"/>
                <w:rFonts w:cs="Calibri"/>
                <w:noProof/>
              </w:rPr>
              <w:t>Aceptación y alcance del proceso</w:t>
            </w:r>
            <w:r>
              <w:rPr>
                <w:noProof/>
                <w:webHidden/>
              </w:rPr>
              <w:tab/>
            </w:r>
            <w:r>
              <w:rPr>
                <w:noProof/>
                <w:webHidden/>
              </w:rPr>
              <w:fldChar w:fldCharType="begin"/>
            </w:r>
            <w:r>
              <w:rPr>
                <w:noProof/>
                <w:webHidden/>
              </w:rPr>
              <w:instrText xml:space="preserve"> PAGEREF _Toc194999727 \h </w:instrText>
            </w:r>
            <w:r>
              <w:rPr>
                <w:noProof/>
                <w:webHidden/>
              </w:rPr>
            </w:r>
            <w:r>
              <w:rPr>
                <w:noProof/>
                <w:webHidden/>
              </w:rPr>
              <w:fldChar w:fldCharType="separate"/>
            </w:r>
            <w:r w:rsidR="00584246">
              <w:rPr>
                <w:noProof/>
                <w:webHidden/>
              </w:rPr>
              <w:t>1</w:t>
            </w:r>
            <w:r>
              <w:rPr>
                <w:noProof/>
                <w:webHidden/>
              </w:rPr>
              <w:fldChar w:fldCharType="end"/>
            </w:r>
          </w:hyperlink>
        </w:p>
        <w:p w14:paraId="1189EC3F" w14:textId="557A8D05"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28" w:history="1">
            <w:r w:rsidRPr="00760C59">
              <w:rPr>
                <w:rStyle w:val="Hyperlink"/>
                <w:rFonts w:cs="Calibri"/>
                <w:noProof/>
                <w:lang w:val="pt-BR"/>
              </w:rPr>
              <w:t>Aplicabilidad</w:t>
            </w:r>
            <w:r>
              <w:rPr>
                <w:noProof/>
                <w:webHidden/>
              </w:rPr>
              <w:tab/>
            </w:r>
            <w:r>
              <w:rPr>
                <w:noProof/>
                <w:webHidden/>
              </w:rPr>
              <w:fldChar w:fldCharType="begin"/>
            </w:r>
            <w:r>
              <w:rPr>
                <w:noProof/>
                <w:webHidden/>
              </w:rPr>
              <w:instrText xml:space="preserve"> PAGEREF _Toc194999728 \h </w:instrText>
            </w:r>
            <w:r>
              <w:rPr>
                <w:noProof/>
                <w:webHidden/>
              </w:rPr>
            </w:r>
            <w:r>
              <w:rPr>
                <w:noProof/>
                <w:webHidden/>
              </w:rPr>
              <w:fldChar w:fldCharType="separate"/>
            </w:r>
            <w:r w:rsidR="00584246">
              <w:rPr>
                <w:noProof/>
                <w:webHidden/>
              </w:rPr>
              <w:t>1</w:t>
            </w:r>
            <w:r>
              <w:rPr>
                <w:noProof/>
                <w:webHidden/>
              </w:rPr>
              <w:fldChar w:fldCharType="end"/>
            </w:r>
          </w:hyperlink>
        </w:p>
        <w:p w14:paraId="7338EBF9" w14:textId="25870F30" w:rsidR="009B4CA8" w:rsidRDefault="009B4CA8" w:rsidP="00492F2E">
          <w:pPr>
            <w:pStyle w:val="TOC1"/>
            <w:tabs>
              <w:tab w:val="right" w:leader="dot" w:pos="10790"/>
            </w:tabs>
            <w:rPr>
              <w:rFonts w:asciiTheme="minorHAnsi" w:hAnsiTheme="minorHAnsi" w:cstheme="minorBidi"/>
              <w:noProof/>
              <w:kern w:val="2"/>
              <w:sz w:val="24"/>
              <w:szCs w:val="24"/>
              <w14:ligatures w14:val="standardContextual"/>
            </w:rPr>
          </w:pPr>
          <w:hyperlink w:anchor="_Toc194999729" w:history="1">
            <w:r w:rsidRPr="00760C59">
              <w:rPr>
                <w:rStyle w:val="Hyperlink"/>
                <w:noProof/>
                <w:lang w:val="pt-BR"/>
              </w:rPr>
              <w:t>Este documento es para controlar, específicamente, las inspecciones remotas realizadas en Springville, UT. ubicación.</w:t>
            </w:r>
            <w:r>
              <w:rPr>
                <w:noProof/>
                <w:webHidden/>
              </w:rPr>
              <w:tab/>
            </w:r>
            <w:r>
              <w:rPr>
                <w:noProof/>
                <w:webHidden/>
              </w:rPr>
              <w:fldChar w:fldCharType="begin"/>
            </w:r>
            <w:r>
              <w:rPr>
                <w:noProof/>
                <w:webHidden/>
              </w:rPr>
              <w:instrText xml:space="preserve"> PAGEREF _Toc194999729 \h </w:instrText>
            </w:r>
            <w:r>
              <w:rPr>
                <w:noProof/>
                <w:webHidden/>
              </w:rPr>
            </w:r>
            <w:r>
              <w:rPr>
                <w:noProof/>
                <w:webHidden/>
              </w:rPr>
              <w:fldChar w:fldCharType="separate"/>
            </w:r>
            <w:r w:rsidR="00584246">
              <w:rPr>
                <w:noProof/>
                <w:webHidden/>
              </w:rPr>
              <w:t>1</w:t>
            </w:r>
            <w:r>
              <w:rPr>
                <w:noProof/>
                <w:webHidden/>
              </w:rPr>
              <w:fldChar w:fldCharType="end"/>
            </w:r>
          </w:hyperlink>
        </w:p>
        <w:p w14:paraId="69C1AD69" w14:textId="6F3F9ABA"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30" w:history="1">
            <w:r w:rsidRPr="00760C59">
              <w:rPr>
                <w:rStyle w:val="Hyperlink"/>
                <w:rFonts w:cs="Calibri"/>
                <w:noProof/>
              </w:rPr>
              <w:t>Responsabilidades</w:t>
            </w:r>
            <w:r>
              <w:rPr>
                <w:noProof/>
                <w:webHidden/>
              </w:rPr>
              <w:tab/>
            </w:r>
            <w:r>
              <w:rPr>
                <w:noProof/>
                <w:webHidden/>
              </w:rPr>
              <w:fldChar w:fldCharType="begin"/>
            </w:r>
            <w:r>
              <w:rPr>
                <w:noProof/>
                <w:webHidden/>
              </w:rPr>
              <w:instrText xml:space="preserve"> PAGEREF _Toc194999730 \h </w:instrText>
            </w:r>
            <w:r>
              <w:rPr>
                <w:noProof/>
                <w:webHidden/>
              </w:rPr>
            </w:r>
            <w:r>
              <w:rPr>
                <w:noProof/>
                <w:webHidden/>
              </w:rPr>
              <w:fldChar w:fldCharType="separate"/>
            </w:r>
            <w:r w:rsidR="00584246">
              <w:rPr>
                <w:noProof/>
                <w:webHidden/>
              </w:rPr>
              <w:t>1</w:t>
            </w:r>
            <w:r>
              <w:rPr>
                <w:noProof/>
                <w:webHidden/>
              </w:rPr>
              <w:fldChar w:fldCharType="end"/>
            </w:r>
          </w:hyperlink>
        </w:p>
        <w:p w14:paraId="46267C05" w14:textId="2FDEF84B"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31" w:history="1">
            <w:r w:rsidRPr="00760C59">
              <w:rPr>
                <w:rStyle w:val="Hyperlink"/>
                <w:rFonts w:cs="Calibri"/>
                <w:noProof/>
              </w:rPr>
              <w:t>¿Cómo se utilizará?</w:t>
            </w:r>
            <w:r>
              <w:rPr>
                <w:noProof/>
                <w:webHidden/>
              </w:rPr>
              <w:tab/>
            </w:r>
            <w:r>
              <w:rPr>
                <w:noProof/>
                <w:webHidden/>
              </w:rPr>
              <w:fldChar w:fldCharType="begin"/>
            </w:r>
            <w:r>
              <w:rPr>
                <w:noProof/>
                <w:webHidden/>
              </w:rPr>
              <w:instrText xml:space="preserve"> PAGEREF _Toc194999731 \h </w:instrText>
            </w:r>
            <w:r>
              <w:rPr>
                <w:noProof/>
                <w:webHidden/>
              </w:rPr>
            </w:r>
            <w:r>
              <w:rPr>
                <w:noProof/>
                <w:webHidden/>
              </w:rPr>
              <w:fldChar w:fldCharType="separate"/>
            </w:r>
            <w:r w:rsidR="00584246">
              <w:rPr>
                <w:noProof/>
                <w:webHidden/>
              </w:rPr>
              <w:t>3</w:t>
            </w:r>
            <w:r>
              <w:rPr>
                <w:noProof/>
                <w:webHidden/>
              </w:rPr>
              <w:fldChar w:fldCharType="end"/>
            </w:r>
          </w:hyperlink>
        </w:p>
        <w:p w14:paraId="4D70B4B7" w14:textId="3A79D22A"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32" w:history="1">
            <w:r w:rsidRPr="00760C59">
              <w:rPr>
                <w:rStyle w:val="Hyperlink"/>
                <w:rFonts w:cs="Calibri"/>
                <w:noProof/>
                <w:lang w:val="pt-BR"/>
              </w:rPr>
              <w:t>Cómo no se utilizará la conformidad a distancia</w:t>
            </w:r>
            <w:r>
              <w:rPr>
                <w:noProof/>
                <w:webHidden/>
              </w:rPr>
              <w:tab/>
            </w:r>
            <w:r>
              <w:rPr>
                <w:noProof/>
                <w:webHidden/>
              </w:rPr>
              <w:fldChar w:fldCharType="begin"/>
            </w:r>
            <w:r>
              <w:rPr>
                <w:noProof/>
                <w:webHidden/>
              </w:rPr>
              <w:instrText xml:space="preserve"> PAGEREF _Toc194999732 \h </w:instrText>
            </w:r>
            <w:r>
              <w:rPr>
                <w:noProof/>
                <w:webHidden/>
              </w:rPr>
            </w:r>
            <w:r>
              <w:rPr>
                <w:noProof/>
                <w:webHidden/>
              </w:rPr>
              <w:fldChar w:fldCharType="separate"/>
            </w:r>
            <w:r w:rsidR="00584246">
              <w:rPr>
                <w:noProof/>
                <w:webHidden/>
              </w:rPr>
              <w:t>3</w:t>
            </w:r>
            <w:r>
              <w:rPr>
                <w:noProof/>
                <w:webHidden/>
              </w:rPr>
              <w:fldChar w:fldCharType="end"/>
            </w:r>
          </w:hyperlink>
        </w:p>
        <w:p w14:paraId="77D1B5B5" w14:textId="7E115DCB"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33" w:history="1">
            <w:r w:rsidRPr="00760C59">
              <w:rPr>
                <w:rStyle w:val="Hyperlink"/>
                <w:rFonts w:cs="Calibri"/>
                <w:noProof/>
                <w:lang w:val="pt-BR"/>
              </w:rPr>
              <w:t>Falla del equipo o inspección incompleta</w:t>
            </w:r>
            <w:r>
              <w:rPr>
                <w:noProof/>
                <w:webHidden/>
              </w:rPr>
              <w:tab/>
            </w:r>
            <w:r>
              <w:rPr>
                <w:noProof/>
                <w:webHidden/>
              </w:rPr>
              <w:fldChar w:fldCharType="begin"/>
            </w:r>
            <w:r>
              <w:rPr>
                <w:noProof/>
                <w:webHidden/>
              </w:rPr>
              <w:instrText xml:space="preserve"> PAGEREF _Toc194999733 \h </w:instrText>
            </w:r>
            <w:r>
              <w:rPr>
                <w:noProof/>
                <w:webHidden/>
              </w:rPr>
            </w:r>
            <w:r>
              <w:rPr>
                <w:noProof/>
                <w:webHidden/>
              </w:rPr>
              <w:fldChar w:fldCharType="separate"/>
            </w:r>
            <w:r w:rsidR="00584246">
              <w:rPr>
                <w:noProof/>
                <w:webHidden/>
              </w:rPr>
              <w:t>3</w:t>
            </w:r>
            <w:r>
              <w:rPr>
                <w:noProof/>
                <w:webHidden/>
              </w:rPr>
              <w:fldChar w:fldCharType="end"/>
            </w:r>
          </w:hyperlink>
        </w:p>
        <w:p w14:paraId="4334C9CE" w14:textId="7833137D"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34" w:history="1">
            <w:r w:rsidRPr="00760C59">
              <w:rPr>
                <w:rStyle w:val="Hyperlink"/>
                <w:rFonts w:cs="Calibri"/>
                <w:noProof/>
              </w:rPr>
              <w:t>Mejora</w:t>
            </w:r>
            <w:r>
              <w:rPr>
                <w:noProof/>
                <w:webHidden/>
              </w:rPr>
              <w:tab/>
            </w:r>
            <w:r>
              <w:rPr>
                <w:noProof/>
                <w:webHidden/>
              </w:rPr>
              <w:fldChar w:fldCharType="begin"/>
            </w:r>
            <w:r>
              <w:rPr>
                <w:noProof/>
                <w:webHidden/>
              </w:rPr>
              <w:instrText xml:space="preserve"> PAGEREF _Toc194999734 \h </w:instrText>
            </w:r>
            <w:r>
              <w:rPr>
                <w:noProof/>
                <w:webHidden/>
              </w:rPr>
            </w:r>
            <w:r>
              <w:rPr>
                <w:noProof/>
                <w:webHidden/>
              </w:rPr>
              <w:fldChar w:fldCharType="separate"/>
            </w:r>
            <w:r w:rsidR="00584246">
              <w:rPr>
                <w:noProof/>
                <w:webHidden/>
              </w:rPr>
              <w:t>4</w:t>
            </w:r>
            <w:r>
              <w:rPr>
                <w:noProof/>
                <w:webHidden/>
              </w:rPr>
              <w:fldChar w:fldCharType="end"/>
            </w:r>
          </w:hyperlink>
        </w:p>
        <w:p w14:paraId="5B2EB0C9" w14:textId="2F7F8438"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35" w:history="1">
            <w:r w:rsidRPr="00760C59">
              <w:rPr>
                <w:rStyle w:val="Hyperlink"/>
                <w:rFonts w:cs="Calibri"/>
                <w:noProof/>
              </w:rPr>
              <w:t>Información documentada</w:t>
            </w:r>
            <w:r>
              <w:rPr>
                <w:noProof/>
                <w:webHidden/>
              </w:rPr>
              <w:tab/>
            </w:r>
            <w:r>
              <w:rPr>
                <w:noProof/>
                <w:webHidden/>
              </w:rPr>
              <w:fldChar w:fldCharType="begin"/>
            </w:r>
            <w:r>
              <w:rPr>
                <w:noProof/>
                <w:webHidden/>
              </w:rPr>
              <w:instrText xml:space="preserve"> PAGEREF _Toc194999735 \h </w:instrText>
            </w:r>
            <w:r>
              <w:rPr>
                <w:noProof/>
                <w:webHidden/>
              </w:rPr>
            </w:r>
            <w:r>
              <w:rPr>
                <w:noProof/>
                <w:webHidden/>
              </w:rPr>
              <w:fldChar w:fldCharType="separate"/>
            </w:r>
            <w:r w:rsidR="00584246">
              <w:rPr>
                <w:noProof/>
                <w:webHidden/>
              </w:rPr>
              <w:t>4</w:t>
            </w:r>
            <w:r>
              <w:rPr>
                <w:noProof/>
                <w:webHidden/>
              </w:rPr>
              <w:fldChar w:fldCharType="end"/>
            </w:r>
          </w:hyperlink>
        </w:p>
        <w:p w14:paraId="2940FDC4" w14:textId="03C2B00E"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36" w:history="1">
            <w:r w:rsidRPr="00760C59">
              <w:rPr>
                <w:rStyle w:val="Hyperlink"/>
                <w:rFonts w:cs="Calibri"/>
                <w:noProof/>
                <w:lang w:val="pt-BR"/>
              </w:rPr>
              <w:t>Proceso de Auditoría Interna</w:t>
            </w:r>
            <w:r>
              <w:rPr>
                <w:noProof/>
                <w:webHidden/>
              </w:rPr>
              <w:tab/>
            </w:r>
            <w:r>
              <w:rPr>
                <w:noProof/>
                <w:webHidden/>
              </w:rPr>
              <w:fldChar w:fldCharType="begin"/>
            </w:r>
            <w:r>
              <w:rPr>
                <w:noProof/>
                <w:webHidden/>
              </w:rPr>
              <w:instrText xml:space="preserve"> PAGEREF _Toc194999736 \h </w:instrText>
            </w:r>
            <w:r>
              <w:rPr>
                <w:noProof/>
                <w:webHidden/>
              </w:rPr>
            </w:r>
            <w:r>
              <w:rPr>
                <w:noProof/>
                <w:webHidden/>
              </w:rPr>
              <w:fldChar w:fldCharType="separate"/>
            </w:r>
            <w:r w:rsidR="00584246">
              <w:rPr>
                <w:noProof/>
                <w:webHidden/>
              </w:rPr>
              <w:t>4</w:t>
            </w:r>
            <w:r>
              <w:rPr>
                <w:noProof/>
                <w:webHidden/>
              </w:rPr>
              <w:fldChar w:fldCharType="end"/>
            </w:r>
          </w:hyperlink>
        </w:p>
        <w:p w14:paraId="3D540D83" w14:textId="1A7A89F4"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37" w:history="1">
            <w:r w:rsidRPr="00760C59">
              <w:rPr>
                <w:rStyle w:val="Hyperlink"/>
                <w:rFonts w:cs="Calibri"/>
                <w:noProof/>
                <w:lang w:val="pt-BR"/>
              </w:rPr>
              <w:t>Inspección para la emisión de 8130-3.</w:t>
            </w:r>
            <w:r>
              <w:rPr>
                <w:noProof/>
                <w:webHidden/>
              </w:rPr>
              <w:tab/>
            </w:r>
            <w:r>
              <w:rPr>
                <w:noProof/>
                <w:webHidden/>
              </w:rPr>
              <w:fldChar w:fldCharType="begin"/>
            </w:r>
            <w:r>
              <w:rPr>
                <w:noProof/>
                <w:webHidden/>
              </w:rPr>
              <w:instrText xml:space="preserve"> PAGEREF _Toc194999737 \h </w:instrText>
            </w:r>
            <w:r>
              <w:rPr>
                <w:noProof/>
                <w:webHidden/>
              </w:rPr>
            </w:r>
            <w:r>
              <w:rPr>
                <w:noProof/>
                <w:webHidden/>
              </w:rPr>
              <w:fldChar w:fldCharType="separate"/>
            </w:r>
            <w:r w:rsidR="00584246">
              <w:rPr>
                <w:noProof/>
                <w:webHidden/>
              </w:rPr>
              <w:t>5</w:t>
            </w:r>
            <w:r>
              <w:rPr>
                <w:noProof/>
                <w:webHidden/>
              </w:rPr>
              <w:fldChar w:fldCharType="end"/>
            </w:r>
          </w:hyperlink>
        </w:p>
        <w:p w14:paraId="5C97351A" w14:textId="3995A499" w:rsidR="009B4CA8" w:rsidRDefault="009B4CA8" w:rsidP="00492F2E">
          <w:pPr>
            <w:pStyle w:val="TOC3"/>
            <w:tabs>
              <w:tab w:val="right" w:leader="dot" w:pos="10790"/>
            </w:tabs>
            <w:ind w:left="0"/>
            <w:rPr>
              <w:rFonts w:asciiTheme="minorHAnsi" w:eastAsiaTheme="minorEastAsia" w:hAnsiTheme="minorHAnsi" w:cstheme="minorBidi"/>
              <w:noProof/>
              <w:kern w:val="2"/>
              <w:sz w:val="24"/>
              <w:szCs w:val="24"/>
              <w:lang w:val="en-US" w:eastAsia="en-US" w:bidi="ar-SA"/>
              <w14:ligatures w14:val="standardContextual"/>
            </w:rPr>
          </w:pPr>
          <w:hyperlink w:anchor="_Toc194999738" w:history="1">
            <w:r w:rsidRPr="00760C59">
              <w:rPr>
                <w:rStyle w:val="Hyperlink"/>
                <w:rFonts w:cs="Calibri"/>
                <w:noProof/>
              </w:rPr>
              <w:t>Apéndice 1</w:t>
            </w:r>
            <w:r>
              <w:rPr>
                <w:noProof/>
                <w:webHidden/>
              </w:rPr>
              <w:tab/>
            </w:r>
            <w:r>
              <w:rPr>
                <w:noProof/>
                <w:webHidden/>
              </w:rPr>
              <w:fldChar w:fldCharType="begin"/>
            </w:r>
            <w:r>
              <w:rPr>
                <w:noProof/>
                <w:webHidden/>
              </w:rPr>
              <w:instrText xml:space="preserve"> PAGEREF _Toc194999738 \h </w:instrText>
            </w:r>
            <w:r>
              <w:rPr>
                <w:noProof/>
                <w:webHidden/>
              </w:rPr>
            </w:r>
            <w:r>
              <w:rPr>
                <w:noProof/>
                <w:webHidden/>
              </w:rPr>
              <w:fldChar w:fldCharType="separate"/>
            </w:r>
            <w:r w:rsidR="00584246">
              <w:rPr>
                <w:noProof/>
                <w:webHidden/>
              </w:rPr>
              <w:t>6</w:t>
            </w:r>
            <w:r>
              <w:rPr>
                <w:noProof/>
                <w:webHidden/>
              </w:rPr>
              <w:fldChar w:fldCharType="end"/>
            </w:r>
          </w:hyperlink>
        </w:p>
        <w:p w14:paraId="2FDD1078" w14:textId="55E67BF0" w:rsidR="009B4CA8" w:rsidRDefault="009B4CA8" w:rsidP="00492F2E">
          <w:pPr>
            <w:pStyle w:val="TOC1"/>
            <w:tabs>
              <w:tab w:val="right" w:leader="dot" w:pos="10790"/>
            </w:tabs>
            <w:rPr>
              <w:rFonts w:asciiTheme="minorHAnsi" w:hAnsiTheme="minorHAnsi" w:cstheme="minorBidi"/>
              <w:noProof/>
              <w:kern w:val="2"/>
              <w:sz w:val="24"/>
              <w:szCs w:val="24"/>
              <w14:ligatures w14:val="standardContextual"/>
            </w:rPr>
          </w:pPr>
        </w:p>
        <w:p w14:paraId="4ECDA642" w14:textId="3A991956" w:rsidR="009B4CA8" w:rsidRDefault="009B4CA8" w:rsidP="00492F2E">
          <w:pPr>
            <w:pStyle w:val="TOC2"/>
            <w:tabs>
              <w:tab w:val="right" w:leader="dot" w:pos="10790"/>
            </w:tabs>
            <w:ind w:left="0"/>
            <w:rPr>
              <w:rFonts w:asciiTheme="minorHAnsi" w:hAnsiTheme="minorHAnsi" w:cstheme="minorBidi"/>
              <w:noProof/>
              <w:kern w:val="2"/>
              <w:sz w:val="24"/>
              <w:szCs w:val="24"/>
              <w14:ligatures w14:val="standardContextual"/>
            </w:rPr>
          </w:pPr>
          <w:hyperlink w:anchor="_Toc194999740" w:history="1">
            <w:r w:rsidRPr="00760C59">
              <w:rPr>
                <w:rStyle w:val="Hyperlink"/>
                <w:noProof/>
                <w:lang w:val="pt-BR"/>
              </w:rPr>
              <w:t>Oportunidades y riesgos</w:t>
            </w:r>
            <w:r>
              <w:rPr>
                <w:noProof/>
                <w:webHidden/>
              </w:rPr>
              <w:tab/>
            </w:r>
            <w:r>
              <w:rPr>
                <w:noProof/>
                <w:webHidden/>
              </w:rPr>
              <w:fldChar w:fldCharType="begin"/>
            </w:r>
            <w:r>
              <w:rPr>
                <w:noProof/>
                <w:webHidden/>
              </w:rPr>
              <w:instrText xml:space="preserve"> PAGEREF _Toc194999740 \h </w:instrText>
            </w:r>
            <w:r>
              <w:rPr>
                <w:noProof/>
                <w:webHidden/>
              </w:rPr>
            </w:r>
            <w:r>
              <w:rPr>
                <w:noProof/>
                <w:webHidden/>
              </w:rPr>
              <w:fldChar w:fldCharType="separate"/>
            </w:r>
            <w:r w:rsidR="00584246">
              <w:rPr>
                <w:noProof/>
                <w:webHidden/>
              </w:rPr>
              <w:t>7</w:t>
            </w:r>
            <w:r>
              <w:rPr>
                <w:noProof/>
                <w:webHidden/>
              </w:rPr>
              <w:fldChar w:fldCharType="end"/>
            </w:r>
          </w:hyperlink>
        </w:p>
        <w:p w14:paraId="1E31B488" w14:textId="42700393" w:rsidR="003F1D89" w:rsidRPr="003F50C2" w:rsidRDefault="003F1D89" w:rsidP="00492F2E">
          <w:pPr>
            <w:rPr>
              <w:b/>
              <w:bCs/>
              <w:noProof/>
            </w:rPr>
          </w:pPr>
          <w:r w:rsidRPr="003F50C2">
            <w:rPr>
              <w:b/>
              <w:bCs/>
              <w:noProof/>
            </w:rPr>
            <w:fldChar w:fldCharType="end"/>
          </w:r>
        </w:p>
      </w:sdtContent>
    </w:sdt>
    <w:p w14:paraId="5A5890F3" w14:textId="77777777" w:rsidR="00D22434" w:rsidRPr="003F50C2" w:rsidRDefault="00D22434">
      <w:pPr>
        <w:spacing w:after="160" w:line="278" w:lineRule="auto"/>
        <w:rPr>
          <w:rFonts w:eastAsiaTheme="majorEastAsia"/>
          <w:b/>
          <w:bCs/>
          <w:color w:val="000000" w:themeColor="text1"/>
        </w:rPr>
      </w:pPr>
      <w:r w:rsidRPr="003F50C2">
        <w:rPr>
          <w:color w:val="000000" w:themeColor="text1"/>
        </w:rPr>
        <w:br w:type="page"/>
      </w:r>
    </w:p>
    <w:p w14:paraId="166C466A" w14:textId="0BD3E082" w:rsidR="0028783E" w:rsidRPr="003F50C2" w:rsidRDefault="0028783E" w:rsidP="003F50C2">
      <w:pPr>
        <w:pStyle w:val="Heading3"/>
        <w:rPr>
          <w:rFonts w:cs="Calibri"/>
          <w:sz w:val="24"/>
          <w:szCs w:val="24"/>
        </w:rPr>
      </w:pPr>
      <w:bookmarkStart w:id="3" w:name="_Toc194999711"/>
      <w:r w:rsidRPr="003F50C2">
        <w:rPr>
          <w:rFonts w:cs="Calibri"/>
          <w:sz w:val="24"/>
          <w:szCs w:val="24"/>
        </w:rPr>
        <w:lastRenderedPageBreak/>
        <w:t>Objective</w:t>
      </w:r>
      <w:bookmarkEnd w:id="3"/>
    </w:p>
    <w:p w14:paraId="31032880" w14:textId="77777777" w:rsidR="00E1331F" w:rsidRPr="003F50C2" w:rsidRDefault="00E1331F" w:rsidP="00E1331F">
      <w:pPr>
        <w:spacing w:line="259" w:lineRule="auto"/>
      </w:pPr>
      <w:r w:rsidRPr="003F50C2">
        <w:t>Using Remote Technology for the Purpose of Inspection</w:t>
      </w:r>
    </w:p>
    <w:p w14:paraId="6135944F" w14:textId="77777777" w:rsidR="00E1331F" w:rsidRPr="003F50C2" w:rsidRDefault="00E1331F" w:rsidP="00E1331F">
      <w:pPr>
        <w:pStyle w:val="Heading3"/>
        <w:rPr>
          <w:rFonts w:cs="Calibri"/>
          <w:sz w:val="24"/>
          <w:szCs w:val="24"/>
        </w:rPr>
      </w:pPr>
      <w:bookmarkStart w:id="4" w:name="_Toc194999712"/>
      <w:r w:rsidRPr="003F50C2">
        <w:rPr>
          <w:rFonts w:cs="Calibri"/>
          <w:sz w:val="24"/>
          <w:szCs w:val="24"/>
        </w:rPr>
        <w:t>Process Acceptance and Scope</w:t>
      </w:r>
      <w:bookmarkEnd w:id="4"/>
    </w:p>
    <w:p w14:paraId="6CF00863" w14:textId="77777777" w:rsidR="00E1331F" w:rsidRPr="003F50C2" w:rsidRDefault="00E1331F" w:rsidP="00E1331F">
      <w:pPr>
        <w:pStyle w:val="ListParagraph"/>
        <w:numPr>
          <w:ilvl w:val="0"/>
          <w:numId w:val="19"/>
        </w:numPr>
        <w:autoSpaceDE w:val="0"/>
        <w:autoSpaceDN w:val="0"/>
        <w:adjustRightInd w:val="0"/>
        <w:spacing w:after="0" w:line="240" w:lineRule="auto"/>
        <w:contextualSpacing w:val="0"/>
        <w:rPr>
          <w:rFonts w:eastAsiaTheme="minorHAnsi"/>
        </w:rPr>
      </w:pPr>
      <w:r w:rsidRPr="003F50C2">
        <w:rPr>
          <w:rFonts w:eastAsiaTheme="minorHAnsi"/>
        </w:rPr>
        <w:t>The purpose of this procedure is to allow for remote conformity inspection and the issuance of 8130-3 by qualified Quality Control Inspectors approved to release articles back into service for the approved MRO.</w:t>
      </w:r>
    </w:p>
    <w:p w14:paraId="4F7EA00C" w14:textId="3B235A1B" w:rsidR="00E1331F" w:rsidRPr="003F50C2" w:rsidRDefault="00E1331F" w:rsidP="00E1331F">
      <w:pPr>
        <w:pStyle w:val="ListParagraph"/>
        <w:numPr>
          <w:ilvl w:val="0"/>
          <w:numId w:val="19"/>
        </w:numPr>
        <w:autoSpaceDE w:val="0"/>
        <w:autoSpaceDN w:val="0"/>
        <w:adjustRightInd w:val="0"/>
        <w:spacing w:after="0" w:line="240" w:lineRule="auto"/>
        <w:contextualSpacing w:val="0"/>
        <w:rPr>
          <w:rFonts w:eastAsiaTheme="minorHAnsi"/>
        </w:rPr>
      </w:pPr>
      <w:r w:rsidRPr="003F50C2">
        <w:rPr>
          <w:rFonts w:eastAsiaTheme="minorHAnsi"/>
        </w:rPr>
        <w:t xml:space="preserve">This procedure is used in conjunction with </w:t>
      </w:r>
      <w:r w:rsidR="006702CF">
        <w:rPr>
          <w:rFonts w:eastAsiaTheme="minorHAnsi"/>
        </w:rPr>
        <w:t xml:space="preserve">SPR-P-852-10 </w:t>
      </w:r>
      <w:r w:rsidRPr="003F50C2">
        <w:rPr>
          <w:rFonts w:eastAsiaTheme="minorHAnsi"/>
        </w:rPr>
        <w:t>(Issuance of FAA form 8130-3).</w:t>
      </w:r>
    </w:p>
    <w:p w14:paraId="47CEBD5B" w14:textId="77777777" w:rsidR="00E1331F" w:rsidRPr="003F50C2" w:rsidRDefault="00E1331F" w:rsidP="00E1331F">
      <w:pPr>
        <w:pStyle w:val="ListParagraph"/>
        <w:numPr>
          <w:ilvl w:val="0"/>
          <w:numId w:val="19"/>
        </w:numPr>
        <w:autoSpaceDE w:val="0"/>
        <w:autoSpaceDN w:val="0"/>
        <w:adjustRightInd w:val="0"/>
        <w:spacing w:after="0" w:line="240" w:lineRule="auto"/>
        <w:contextualSpacing w:val="0"/>
        <w:rPr>
          <w:rFonts w:eastAsiaTheme="minorHAnsi"/>
        </w:rPr>
      </w:pPr>
      <w:r w:rsidRPr="003F50C2">
        <w:t xml:space="preserve">This procedure was created to </w:t>
      </w:r>
      <w:r w:rsidRPr="003F50C2">
        <w:rPr>
          <w:rFonts w:eastAsiaTheme="minorHAnsi"/>
        </w:rPr>
        <w:t xml:space="preserve">use remote technology for performing an inspection or issuing a FAA Form 8130-3 by a qualified and approved Quality Control Inspector. </w:t>
      </w:r>
    </w:p>
    <w:p w14:paraId="61433375" w14:textId="77777777" w:rsidR="00E1331F" w:rsidRPr="003F50C2" w:rsidRDefault="00E1331F" w:rsidP="00E1331F">
      <w:pPr>
        <w:pStyle w:val="ListParagraph"/>
        <w:numPr>
          <w:ilvl w:val="0"/>
          <w:numId w:val="19"/>
        </w:numPr>
        <w:autoSpaceDE w:val="0"/>
        <w:autoSpaceDN w:val="0"/>
        <w:adjustRightInd w:val="0"/>
        <w:spacing w:after="0" w:line="240" w:lineRule="auto"/>
        <w:contextualSpacing w:val="0"/>
        <w:rPr>
          <w:rFonts w:eastAsiaTheme="minorHAnsi"/>
        </w:rPr>
      </w:pPr>
      <w:r w:rsidRPr="003F50C2">
        <w:rPr>
          <w:rFonts w:eastAsiaTheme="minorHAnsi"/>
        </w:rPr>
        <w:t>Burrana has implemented a process and submitted for its approval to the FAA in order to have it approved per this established procedure:</w:t>
      </w:r>
    </w:p>
    <w:p w14:paraId="6A1A02D1" w14:textId="77777777" w:rsidR="00E1331F" w:rsidRPr="003F50C2" w:rsidRDefault="00E1331F" w:rsidP="00E1331F">
      <w:pPr>
        <w:pStyle w:val="ListParagraph"/>
        <w:numPr>
          <w:ilvl w:val="1"/>
          <w:numId w:val="19"/>
        </w:numPr>
        <w:autoSpaceDE w:val="0"/>
        <w:autoSpaceDN w:val="0"/>
        <w:adjustRightInd w:val="0"/>
        <w:spacing w:after="0" w:line="240" w:lineRule="auto"/>
        <w:contextualSpacing w:val="0"/>
        <w:rPr>
          <w:rFonts w:eastAsiaTheme="minorHAnsi"/>
        </w:rPr>
      </w:pPr>
      <w:r w:rsidRPr="003F50C2">
        <w:rPr>
          <w:rFonts w:eastAsiaTheme="minorHAnsi"/>
        </w:rPr>
        <w:t xml:space="preserve">That meets the expectations laid out in 14 CFR Parts 145.201 (3), 145.155 </w:t>
      </w:r>
    </w:p>
    <w:p w14:paraId="02EAFAAD" w14:textId="77777777" w:rsidR="00E1331F" w:rsidRPr="003F50C2" w:rsidRDefault="00E1331F" w:rsidP="00E1331F">
      <w:pPr>
        <w:pStyle w:val="ListParagraph"/>
        <w:numPr>
          <w:ilvl w:val="1"/>
          <w:numId w:val="19"/>
        </w:numPr>
        <w:autoSpaceDE w:val="0"/>
        <w:autoSpaceDN w:val="0"/>
        <w:adjustRightInd w:val="0"/>
        <w:spacing w:after="0" w:line="240" w:lineRule="auto"/>
        <w:contextualSpacing w:val="0"/>
        <w:rPr>
          <w:rFonts w:eastAsiaTheme="minorHAnsi"/>
        </w:rPr>
      </w:pPr>
      <w:r w:rsidRPr="003F50C2">
        <w:rPr>
          <w:rFonts w:eastAsiaTheme="minorHAnsi"/>
        </w:rPr>
        <w:t>That meets the requirements laid out in PS-AIR-21-1901</w:t>
      </w:r>
    </w:p>
    <w:p w14:paraId="0B9F5DCC" w14:textId="77777777" w:rsidR="00E1331F" w:rsidRPr="003F50C2" w:rsidRDefault="00E1331F" w:rsidP="00E1331F">
      <w:pPr>
        <w:pStyle w:val="ListParagraph"/>
        <w:numPr>
          <w:ilvl w:val="1"/>
          <w:numId w:val="19"/>
        </w:numPr>
        <w:autoSpaceDE w:val="0"/>
        <w:autoSpaceDN w:val="0"/>
        <w:adjustRightInd w:val="0"/>
        <w:spacing w:after="0" w:line="240" w:lineRule="auto"/>
        <w:contextualSpacing w:val="0"/>
        <w:rPr>
          <w:rFonts w:eastAsiaTheme="minorHAnsi"/>
        </w:rPr>
      </w:pPr>
      <w:r w:rsidRPr="003F50C2">
        <w:rPr>
          <w:rFonts w:eastAsiaTheme="minorHAnsi"/>
        </w:rPr>
        <w:t>That meets the requirements of the Burrana Repair Station Manual</w:t>
      </w:r>
    </w:p>
    <w:p w14:paraId="7BDE0F42" w14:textId="77777777" w:rsidR="00E1331F" w:rsidRPr="003F50C2" w:rsidRDefault="00E1331F" w:rsidP="00584246">
      <w:pPr>
        <w:pStyle w:val="ListParagraph"/>
        <w:numPr>
          <w:ilvl w:val="0"/>
          <w:numId w:val="0"/>
        </w:numPr>
        <w:adjustRightInd w:val="0"/>
        <w:ind w:left="1440"/>
        <w:rPr>
          <w:rFonts w:eastAsiaTheme="minorHAnsi"/>
        </w:rPr>
      </w:pPr>
    </w:p>
    <w:p w14:paraId="10FC57FF" w14:textId="77777777" w:rsidR="00E1331F" w:rsidRPr="003F50C2" w:rsidRDefault="00E1331F" w:rsidP="00E1331F">
      <w:pPr>
        <w:pStyle w:val="ListParagraph"/>
        <w:numPr>
          <w:ilvl w:val="0"/>
          <w:numId w:val="19"/>
        </w:numPr>
        <w:autoSpaceDE w:val="0"/>
        <w:autoSpaceDN w:val="0"/>
        <w:adjustRightInd w:val="0"/>
        <w:spacing w:after="0" w:line="240" w:lineRule="auto"/>
        <w:contextualSpacing w:val="0"/>
        <w:rPr>
          <w:rFonts w:eastAsiaTheme="minorHAnsi"/>
        </w:rPr>
      </w:pPr>
      <w:r w:rsidRPr="003F50C2">
        <w:rPr>
          <w:rFonts w:eastAsiaTheme="minorHAnsi"/>
        </w:rPr>
        <w:t xml:space="preserve">Following FAA approval of this procedure changes other than those to: </w:t>
      </w:r>
    </w:p>
    <w:p w14:paraId="3BC89419" w14:textId="77777777" w:rsidR="00E1331F" w:rsidRPr="003F50C2" w:rsidRDefault="00E1331F" w:rsidP="00E1331F">
      <w:pPr>
        <w:pStyle w:val="ListParagraph"/>
        <w:numPr>
          <w:ilvl w:val="1"/>
          <w:numId w:val="19"/>
        </w:numPr>
        <w:autoSpaceDE w:val="0"/>
        <w:autoSpaceDN w:val="0"/>
        <w:adjustRightInd w:val="0"/>
        <w:spacing w:after="0" w:line="240" w:lineRule="auto"/>
        <w:contextualSpacing w:val="0"/>
        <w:rPr>
          <w:rFonts w:eastAsiaTheme="minorHAnsi"/>
        </w:rPr>
      </w:pPr>
      <w:r w:rsidRPr="003F50C2">
        <w:rPr>
          <w:rFonts w:eastAsiaTheme="minorHAnsi"/>
        </w:rPr>
        <w:t xml:space="preserve">grammar, </w:t>
      </w:r>
    </w:p>
    <w:p w14:paraId="18E66158" w14:textId="77777777" w:rsidR="00E1331F" w:rsidRPr="003F50C2" w:rsidRDefault="00E1331F" w:rsidP="00E1331F">
      <w:pPr>
        <w:pStyle w:val="ListParagraph"/>
        <w:numPr>
          <w:ilvl w:val="1"/>
          <w:numId w:val="19"/>
        </w:numPr>
        <w:autoSpaceDE w:val="0"/>
        <w:autoSpaceDN w:val="0"/>
        <w:adjustRightInd w:val="0"/>
        <w:spacing w:after="0" w:line="240" w:lineRule="auto"/>
        <w:contextualSpacing w:val="0"/>
        <w:rPr>
          <w:rFonts w:eastAsiaTheme="minorHAnsi"/>
        </w:rPr>
      </w:pPr>
      <w:r w:rsidRPr="003F50C2">
        <w:rPr>
          <w:rFonts w:eastAsiaTheme="minorHAnsi"/>
        </w:rPr>
        <w:t xml:space="preserve">sentence structure,  </w:t>
      </w:r>
    </w:p>
    <w:p w14:paraId="593133C6" w14:textId="77777777" w:rsidR="00E1331F" w:rsidRPr="003F50C2" w:rsidRDefault="00E1331F" w:rsidP="00E1331F">
      <w:pPr>
        <w:pStyle w:val="ListParagraph"/>
        <w:numPr>
          <w:ilvl w:val="1"/>
          <w:numId w:val="19"/>
        </w:numPr>
        <w:autoSpaceDE w:val="0"/>
        <w:autoSpaceDN w:val="0"/>
        <w:adjustRightInd w:val="0"/>
        <w:spacing w:after="0" w:line="240" w:lineRule="auto"/>
        <w:contextualSpacing w:val="0"/>
        <w:rPr>
          <w:rFonts w:eastAsiaTheme="minorHAnsi"/>
        </w:rPr>
      </w:pPr>
      <w:r w:rsidRPr="003F50C2">
        <w:rPr>
          <w:rFonts w:eastAsiaTheme="minorHAnsi"/>
        </w:rPr>
        <w:t>formatting</w:t>
      </w:r>
    </w:p>
    <w:p w14:paraId="4F9C25B8" w14:textId="77777777" w:rsidR="00E1331F" w:rsidRPr="003F50C2" w:rsidRDefault="00E1331F" w:rsidP="00E1331F">
      <w:pPr>
        <w:pStyle w:val="ListParagraph"/>
        <w:numPr>
          <w:ilvl w:val="1"/>
          <w:numId w:val="19"/>
        </w:numPr>
        <w:autoSpaceDE w:val="0"/>
        <w:autoSpaceDN w:val="0"/>
        <w:adjustRightInd w:val="0"/>
        <w:spacing w:after="0" w:line="240" w:lineRule="auto"/>
        <w:contextualSpacing w:val="0"/>
        <w:rPr>
          <w:rFonts w:eastAsiaTheme="minorHAnsi"/>
        </w:rPr>
      </w:pPr>
      <w:r w:rsidRPr="003F50C2">
        <w:rPr>
          <w:rFonts w:eastAsiaTheme="minorHAnsi"/>
        </w:rPr>
        <w:t>or other changes that do not affect content</w:t>
      </w:r>
    </w:p>
    <w:p w14:paraId="3F7F8C33" w14:textId="77777777" w:rsidR="00584246" w:rsidRDefault="00E1331F" w:rsidP="00584246">
      <w:pPr>
        <w:adjustRightInd w:val="0"/>
        <w:ind w:left="720"/>
        <w:rPr>
          <w:rFonts w:eastAsiaTheme="minorHAnsi"/>
        </w:rPr>
      </w:pPr>
      <w:r w:rsidRPr="003F50C2">
        <w:rPr>
          <w:rFonts w:eastAsiaTheme="minorHAnsi"/>
        </w:rPr>
        <w:t>done to this procedure shall be submitted to the FAA for approval before those changes are implemented.</w:t>
      </w:r>
    </w:p>
    <w:p w14:paraId="5AD6B6F8" w14:textId="45BB5A2F" w:rsidR="00E1331F" w:rsidRPr="00584246" w:rsidRDefault="00E1331F" w:rsidP="00584246">
      <w:pPr>
        <w:adjustRightInd w:val="0"/>
        <w:rPr>
          <w:rStyle w:val="SubtleEmphasis"/>
          <w:rFonts w:eastAsiaTheme="minorHAnsi"/>
          <w:i w:val="0"/>
          <w:iCs w:val="0"/>
          <w:color w:val="auto"/>
        </w:rPr>
      </w:pPr>
      <w:r w:rsidRPr="003F50C2">
        <w:rPr>
          <w:rStyle w:val="SubtleEmphasis"/>
        </w:rPr>
        <w:t>References:</w:t>
      </w:r>
    </w:p>
    <w:p w14:paraId="7A362467" w14:textId="77777777" w:rsidR="00E1331F" w:rsidRPr="003F50C2" w:rsidRDefault="00E1331F" w:rsidP="00E1331F">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PS – AIR – 21 – 1901 Use of Remote Technology During the Performance of Inspections and Inspections</w:t>
      </w:r>
    </w:p>
    <w:p w14:paraId="0A1F7B3B" w14:textId="77777777" w:rsidR="00E1331F" w:rsidRPr="003F50C2" w:rsidRDefault="00E1331F" w:rsidP="00E1331F">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FAA 14 CFR part 145</w:t>
      </w:r>
    </w:p>
    <w:p w14:paraId="74C74AFD" w14:textId="77777777" w:rsidR="00E1331F" w:rsidRPr="003F50C2" w:rsidRDefault="00E1331F" w:rsidP="00E1331F">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FAA form 8130-3</w:t>
      </w:r>
    </w:p>
    <w:p w14:paraId="1C94D3D5" w14:textId="4DE8BD1B" w:rsidR="00E1331F" w:rsidRPr="003F50C2" w:rsidRDefault="006702CF" w:rsidP="00E1331F">
      <w:pPr>
        <w:pStyle w:val="BodyText"/>
        <w:spacing w:before="9"/>
        <w:rPr>
          <w:rStyle w:val="SubtleEmphasis"/>
          <w:rFonts w:ascii="Calibri" w:hAnsi="Calibri" w:cs="Calibri"/>
          <w:sz w:val="22"/>
          <w:szCs w:val="22"/>
        </w:rPr>
      </w:pPr>
      <w:r>
        <w:rPr>
          <w:rStyle w:val="SubtleEmphasis"/>
          <w:rFonts w:ascii="Calibri" w:hAnsi="Calibri" w:cs="Calibri"/>
          <w:sz w:val="22"/>
          <w:szCs w:val="22"/>
        </w:rPr>
        <w:t xml:space="preserve">SPR-P-852-10 </w:t>
      </w:r>
      <w:r w:rsidR="00E1331F" w:rsidRPr="003F50C2">
        <w:rPr>
          <w:rStyle w:val="SubtleEmphasis"/>
          <w:rFonts w:ascii="Calibri" w:hAnsi="Calibri" w:cs="Calibri"/>
          <w:sz w:val="22"/>
          <w:szCs w:val="22"/>
        </w:rPr>
        <w:t>Issuance of FAA form 8130-3</w:t>
      </w:r>
    </w:p>
    <w:p w14:paraId="7AD62483" w14:textId="77777777" w:rsidR="0028783E" w:rsidRPr="003F50C2" w:rsidRDefault="0028783E" w:rsidP="003F50C2">
      <w:pPr>
        <w:pStyle w:val="Heading3"/>
        <w:rPr>
          <w:rFonts w:cs="Calibri"/>
          <w:sz w:val="24"/>
          <w:szCs w:val="24"/>
        </w:rPr>
      </w:pPr>
      <w:bookmarkStart w:id="5" w:name="_Toc194999713"/>
      <w:r w:rsidRPr="003F50C2">
        <w:rPr>
          <w:rFonts w:cs="Calibri"/>
          <w:sz w:val="24"/>
          <w:szCs w:val="24"/>
        </w:rPr>
        <w:t>Applicability</w:t>
      </w:r>
      <w:bookmarkEnd w:id="5"/>
    </w:p>
    <w:p w14:paraId="45C7CC75" w14:textId="38A0F21F" w:rsidR="00DF2068" w:rsidRPr="003F50C2" w:rsidRDefault="00E1331F" w:rsidP="009265A2">
      <w:pPr>
        <w:pStyle w:val="Heading1"/>
        <w:spacing w:before="100" w:beforeAutospacing="1" w:after="100" w:afterAutospacing="1" w:line="240" w:lineRule="auto"/>
        <w:rPr>
          <w:rFonts w:eastAsiaTheme="minorEastAsia"/>
          <w:b w:val="0"/>
          <w:bCs w:val="0"/>
          <w:color w:val="000000" w:themeColor="text1"/>
          <w:sz w:val="22"/>
          <w:szCs w:val="22"/>
        </w:rPr>
      </w:pPr>
      <w:bookmarkStart w:id="6" w:name="_Toc194999714"/>
      <w:r w:rsidRPr="003F50C2">
        <w:rPr>
          <w:rFonts w:eastAsiaTheme="minorEastAsia"/>
          <w:b w:val="0"/>
          <w:bCs w:val="0"/>
          <w:color w:val="000000" w:themeColor="text1"/>
          <w:sz w:val="22"/>
          <w:szCs w:val="22"/>
        </w:rPr>
        <w:t xml:space="preserve">This document is to </w:t>
      </w:r>
      <w:proofErr w:type="gramStart"/>
      <w:r w:rsidRPr="003F50C2">
        <w:rPr>
          <w:rFonts w:eastAsiaTheme="minorEastAsia"/>
          <w:b w:val="0"/>
          <w:bCs w:val="0"/>
          <w:color w:val="000000" w:themeColor="text1"/>
          <w:sz w:val="22"/>
          <w:szCs w:val="22"/>
        </w:rPr>
        <w:t>control</w:t>
      </w:r>
      <w:proofErr w:type="gramEnd"/>
      <w:r w:rsidRPr="003F50C2">
        <w:rPr>
          <w:rFonts w:eastAsiaTheme="minorEastAsia"/>
          <w:b w:val="0"/>
          <w:bCs w:val="0"/>
          <w:color w:val="000000" w:themeColor="text1"/>
          <w:sz w:val="22"/>
          <w:szCs w:val="22"/>
        </w:rPr>
        <w:t>, specifically, remote inspections performed at the Springville</w:t>
      </w:r>
      <w:r w:rsidR="00515AF4" w:rsidRPr="003F50C2">
        <w:rPr>
          <w:rFonts w:eastAsiaTheme="minorEastAsia"/>
          <w:b w:val="0"/>
          <w:bCs w:val="0"/>
          <w:color w:val="000000" w:themeColor="text1"/>
          <w:sz w:val="22"/>
          <w:szCs w:val="22"/>
        </w:rPr>
        <w:t>,</w:t>
      </w:r>
      <w:r w:rsidRPr="003F50C2">
        <w:rPr>
          <w:rFonts w:eastAsiaTheme="minorEastAsia"/>
          <w:b w:val="0"/>
          <w:bCs w:val="0"/>
          <w:color w:val="000000" w:themeColor="text1"/>
          <w:sz w:val="22"/>
          <w:szCs w:val="22"/>
        </w:rPr>
        <w:t xml:space="preserve"> UT. </w:t>
      </w:r>
      <w:r w:rsidR="00515AF4" w:rsidRPr="003F50C2">
        <w:rPr>
          <w:rFonts w:eastAsiaTheme="minorEastAsia"/>
          <w:b w:val="0"/>
          <w:bCs w:val="0"/>
          <w:color w:val="000000" w:themeColor="text1"/>
          <w:sz w:val="22"/>
          <w:szCs w:val="22"/>
        </w:rPr>
        <w:t>location</w:t>
      </w:r>
      <w:r w:rsidRPr="003F50C2">
        <w:rPr>
          <w:rFonts w:eastAsiaTheme="minorEastAsia"/>
          <w:b w:val="0"/>
          <w:bCs w:val="0"/>
          <w:color w:val="000000" w:themeColor="text1"/>
          <w:sz w:val="22"/>
          <w:szCs w:val="22"/>
        </w:rPr>
        <w:t>.</w:t>
      </w:r>
      <w:bookmarkEnd w:id="6"/>
      <w:r w:rsidRPr="003F50C2">
        <w:rPr>
          <w:rFonts w:eastAsiaTheme="minorEastAsia"/>
          <w:b w:val="0"/>
          <w:bCs w:val="0"/>
          <w:color w:val="000000" w:themeColor="text1"/>
          <w:sz w:val="22"/>
          <w:szCs w:val="22"/>
        </w:rPr>
        <w:t xml:space="preserve"> </w:t>
      </w:r>
    </w:p>
    <w:p w14:paraId="34B05DC6" w14:textId="45EA3A35" w:rsidR="0028783E" w:rsidRPr="003F50C2" w:rsidRDefault="0028783E" w:rsidP="003F50C2">
      <w:pPr>
        <w:pStyle w:val="Heading3"/>
        <w:rPr>
          <w:rFonts w:cs="Calibri"/>
          <w:sz w:val="24"/>
          <w:szCs w:val="24"/>
        </w:rPr>
      </w:pPr>
      <w:bookmarkStart w:id="7" w:name="_Toc194999715"/>
      <w:r w:rsidRPr="003F50C2">
        <w:rPr>
          <w:rFonts w:cs="Calibri"/>
          <w:sz w:val="24"/>
          <w:szCs w:val="24"/>
        </w:rPr>
        <w:t>Responsibilities</w:t>
      </w:r>
      <w:bookmarkEnd w:id="7"/>
    </w:p>
    <w:p w14:paraId="2898A2E2" w14:textId="77777777" w:rsidR="00AC343B" w:rsidRPr="003F50C2" w:rsidRDefault="00AC343B" w:rsidP="00AC343B">
      <w:pPr>
        <w:pStyle w:val="ListParagraph"/>
        <w:numPr>
          <w:ilvl w:val="0"/>
          <w:numId w:val="20"/>
        </w:numPr>
        <w:autoSpaceDE w:val="0"/>
        <w:autoSpaceDN w:val="0"/>
        <w:adjustRightInd w:val="0"/>
        <w:spacing w:after="0" w:line="240" w:lineRule="auto"/>
        <w:contextualSpacing w:val="0"/>
        <w:rPr>
          <w:rFonts w:eastAsiaTheme="minorHAnsi"/>
        </w:rPr>
      </w:pPr>
      <w:r w:rsidRPr="003F50C2">
        <w:t>Burrana take</w:t>
      </w:r>
      <w:r w:rsidRPr="003F50C2">
        <w:rPr>
          <w:rFonts w:eastAsiaTheme="minorHAnsi"/>
        </w:rPr>
        <w:t xml:space="preserve">s into consideration the skills and training of the Authorized Quality Control Inspector completing the inspection and the supplier’s employee presenting that remote inspection. </w:t>
      </w:r>
    </w:p>
    <w:p w14:paraId="02AD70AD" w14:textId="77777777" w:rsidR="00AC343B" w:rsidRPr="003F50C2" w:rsidRDefault="00AC343B" w:rsidP="00584246">
      <w:pPr>
        <w:pStyle w:val="ListParagraph"/>
        <w:numPr>
          <w:ilvl w:val="0"/>
          <w:numId w:val="0"/>
        </w:numPr>
        <w:adjustRightInd w:val="0"/>
        <w:ind w:left="720"/>
        <w:rPr>
          <w:rFonts w:eastAsiaTheme="minorHAnsi"/>
        </w:rPr>
      </w:pPr>
    </w:p>
    <w:p w14:paraId="52C855A4" w14:textId="5D4417DE"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 xml:space="preserve">It is the responsibility of the Burrana Quality Control Manager to verify the employees listed in the approved list have the appropriate level of competency and that training is up to date. This data is captured within the </w:t>
      </w:r>
      <w:r w:rsidR="006702CF">
        <w:rPr>
          <w:rFonts w:eastAsiaTheme="minorHAnsi"/>
        </w:rPr>
        <w:t>QwizPro</w:t>
      </w:r>
      <w:r w:rsidRPr="003F50C2">
        <w:rPr>
          <w:rFonts w:eastAsiaTheme="minorHAnsi"/>
        </w:rPr>
        <w:t xml:space="preserve"> controlled document system or in the Training Roster held at the manufacturing PAH.</w:t>
      </w:r>
    </w:p>
    <w:p w14:paraId="6A8A68A4"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It is the responsibility of the Burrana Quality Control Inspector to determine the appropriate tools, environment, inspections, and key characteristics are identified prior to the implementation of the process for remote conformity.</w:t>
      </w:r>
    </w:p>
    <w:p w14:paraId="5ADD5A48"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Burrana will only use Remote Technology for a conformity on an Approved Supplier.</w:t>
      </w:r>
    </w:p>
    <w:p w14:paraId="78DD5BE9" w14:textId="77777777" w:rsidR="00AC343B" w:rsidRPr="003F50C2" w:rsidRDefault="00AC343B" w:rsidP="005C4DD2">
      <w:pPr>
        <w:pStyle w:val="ListParagraph"/>
        <w:numPr>
          <w:ilvl w:val="0"/>
          <w:numId w:val="0"/>
        </w:numPr>
        <w:adjustRightInd w:val="0"/>
        <w:ind w:left="1440"/>
        <w:rPr>
          <w:rFonts w:eastAsiaTheme="minorHAnsi"/>
        </w:rPr>
      </w:pPr>
    </w:p>
    <w:p w14:paraId="5F1BFF17" w14:textId="77777777" w:rsidR="00AC343B" w:rsidRPr="003F50C2" w:rsidRDefault="00AC343B" w:rsidP="00AC343B">
      <w:pPr>
        <w:pStyle w:val="ListParagraph"/>
        <w:numPr>
          <w:ilvl w:val="0"/>
          <w:numId w:val="20"/>
        </w:numPr>
        <w:autoSpaceDE w:val="0"/>
        <w:autoSpaceDN w:val="0"/>
        <w:adjustRightInd w:val="0"/>
        <w:spacing w:after="0" w:line="240" w:lineRule="auto"/>
        <w:contextualSpacing w:val="0"/>
        <w:rPr>
          <w:rFonts w:eastAsiaTheme="minorHAnsi"/>
        </w:rPr>
      </w:pPr>
      <w:r w:rsidRPr="003F50C2">
        <w:rPr>
          <w:rFonts w:eastAsiaTheme="minorHAnsi"/>
        </w:rPr>
        <w:lastRenderedPageBreak/>
        <w:t xml:space="preserve">Proof of </w:t>
      </w:r>
      <w:proofErr w:type="gramStart"/>
      <w:r w:rsidRPr="003F50C2">
        <w:rPr>
          <w:rFonts w:eastAsiaTheme="minorHAnsi"/>
        </w:rPr>
        <w:t>competency</w:t>
      </w:r>
      <w:proofErr w:type="gramEnd"/>
      <w:r w:rsidRPr="003F50C2">
        <w:rPr>
          <w:rFonts w:eastAsiaTheme="minorHAnsi"/>
        </w:rPr>
        <w:t xml:space="preserve"> for the Quality Control Inspector must be demonstrated through</w:t>
      </w:r>
    </w:p>
    <w:p w14:paraId="50160286"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Completion of the FAA 8130-3 class</w:t>
      </w:r>
    </w:p>
    <w:p w14:paraId="776BC177" w14:textId="00C78868"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 xml:space="preserve">Training </w:t>
      </w:r>
      <w:proofErr w:type="gramStart"/>
      <w:r w:rsidRPr="003F50C2">
        <w:rPr>
          <w:rFonts w:eastAsiaTheme="minorHAnsi"/>
        </w:rPr>
        <w:t>to</w:t>
      </w:r>
      <w:proofErr w:type="gramEnd"/>
      <w:r w:rsidRPr="003F50C2">
        <w:rPr>
          <w:rFonts w:eastAsiaTheme="minorHAnsi"/>
        </w:rPr>
        <w:t xml:space="preserve"> the Burrana </w:t>
      </w:r>
      <w:r w:rsidR="006702CF">
        <w:rPr>
          <w:rFonts w:eastAsiaTheme="minorHAnsi"/>
        </w:rPr>
        <w:t>QwizPro</w:t>
      </w:r>
      <w:r w:rsidRPr="003F50C2">
        <w:rPr>
          <w:rFonts w:eastAsiaTheme="minorHAnsi"/>
        </w:rPr>
        <w:t xml:space="preserve"> inspection module</w:t>
      </w:r>
    </w:p>
    <w:p w14:paraId="7BE9FCEB"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Completion of Burrana on the job training</w:t>
      </w:r>
    </w:p>
    <w:p w14:paraId="5A98CBF7"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 xml:space="preserve">Training </w:t>
      </w:r>
      <w:proofErr w:type="gramStart"/>
      <w:r w:rsidRPr="003F50C2">
        <w:rPr>
          <w:rFonts w:eastAsiaTheme="minorHAnsi"/>
        </w:rPr>
        <w:t>to</w:t>
      </w:r>
      <w:proofErr w:type="gramEnd"/>
      <w:r w:rsidRPr="003F50C2">
        <w:rPr>
          <w:rFonts w:eastAsiaTheme="minorHAnsi"/>
        </w:rPr>
        <w:t xml:space="preserve"> this procedure and the associated forms</w:t>
      </w:r>
    </w:p>
    <w:p w14:paraId="32D5A1AA" w14:textId="77777777" w:rsidR="00AC343B" w:rsidRPr="003F50C2" w:rsidRDefault="00AC343B" w:rsidP="00AC343B">
      <w:pPr>
        <w:pStyle w:val="ListParagraph"/>
        <w:numPr>
          <w:ilvl w:val="2"/>
          <w:numId w:val="20"/>
        </w:numPr>
        <w:autoSpaceDE w:val="0"/>
        <w:autoSpaceDN w:val="0"/>
        <w:adjustRightInd w:val="0"/>
        <w:spacing w:after="0" w:line="240" w:lineRule="auto"/>
        <w:contextualSpacing w:val="0"/>
        <w:rPr>
          <w:rFonts w:eastAsiaTheme="minorHAnsi"/>
        </w:rPr>
      </w:pPr>
      <w:r w:rsidRPr="003F50C2">
        <w:rPr>
          <w:rFonts w:eastAsiaTheme="minorHAnsi"/>
        </w:rPr>
        <w:t>8130-3 ARD (Authorized Release Document)</w:t>
      </w:r>
    </w:p>
    <w:p w14:paraId="48A7D5EB" w14:textId="77777777" w:rsidR="00AC343B" w:rsidRPr="003F50C2" w:rsidRDefault="00AC343B" w:rsidP="00AC343B">
      <w:pPr>
        <w:pStyle w:val="ListParagraph"/>
        <w:numPr>
          <w:ilvl w:val="2"/>
          <w:numId w:val="20"/>
        </w:numPr>
        <w:autoSpaceDE w:val="0"/>
        <w:autoSpaceDN w:val="0"/>
        <w:adjustRightInd w:val="0"/>
        <w:spacing w:after="0" w:line="240" w:lineRule="auto"/>
        <w:contextualSpacing w:val="0"/>
        <w:rPr>
          <w:rFonts w:eastAsiaTheme="minorHAnsi"/>
        </w:rPr>
      </w:pPr>
      <w:r w:rsidRPr="003F50C2">
        <w:rPr>
          <w:rFonts w:eastAsiaTheme="minorHAnsi"/>
        </w:rPr>
        <w:t>8100-1 Inspection Record</w:t>
      </w:r>
    </w:p>
    <w:p w14:paraId="69C66612" w14:textId="77777777" w:rsidR="00AC343B" w:rsidRPr="003F50C2" w:rsidRDefault="00AC343B" w:rsidP="00AC343B">
      <w:pPr>
        <w:pStyle w:val="ListParagraph"/>
        <w:numPr>
          <w:ilvl w:val="2"/>
          <w:numId w:val="20"/>
        </w:numPr>
        <w:autoSpaceDE w:val="0"/>
        <w:autoSpaceDN w:val="0"/>
        <w:adjustRightInd w:val="0"/>
        <w:spacing w:after="0" w:line="240" w:lineRule="auto"/>
        <w:contextualSpacing w:val="0"/>
        <w:rPr>
          <w:rFonts w:eastAsiaTheme="minorHAnsi"/>
        </w:rPr>
      </w:pPr>
      <w:r w:rsidRPr="003F50C2">
        <w:rPr>
          <w:rFonts w:eastAsiaTheme="minorHAnsi"/>
        </w:rPr>
        <w:t>SPR-F-852-50 Remote Conformity Checklist</w:t>
      </w:r>
    </w:p>
    <w:p w14:paraId="7B46A83D" w14:textId="0BB7FD7B" w:rsidR="00AC343B" w:rsidRPr="003F50C2" w:rsidRDefault="00AC343B" w:rsidP="00AC343B">
      <w:pPr>
        <w:adjustRightInd w:val="0"/>
        <w:ind w:left="360"/>
        <w:rPr>
          <w:rFonts w:eastAsiaTheme="minorHAnsi"/>
        </w:rPr>
      </w:pPr>
      <w:r w:rsidRPr="003F50C2">
        <w:rPr>
          <w:rFonts w:eastAsiaTheme="minorHAnsi"/>
        </w:rPr>
        <w:t xml:space="preserve">and documented in the employee files on the QMS software </w:t>
      </w:r>
      <w:r w:rsidR="006702CF">
        <w:rPr>
          <w:rFonts w:eastAsiaTheme="minorHAnsi"/>
        </w:rPr>
        <w:t>QwizPro</w:t>
      </w:r>
      <w:r w:rsidRPr="003F50C2">
        <w:rPr>
          <w:rFonts w:eastAsiaTheme="minorHAnsi"/>
        </w:rPr>
        <w:t>.</w:t>
      </w:r>
    </w:p>
    <w:p w14:paraId="047EE5E3" w14:textId="77777777" w:rsidR="00AC343B" w:rsidRPr="003F50C2" w:rsidRDefault="00AC343B" w:rsidP="00AC343B">
      <w:pPr>
        <w:pStyle w:val="ListParagraph"/>
        <w:numPr>
          <w:ilvl w:val="0"/>
          <w:numId w:val="20"/>
        </w:numPr>
        <w:autoSpaceDE w:val="0"/>
        <w:autoSpaceDN w:val="0"/>
        <w:adjustRightInd w:val="0"/>
        <w:spacing w:after="0" w:line="240" w:lineRule="auto"/>
        <w:contextualSpacing w:val="0"/>
        <w:rPr>
          <w:rFonts w:eastAsiaTheme="minorHAnsi"/>
        </w:rPr>
      </w:pPr>
      <w:r w:rsidRPr="003F50C2">
        <w:rPr>
          <w:rFonts w:eastAsiaTheme="minorHAnsi"/>
        </w:rPr>
        <w:t>Tools and environmental controls</w:t>
      </w:r>
    </w:p>
    <w:p w14:paraId="1345DCE1"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 xml:space="preserve">Tools used for remote inspection shall be calibrated and the tool number and last calibration date recorded on the Inspection form. </w:t>
      </w:r>
    </w:p>
    <w:p w14:paraId="7A376C0A"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 xml:space="preserve">Video resolution shall not be less than 720p unless there is evidence that the resolution used supports the inspection requirements. </w:t>
      </w:r>
    </w:p>
    <w:p w14:paraId="3B38C6B3"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 xml:space="preserve">Audio equipment in the form of a headset to block out background noise will be used. </w:t>
      </w:r>
    </w:p>
    <w:p w14:paraId="0C2B9FAA"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The environment used to do the remote conformity shall be free of excess distractions and controlled to the degree necessary to give confidence in the remote technology being used for the conformity.</w:t>
      </w:r>
    </w:p>
    <w:p w14:paraId="0099000C" w14:textId="7BBBE600"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 xml:space="preserve">When necessary, multiple angles will be required to review key characteristics as well as extra lighting. When this occurs, those will be requested and noted on the </w:t>
      </w:r>
      <w:r w:rsidR="00584246">
        <w:rPr>
          <w:rFonts w:eastAsiaTheme="minorHAnsi"/>
        </w:rPr>
        <w:t>QC-F-851-01</w:t>
      </w:r>
      <w:r w:rsidRPr="003F50C2">
        <w:rPr>
          <w:rFonts w:eastAsiaTheme="minorHAnsi"/>
        </w:rPr>
        <w:t xml:space="preserve"> form as listed in the Documented Information section of this document. </w:t>
      </w:r>
    </w:p>
    <w:p w14:paraId="08A3842F"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 xml:space="preserve">There </w:t>
      </w:r>
      <w:proofErr w:type="gramStart"/>
      <w:r w:rsidRPr="003F50C2">
        <w:rPr>
          <w:rFonts w:eastAsiaTheme="minorHAnsi"/>
        </w:rPr>
        <w:t>are</w:t>
      </w:r>
      <w:proofErr w:type="gramEnd"/>
      <w:r w:rsidRPr="003F50C2">
        <w:rPr>
          <w:rFonts w:eastAsiaTheme="minorHAnsi"/>
        </w:rPr>
        <w:t xml:space="preserve"> no unique inspection devices needed for the conformity of Burrana IFE Products.</w:t>
      </w:r>
    </w:p>
    <w:p w14:paraId="0412BEEB"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Burrana will record, at random, Remote Conformities in order to include a review in the internal audit.</w:t>
      </w:r>
    </w:p>
    <w:p w14:paraId="5E32F30E" w14:textId="77777777" w:rsidR="00AC343B" w:rsidRPr="003F50C2" w:rsidRDefault="00AC343B" w:rsidP="00584246">
      <w:pPr>
        <w:pStyle w:val="ListParagraph"/>
        <w:numPr>
          <w:ilvl w:val="0"/>
          <w:numId w:val="0"/>
        </w:numPr>
        <w:adjustRightInd w:val="0"/>
        <w:ind w:left="720"/>
        <w:rPr>
          <w:rFonts w:eastAsiaTheme="minorHAnsi"/>
        </w:rPr>
      </w:pPr>
    </w:p>
    <w:p w14:paraId="63A352B0" w14:textId="77777777" w:rsidR="00AC343B" w:rsidRPr="003F50C2" w:rsidRDefault="00AC343B" w:rsidP="00AC343B">
      <w:pPr>
        <w:pStyle w:val="ListParagraph"/>
        <w:numPr>
          <w:ilvl w:val="0"/>
          <w:numId w:val="20"/>
        </w:numPr>
        <w:autoSpaceDE w:val="0"/>
        <w:autoSpaceDN w:val="0"/>
        <w:adjustRightInd w:val="0"/>
        <w:spacing w:after="0" w:line="240" w:lineRule="auto"/>
        <w:contextualSpacing w:val="0"/>
        <w:rPr>
          <w:rFonts w:eastAsiaTheme="minorHAnsi"/>
        </w:rPr>
      </w:pPr>
      <w:r w:rsidRPr="003F50C2">
        <w:rPr>
          <w:rFonts w:eastAsiaTheme="minorHAnsi"/>
        </w:rPr>
        <w:t>In the event of an interruption</w:t>
      </w:r>
    </w:p>
    <w:p w14:paraId="0BA80FFE" w14:textId="77777777" w:rsidR="00AC343B" w:rsidRPr="003F50C2" w:rsidRDefault="00AC343B" w:rsidP="00AC343B">
      <w:pPr>
        <w:pStyle w:val="ListParagraph"/>
        <w:numPr>
          <w:ilvl w:val="1"/>
          <w:numId w:val="20"/>
        </w:numPr>
        <w:autoSpaceDE w:val="0"/>
        <w:autoSpaceDN w:val="0"/>
        <w:adjustRightInd w:val="0"/>
        <w:spacing w:after="0" w:line="240" w:lineRule="auto"/>
        <w:contextualSpacing w:val="0"/>
        <w:rPr>
          <w:rFonts w:eastAsiaTheme="minorHAnsi"/>
        </w:rPr>
      </w:pPr>
      <w:r w:rsidRPr="003F50C2">
        <w:rPr>
          <w:rFonts w:eastAsiaTheme="minorHAnsi"/>
        </w:rPr>
        <w:t>Burrana will re-validate any inspection that is interrupted by environmental or mechanical failures in order to maintain confidence in the inspection.</w:t>
      </w:r>
    </w:p>
    <w:p w14:paraId="72D7DB4C" w14:textId="77777777" w:rsidR="00AC343B" w:rsidRPr="003F50C2" w:rsidRDefault="00AC343B" w:rsidP="00AC343B">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References:</w:t>
      </w:r>
    </w:p>
    <w:p w14:paraId="5E04D789" w14:textId="77777777" w:rsidR="00AC343B" w:rsidRPr="003F50C2" w:rsidRDefault="00AC343B" w:rsidP="00AC343B">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PS – AIR – 21 – 1901 Use of Remote Technology During the Performance of Inspections and Inspections</w:t>
      </w:r>
    </w:p>
    <w:p w14:paraId="7ACD9661" w14:textId="77777777" w:rsidR="00AC343B" w:rsidRPr="003F50C2" w:rsidRDefault="00AC343B" w:rsidP="00AC343B">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CORP-P-720-01 Competence &amp; Awareness</w:t>
      </w:r>
    </w:p>
    <w:p w14:paraId="3C0F11DB" w14:textId="77777777" w:rsidR="00AC343B" w:rsidRPr="003F50C2" w:rsidRDefault="00AC343B" w:rsidP="00AC343B">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CORP-P-720-02 Certificate Training</w:t>
      </w:r>
    </w:p>
    <w:p w14:paraId="292CD9E6" w14:textId="77777777" w:rsidR="00AC343B" w:rsidRPr="003F50C2" w:rsidRDefault="00AC343B" w:rsidP="00AC343B">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CORP-P-715-01 Control of Monitoring and Measuring Equipment</w:t>
      </w:r>
    </w:p>
    <w:p w14:paraId="38B01024" w14:textId="77777777" w:rsidR="00AC343B" w:rsidRPr="003F50C2" w:rsidRDefault="00AC343B" w:rsidP="00AC343B">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CORP-P-870-02 COS Response Team</w:t>
      </w:r>
    </w:p>
    <w:p w14:paraId="556808C6" w14:textId="77777777" w:rsidR="00AC343B" w:rsidRPr="003F50C2" w:rsidRDefault="00AC343B" w:rsidP="00AC343B">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F-720-01 Training Action Plan</w:t>
      </w:r>
    </w:p>
    <w:p w14:paraId="132569A7" w14:textId="77777777" w:rsidR="00AC343B" w:rsidRPr="003F50C2" w:rsidRDefault="00AC343B" w:rsidP="00AC343B">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F-720-02 Training Roster</w:t>
      </w:r>
    </w:p>
    <w:p w14:paraId="1D52D75B" w14:textId="77777777" w:rsidR="00AC343B" w:rsidRPr="003F50C2" w:rsidRDefault="00AC343B" w:rsidP="00AC343B">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F-720-12 On the Job Training (OJT)</w:t>
      </w:r>
    </w:p>
    <w:p w14:paraId="0E1C6D91" w14:textId="77777777" w:rsidR="00AC343B" w:rsidRPr="003F50C2" w:rsidRDefault="00AC343B" w:rsidP="00AC343B">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8130-3 certificate training course completion certificate</w:t>
      </w:r>
    </w:p>
    <w:p w14:paraId="73A40D4B" w14:textId="6ECF4D96" w:rsidR="00AC343B" w:rsidRPr="003F50C2" w:rsidRDefault="00584246" w:rsidP="00AC343B">
      <w:pPr>
        <w:pStyle w:val="BodyText"/>
        <w:spacing w:before="9"/>
        <w:rPr>
          <w:rFonts w:ascii="Calibri" w:hAnsi="Calibri" w:cs="Calibri"/>
          <w:i/>
          <w:iCs/>
          <w:color w:val="404040" w:themeColor="text1" w:themeTint="BF"/>
          <w:sz w:val="22"/>
          <w:szCs w:val="22"/>
        </w:rPr>
      </w:pPr>
      <w:r>
        <w:rPr>
          <w:rStyle w:val="SubtleEmphasis"/>
          <w:rFonts w:ascii="Calibri" w:hAnsi="Calibri" w:cs="Calibri"/>
          <w:sz w:val="22"/>
          <w:szCs w:val="22"/>
        </w:rPr>
        <w:t>QC-F-851-01</w:t>
      </w:r>
      <w:r w:rsidR="00AC343B" w:rsidRPr="003F50C2">
        <w:rPr>
          <w:rStyle w:val="SubtleEmphasis"/>
          <w:rFonts w:ascii="Calibri" w:hAnsi="Calibri" w:cs="Calibri"/>
          <w:sz w:val="22"/>
          <w:szCs w:val="22"/>
        </w:rPr>
        <w:t xml:space="preserve"> Remote Conformity Checklist</w:t>
      </w:r>
    </w:p>
    <w:p w14:paraId="1A27607D" w14:textId="77777777" w:rsidR="003F50C2" w:rsidRPr="003F50C2" w:rsidRDefault="003F50C2" w:rsidP="003F50C2">
      <w:pPr>
        <w:pStyle w:val="Heading3"/>
        <w:rPr>
          <w:rFonts w:cs="Calibri"/>
          <w:sz w:val="24"/>
          <w:szCs w:val="24"/>
        </w:rPr>
      </w:pPr>
      <w:bookmarkStart w:id="8" w:name="_Toc194999716"/>
      <w:r w:rsidRPr="003F50C2">
        <w:rPr>
          <w:rFonts w:cs="Calibri"/>
          <w:sz w:val="24"/>
          <w:szCs w:val="24"/>
        </w:rPr>
        <w:t>How will it be used</w:t>
      </w:r>
      <w:bookmarkEnd w:id="8"/>
    </w:p>
    <w:p w14:paraId="5C4D79E6" w14:textId="77777777" w:rsidR="003F50C2" w:rsidRPr="003F50C2" w:rsidRDefault="003F50C2" w:rsidP="003F50C2">
      <w:pPr>
        <w:pStyle w:val="BodyText"/>
        <w:numPr>
          <w:ilvl w:val="0"/>
          <w:numId w:val="21"/>
        </w:numPr>
        <w:spacing w:before="9"/>
        <w:rPr>
          <w:rFonts w:ascii="Calibri" w:hAnsi="Calibri" w:cs="Calibri"/>
          <w:sz w:val="22"/>
          <w:szCs w:val="22"/>
        </w:rPr>
      </w:pPr>
      <w:r w:rsidRPr="003F50C2">
        <w:rPr>
          <w:rFonts w:ascii="Calibri" w:hAnsi="Calibri" w:cs="Calibri"/>
          <w:sz w:val="22"/>
          <w:szCs w:val="22"/>
        </w:rPr>
        <w:t>Burrana will use Remote Technology in the form of live Audio and Video feeds to conform Repaired parts from our approved supplier location. These Remote Inspections shall never:</w:t>
      </w:r>
    </w:p>
    <w:p w14:paraId="78552A7E" w14:textId="77777777" w:rsidR="003F50C2" w:rsidRPr="003F50C2" w:rsidRDefault="003F50C2" w:rsidP="003F50C2">
      <w:pPr>
        <w:pStyle w:val="BodyText"/>
        <w:numPr>
          <w:ilvl w:val="1"/>
          <w:numId w:val="21"/>
        </w:numPr>
        <w:spacing w:before="9"/>
        <w:rPr>
          <w:rFonts w:ascii="Calibri" w:hAnsi="Calibri" w:cs="Calibri"/>
          <w:sz w:val="22"/>
          <w:szCs w:val="22"/>
        </w:rPr>
      </w:pPr>
      <w:r w:rsidRPr="003F50C2">
        <w:rPr>
          <w:rFonts w:ascii="Calibri" w:hAnsi="Calibri" w:cs="Calibri"/>
          <w:sz w:val="22"/>
          <w:szCs w:val="22"/>
        </w:rPr>
        <w:t>be pre-recorded</w:t>
      </w:r>
    </w:p>
    <w:p w14:paraId="764C13F0" w14:textId="77777777" w:rsidR="003F50C2" w:rsidRPr="003F50C2" w:rsidRDefault="003F50C2" w:rsidP="003F50C2">
      <w:pPr>
        <w:pStyle w:val="BodyText"/>
        <w:numPr>
          <w:ilvl w:val="1"/>
          <w:numId w:val="21"/>
        </w:numPr>
        <w:spacing w:before="9"/>
        <w:rPr>
          <w:rFonts w:ascii="Calibri" w:hAnsi="Calibri" w:cs="Calibri"/>
          <w:sz w:val="22"/>
          <w:szCs w:val="22"/>
        </w:rPr>
      </w:pPr>
      <w:r w:rsidRPr="003F50C2">
        <w:rPr>
          <w:rFonts w:ascii="Calibri" w:hAnsi="Calibri" w:cs="Calibri"/>
          <w:sz w:val="22"/>
          <w:szCs w:val="22"/>
        </w:rPr>
        <w:t xml:space="preserve">be conducted without scheduled timeframes </w:t>
      </w:r>
    </w:p>
    <w:p w14:paraId="5FA5DB3E" w14:textId="77777777" w:rsidR="003F50C2" w:rsidRPr="003F50C2" w:rsidRDefault="003F50C2" w:rsidP="003F50C2">
      <w:pPr>
        <w:pStyle w:val="BodyText"/>
        <w:numPr>
          <w:ilvl w:val="1"/>
          <w:numId w:val="21"/>
        </w:numPr>
        <w:spacing w:before="9"/>
        <w:rPr>
          <w:rFonts w:ascii="Calibri" w:hAnsi="Calibri" w:cs="Calibri"/>
          <w:sz w:val="22"/>
          <w:szCs w:val="22"/>
        </w:rPr>
      </w:pPr>
      <w:r w:rsidRPr="003F50C2">
        <w:rPr>
          <w:rFonts w:ascii="Calibri" w:hAnsi="Calibri" w:cs="Calibri"/>
          <w:sz w:val="22"/>
          <w:szCs w:val="22"/>
        </w:rPr>
        <w:t>use equipment not suitable to the inspection</w:t>
      </w:r>
    </w:p>
    <w:p w14:paraId="78D8B981" w14:textId="77777777" w:rsidR="003F50C2" w:rsidRPr="003F50C2" w:rsidRDefault="003F50C2" w:rsidP="003F50C2">
      <w:pPr>
        <w:pStyle w:val="BodyText"/>
        <w:numPr>
          <w:ilvl w:val="1"/>
          <w:numId w:val="21"/>
        </w:numPr>
        <w:spacing w:before="9"/>
        <w:rPr>
          <w:rFonts w:ascii="Calibri" w:hAnsi="Calibri" w:cs="Calibri"/>
          <w:sz w:val="22"/>
          <w:szCs w:val="22"/>
        </w:rPr>
      </w:pPr>
      <w:r w:rsidRPr="003F50C2">
        <w:rPr>
          <w:rFonts w:ascii="Calibri" w:hAnsi="Calibri" w:cs="Calibri"/>
          <w:sz w:val="22"/>
          <w:szCs w:val="22"/>
        </w:rPr>
        <w:t xml:space="preserve">utilize a resolution without enough detail to approve, without doubt the parts conform to the written requirements. </w:t>
      </w:r>
    </w:p>
    <w:p w14:paraId="2D517DDB" w14:textId="77777777" w:rsidR="003F50C2" w:rsidRPr="003F50C2" w:rsidRDefault="003F50C2" w:rsidP="003F50C2">
      <w:pPr>
        <w:pStyle w:val="BodyText"/>
        <w:spacing w:before="9"/>
        <w:ind w:left="720"/>
        <w:rPr>
          <w:rFonts w:ascii="Calibri" w:hAnsi="Calibri" w:cs="Calibri"/>
          <w:sz w:val="22"/>
          <w:szCs w:val="22"/>
        </w:rPr>
      </w:pPr>
    </w:p>
    <w:p w14:paraId="2A55F4EE" w14:textId="77777777" w:rsidR="003F50C2" w:rsidRPr="003F50C2" w:rsidRDefault="003F50C2" w:rsidP="003F50C2">
      <w:pPr>
        <w:pStyle w:val="BodyText"/>
        <w:numPr>
          <w:ilvl w:val="0"/>
          <w:numId w:val="21"/>
        </w:numPr>
        <w:spacing w:before="9"/>
        <w:rPr>
          <w:rFonts w:ascii="Calibri" w:hAnsi="Calibri" w:cs="Calibri"/>
          <w:sz w:val="22"/>
          <w:szCs w:val="22"/>
        </w:rPr>
      </w:pPr>
      <w:r w:rsidRPr="003F50C2">
        <w:rPr>
          <w:rFonts w:ascii="Calibri" w:hAnsi="Calibri" w:cs="Calibri"/>
          <w:sz w:val="22"/>
          <w:szCs w:val="22"/>
        </w:rPr>
        <w:t xml:space="preserve">Burrana IFE (In Flight Entertainment) is considered a Category 2 part in the CPL reference document, and therefor remote technology would be considered appropriate when properly controlled. </w:t>
      </w:r>
    </w:p>
    <w:p w14:paraId="3EA2150B" w14:textId="77777777" w:rsidR="003F50C2" w:rsidRPr="003F50C2" w:rsidRDefault="003F50C2" w:rsidP="003F50C2">
      <w:pPr>
        <w:pStyle w:val="BodyText"/>
        <w:spacing w:before="9"/>
        <w:ind w:left="720"/>
        <w:rPr>
          <w:rFonts w:ascii="Calibri" w:hAnsi="Calibri" w:cs="Calibri"/>
          <w:sz w:val="22"/>
          <w:szCs w:val="22"/>
        </w:rPr>
      </w:pPr>
      <w:r w:rsidRPr="003F50C2">
        <w:rPr>
          <w:rFonts w:ascii="Calibri" w:hAnsi="Calibri" w:cs="Calibri"/>
          <w:sz w:val="22"/>
          <w:szCs w:val="22"/>
        </w:rPr>
        <w:t>If at any time the status changes to a Category 1 part, this process will be re-evaluated and submitted to the FAA for additional approvals.</w:t>
      </w:r>
    </w:p>
    <w:p w14:paraId="6B0E24E1" w14:textId="77777777" w:rsidR="003F50C2" w:rsidRPr="003F50C2" w:rsidRDefault="003F50C2" w:rsidP="003F50C2">
      <w:pPr>
        <w:pStyle w:val="BodyText"/>
        <w:spacing w:before="9"/>
        <w:rPr>
          <w:rFonts w:ascii="Calibri" w:hAnsi="Calibri" w:cs="Calibri"/>
          <w:sz w:val="22"/>
          <w:szCs w:val="22"/>
        </w:rPr>
      </w:pPr>
    </w:p>
    <w:p w14:paraId="18A9BC6F"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References:</w:t>
      </w:r>
    </w:p>
    <w:p w14:paraId="42AEA8FE"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PS – AIR – 21 – 1901 Use of Remote Technology During the Performance of Inspections and Inspections</w:t>
      </w:r>
    </w:p>
    <w:p w14:paraId="4195FABB"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CORP-P-715-01 Control of Monitoring and Measuring Equipment</w:t>
      </w:r>
    </w:p>
    <w:p w14:paraId="31C0A556"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Burrana Repair Station Manual</w:t>
      </w:r>
    </w:p>
    <w:p w14:paraId="4693A012"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CPL Summary</w:t>
      </w:r>
    </w:p>
    <w:p w14:paraId="2870A57D" w14:textId="77777777" w:rsidR="003F50C2" w:rsidRPr="003F50C2" w:rsidRDefault="003F50C2" w:rsidP="003F50C2">
      <w:pPr>
        <w:pStyle w:val="BodyText"/>
        <w:spacing w:before="9"/>
        <w:rPr>
          <w:rStyle w:val="SubtleEmphasis"/>
          <w:rFonts w:ascii="Calibri" w:hAnsi="Calibri" w:cs="Calibri"/>
          <w:sz w:val="22"/>
          <w:szCs w:val="22"/>
        </w:rPr>
      </w:pPr>
    </w:p>
    <w:p w14:paraId="048962D0" w14:textId="77777777" w:rsidR="003F50C2" w:rsidRPr="003F50C2" w:rsidRDefault="003F50C2" w:rsidP="003F50C2">
      <w:pPr>
        <w:pStyle w:val="Heading3"/>
        <w:rPr>
          <w:rFonts w:cs="Calibri"/>
          <w:sz w:val="24"/>
          <w:szCs w:val="24"/>
        </w:rPr>
      </w:pPr>
      <w:bookmarkStart w:id="9" w:name="_Toc194999717"/>
      <w:r w:rsidRPr="003F50C2">
        <w:rPr>
          <w:rFonts w:cs="Calibri"/>
          <w:sz w:val="24"/>
          <w:szCs w:val="24"/>
        </w:rPr>
        <w:t>How Remote Conformity Shall Not be Used</w:t>
      </w:r>
      <w:bookmarkEnd w:id="9"/>
    </w:p>
    <w:p w14:paraId="25A07418" w14:textId="77777777" w:rsidR="003F50C2" w:rsidRPr="003F50C2" w:rsidRDefault="003F50C2" w:rsidP="003F50C2">
      <w:pPr>
        <w:pStyle w:val="BodyText"/>
        <w:numPr>
          <w:ilvl w:val="0"/>
          <w:numId w:val="22"/>
        </w:numPr>
        <w:spacing w:before="9"/>
        <w:rPr>
          <w:rFonts w:ascii="Calibri" w:hAnsi="Calibri" w:cs="Calibri"/>
          <w:sz w:val="22"/>
          <w:szCs w:val="22"/>
        </w:rPr>
      </w:pPr>
      <w:r w:rsidRPr="003F50C2">
        <w:rPr>
          <w:rFonts w:ascii="Calibri" w:hAnsi="Calibri" w:cs="Calibri"/>
          <w:sz w:val="22"/>
          <w:szCs w:val="22"/>
        </w:rPr>
        <w:t>Burrana will take into consideration the complexity, Novelty, and Safety Criticality of the article to be inspected remotely. If, for any reason, the article to be inspected should fall into a category 1 on the FAA CPL it would be excluded from remote conformity consideration.</w:t>
      </w:r>
    </w:p>
    <w:p w14:paraId="17928ED8" w14:textId="77777777" w:rsidR="003F50C2" w:rsidRPr="003F50C2" w:rsidRDefault="003F50C2" w:rsidP="003F50C2">
      <w:pPr>
        <w:pStyle w:val="BodyText"/>
        <w:spacing w:before="9"/>
        <w:rPr>
          <w:rFonts w:ascii="Calibri" w:hAnsi="Calibri" w:cs="Calibri"/>
          <w:sz w:val="22"/>
          <w:szCs w:val="22"/>
        </w:rPr>
      </w:pPr>
    </w:p>
    <w:p w14:paraId="49D29FA8" w14:textId="77777777" w:rsidR="003F50C2" w:rsidRPr="003F50C2" w:rsidRDefault="003F50C2" w:rsidP="003F50C2">
      <w:pPr>
        <w:pStyle w:val="Heading3"/>
        <w:rPr>
          <w:rFonts w:cs="Calibri"/>
          <w:sz w:val="24"/>
          <w:szCs w:val="24"/>
        </w:rPr>
      </w:pPr>
      <w:bookmarkStart w:id="10" w:name="_Toc194999718"/>
      <w:r w:rsidRPr="003F50C2">
        <w:rPr>
          <w:rFonts w:cs="Calibri"/>
          <w:sz w:val="24"/>
          <w:szCs w:val="24"/>
        </w:rPr>
        <w:t>Failure of Equipment or incomplete inspection</w:t>
      </w:r>
      <w:bookmarkEnd w:id="10"/>
    </w:p>
    <w:p w14:paraId="3043DB2E" w14:textId="77777777" w:rsidR="003F50C2" w:rsidRPr="003F50C2" w:rsidRDefault="003F50C2" w:rsidP="003F50C2">
      <w:pPr>
        <w:pStyle w:val="BodyText"/>
        <w:spacing w:before="9"/>
        <w:rPr>
          <w:rFonts w:ascii="Calibri" w:hAnsi="Calibri" w:cs="Calibri"/>
          <w:sz w:val="22"/>
          <w:szCs w:val="22"/>
        </w:rPr>
      </w:pPr>
    </w:p>
    <w:p w14:paraId="363C43CF" w14:textId="77777777" w:rsidR="003F50C2" w:rsidRPr="003F50C2" w:rsidRDefault="003F50C2" w:rsidP="003F50C2">
      <w:pPr>
        <w:pStyle w:val="BodyText"/>
        <w:numPr>
          <w:ilvl w:val="0"/>
          <w:numId w:val="23"/>
        </w:numPr>
        <w:spacing w:before="9"/>
        <w:rPr>
          <w:rFonts w:ascii="Calibri" w:hAnsi="Calibri" w:cs="Calibri"/>
          <w:sz w:val="22"/>
          <w:szCs w:val="22"/>
        </w:rPr>
      </w:pPr>
      <w:r w:rsidRPr="003F50C2">
        <w:rPr>
          <w:rFonts w:ascii="Calibri" w:hAnsi="Calibri" w:cs="Calibri"/>
          <w:sz w:val="22"/>
          <w:szCs w:val="22"/>
        </w:rPr>
        <w:t>If for any reason, there is an equipment failure:</w:t>
      </w:r>
    </w:p>
    <w:p w14:paraId="41023CB5" w14:textId="77777777" w:rsidR="003F50C2" w:rsidRPr="003F50C2" w:rsidRDefault="003F50C2" w:rsidP="003F50C2">
      <w:pPr>
        <w:pStyle w:val="BodyText"/>
        <w:numPr>
          <w:ilvl w:val="1"/>
          <w:numId w:val="23"/>
        </w:numPr>
        <w:spacing w:before="9"/>
        <w:rPr>
          <w:rFonts w:ascii="Calibri" w:hAnsi="Calibri" w:cs="Calibri"/>
          <w:sz w:val="22"/>
          <w:szCs w:val="22"/>
        </w:rPr>
      </w:pPr>
      <w:r w:rsidRPr="003F50C2">
        <w:rPr>
          <w:rFonts w:ascii="Calibri" w:hAnsi="Calibri" w:cs="Calibri"/>
          <w:sz w:val="22"/>
          <w:szCs w:val="22"/>
        </w:rPr>
        <w:t>A secondary inspection will be conducted if the failure can be rectified or</w:t>
      </w:r>
    </w:p>
    <w:p w14:paraId="0DDFC3CC" w14:textId="77777777" w:rsidR="003F50C2" w:rsidRPr="003F50C2" w:rsidRDefault="003F50C2" w:rsidP="003F50C2">
      <w:pPr>
        <w:pStyle w:val="BodyText"/>
        <w:numPr>
          <w:ilvl w:val="1"/>
          <w:numId w:val="23"/>
        </w:numPr>
        <w:spacing w:before="9"/>
        <w:rPr>
          <w:rFonts w:ascii="Calibri" w:hAnsi="Calibri" w:cs="Calibri"/>
          <w:sz w:val="22"/>
          <w:szCs w:val="22"/>
        </w:rPr>
      </w:pPr>
      <w:r w:rsidRPr="003F50C2">
        <w:rPr>
          <w:rFonts w:ascii="Calibri" w:hAnsi="Calibri" w:cs="Calibri"/>
          <w:sz w:val="22"/>
          <w:szCs w:val="22"/>
        </w:rPr>
        <w:t>The product will be shipped to the Burrana part 145 approval holder location to complete the inspection per Burrana’s requirements or</w:t>
      </w:r>
    </w:p>
    <w:p w14:paraId="5C672CFE" w14:textId="77777777" w:rsidR="003F50C2" w:rsidRPr="003F50C2" w:rsidRDefault="003F50C2" w:rsidP="003F50C2">
      <w:pPr>
        <w:pStyle w:val="BodyText"/>
        <w:numPr>
          <w:ilvl w:val="1"/>
          <w:numId w:val="23"/>
        </w:numPr>
        <w:spacing w:before="9"/>
        <w:rPr>
          <w:rFonts w:ascii="Calibri" w:hAnsi="Calibri" w:cs="Calibri"/>
          <w:sz w:val="22"/>
          <w:szCs w:val="22"/>
        </w:rPr>
      </w:pPr>
      <w:r w:rsidRPr="003F50C2">
        <w:rPr>
          <w:rFonts w:ascii="Calibri" w:hAnsi="Calibri" w:cs="Calibri"/>
          <w:sz w:val="22"/>
          <w:szCs w:val="22"/>
        </w:rPr>
        <w:t>A qualified quality control technician will travel to the facility to inspect in person.</w:t>
      </w:r>
    </w:p>
    <w:p w14:paraId="7D35FBD7"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References:</w:t>
      </w:r>
    </w:p>
    <w:p w14:paraId="1B0B52B4"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PS – AIR – 21 – 1901 Use of Remote Technology During the Performance of Inspections and Inspections</w:t>
      </w:r>
    </w:p>
    <w:p w14:paraId="1C7096F0"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ab/>
        <w:t xml:space="preserve"> Paragraph 13, part 2</w:t>
      </w:r>
    </w:p>
    <w:p w14:paraId="265B3CF8" w14:textId="77777777" w:rsidR="003F50C2" w:rsidRPr="003F50C2" w:rsidRDefault="003F50C2" w:rsidP="003F50C2">
      <w:pPr>
        <w:pStyle w:val="BodyText"/>
        <w:spacing w:before="9"/>
        <w:rPr>
          <w:rFonts w:ascii="Calibri" w:hAnsi="Calibri" w:cs="Calibri"/>
          <w:sz w:val="22"/>
          <w:szCs w:val="22"/>
        </w:rPr>
      </w:pPr>
    </w:p>
    <w:p w14:paraId="153ED063" w14:textId="77777777" w:rsidR="003F50C2" w:rsidRPr="003F50C2" w:rsidRDefault="003F50C2" w:rsidP="003F50C2">
      <w:pPr>
        <w:pStyle w:val="Heading3"/>
        <w:rPr>
          <w:rFonts w:cs="Calibri"/>
          <w:sz w:val="24"/>
          <w:szCs w:val="24"/>
        </w:rPr>
      </w:pPr>
      <w:bookmarkStart w:id="11" w:name="_Toc194999719"/>
      <w:r w:rsidRPr="003F50C2">
        <w:rPr>
          <w:rFonts w:cs="Calibri"/>
          <w:sz w:val="24"/>
          <w:szCs w:val="24"/>
        </w:rPr>
        <w:t>Improvement</w:t>
      </w:r>
      <w:bookmarkEnd w:id="11"/>
    </w:p>
    <w:p w14:paraId="47A0BDDF" w14:textId="609FEF27" w:rsidR="003F50C2" w:rsidRPr="003F50C2" w:rsidRDefault="003F50C2" w:rsidP="003F50C2">
      <w:pPr>
        <w:pStyle w:val="BodyText"/>
        <w:numPr>
          <w:ilvl w:val="0"/>
          <w:numId w:val="24"/>
        </w:numPr>
        <w:spacing w:before="9"/>
        <w:rPr>
          <w:rFonts w:ascii="Calibri" w:hAnsi="Calibri" w:cs="Calibri"/>
          <w:sz w:val="22"/>
          <w:szCs w:val="22"/>
        </w:rPr>
      </w:pPr>
      <w:r w:rsidRPr="003F50C2">
        <w:rPr>
          <w:rFonts w:ascii="Calibri" w:hAnsi="Calibri" w:cs="Calibri"/>
          <w:sz w:val="22"/>
          <w:szCs w:val="22"/>
        </w:rPr>
        <w:t xml:space="preserve">The Burrana Quality Control Inspector will document in the </w:t>
      </w:r>
      <w:r w:rsidR="006702CF">
        <w:rPr>
          <w:rFonts w:ascii="Calibri" w:hAnsi="Calibri" w:cs="Calibri"/>
          <w:sz w:val="22"/>
          <w:szCs w:val="22"/>
        </w:rPr>
        <w:t>QwizPro</w:t>
      </w:r>
      <w:r w:rsidRPr="003F50C2">
        <w:rPr>
          <w:rFonts w:ascii="Calibri" w:hAnsi="Calibri" w:cs="Calibri"/>
          <w:sz w:val="22"/>
          <w:szCs w:val="22"/>
        </w:rPr>
        <w:t xml:space="preserve"> Corrective Action module using the Continual Improvement task, any failures or opportunities for improvement discovered during the remote viewing process. </w:t>
      </w:r>
    </w:p>
    <w:p w14:paraId="7CA0E47B" w14:textId="77777777" w:rsidR="003F50C2" w:rsidRPr="003F50C2" w:rsidRDefault="003F50C2" w:rsidP="003F50C2">
      <w:pPr>
        <w:pStyle w:val="BodyText"/>
        <w:numPr>
          <w:ilvl w:val="1"/>
          <w:numId w:val="24"/>
        </w:numPr>
        <w:spacing w:before="9"/>
        <w:rPr>
          <w:rFonts w:ascii="Calibri" w:hAnsi="Calibri" w:cs="Calibri"/>
          <w:sz w:val="22"/>
          <w:szCs w:val="22"/>
        </w:rPr>
      </w:pPr>
      <w:r w:rsidRPr="003F50C2">
        <w:rPr>
          <w:rFonts w:ascii="Calibri" w:hAnsi="Calibri" w:cs="Calibri"/>
          <w:sz w:val="22"/>
          <w:szCs w:val="22"/>
        </w:rPr>
        <w:t xml:space="preserve">This is to allow for future improvements and review by the management team to create a more secure and reliable system for remote inspection. </w:t>
      </w:r>
    </w:p>
    <w:p w14:paraId="5F0D8AC7"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References:</w:t>
      </w:r>
    </w:p>
    <w:p w14:paraId="2591E762"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CORP-P-1010-01 Improvement</w:t>
      </w:r>
    </w:p>
    <w:p w14:paraId="69667470"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CORP-P-1020-01 Nonconformity Corrective Action</w:t>
      </w:r>
    </w:p>
    <w:p w14:paraId="1A8DE4BA"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CORP-P-870-01 Control of Nonconforming Outputs</w:t>
      </w:r>
    </w:p>
    <w:p w14:paraId="508C6699" w14:textId="77777777" w:rsidR="003F50C2" w:rsidRPr="003F50C2" w:rsidRDefault="003F50C2" w:rsidP="003F50C2">
      <w:pPr>
        <w:pStyle w:val="BodyText"/>
        <w:spacing w:before="9"/>
        <w:rPr>
          <w:rFonts w:ascii="Calibri" w:hAnsi="Calibri" w:cs="Calibri"/>
          <w:sz w:val="22"/>
          <w:szCs w:val="22"/>
        </w:rPr>
      </w:pPr>
    </w:p>
    <w:p w14:paraId="3548C9CF" w14:textId="77777777" w:rsidR="003F50C2" w:rsidRPr="003F50C2" w:rsidRDefault="003F50C2" w:rsidP="003F50C2">
      <w:pPr>
        <w:pStyle w:val="Heading3"/>
        <w:rPr>
          <w:rFonts w:cs="Calibri"/>
          <w:sz w:val="24"/>
          <w:szCs w:val="24"/>
        </w:rPr>
      </w:pPr>
      <w:bookmarkStart w:id="12" w:name="_Toc194999720"/>
      <w:r w:rsidRPr="003F50C2">
        <w:rPr>
          <w:rFonts w:cs="Calibri"/>
          <w:sz w:val="24"/>
          <w:szCs w:val="24"/>
        </w:rPr>
        <w:t>Documented Information</w:t>
      </w:r>
      <w:bookmarkEnd w:id="12"/>
    </w:p>
    <w:p w14:paraId="0486BD9F" w14:textId="77777777" w:rsidR="003F50C2" w:rsidRPr="003F50C2" w:rsidRDefault="003F50C2" w:rsidP="003F50C2">
      <w:pPr>
        <w:pStyle w:val="BodyText"/>
        <w:numPr>
          <w:ilvl w:val="0"/>
          <w:numId w:val="25"/>
        </w:numPr>
        <w:spacing w:before="9"/>
        <w:rPr>
          <w:rFonts w:ascii="Calibri" w:hAnsi="Calibri" w:cs="Calibri"/>
          <w:sz w:val="22"/>
          <w:szCs w:val="22"/>
        </w:rPr>
      </w:pPr>
      <w:r w:rsidRPr="003F50C2">
        <w:rPr>
          <w:rFonts w:ascii="Calibri" w:hAnsi="Calibri" w:cs="Calibri"/>
          <w:sz w:val="22"/>
          <w:szCs w:val="22"/>
        </w:rPr>
        <w:t xml:space="preserve">The Burrana Quality Control Inspector completing the remote inspection will document the inspection process using the </w:t>
      </w:r>
    </w:p>
    <w:p w14:paraId="40253748" w14:textId="301911A8" w:rsidR="003F50C2" w:rsidRPr="003F50C2" w:rsidRDefault="003F50C2" w:rsidP="003F50C2">
      <w:pPr>
        <w:pStyle w:val="BodyText"/>
        <w:spacing w:before="9"/>
        <w:ind w:left="720"/>
        <w:rPr>
          <w:rFonts w:ascii="Calibri" w:hAnsi="Calibri" w:cs="Calibri"/>
          <w:sz w:val="22"/>
          <w:szCs w:val="22"/>
        </w:rPr>
      </w:pPr>
      <w:r w:rsidRPr="003F50C2">
        <w:rPr>
          <w:rFonts w:ascii="Calibri" w:hAnsi="Calibri" w:cs="Calibri"/>
          <w:sz w:val="22"/>
          <w:szCs w:val="22"/>
        </w:rPr>
        <w:lastRenderedPageBreak/>
        <w:t xml:space="preserve">Documents reviewed and Inspections used to determine conformity during the remote inspection will be recorded on the inspection checklist </w:t>
      </w:r>
      <w:r w:rsidR="00584246">
        <w:rPr>
          <w:rFonts w:ascii="Calibri" w:hAnsi="Calibri" w:cs="Calibri"/>
          <w:sz w:val="22"/>
          <w:szCs w:val="22"/>
        </w:rPr>
        <w:t>QC-F-851-01</w:t>
      </w:r>
      <w:r w:rsidRPr="003F50C2">
        <w:rPr>
          <w:rFonts w:ascii="Calibri" w:hAnsi="Calibri" w:cs="Calibri"/>
          <w:sz w:val="22"/>
          <w:szCs w:val="22"/>
        </w:rPr>
        <w:t xml:space="preserve">. </w:t>
      </w:r>
    </w:p>
    <w:p w14:paraId="6EC699AC" w14:textId="77777777" w:rsidR="003F50C2" w:rsidRPr="003F50C2" w:rsidRDefault="003F50C2" w:rsidP="003F50C2">
      <w:pPr>
        <w:pStyle w:val="BodyText"/>
        <w:spacing w:before="9"/>
        <w:ind w:left="720"/>
        <w:rPr>
          <w:rFonts w:ascii="Calibri" w:hAnsi="Calibri" w:cs="Calibri"/>
          <w:sz w:val="22"/>
          <w:szCs w:val="22"/>
        </w:rPr>
      </w:pPr>
    </w:p>
    <w:p w14:paraId="5402577D" w14:textId="77777777" w:rsidR="003F50C2" w:rsidRPr="003F50C2" w:rsidRDefault="003F50C2" w:rsidP="003F50C2">
      <w:pPr>
        <w:pStyle w:val="BodyText"/>
        <w:numPr>
          <w:ilvl w:val="0"/>
          <w:numId w:val="25"/>
        </w:numPr>
        <w:spacing w:before="9"/>
        <w:rPr>
          <w:rFonts w:ascii="Calibri" w:hAnsi="Calibri" w:cs="Calibri"/>
          <w:sz w:val="22"/>
          <w:szCs w:val="22"/>
        </w:rPr>
      </w:pPr>
      <w:r w:rsidRPr="003F50C2">
        <w:rPr>
          <w:rFonts w:ascii="Calibri" w:hAnsi="Calibri" w:cs="Calibri"/>
          <w:sz w:val="22"/>
          <w:szCs w:val="22"/>
        </w:rPr>
        <w:t xml:space="preserve">All records associated with the Remote Inspection shall be considered documented information and retained for at least 10 years following the end of a project. </w:t>
      </w:r>
    </w:p>
    <w:p w14:paraId="78E347EC" w14:textId="77777777" w:rsidR="003F50C2" w:rsidRPr="003F50C2" w:rsidRDefault="003F50C2" w:rsidP="003F50C2">
      <w:pPr>
        <w:pStyle w:val="BodyText"/>
        <w:spacing w:before="9"/>
        <w:ind w:left="720"/>
        <w:rPr>
          <w:rFonts w:ascii="Calibri" w:hAnsi="Calibri" w:cs="Calibri"/>
          <w:sz w:val="22"/>
          <w:szCs w:val="22"/>
        </w:rPr>
      </w:pPr>
    </w:p>
    <w:p w14:paraId="597F64B9"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References:</w:t>
      </w:r>
    </w:p>
    <w:p w14:paraId="0747ECAB"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CORP-P-750-01 Document Control</w:t>
      </w:r>
    </w:p>
    <w:p w14:paraId="6D4F1F54"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FAA Form 8100-1 Current Revision</w:t>
      </w:r>
    </w:p>
    <w:p w14:paraId="0F71D719"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FAA Form 8130-3 Current Revision</w:t>
      </w:r>
    </w:p>
    <w:p w14:paraId="1D559E0B" w14:textId="0EB69F5D" w:rsidR="003F50C2" w:rsidRPr="003F50C2" w:rsidRDefault="00584246" w:rsidP="003F50C2">
      <w:pPr>
        <w:pStyle w:val="BodyText"/>
        <w:spacing w:before="9"/>
        <w:rPr>
          <w:rStyle w:val="SubtleEmphasis"/>
          <w:rFonts w:ascii="Calibri" w:hAnsi="Calibri" w:cs="Calibri"/>
          <w:sz w:val="22"/>
          <w:szCs w:val="22"/>
        </w:rPr>
      </w:pPr>
      <w:r>
        <w:rPr>
          <w:rStyle w:val="SubtleEmphasis"/>
          <w:rFonts w:ascii="Calibri" w:hAnsi="Calibri" w:cs="Calibri"/>
          <w:sz w:val="22"/>
          <w:szCs w:val="22"/>
        </w:rPr>
        <w:t>QC-F-851-01</w:t>
      </w:r>
      <w:r w:rsidR="003F50C2" w:rsidRPr="003F50C2">
        <w:rPr>
          <w:rStyle w:val="SubtleEmphasis"/>
          <w:rFonts w:ascii="Calibri" w:hAnsi="Calibri" w:cs="Calibri"/>
          <w:sz w:val="22"/>
          <w:szCs w:val="22"/>
        </w:rPr>
        <w:t xml:space="preserve"> Remote Conformity Checklist</w:t>
      </w:r>
    </w:p>
    <w:p w14:paraId="789CDC2B" w14:textId="77777777" w:rsidR="003F50C2" w:rsidRPr="003F50C2" w:rsidRDefault="003F50C2" w:rsidP="003F50C2">
      <w:pPr>
        <w:pStyle w:val="BodyText"/>
        <w:spacing w:before="9"/>
        <w:rPr>
          <w:rFonts w:ascii="Calibri" w:hAnsi="Calibri" w:cs="Calibri"/>
          <w:i/>
          <w:iCs/>
          <w:color w:val="404040" w:themeColor="text1" w:themeTint="BF"/>
          <w:sz w:val="22"/>
          <w:szCs w:val="22"/>
        </w:rPr>
      </w:pPr>
      <w:r w:rsidRPr="003F50C2">
        <w:rPr>
          <w:rStyle w:val="SubtleEmphasis"/>
          <w:rFonts w:ascii="Calibri" w:hAnsi="Calibri" w:cs="Calibri"/>
          <w:sz w:val="22"/>
          <w:szCs w:val="22"/>
        </w:rPr>
        <w:t>8130-3 training completion certificate</w:t>
      </w:r>
    </w:p>
    <w:p w14:paraId="34B74519" w14:textId="77777777" w:rsidR="003F50C2" w:rsidRPr="003F50C2" w:rsidRDefault="003F50C2" w:rsidP="003F50C2">
      <w:pPr>
        <w:pStyle w:val="BodyText"/>
        <w:spacing w:before="9"/>
        <w:ind w:left="720"/>
        <w:rPr>
          <w:rFonts w:ascii="Calibri" w:hAnsi="Calibri" w:cs="Calibri"/>
          <w:sz w:val="22"/>
          <w:szCs w:val="22"/>
        </w:rPr>
      </w:pPr>
    </w:p>
    <w:p w14:paraId="75E2A413" w14:textId="77777777" w:rsidR="003F50C2" w:rsidRPr="009B4CA8" w:rsidRDefault="003F50C2" w:rsidP="003F50C2">
      <w:pPr>
        <w:pStyle w:val="Heading3"/>
        <w:rPr>
          <w:rFonts w:cs="Calibri"/>
          <w:sz w:val="24"/>
          <w:szCs w:val="24"/>
        </w:rPr>
      </w:pPr>
      <w:bookmarkStart w:id="13" w:name="_Toc194999721"/>
      <w:r w:rsidRPr="009B4CA8">
        <w:rPr>
          <w:rFonts w:cs="Calibri"/>
          <w:sz w:val="24"/>
          <w:szCs w:val="24"/>
        </w:rPr>
        <w:t>Internal Audit Process</w:t>
      </w:r>
      <w:bookmarkEnd w:id="13"/>
    </w:p>
    <w:p w14:paraId="05DEEFB4" w14:textId="7CC4874E" w:rsidR="003F50C2" w:rsidRPr="003F50C2" w:rsidRDefault="003F50C2" w:rsidP="003F50C2">
      <w:pPr>
        <w:pStyle w:val="BodyText"/>
        <w:numPr>
          <w:ilvl w:val="0"/>
          <w:numId w:val="26"/>
        </w:numPr>
        <w:spacing w:before="9"/>
        <w:rPr>
          <w:rFonts w:ascii="Calibri" w:hAnsi="Calibri" w:cs="Calibri"/>
          <w:sz w:val="22"/>
          <w:szCs w:val="22"/>
        </w:rPr>
      </w:pPr>
      <w:r w:rsidRPr="003F50C2">
        <w:rPr>
          <w:rFonts w:ascii="Calibri" w:hAnsi="Calibri" w:cs="Calibri"/>
          <w:sz w:val="22"/>
          <w:szCs w:val="22"/>
        </w:rPr>
        <w:t xml:space="preserve">Burrana follows an internal audit process, which is documented in CORP-P-920-01 (Internal Audits) and recorded in </w:t>
      </w:r>
      <w:r w:rsidR="006702CF">
        <w:rPr>
          <w:rFonts w:ascii="Calibri" w:hAnsi="Calibri" w:cs="Calibri"/>
          <w:sz w:val="22"/>
          <w:szCs w:val="22"/>
        </w:rPr>
        <w:t>QwizPro</w:t>
      </w:r>
      <w:r w:rsidRPr="003F50C2">
        <w:rPr>
          <w:rFonts w:ascii="Calibri" w:hAnsi="Calibri" w:cs="Calibri"/>
          <w:sz w:val="22"/>
          <w:szCs w:val="22"/>
        </w:rPr>
        <w:t xml:space="preserve"> for retrieval and review. The process to review the remote conformity technology procedure will be included in this audit cycle as a separately identified procedural audit and will include:</w:t>
      </w:r>
    </w:p>
    <w:p w14:paraId="549E7D65" w14:textId="77777777" w:rsidR="003F50C2" w:rsidRPr="003F50C2" w:rsidRDefault="003F50C2" w:rsidP="003F50C2">
      <w:pPr>
        <w:pStyle w:val="BodyText"/>
        <w:numPr>
          <w:ilvl w:val="1"/>
          <w:numId w:val="26"/>
        </w:numPr>
        <w:spacing w:before="9"/>
        <w:rPr>
          <w:rFonts w:ascii="Calibri" w:hAnsi="Calibri" w:cs="Calibri"/>
          <w:sz w:val="22"/>
          <w:szCs w:val="22"/>
        </w:rPr>
      </w:pPr>
      <w:r w:rsidRPr="003F50C2">
        <w:rPr>
          <w:rFonts w:ascii="Calibri" w:hAnsi="Calibri" w:cs="Calibri"/>
          <w:sz w:val="22"/>
          <w:szCs w:val="22"/>
        </w:rPr>
        <w:t>Review of this procedure</w:t>
      </w:r>
    </w:p>
    <w:p w14:paraId="5F3D5D96" w14:textId="77777777" w:rsidR="003F50C2" w:rsidRPr="003F50C2" w:rsidRDefault="003F50C2" w:rsidP="003F50C2">
      <w:pPr>
        <w:pStyle w:val="BodyText"/>
        <w:numPr>
          <w:ilvl w:val="1"/>
          <w:numId w:val="26"/>
        </w:numPr>
        <w:spacing w:before="9"/>
        <w:rPr>
          <w:rFonts w:ascii="Calibri" w:hAnsi="Calibri" w:cs="Calibri"/>
          <w:sz w:val="22"/>
          <w:szCs w:val="22"/>
        </w:rPr>
      </w:pPr>
      <w:r w:rsidRPr="003F50C2">
        <w:rPr>
          <w:rFonts w:ascii="Calibri" w:hAnsi="Calibri" w:cs="Calibri"/>
          <w:sz w:val="22"/>
          <w:szCs w:val="22"/>
        </w:rPr>
        <w:t>Review of supporting documents used during remote inspections</w:t>
      </w:r>
    </w:p>
    <w:p w14:paraId="503C31C9" w14:textId="77777777" w:rsidR="003F50C2" w:rsidRPr="003F50C2" w:rsidRDefault="003F50C2" w:rsidP="003F50C2">
      <w:pPr>
        <w:pStyle w:val="BodyText"/>
        <w:numPr>
          <w:ilvl w:val="1"/>
          <w:numId w:val="26"/>
        </w:numPr>
        <w:spacing w:before="9"/>
        <w:rPr>
          <w:rFonts w:ascii="Calibri" w:hAnsi="Calibri" w:cs="Calibri"/>
          <w:sz w:val="22"/>
          <w:szCs w:val="22"/>
        </w:rPr>
      </w:pPr>
      <w:r w:rsidRPr="003F50C2">
        <w:rPr>
          <w:rFonts w:ascii="Calibri" w:hAnsi="Calibri" w:cs="Calibri"/>
          <w:sz w:val="22"/>
          <w:szCs w:val="22"/>
        </w:rPr>
        <w:t>Review of 3 (if available) remote conformity approvals, at random, to verify process adherence</w:t>
      </w:r>
    </w:p>
    <w:p w14:paraId="304ED43F" w14:textId="77777777" w:rsidR="003F50C2" w:rsidRPr="003F50C2" w:rsidRDefault="003F50C2" w:rsidP="003F50C2">
      <w:pPr>
        <w:pStyle w:val="BodyText"/>
        <w:numPr>
          <w:ilvl w:val="1"/>
          <w:numId w:val="26"/>
        </w:numPr>
        <w:spacing w:before="9"/>
        <w:rPr>
          <w:rFonts w:ascii="Calibri" w:hAnsi="Calibri" w:cs="Calibri"/>
          <w:sz w:val="22"/>
          <w:szCs w:val="22"/>
        </w:rPr>
      </w:pPr>
      <w:r w:rsidRPr="003F50C2">
        <w:rPr>
          <w:rFonts w:ascii="Calibri" w:hAnsi="Calibri" w:cs="Calibri"/>
          <w:sz w:val="22"/>
          <w:szCs w:val="22"/>
        </w:rPr>
        <w:t>Review of training records and certificates for those approved to complete remote conformities</w:t>
      </w:r>
    </w:p>
    <w:p w14:paraId="5B3141C3" w14:textId="77777777" w:rsidR="003F50C2" w:rsidRPr="003F50C2" w:rsidRDefault="003F50C2" w:rsidP="003F50C2">
      <w:pPr>
        <w:pStyle w:val="BodyText"/>
        <w:spacing w:before="9"/>
        <w:rPr>
          <w:rStyle w:val="SubtleEmphasis"/>
          <w:rFonts w:ascii="Calibri" w:hAnsi="Calibri" w:cs="Calibri"/>
          <w:sz w:val="22"/>
          <w:szCs w:val="22"/>
        </w:rPr>
      </w:pPr>
    </w:p>
    <w:p w14:paraId="0BB4BD9E"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References:</w:t>
      </w:r>
    </w:p>
    <w:p w14:paraId="2FDB1FD4"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CORP-P-920-01 Internal Audits</w:t>
      </w:r>
    </w:p>
    <w:p w14:paraId="0460E229"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CORP-P-930-01 Management Review</w:t>
      </w:r>
    </w:p>
    <w:p w14:paraId="13D0DFB7" w14:textId="77777777" w:rsidR="003F50C2" w:rsidRPr="003F50C2" w:rsidRDefault="003F50C2" w:rsidP="003F50C2">
      <w:pPr>
        <w:pStyle w:val="BodyText"/>
        <w:spacing w:before="9"/>
        <w:rPr>
          <w:rFonts w:ascii="Calibri" w:hAnsi="Calibri" w:cs="Calibri"/>
          <w:sz w:val="22"/>
          <w:szCs w:val="22"/>
        </w:rPr>
      </w:pPr>
    </w:p>
    <w:p w14:paraId="1536FDB1" w14:textId="77777777" w:rsidR="003F50C2" w:rsidRPr="003F50C2" w:rsidRDefault="003F50C2" w:rsidP="003F50C2">
      <w:pPr>
        <w:pStyle w:val="Heading3"/>
        <w:rPr>
          <w:rFonts w:cs="Calibri"/>
          <w:sz w:val="24"/>
          <w:szCs w:val="24"/>
        </w:rPr>
      </w:pPr>
      <w:bookmarkStart w:id="14" w:name="_Toc194999722"/>
      <w:r w:rsidRPr="003F50C2">
        <w:rPr>
          <w:rFonts w:cs="Calibri"/>
          <w:sz w:val="24"/>
          <w:szCs w:val="24"/>
        </w:rPr>
        <w:t>Inspection for the Issuance of 8130-3.</w:t>
      </w:r>
      <w:bookmarkEnd w:id="14"/>
    </w:p>
    <w:p w14:paraId="505CEC60" w14:textId="77777777" w:rsidR="003F50C2" w:rsidRPr="003F50C2" w:rsidRDefault="003F50C2" w:rsidP="003F50C2">
      <w:pPr>
        <w:pStyle w:val="BodyText"/>
        <w:numPr>
          <w:ilvl w:val="0"/>
          <w:numId w:val="27"/>
        </w:numPr>
        <w:spacing w:before="9"/>
        <w:rPr>
          <w:rFonts w:ascii="Calibri" w:hAnsi="Calibri" w:cs="Calibri"/>
          <w:sz w:val="22"/>
          <w:szCs w:val="22"/>
        </w:rPr>
      </w:pPr>
      <w:r w:rsidRPr="003F50C2">
        <w:rPr>
          <w:rFonts w:ascii="Calibri" w:hAnsi="Calibri" w:cs="Calibri"/>
          <w:sz w:val="22"/>
          <w:szCs w:val="22"/>
        </w:rPr>
        <w:t>Burrana will follow the Process Flow Diagram (appendix 1) for determination of remote conformity needs.</w:t>
      </w:r>
    </w:p>
    <w:p w14:paraId="17E50767" w14:textId="77777777" w:rsidR="003F50C2" w:rsidRPr="003F50C2" w:rsidRDefault="003F50C2" w:rsidP="003F50C2">
      <w:pPr>
        <w:pStyle w:val="BodyText"/>
        <w:spacing w:before="9"/>
        <w:ind w:left="720"/>
        <w:rPr>
          <w:rFonts w:ascii="Calibri" w:hAnsi="Calibri" w:cs="Calibri"/>
          <w:sz w:val="22"/>
          <w:szCs w:val="22"/>
        </w:rPr>
      </w:pPr>
      <w:r w:rsidRPr="003F50C2">
        <w:rPr>
          <w:rFonts w:ascii="Calibri" w:hAnsi="Calibri" w:cs="Calibri"/>
          <w:sz w:val="22"/>
          <w:szCs w:val="22"/>
        </w:rPr>
        <w:t>This document will also be required to be reflected in the suppliers Quality Documentation regarding Inspections.</w:t>
      </w:r>
    </w:p>
    <w:p w14:paraId="493776EB"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References:</w:t>
      </w:r>
    </w:p>
    <w:p w14:paraId="6FD9E16C" w14:textId="77777777" w:rsidR="003F50C2" w:rsidRPr="003F50C2" w:rsidRDefault="003F50C2" w:rsidP="003F50C2">
      <w:pPr>
        <w:pStyle w:val="BodyText"/>
        <w:spacing w:before="9"/>
        <w:rPr>
          <w:rStyle w:val="SubtleEmphasis"/>
          <w:rFonts w:ascii="Calibri" w:hAnsi="Calibri" w:cs="Calibri"/>
          <w:sz w:val="22"/>
          <w:szCs w:val="22"/>
        </w:rPr>
      </w:pPr>
      <w:r w:rsidRPr="003F50C2">
        <w:rPr>
          <w:rStyle w:val="SubtleEmphasis"/>
          <w:rFonts w:ascii="Calibri" w:hAnsi="Calibri" w:cs="Calibri"/>
          <w:sz w:val="22"/>
          <w:szCs w:val="22"/>
        </w:rPr>
        <w:t>CORP-P-851-01 Control of Production and Service Provision</w:t>
      </w:r>
    </w:p>
    <w:p w14:paraId="1AFF3217" w14:textId="4BB8EED6" w:rsidR="003F50C2" w:rsidRPr="003F50C2" w:rsidRDefault="003F50C2" w:rsidP="00584246">
      <w:pPr>
        <w:pStyle w:val="BodyText"/>
        <w:spacing w:before="9"/>
        <w:rPr>
          <w:rFonts w:ascii="Calibri" w:hAnsi="Calibri" w:cs="Calibri"/>
          <w:sz w:val="22"/>
          <w:szCs w:val="22"/>
        </w:rPr>
      </w:pPr>
      <w:r w:rsidRPr="003F50C2">
        <w:rPr>
          <w:rStyle w:val="SubtleEmphasis"/>
          <w:rFonts w:ascii="Calibri" w:hAnsi="Calibri" w:cs="Calibri"/>
          <w:sz w:val="22"/>
          <w:szCs w:val="22"/>
        </w:rPr>
        <w:t>CORP-P-811-01 Operational RISK Management</w:t>
      </w:r>
    </w:p>
    <w:p w14:paraId="3F969B9E" w14:textId="31B70365" w:rsidR="003F50C2" w:rsidRPr="003F50C2" w:rsidRDefault="003F50C2" w:rsidP="003F50C2">
      <w:pPr>
        <w:pStyle w:val="Heading3"/>
        <w:rPr>
          <w:rFonts w:cs="Calibri"/>
          <w:sz w:val="22"/>
          <w:szCs w:val="22"/>
        </w:rPr>
      </w:pPr>
      <w:r w:rsidRPr="003F50C2">
        <w:rPr>
          <w:rFonts w:cs="Calibri"/>
          <w:sz w:val="22"/>
          <w:szCs w:val="22"/>
        </w:rPr>
        <w:br w:type="page"/>
      </w:r>
      <w:bookmarkStart w:id="15" w:name="_Toc194999723"/>
      <w:r w:rsidRPr="003F50C2">
        <w:rPr>
          <w:rFonts w:cs="Calibri"/>
          <w:sz w:val="24"/>
          <w:szCs w:val="24"/>
        </w:rPr>
        <w:lastRenderedPageBreak/>
        <w:t>Appendix 1</w:t>
      </w:r>
      <w:bookmarkEnd w:id="15"/>
    </w:p>
    <w:bookmarkStart w:id="16" w:name="_Toc194999354"/>
    <w:bookmarkStart w:id="17" w:name="_Toc194999724"/>
    <w:bookmarkEnd w:id="16"/>
    <w:bookmarkEnd w:id="17"/>
    <w:p w14:paraId="5886252C" w14:textId="66320129" w:rsidR="00430038" w:rsidRPr="003F50C2" w:rsidRDefault="003F50C2" w:rsidP="003F50C2">
      <w:pPr>
        <w:pStyle w:val="Heading1"/>
        <w:spacing w:before="100" w:beforeAutospacing="1" w:after="100" w:afterAutospacing="1" w:line="240" w:lineRule="auto"/>
        <w:rPr>
          <w:color w:val="000000" w:themeColor="text1"/>
          <w:sz w:val="22"/>
          <w:szCs w:val="22"/>
        </w:rPr>
      </w:pPr>
      <w:r w:rsidRPr="003F50C2">
        <w:rPr>
          <w:sz w:val="22"/>
          <w:szCs w:val="22"/>
        </w:rPr>
        <w:object w:dxaOrig="15301" w:dyaOrig="11701" w14:anchorId="379996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3.25pt;height:380.4pt" o:ole="">
            <v:imagedata r:id="rId9" o:title=""/>
          </v:shape>
          <o:OLEObject Type="Embed" ProgID="Visio.Drawing.15" ShapeID="_x0000_i1025" DrawAspect="Content" ObjectID="_1805617687" r:id="rId10"/>
        </w:object>
      </w:r>
    </w:p>
    <w:p w14:paraId="7A3EE377" w14:textId="77777777" w:rsidR="00430038" w:rsidRPr="003F50C2" w:rsidRDefault="00430038" w:rsidP="009265A2">
      <w:pPr>
        <w:spacing w:before="100" w:beforeAutospacing="1" w:after="100" w:afterAutospacing="1" w:line="240" w:lineRule="auto"/>
        <w:rPr>
          <w:rFonts w:eastAsiaTheme="majorEastAsia"/>
          <w:b/>
          <w:bCs/>
          <w:color w:val="000000" w:themeColor="text1"/>
        </w:rPr>
      </w:pPr>
      <w:r w:rsidRPr="003F50C2">
        <w:rPr>
          <w:color w:val="000000" w:themeColor="text1"/>
        </w:rPr>
        <w:br w:type="page"/>
      </w:r>
    </w:p>
    <w:p w14:paraId="6ECE4568" w14:textId="77777777" w:rsidR="00F827C0" w:rsidRPr="003F50C2" w:rsidRDefault="00F827C0" w:rsidP="009265A2">
      <w:pPr>
        <w:pStyle w:val="Heading2"/>
        <w:spacing w:before="100" w:beforeAutospacing="1" w:after="100" w:afterAutospacing="1" w:line="240" w:lineRule="auto"/>
        <w:rPr>
          <w:rFonts w:cs="Calibri"/>
          <w:szCs w:val="22"/>
        </w:rPr>
      </w:pPr>
      <w:bookmarkStart w:id="18" w:name="_Toc194999725"/>
      <w:r w:rsidRPr="003F50C2">
        <w:rPr>
          <w:rFonts w:cs="Calibri"/>
          <w:szCs w:val="22"/>
        </w:rPr>
        <w:lastRenderedPageBreak/>
        <w:t>Opportunities and Risks</w:t>
      </w:r>
      <w:bookmarkEnd w:id="18"/>
      <w:r w:rsidRPr="003F50C2">
        <w:rPr>
          <w:rFonts w:cs="Calibri"/>
          <w:szCs w:val="22"/>
        </w:rPr>
        <w:t xml:space="preserve"> </w:t>
      </w:r>
    </w:p>
    <w:p w14:paraId="7A49A9D4" w14:textId="77777777" w:rsidR="00F827C0" w:rsidRPr="003F50C2" w:rsidRDefault="00F827C0" w:rsidP="009265A2">
      <w:pPr>
        <w:spacing w:before="100" w:beforeAutospacing="1" w:after="100" w:afterAutospacing="1" w:line="240" w:lineRule="auto"/>
        <w:rPr>
          <w:color w:val="000000" w:themeColor="text1"/>
        </w:rPr>
      </w:pPr>
      <w:r w:rsidRPr="003F50C2">
        <w:rPr>
          <w:color w:val="000000" w:themeColor="text1"/>
        </w:rPr>
        <w:t xml:space="preserve">The CORP-P-600-01 (Planning for the Quality Management System) procedure addresses opportunities and risks (risk-based thinking). </w:t>
      </w:r>
    </w:p>
    <w:p w14:paraId="77051E60" w14:textId="77777777" w:rsidR="00F827C0" w:rsidRPr="003F50C2" w:rsidRDefault="00F827C0" w:rsidP="009265A2">
      <w:pPr>
        <w:spacing w:before="100" w:beforeAutospacing="1" w:after="100" w:afterAutospacing="1" w:line="240" w:lineRule="auto"/>
        <w:rPr>
          <w:color w:val="000000" w:themeColor="text1"/>
        </w:rPr>
      </w:pPr>
      <w:r w:rsidRPr="003F50C2">
        <w:rPr>
          <w:color w:val="000000" w:themeColor="text1"/>
        </w:rPr>
        <w:t xml:space="preserve">Burrana makes use of organizational knowledge, lessons learned and experience with the activities associated with Improvement to determine opportunities and risks that need to be addressed and which can: </w:t>
      </w:r>
    </w:p>
    <w:p w14:paraId="1A6B4C87" w14:textId="77777777" w:rsidR="00F827C0" w:rsidRPr="003F50C2" w:rsidRDefault="00F827C0" w:rsidP="009265A2">
      <w:pPr>
        <w:pStyle w:val="ListParagraph"/>
        <w:numPr>
          <w:ilvl w:val="0"/>
          <w:numId w:val="15"/>
        </w:numPr>
        <w:spacing w:before="100" w:beforeAutospacing="1" w:after="100" w:afterAutospacing="1" w:line="240" w:lineRule="auto"/>
        <w:rPr>
          <w:color w:val="000000" w:themeColor="text1"/>
        </w:rPr>
      </w:pPr>
      <w:r w:rsidRPr="003F50C2">
        <w:rPr>
          <w:color w:val="000000" w:themeColor="text1"/>
        </w:rPr>
        <w:t>Give assurance that the procedure can achieve its intended result(s).</w:t>
      </w:r>
    </w:p>
    <w:p w14:paraId="21639011" w14:textId="77777777" w:rsidR="00F827C0" w:rsidRPr="003F50C2" w:rsidRDefault="00F827C0" w:rsidP="009265A2">
      <w:pPr>
        <w:pStyle w:val="ListParagraph"/>
        <w:numPr>
          <w:ilvl w:val="0"/>
          <w:numId w:val="15"/>
        </w:numPr>
        <w:spacing w:before="100" w:beforeAutospacing="1" w:after="100" w:afterAutospacing="1" w:line="240" w:lineRule="auto"/>
        <w:rPr>
          <w:color w:val="000000" w:themeColor="text1"/>
        </w:rPr>
      </w:pPr>
      <w:r w:rsidRPr="003F50C2">
        <w:rPr>
          <w:color w:val="000000" w:themeColor="text1"/>
        </w:rPr>
        <w:t>Enhance desirable effects and prevent or reduce undesired effects.</w:t>
      </w:r>
    </w:p>
    <w:p w14:paraId="039A986C" w14:textId="77777777" w:rsidR="00F827C0" w:rsidRPr="003F50C2" w:rsidRDefault="00F827C0" w:rsidP="009265A2">
      <w:pPr>
        <w:pStyle w:val="ListParagraph"/>
        <w:numPr>
          <w:ilvl w:val="0"/>
          <w:numId w:val="15"/>
        </w:numPr>
        <w:spacing w:before="100" w:beforeAutospacing="1" w:after="100" w:afterAutospacing="1" w:line="240" w:lineRule="auto"/>
        <w:rPr>
          <w:color w:val="000000" w:themeColor="text1"/>
        </w:rPr>
      </w:pPr>
      <w:r w:rsidRPr="003F50C2">
        <w:rPr>
          <w:color w:val="000000" w:themeColor="text1"/>
        </w:rPr>
        <w:t xml:space="preserve">Achieve improvement.  </w:t>
      </w:r>
    </w:p>
    <w:p w14:paraId="5CD61C35" w14:textId="77777777" w:rsidR="00F827C0" w:rsidRPr="003F50C2" w:rsidRDefault="00F827C0" w:rsidP="009265A2">
      <w:pPr>
        <w:pStyle w:val="ListParagraph"/>
        <w:numPr>
          <w:ilvl w:val="0"/>
          <w:numId w:val="15"/>
        </w:numPr>
        <w:spacing w:before="100" w:beforeAutospacing="1" w:after="100" w:afterAutospacing="1" w:line="240" w:lineRule="auto"/>
        <w:rPr>
          <w:color w:val="000000" w:themeColor="text1"/>
        </w:rPr>
      </w:pPr>
      <w:r w:rsidRPr="003F50C2">
        <w:rPr>
          <w:color w:val="000000" w:themeColor="text1"/>
        </w:rPr>
        <w:t>Whenever necessary, this information is documented.</w:t>
      </w:r>
    </w:p>
    <w:tbl>
      <w:tblPr>
        <w:tblStyle w:val="TableGrid"/>
        <w:tblW w:w="5000" w:type="pct"/>
        <w:tblLook w:val="04A0" w:firstRow="1" w:lastRow="0" w:firstColumn="1" w:lastColumn="0" w:noHBand="0" w:noVBand="1"/>
      </w:tblPr>
      <w:tblGrid>
        <w:gridCol w:w="3956"/>
        <w:gridCol w:w="3897"/>
        <w:gridCol w:w="2937"/>
      </w:tblGrid>
      <w:tr w:rsidR="004761DC" w:rsidRPr="003F50C2" w14:paraId="239EA05F" w14:textId="77777777" w:rsidTr="002E1757">
        <w:tc>
          <w:tcPr>
            <w:tcW w:w="1833" w:type="pct"/>
            <w:shd w:val="clear" w:color="auto" w:fill="D9D9D9" w:themeFill="background1" w:themeFillShade="D9"/>
          </w:tcPr>
          <w:p w14:paraId="08C846E0" w14:textId="77777777" w:rsidR="004761DC" w:rsidRPr="003F50C2" w:rsidRDefault="004761DC" w:rsidP="009265A2">
            <w:pPr>
              <w:spacing w:before="100" w:beforeAutospacing="1" w:after="100" w:afterAutospacing="1" w:line="240" w:lineRule="auto"/>
              <w:rPr>
                <w:color w:val="000000" w:themeColor="text1"/>
              </w:rPr>
            </w:pPr>
            <w:r w:rsidRPr="003F50C2">
              <w:rPr>
                <w:color w:val="000000" w:themeColor="text1"/>
              </w:rPr>
              <w:t>Opportunities</w:t>
            </w:r>
          </w:p>
        </w:tc>
        <w:tc>
          <w:tcPr>
            <w:tcW w:w="1806" w:type="pct"/>
            <w:shd w:val="clear" w:color="auto" w:fill="D9D9D9" w:themeFill="background1" w:themeFillShade="D9"/>
          </w:tcPr>
          <w:p w14:paraId="0653BC38" w14:textId="77777777" w:rsidR="004761DC" w:rsidRPr="003F50C2" w:rsidRDefault="004761DC" w:rsidP="009265A2">
            <w:pPr>
              <w:spacing w:before="100" w:beforeAutospacing="1" w:after="100" w:afterAutospacing="1" w:line="240" w:lineRule="auto"/>
              <w:rPr>
                <w:color w:val="000000" w:themeColor="text1"/>
              </w:rPr>
            </w:pPr>
            <w:r w:rsidRPr="003F50C2">
              <w:rPr>
                <w:color w:val="000000" w:themeColor="text1"/>
              </w:rPr>
              <w:t>RISKs</w:t>
            </w:r>
          </w:p>
        </w:tc>
        <w:tc>
          <w:tcPr>
            <w:tcW w:w="1361" w:type="pct"/>
            <w:shd w:val="clear" w:color="auto" w:fill="D9D9D9" w:themeFill="background1" w:themeFillShade="D9"/>
          </w:tcPr>
          <w:p w14:paraId="556876B3" w14:textId="77777777" w:rsidR="004761DC" w:rsidRPr="003F50C2" w:rsidRDefault="004761DC" w:rsidP="009265A2">
            <w:pPr>
              <w:spacing w:before="100" w:beforeAutospacing="1" w:after="100" w:afterAutospacing="1" w:line="240" w:lineRule="auto"/>
              <w:rPr>
                <w:color w:val="000000" w:themeColor="text1"/>
              </w:rPr>
            </w:pPr>
            <w:r w:rsidRPr="003F50C2">
              <w:rPr>
                <w:color w:val="000000" w:themeColor="text1"/>
              </w:rPr>
              <w:t>Mitigations</w:t>
            </w:r>
          </w:p>
        </w:tc>
      </w:tr>
      <w:tr w:rsidR="004761DC" w:rsidRPr="003F50C2" w14:paraId="6F05AE03" w14:textId="77777777" w:rsidTr="002E1757">
        <w:trPr>
          <w:trHeight w:val="1070"/>
        </w:trPr>
        <w:tc>
          <w:tcPr>
            <w:tcW w:w="1833" w:type="pct"/>
          </w:tcPr>
          <w:p w14:paraId="177B3335" w14:textId="77777777" w:rsidR="004761DC" w:rsidRPr="003F50C2" w:rsidRDefault="004761DC" w:rsidP="009265A2">
            <w:pPr>
              <w:spacing w:before="100" w:beforeAutospacing="1" w:after="100" w:afterAutospacing="1" w:line="240" w:lineRule="auto"/>
              <w:rPr>
                <w:color w:val="000000" w:themeColor="text1"/>
              </w:rPr>
            </w:pPr>
            <w:r w:rsidRPr="003F50C2">
              <w:rPr>
                <w:color w:val="000000" w:themeColor="text1"/>
              </w:rPr>
              <w:t>Shorter lead times for signatures when team members are working from remote locations</w:t>
            </w:r>
          </w:p>
        </w:tc>
        <w:tc>
          <w:tcPr>
            <w:tcW w:w="1806" w:type="pct"/>
          </w:tcPr>
          <w:p w14:paraId="6C6831CC" w14:textId="77777777" w:rsidR="004761DC" w:rsidRPr="003F50C2" w:rsidRDefault="004761DC" w:rsidP="009265A2">
            <w:pPr>
              <w:spacing w:before="100" w:beforeAutospacing="1" w:after="100" w:afterAutospacing="1" w:line="240" w:lineRule="auto"/>
              <w:rPr>
                <w:color w:val="000000" w:themeColor="text1"/>
              </w:rPr>
            </w:pPr>
            <w:r w:rsidRPr="003F50C2">
              <w:rPr>
                <w:color w:val="000000" w:themeColor="text1"/>
              </w:rPr>
              <w:t>Unable to watch them sign</w:t>
            </w:r>
          </w:p>
        </w:tc>
        <w:tc>
          <w:tcPr>
            <w:tcW w:w="1361" w:type="pct"/>
          </w:tcPr>
          <w:p w14:paraId="744B4C21" w14:textId="77777777" w:rsidR="004761DC" w:rsidRPr="003F50C2" w:rsidRDefault="004761DC" w:rsidP="009265A2">
            <w:pPr>
              <w:spacing w:before="100" w:beforeAutospacing="1" w:after="100" w:afterAutospacing="1" w:line="240" w:lineRule="auto"/>
              <w:rPr>
                <w:color w:val="000000" w:themeColor="text1"/>
              </w:rPr>
            </w:pPr>
            <w:r w:rsidRPr="003F50C2">
              <w:rPr>
                <w:color w:val="000000" w:themeColor="text1"/>
              </w:rPr>
              <w:t>Multi factor log in process</w:t>
            </w:r>
          </w:p>
          <w:p w14:paraId="07B472EC" w14:textId="77777777" w:rsidR="004761DC" w:rsidRPr="003F50C2" w:rsidRDefault="004761DC" w:rsidP="009265A2">
            <w:pPr>
              <w:spacing w:before="100" w:beforeAutospacing="1" w:after="100" w:afterAutospacing="1" w:line="240" w:lineRule="auto"/>
              <w:rPr>
                <w:color w:val="000000" w:themeColor="text1"/>
              </w:rPr>
            </w:pPr>
            <w:r w:rsidRPr="003F50C2">
              <w:rPr>
                <w:color w:val="000000" w:themeColor="text1"/>
              </w:rPr>
              <w:t>Passwords</w:t>
            </w:r>
          </w:p>
          <w:p w14:paraId="30A96EA0" w14:textId="77777777" w:rsidR="004761DC" w:rsidRPr="003F50C2" w:rsidRDefault="004761DC" w:rsidP="009265A2">
            <w:pPr>
              <w:spacing w:before="100" w:beforeAutospacing="1" w:after="100" w:afterAutospacing="1" w:line="240" w:lineRule="auto"/>
              <w:rPr>
                <w:color w:val="000000" w:themeColor="text1"/>
              </w:rPr>
            </w:pPr>
          </w:p>
        </w:tc>
      </w:tr>
      <w:tr w:rsidR="004761DC" w:rsidRPr="003F50C2" w14:paraId="409D2F9B" w14:textId="77777777" w:rsidTr="002E1757">
        <w:tc>
          <w:tcPr>
            <w:tcW w:w="1833" w:type="pct"/>
          </w:tcPr>
          <w:p w14:paraId="47F1AAA4" w14:textId="77777777" w:rsidR="004761DC" w:rsidRPr="003F50C2" w:rsidRDefault="004761DC" w:rsidP="009265A2">
            <w:pPr>
              <w:spacing w:before="100" w:beforeAutospacing="1" w:after="100" w:afterAutospacing="1" w:line="240" w:lineRule="auto"/>
              <w:rPr>
                <w:color w:val="000000" w:themeColor="text1"/>
              </w:rPr>
            </w:pPr>
            <w:r w:rsidRPr="003F50C2">
              <w:rPr>
                <w:color w:val="000000" w:themeColor="text1"/>
              </w:rPr>
              <w:t>When using a wet signature, need to scan a document once signed</w:t>
            </w:r>
          </w:p>
        </w:tc>
        <w:tc>
          <w:tcPr>
            <w:tcW w:w="1806" w:type="pct"/>
          </w:tcPr>
          <w:p w14:paraId="1D2C31AB" w14:textId="77777777" w:rsidR="004761DC" w:rsidRPr="003F50C2" w:rsidRDefault="004761DC" w:rsidP="009265A2">
            <w:pPr>
              <w:spacing w:before="100" w:beforeAutospacing="1" w:after="100" w:afterAutospacing="1" w:line="240" w:lineRule="auto"/>
              <w:rPr>
                <w:color w:val="000000" w:themeColor="text1"/>
              </w:rPr>
            </w:pPr>
            <w:r w:rsidRPr="003F50C2">
              <w:rPr>
                <w:color w:val="000000" w:themeColor="text1"/>
              </w:rPr>
              <w:t>Loss of integrity of the original hard copy</w:t>
            </w:r>
          </w:p>
        </w:tc>
        <w:tc>
          <w:tcPr>
            <w:tcW w:w="1361" w:type="pct"/>
          </w:tcPr>
          <w:p w14:paraId="437A29AA" w14:textId="77777777" w:rsidR="004761DC" w:rsidRPr="003F50C2" w:rsidRDefault="004761DC" w:rsidP="009265A2">
            <w:pPr>
              <w:spacing w:before="100" w:beforeAutospacing="1" w:after="100" w:afterAutospacing="1" w:line="240" w:lineRule="auto"/>
              <w:rPr>
                <w:color w:val="000000" w:themeColor="text1"/>
              </w:rPr>
            </w:pPr>
            <w:r w:rsidRPr="003F50C2">
              <w:rPr>
                <w:color w:val="000000" w:themeColor="text1"/>
              </w:rPr>
              <w:t>Use the electronic process to save time and protect the original</w:t>
            </w:r>
          </w:p>
        </w:tc>
      </w:tr>
    </w:tbl>
    <w:p w14:paraId="43AF8EA1" w14:textId="77777777" w:rsidR="00BE2E9E" w:rsidRPr="003F50C2" w:rsidRDefault="00BE2E9E" w:rsidP="009265A2">
      <w:pPr>
        <w:spacing w:before="100" w:beforeAutospacing="1" w:after="100" w:afterAutospacing="1" w:line="240" w:lineRule="auto"/>
        <w:rPr>
          <w:color w:val="000000" w:themeColor="text1"/>
        </w:rPr>
        <w:sectPr w:rsidR="00BE2E9E" w:rsidRPr="003F50C2" w:rsidSect="00A47D34">
          <w:headerReference w:type="default" r:id="rId11"/>
          <w:footerReference w:type="default" r:id="rId12"/>
          <w:pgSz w:w="12240" w:h="15840" w:code="1"/>
          <w:pgMar w:top="720" w:right="720" w:bottom="1135" w:left="720" w:header="504" w:footer="510" w:gutter="0"/>
          <w:cols w:space="720"/>
          <w:docGrid w:linePitch="360"/>
        </w:sectPr>
      </w:pPr>
    </w:p>
    <w:p w14:paraId="22F9E26D" w14:textId="77777777" w:rsidR="009B4CA8" w:rsidRPr="00C475E3" w:rsidRDefault="009B4CA8" w:rsidP="009B4CA8">
      <w:pPr>
        <w:pStyle w:val="Heading3"/>
        <w:rPr>
          <w:rFonts w:cs="Calibri"/>
          <w:sz w:val="24"/>
          <w:szCs w:val="24"/>
          <w:lang w:val="pt-BR"/>
        </w:rPr>
      </w:pPr>
      <w:bookmarkStart w:id="19" w:name="_Toc194999726"/>
      <w:r w:rsidRPr="00C475E3">
        <w:rPr>
          <w:rFonts w:cs="Calibri"/>
          <w:sz w:val="24"/>
          <w:szCs w:val="24"/>
          <w:lang w:val="pt-BR"/>
        </w:rPr>
        <w:lastRenderedPageBreak/>
        <w:t>Objetivo</w:t>
      </w:r>
      <w:bookmarkEnd w:id="19"/>
    </w:p>
    <w:p w14:paraId="67703401" w14:textId="77777777" w:rsidR="009B4CA8" w:rsidRPr="00C475E3" w:rsidRDefault="009B4CA8" w:rsidP="009B4CA8">
      <w:pPr>
        <w:spacing w:line="259" w:lineRule="auto"/>
        <w:rPr>
          <w:lang w:val="pt-BR"/>
        </w:rPr>
      </w:pPr>
      <w:r w:rsidRPr="00C475E3">
        <w:rPr>
          <w:lang w:val="pt-BR"/>
        </w:rPr>
        <w:t>Uso de tecnología remota con fines de inspección</w:t>
      </w:r>
    </w:p>
    <w:p w14:paraId="56880458" w14:textId="77777777" w:rsidR="009B4CA8" w:rsidRPr="003F50C2" w:rsidRDefault="009B4CA8" w:rsidP="009B4CA8">
      <w:pPr>
        <w:pStyle w:val="Heading3"/>
        <w:rPr>
          <w:rFonts w:cs="Calibri"/>
          <w:sz w:val="24"/>
          <w:szCs w:val="24"/>
        </w:rPr>
      </w:pPr>
      <w:bookmarkStart w:id="20" w:name="_Toc194999727"/>
      <w:proofErr w:type="spellStart"/>
      <w:r w:rsidRPr="003F50C2">
        <w:rPr>
          <w:rFonts w:cs="Calibri"/>
          <w:sz w:val="24"/>
          <w:szCs w:val="24"/>
        </w:rPr>
        <w:t>Aceptación</w:t>
      </w:r>
      <w:proofErr w:type="spellEnd"/>
      <w:r w:rsidRPr="003F50C2">
        <w:rPr>
          <w:rFonts w:cs="Calibri"/>
          <w:sz w:val="24"/>
          <w:szCs w:val="24"/>
        </w:rPr>
        <w:t xml:space="preserve"> y </w:t>
      </w:r>
      <w:proofErr w:type="spellStart"/>
      <w:r w:rsidRPr="003F50C2">
        <w:rPr>
          <w:rFonts w:cs="Calibri"/>
          <w:sz w:val="24"/>
          <w:szCs w:val="24"/>
        </w:rPr>
        <w:t>alcance</w:t>
      </w:r>
      <w:proofErr w:type="spellEnd"/>
      <w:r w:rsidRPr="003F50C2">
        <w:rPr>
          <w:rFonts w:cs="Calibri"/>
          <w:sz w:val="24"/>
          <w:szCs w:val="24"/>
        </w:rPr>
        <w:t xml:space="preserve"> del </w:t>
      </w:r>
      <w:proofErr w:type="spellStart"/>
      <w:r w:rsidRPr="003F50C2">
        <w:rPr>
          <w:rFonts w:cs="Calibri"/>
          <w:sz w:val="24"/>
          <w:szCs w:val="24"/>
        </w:rPr>
        <w:t>proceso</w:t>
      </w:r>
      <w:bookmarkEnd w:id="20"/>
      <w:proofErr w:type="spellEnd"/>
    </w:p>
    <w:p w14:paraId="3B1B9915" w14:textId="77777777" w:rsidR="009B4CA8" w:rsidRPr="003F50C2" w:rsidRDefault="009B4CA8" w:rsidP="009B4CA8">
      <w:pPr>
        <w:pStyle w:val="BodyText"/>
        <w:spacing w:line="278" w:lineRule="auto"/>
        <w:ind w:left="432" w:right="155"/>
        <w:rPr>
          <w:rFonts w:ascii="Calibri" w:hAnsi="Calibri" w:cs="Calibri"/>
          <w:sz w:val="22"/>
          <w:szCs w:val="22"/>
        </w:rPr>
      </w:pPr>
    </w:p>
    <w:p w14:paraId="2CCC90CC" w14:textId="77777777" w:rsidR="009B4CA8" w:rsidRPr="00C475E3" w:rsidRDefault="009B4CA8" w:rsidP="009B4CA8">
      <w:pPr>
        <w:pStyle w:val="ListParagraph"/>
        <w:numPr>
          <w:ilvl w:val="0"/>
          <w:numId w:val="19"/>
        </w:numPr>
        <w:autoSpaceDE w:val="0"/>
        <w:autoSpaceDN w:val="0"/>
        <w:adjustRightInd w:val="0"/>
        <w:spacing w:after="0" w:line="240" w:lineRule="auto"/>
        <w:contextualSpacing w:val="0"/>
        <w:rPr>
          <w:rFonts w:eastAsiaTheme="minorHAnsi"/>
          <w:lang w:val="pt-BR"/>
        </w:rPr>
      </w:pPr>
      <w:r w:rsidRPr="00C475E3">
        <w:rPr>
          <w:rFonts w:eastAsiaTheme="minorHAnsi"/>
          <w:lang w:val="pt-BR"/>
        </w:rPr>
        <w:t>El propósito de este procedimiento es permitir la inspección de conformidad remota y la emisión de 8130-3 por parte de inspectores de control de calidad calificados y aprobados para volver a poner artículos en servicio para el MRO aprobado.</w:t>
      </w:r>
    </w:p>
    <w:p w14:paraId="3EDBB79A" w14:textId="76E7ECD1" w:rsidR="009B4CA8" w:rsidRPr="00C475E3" w:rsidRDefault="009B4CA8" w:rsidP="009B4CA8">
      <w:pPr>
        <w:pStyle w:val="ListParagraph"/>
        <w:numPr>
          <w:ilvl w:val="0"/>
          <w:numId w:val="19"/>
        </w:numPr>
        <w:autoSpaceDE w:val="0"/>
        <w:autoSpaceDN w:val="0"/>
        <w:adjustRightInd w:val="0"/>
        <w:spacing w:after="0" w:line="240" w:lineRule="auto"/>
        <w:contextualSpacing w:val="0"/>
        <w:rPr>
          <w:rFonts w:eastAsiaTheme="minorHAnsi"/>
          <w:lang w:val="pt-BR"/>
        </w:rPr>
      </w:pPr>
      <w:r w:rsidRPr="00C475E3">
        <w:rPr>
          <w:rFonts w:eastAsiaTheme="minorHAnsi"/>
          <w:lang w:val="pt-BR"/>
        </w:rPr>
        <w:t>Este procedimiento se utiliza junto con SPR-</w:t>
      </w:r>
      <w:r w:rsidR="006702CF">
        <w:rPr>
          <w:rFonts w:eastAsiaTheme="minorHAnsi"/>
          <w:lang w:val="pt-BR"/>
        </w:rPr>
        <w:t xml:space="preserve">SPR-P-852-10 </w:t>
      </w:r>
      <w:r w:rsidRPr="00C475E3">
        <w:rPr>
          <w:rFonts w:eastAsiaTheme="minorHAnsi"/>
          <w:lang w:val="pt-BR"/>
        </w:rPr>
        <w:t>(Emisión del formulario FAA 8130-3).</w:t>
      </w:r>
    </w:p>
    <w:p w14:paraId="0E1F7274" w14:textId="77777777" w:rsidR="009B4CA8" w:rsidRPr="00C475E3" w:rsidRDefault="009B4CA8" w:rsidP="009B4CA8">
      <w:pPr>
        <w:pStyle w:val="ListParagraph"/>
        <w:numPr>
          <w:ilvl w:val="0"/>
          <w:numId w:val="19"/>
        </w:numPr>
        <w:autoSpaceDE w:val="0"/>
        <w:autoSpaceDN w:val="0"/>
        <w:adjustRightInd w:val="0"/>
        <w:spacing w:after="0" w:line="240" w:lineRule="auto"/>
        <w:contextualSpacing w:val="0"/>
        <w:rPr>
          <w:rFonts w:eastAsiaTheme="minorHAnsi"/>
          <w:lang w:val="pt-BR"/>
        </w:rPr>
      </w:pPr>
      <w:r w:rsidRPr="00C475E3">
        <w:rPr>
          <w:lang w:val="pt-BR"/>
        </w:rPr>
        <w:t xml:space="preserve">Este procedimiento fue creado para </w:t>
      </w:r>
      <w:r w:rsidRPr="00C475E3">
        <w:rPr>
          <w:rFonts w:eastAsiaTheme="minorHAnsi"/>
          <w:lang w:val="pt-BR"/>
        </w:rPr>
        <w:t xml:space="preserve">utilizar tecnología remota para realizar una inspección o emitir un Formulario FAA 8130-3 por parte de un Inspector de Control de Calidad calificado y aprobado. </w:t>
      </w:r>
    </w:p>
    <w:p w14:paraId="67768802" w14:textId="77777777" w:rsidR="009B4CA8" w:rsidRPr="00C475E3" w:rsidRDefault="009B4CA8" w:rsidP="009B4CA8">
      <w:pPr>
        <w:pStyle w:val="ListParagraph"/>
        <w:numPr>
          <w:ilvl w:val="0"/>
          <w:numId w:val="19"/>
        </w:numPr>
        <w:autoSpaceDE w:val="0"/>
        <w:autoSpaceDN w:val="0"/>
        <w:adjustRightInd w:val="0"/>
        <w:spacing w:after="0" w:line="240" w:lineRule="auto"/>
        <w:contextualSpacing w:val="0"/>
        <w:rPr>
          <w:rFonts w:eastAsiaTheme="minorHAnsi"/>
          <w:lang w:val="pt-BR"/>
        </w:rPr>
      </w:pPr>
      <w:r w:rsidRPr="00C475E3">
        <w:rPr>
          <w:rFonts w:eastAsiaTheme="minorHAnsi"/>
          <w:lang w:val="pt-BR"/>
        </w:rPr>
        <w:t>Burrana ha implementado un proceso y lo ha presentado para su aprobación a la FAA con el fin de que se apruebe según este procedimiento establecido:</w:t>
      </w:r>
    </w:p>
    <w:p w14:paraId="494C9396" w14:textId="77777777" w:rsidR="009B4CA8" w:rsidRPr="00C475E3" w:rsidRDefault="009B4CA8" w:rsidP="009B4CA8">
      <w:pPr>
        <w:pStyle w:val="ListParagraph"/>
        <w:numPr>
          <w:ilvl w:val="1"/>
          <w:numId w:val="19"/>
        </w:numPr>
        <w:autoSpaceDE w:val="0"/>
        <w:autoSpaceDN w:val="0"/>
        <w:adjustRightInd w:val="0"/>
        <w:spacing w:after="0" w:line="240" w:lineRule="auto"/>
        <w:contextualSpacing w:val="0"/>
        <w:rPr>
          <w:rFonts w:eastAsiaTheme="minorHAnsi"/>
          <w:lang w:val="pt-BR"/>
        </w:rPr>
      </w:pPr>
      <w:r w:rsidRPr="00C475E3">
        <w:rPr>
          <w:rFonts w:eastAsiaTheme="minorHAnsi"/>
          <w:lang w:val="pt-BR"/>
        </w:rPr>
        <w:t xml:space="preserve">Eso cumple con las expectativas establecidas en 14 CFR Partes 145.201 (3), 145.155 </w:t>
      </w:r>
    </w:p>
    <w:p w14:paraId="19C6B9AF" w14:textId="77777777" w:rsidR="009B4CA8" w:rsidRPr="00C475E3" w:rsidRDefault="009B4CA8" w:rsidP="009B4CA8">
      <w:pPr>
        <w:pStyle w:val="ListParagraph"/>
        <w:numPr>
          <w:ilvl w:val="1"/>
          <w:numId w:val="19"/>
        </w:numPr>
        <w:autoSpaceDE w:val="0"/>
        <w:autoSpaceDN w:val="0"/>
        <w:adjustRightInd w:val="0"/>
        <w:spacing w:after="0" w:line="240" w:lineRule="auto"/>
        <w:contextualSpacing w:val="0"/>
        <w:rPr>
          <w:rFonts w:eastAsiaTheme="minorHAnsi"/>
          <w:lang w:val="pt-BR"/>
        </w:rPr>
      </w:pPr>
      <w:r w:rsidRPr="00C475E3">
        <w:rPr>
          <w:rFonts w:eastAsiaTheme="minorHAnsi"/>
          <w:lang w:val="pt-BR"/>
        </w:rPr>
        <w:t>Que cumpla con los requisitos establecidos en PS-AIR-21-1901</w:t>
      </w:r>
    </w:p>
    <w:p w14:paraId="77CE4065" w14:textId="77777777" w:rsidR="009B4CA8" w:rsidRPr="00C475E3" w:rsidRDefault="009B4CA8" w:rsidP="009B4CA8">
      <w:pPr>
        <w:pStyle w:val="ListParagraph"/>
        <w:numPr>
          <w:ilvl w:val="1"/>
          <w:numId w:val="19"/>
        </w:numPr>
        <w:autoSpaceDE w:val="0"/>
        <w:autoSpaceDN w:val="0"/>
        <w:adjustRightInd w:val="0"/>
        <w:spacing w:after="0" w:line="240" w:lineRule="auto"/>
        <w:contextualSpacing w:val="0"/>
        <w:rPr>
          <w:rFonts w:eastAsiaTheme="minorHAnsi"/>
          <w:lang w:val="pt-BR"/>
        </w:rPr>
      </w:pPr>
      <w:r w:rsidRPr="00C475E3">
        <w:rPr>
          <w:rFonts w:eastAsiaTheme="minorHAnsi"/>
          <w:lang w:val="pt-BR"/>
        </w:rPr>
        <w:t>Que cumple con los requisitos del Manual de la Estación de Reparación de Burrana</w:t>
      </w:r>
    </w:p>
    <w:p w14:paraId="3E894A05" w14:textId="77777777" w:rsidR="009B4CA8" w:rsidRPr="00C475E3" w:rsidRDefault="009B4CA8" w:rsidP="009B4CA8">
      <w:pPr>
        <w:pStyle w:val="ListParagraph"/>
        <w:adjustRightInd w:val="0"/>
        <w:ind w:left="1440" w:firstLine="0"/>
        <w:rPr>
          <w:rFonts w:eastAsiaTheme="minorHAnsi"/>
          <w:lang w:val="pt-BR"/>
        </w:rPr>
      </w:pPr>
    </w:p>
    <w:p w14:paraId="33E967E0" w14:textId="77777777" w:rsidR="009B4CA8" w:rsidRPr="00C475E3" w:rsidRDefault="009B4CA8" w:rsidP="009B4CA8">
      <w:pPr>
        <w:pStyle w:val="ListParagraph"/>
        <w:numPr>
          <w:ilvl w:val="0"/>
          <w:numId w:val="19"/>
        </w:numPr>
        <w:autoSpaceDE w:val="0"/>
        <w:autoSpaceDN w:val="0"/>
        <w:adjustRightInd w:val="0"/>
        <w:spacing w:after="0" w:line="240" w:lineRule="auto"/>
        <w:contextualSpacing w:val="0"/>
        <w:rPr>
          <w:rFonts w:eastAsiaTheme="minorHAnsi"/>
          <w:lang w:val="pt-BR"/>
        </w:rPr>
      </w:pPr>
      <w:r w:rsidRPr="00C475E3">
        <w:rPr>
          <w:rFonts w:eastAsiaTheme="minorHAnsi"/>
          <w:lang w:val="pt-BR"/>
        </w:rPr>
        <w:t xml:space="preserve">Después de la aprobación de este procedimiento por parte de la FAA, se realizan cambios distintos a los siguientes: </w:t>
      </w:r>
    </w:p>
    <w:p w14:paraId="1C42CFD9" w14:textId="77777777" w:rsidR="009B4CA8" w:rsidRPr="003F50C2" w:rsidRDefault="009B4CA8" w:rsidP="009B4CA8">
      <w:pPr>
        <w:pStyle w:val="ListParagraph"/>
        <w:numPr>
          <w:ilvl w:val="1"/>
          <w:numId w:val="19"/>
        </w:numPr>
        <w:autoSpaceDE w:val="0"/>
        <w:autoSpaceDN w:val="0"/>
        <w:adjustRightInd w:val="0"/>
        <w:spacing w:after="0" w:line="240" w:lineRule="auto"/>
        <w:contextualSpacing w:val="0"/>
        <w:rPr>
          <w:rFonts w:eastAsiaTheme="minorHAnsi"/>
        </w:rPr>
      </w:pPr>
      <w:proofErr w:type="spellStart"/>
      <w:r w:rsidRPr="003F50C2">
        <w:rPr>
          <w:rFonts w:eastAsiaTheme="minorHAnsi"/>
        </w:rPr>
        <w:t>gramática</w:t>
      </w:r>
      <w:proofErr w:type="spellEnd"/>
      <w:r w:rsidRPr="003F50C2">
        <w:rPr>
          <w:rFonts w:eastAsiaTheme="minorHAnsi"/>
        </w:rPr>
        <w:t xml:space="preserve"> </w:t>
      </w:r>
    </w:p>
    <w:p w14:paraId="4A2C78A5" w14:textId="77777777" w:rsidR="009B4CA8" w:rsidRPr="003F50C2" w:rsidRDefault="009B4CA8" w:rsidP="009B4CA8">
      <w:pPr>
        <w:pStyle w:val="ListParagraph"/>
        <w:numPr>
          <w:ilvl w:val="1"/>
          <w:numId w:val="19"/>
        </w:numPr>
        <w:autoSpaceDE w:val="0"/>
        <w:autoSpaceDN w:val="0"/>
        <w:adjustRightInd w:val="0"/>
        <w:spacing w:after="0" w:line="240" w:lineRule="auto"/>
        <w:contextualSpacing w:val="0"/>
        <w:rPr>
          <w:rFonts w:eastAsiaTheme="minorHAnsi"/>
        </w:rPr>
      </w:pPr>
      <w:proofErr w:type="spellStart"/>
      <w:r w:rsidRPr="003F50C2">
        <w:rPr>
          <w:rFonts w:eastAsiaTheme="minorHAnsi"/>
        </w:rPr>
        <w:t>estructura</w:t>
      </w:r>
      <w:proofErr w:type="spellEnd"/>
      <w:r w:rsidRPr="003F50C2">
        <w:rPr>
          <w:rFonts w:eastAsiaTheme="minorHAnsi"/>
        </w:rPr>
        <w:t xml:space="preserve"> de la </w:t>
      </w:r>
      <w:proofErr w:type="spellStart"/>
      <w:r w:rsidRPr="003F50C2">
        <w:rPr>
          <w:rFonts w:eastAsiaTheme="minorHAnsi"/>
        </w:rPr>
        <w:t>oración</w:t>
      </w:r>
      <w:proofErr w:type="spellEnd"/>
      <w:r w:rsidRPr="003F50C2">
        <w:rPr>
          <w:rFonts w:eastAsiaTheme="minorHAnsi"/>
        </w:rPr>
        <w:t xml:space="preserve">,  </w:t>
      </w:r>
    </w:p>
    <w:p w14:paraId="271D305A" w14:textId="77777777" w:rsidR="009B4CA8" w:rsidRPr="003F50C2" w:rsidRDefault="009B4CA8" w:rsidP="009B4CA8">
      <w:pPr>
        <w:pStyle w:val="ListParagraph"/>
        <w:numPr>
          <w:ilvl w:val="1"/>
          <w:numId w:val="19"/>
        </w:numPr>
        <w:autoSpaceDE w:val="0"/>
        <w:autoSpaceDN w:val="0"/>
        <w:adjustRightInd w:val="0"/>
        <w:spacing w:after="0" w:line="240" w:lineRule="auto"/>
        <w:contextualSpacing w:val="0"/>
        <w:rPr>
          <w:rFonts w:eastAsiaTheme="minorHAnsi"/>
        </w:rPr>
      </w:pPr>
      <w:proofErr w:type="spellStart"/>
      <w:r w:rsidRPr="003F50C2">
        <w:rPr>
          <w:rFonts w:eastAsiaTheme="minorHAnsi"/>
        </w:rPr>
        <w:t>formateo</w:t>
      </w:r>
      <w:proofErr w:type="spellEnd"/>
    </w:p>
    <w:p w14:paraId="25D4C171" w14:textId="77777777" w:rsidR="009B4CA8" w:rsidRPr="00C475E3" w:rsidRDefault="009B4CA8" w:rsidP="009B4CA8">
      <w:pPr>
        <w:pStyle w:val="ListParagraph"/>
        <w:numPr>
          <w:ilvl w:val="1"/>
          <w:numId w:val="19"/>
        </w:numPr>
        <w:autoSpaceDE w:val="0"/>
        <w:autoSpaceDN w:val="0"/>
        <w:adjustRightInd w:val="0"/>
        <w:spacing w:after="0" w:line="240" w:lineRule="auto"/>
        <w:contextualSpacing w:val="0"/>
        <w:rPr>
          <w:rFonts w:eastAsiaTheme="minorHAnsi"/>
          <w:lang w:val="pt-BR"/>
        </w:rPr>
      </w:pPr>
      <w:r w:rsidRPr="00C475E3">
        <w:rPr>
          <w:rFonts w:eastAsiaTheme="minorHAnsi"/>
          <w:lang w:val="pt-BR"/>
        </w:rPr>
        <w:t>u otros cambios que no afecten al contenido</w:t>
      </w:r>
    </w:p>
    <w:p w14:paraId="6E0DD03C" w14:textId="77777777" w:rsidR="009B4CA8" w:rsidRPr="00C475E3" w:rsidRDefault="009B4CA8" w:rsidP="009B4CA8">
      <w:pPr>
        <w:adjustRightInd w:val="0"/>
        <w:ind w:left="720"/>
        <w:rPr>
          <w:rFonts w:eastAsiaTheme="minorHAnsi"/>
          <w:lang w:val="pt-BR"/>
        </w:rPr>
      </w:pPr>
      <w:r w:rsidRPr="00C475E3">
        <w:rPr>
          <w:rFonts w:eastAsiaTheme="minorHAnsi"/>
          <w:lang w:val="pt-BR"/>
        </w:rPr>
        <w:t>Este procedimiento se presentará a la FAA para su aprobación antes de que se implementen dichos cambios.</w:t>
      </w:r>
    </w:p>
    <w:p w14:paraId="22FA72E1" w14:textId="77777777" w:rsidR="009B4CA8" w:rsidRPr="00C475E3" w:rsidRDefault="009B4CA8" w:rsidP="009B4CA8">
      <w:pPr>
        <w:adjustRightInd w:val="0"/>
        <w:ind w:left="720"/>
        <w:rPr>
          <w:rFonts w:eastAsiaTheme="minorHAnsi"/>
          <w:lang w:val="pt-BR"/>
        </w:rPr>
      </w:pPr>
    </w:p>
    <w:p w14:paraId="7D15D68F" w14:textId="77777777" w:rsidR="009B4CA8" w:rsidRPr="00C475E3" w:rsidRDefault="009B4CA8" w:rsidP="009B4CA8">
      <w:pPr>
        <w:pStyle w:val="BodyText"/>
        <w:spacing w:before="9"/>
        <w:rPr>
          <w:rStyle w:val="SubtleEmphasis"/>
          <w:rFonts w:ascii="Calibri" w:hAnsi="Calibri" w:cs="Calibri"/>
          <w:sz w:val="22"/>
          <w:szCs w:val="22"/>
          <w:lang w:val="pt-BR"/>
        </w:rPr>
      </w:pPr>
      <w:r w:rsidRPr="00C475E3">
        <w:rPr>
          <w:rStyle w:val="SubtleEmphasis"/>
          <w:rFonts w:ascii="Calibri" w:hAnsi="Calibri" w:cs="Calibri"/>
          <w:sz w:val="22"/>
          <w:szCs w:val="22"/>
          <w:lang w:val="pt-BR"/>
        </w:rPr>
        <w:t>Referencias:</w:t>
      </w:r>
    </w:p>
    <w:p w14:paraId="49D52E53" w14:textId="77777777" w:rsidR="009B4CA8" w:rsidRPr="00C475E3" w:rsidRDefault="009B4CA8" w:rsidP="009B4CA8">
      <w:pPr>
        <w:pStyle w:val="BodyText"/>
        <w:spacing w:before="9"/>
        <w:rPr>
          <w:rStyle w:val="SubtleEmphasis"/>
          <w:rFonts w:ascii="Calibri" w:hAnsi="Calibri" w:cs="Calibri"/>
          <w:sz w:val="22"/>
          <w:szCs w:val="22"/>
          <w:lang w:val="pt-BR"/>
        </w:rPr>
      </w:pPr>
      <w:r w:rsidRPr="00C475E3">
        <w:rPr>
          <w:rStyle w:val="SubtleEmphasis"/>
          <w:rFonts w:ascii="Calibri" w:hAnsi="Calibri" w:cs="Calibri"/>
          <w:sz w:val="22"/>
          <w:szCs w:val="22"/>
          <w:lang w:val="pt-BR"/>
        </w:rPr>
        <w:t>PS – AIR – 21 – 1901 Uso de tecnología remota durante la realización de inspecciones e inspecciones</w:t>
      </w:r>
    </w:p>
    <w:p w14:paraId="125F0218" w14:textId="77777777" w:rsidR="009B4CA8" w:rsidRPr="00C475E3" w:rsidRDefault="009B4CA8" w:rsidP="009B4CA8">
      <w:pPr>
        <w:pStyle w:val="BodyText"/>
        <w:spacing w:before="9"/>
        <w:rPr>
          <w:rStyle w:val="SubtleEmphasis"/>
          <w:rFonts w:ascii="Calibri" w:hAnsi="Calibri" w:cs="Calibri"/>
          <w:sz w:val="22"/>
          <w:szCs w:val="22"/>
          <w:lang w:val="pt-BR"/>
        </w:rPr>
      </w:pPr>
      <w:r w:rsidRPr="00C475E3">
        <w:rPr>
          <w:rStyle w:val="SubtleEmphasis"/>
          <w:rFonts w:ascii="Calibri" w:hAnsi="Calibri" w:cs="Calibri"/>
          <w:sz w:val="22"/>
          <w:szCs w:val="22"/>
          <w:lang w:val="pt-BR"/>
        </w:rPr>
        <w:t>FAA 14 CFR Parte 145</w:t>
      </w:r>
    </w:p>
    <w:p w14:paraId="61E00153" w14:textId="77777777" w:rsidR="009B4CA8" w:rsidRPr="00C475E3" w:rsidRDefault="009B4CA8" w:rsidP="009B4CA8">
      <w:pPr>
        <w:pStyle w:val="BodyText"/>
        <w:spacing w:before="9"/>
        <w:rPr>
          <w:rStyle w:val="SubtleEmphasis"/>
          <w:rFonts w:ascii="Calibri" w:hAnsi="Calibri" w:cs="Calibri"/>
          <w:sz w:val="22"/>
          <w:szCs w:val="22"/>
          <w:lang w:val="pt-BR"/>
        </w:rPr>
      </w:pPr>
      <w:r w:rsidRPr="00C475E3">
        <w:rPr>
          <w:rStyle w:val="SubtleEmphasis"/>
          <w:rFonts w:ascii="Calibri" w:hAnsi="Calibri" w:cs="Calibri"/>
          <w:sz w:val="22"/>
          <w:szCs w:val="22"/>
          <w:lang w:val="pt-BR"/>
        </w:rPr>
        <w:t>Formulario 8130-3 de la FAA</w:t>
      </w:r>
    </w:p>
    <w:p w14:paraId="699FA63D" w14:textId="34647F80" w:rsidR="009B4CA8" w:rsidRPr="00C475E3" w:rsidRDefault="009B4CA8" w:rsidP="009B4CA8">
      <w:pPr>
        <w:pStyle w:val="BodyText"/>
        <w:spacing w:before="9"/>
        <w:rPr>
          <w:rStyle w:val="SubtleEmphasis"/>
          <w:rFonts w:ascii="Calibri" w:hAnsi="Calibri" w:cs="Calibri"/>
          <w:sz w:val="22"/>
          <w:szCs w:val="22"/>
          <w:lang w:val="pt-BR"/>
        </w:rPr>
      </w:pPr>
      <w:r w:rsidRPr="00C475E3">
        <w:rPr>
          <w:rStyle w:val="SubtleEmphasis"/>
          <w:rFonts w:ascii="Calibri" w:hAnsi="Calibri" w:cs="Calibri"/>
          <w:sz w:val="22"/>
          <w:szCs w:val="22"/>
          <w:lang w:val="pt-BR"/>
        </w:rPr>
        <w:t>SPR-</w:t>
      </w:r>
      <w:r w:rsidR="006702CF">
        <w:rPr>
          <w:rStyle w:val="SubtleEmphasis"/>
          <w:rFonts w:ascii="Calibri" w:hAnsi="Calibri" w:cs="Calibri"/>
          <w:sz w:val="22"/>
          <w:szCs w:val="22"/>
          <w:lang w:val="pt-BR"/>
        </w:rPr>
        <w:t xml:space="preserve">SPR-P-852-10 </w:t>
      </w:r>
      <w:r w:rsidRPr="00C475E3">
        <w:rPr>
          <w:rStyle w:val="SubtleEmphasis"/>
          <w:rFonts w:ascii="Calibri" w:hAnsi="Calibri" w:cs="Calibri"/>
          <w:sz w:val="22"/>
          <w:szCs w:val="22"/>
          <w:lang w:val="pt-BR"/>
        </w:rPr>
        <w:t>Emisión del formulario FAA 8130-3</w:t>
      </w:r>
    </w:p>
    <w:p w14:paraId="2CB9713D" w14:textId="77777777" w:rsidR="009B4CA8" w:rsidRPr="00C475E3" w:rsidRDefault="009B4CA8" w:rsidP="009B4CA8">
      <w:pPr>
        <w:pStyle w:val="Heading3"/>
        <w:rPr>
          <w:rFonts w:cs="Calibri"/>
          <w:sz w:val="24"/>
          <w:szCs w:val="24"/>
          <w:lang w:val="pt-BR"/>
        </w:rPr>
      </w:pPr>
      <w:bookmarkStart w:id="21" w:name="_Toc194999728"/>
      <w:r w:rsidRPr="00C475E3">
        <w:rPr>
          <w:rFonts w:cs="Calibri"/>
          <w:sz w:val="24"/>
          <w:szCs w:val="24"/>
          <w:lang w:val="pt-BR"/>
        </w:rPr>
        <w:t>Aplicabilidad</w:t>
      </w:r>
      <w:bookmarkEnd w:id="21"/>
    </w:p>
    <w:p w14:paraId="613A0D65" w14:textId="77777777" w:rsidR="009B4CA8" w:rsidRPr="00C475E3" w:rsidRDefault="009B4CA8" w:rsidP="009B4CA8">
      <w:pPr>
        <w:pStyle w:val="Heading1"/>
        <w:spacing w:before="100" w:beforeAutospacing="1" w:after="100" w:afterAutospacing="1" w:line="240" w:lineRule="auto"/>
        <w:rPr>
          <w:rFonts w:eastAsiaTheme="minorEastAsia"/>
          <w:b w:val="0"/>
          <w:bCs w:val="0"/>
          <w:color w:val="000000" w:themeColor="text1"/>
          <w:sz w:val="22"/>
          <w:szCs w:val="22"/>
          <w:lang w:val="pt-BR"/>
        </w:rPr>
      </w:pPr>
      <w:bookmarkStart w:id="22" w:name="_Toc194999729"/>
      <w:r w:rsidRPr="00C475E3">
        <w:rPr>
          <w:rFonts w:eastAsiaTheme="minorEastAsia"/>
          <w:b w:val="0"/>
          <w:bCs w:val="0"/>
          <w:color w:val="000000" w:themeColor="text1"/>
          <w:sz w:val="22"/>
          <w:szCs w:val="22"/>
          <w:lang w:val="pt-BR"/>
        </w:rPr>
        <w:t>Este documento es para controlar, específicamente, las inspecciones remotas realizadas en Springville, UT. ubicación.</w:t>
      </w:r>
      <w:bookmarkEnd w:id="22"/>
      <w:r w:rsidRPr="00C475E3">
        <w:rPr>
          <w:rFonts w:eastAsiaTheme="minorEastAsia"/>
          <w:b w:val="0"/>
          <w:bCs w:val="0"/>
          <w:color w:val="000000" w:themeColor="text1"/>
          <w:sz w:val="22"/>
          <w:szCs w:val="22"/>
          <w:lang w:val="pt-BR"/>
        </w:rPr>
        <w:t xml:space="preserve"> </w:t>
      </w:r>
    </w:p>
    <w:p w14:paraId="0B20CC89" w14:textId="77777777" w:rsidR="009B4CA8" w:rsidRPr="003F50C2" w:rsidRDefault="009B4CA8" w:rsidP="009B4CA8">
      <w:pPr>
        <w:pStyle w:val="Heading3"/>
        <w:rPr>
          <w:rFonts w:cs="Calibri"/>
          <w:sz w:val="24"/>
          <w:szCs w:val="24"/>
        </w:rPr>
      </w:pPr>
      <w:bookmarkStart w:id="23" w:name="_Toc194999730"/>
      <w:proofErr w:type="spellStart"/>
      <w:r w:rsidRPr="003F50C2">
        <w:rPr>
          <w:rFonts w:cs="Calibri"/>
          <w:sz w:val="24"/>
          <w:szCs w:val="24"/>
        </w:rPr>
        <w:t>Responsabilidades</w:t>
      </w:r>
      <w:bookmarkEnd w:id="23"/>
      <w:proofErr w:type="spellEnd"/>
    </w:p>
    <w:p w14:paraId="04536C61" w14:textId="77777777" w:rsidR="009B4CA8" w:rsidRPr="00C475E3" w:rsidRDefault="009B4CA8" w:rsidP="009B4CA8">
      <w:pPr>
        <w:pStyle w:val="ListParagraph"/>
        <w:numPr>
          <w:ilvl w:val="0"/>
          <w:numId w:val="20"/>
        </w:numPr>
        <w:autoSpaceDE w:val="0"/>
        <w:autoSpaceDN w:val="0"/>
        <w:adjustRightInd w:val="0"/>
        <w:spacing w:after="0" w:line="240" w:lineRule="auto"/>
        <w:contextualSpacing w:val="0"/>
        <w:rPr>
          <w:rFonts w:eastAsiaTheme="minorHAnsi"/>
          <w:lang w:val="pt-BR"/>
        </w:rPr>
      </w:pPr>
      <w:r w:rsidRPr="00C475E3">
        <w:rPr>
          <w:lang w:val="pt-BR"/>
        </w:rPr>
        <w:t xml:space="preserve">Burrana tiene en cuenta las habilidades y la capacitación del Inspector de Control de Calidad Autorizado que realiza la inspección y del empleado del proveedor que presenta esa inspección remota. </w:t>
      </w:r>
    </w:p>
    <w:p w14:paraId="0F717918" w14:textId="77777777" w:rsidR="009B4CA8" w:rsidRPr="00C475E3" w:rsidRDefault="009B4CA8" w:rsidP="009B4CA8">
      <w:pPr>
        <w:pStyle w:val="ListParagraph"/>
        <w:adjustRightInd w:val="0"/>
        <w:ind w:left="720" w:firstLine="0"/>
        <w:rPr>
          <w:rFonts w:eastAsiaTheme="minorHAnsi"/>
          <w:lang w:val="pt-BR"/>
        </w:rPr>
      </w:pPr>
    </w:p>
    <w:p w14:paraId="0F3F3582" w14:textId="11D25F98" w:rsidR="009B4CA8" w:rsidRPr="00C475E3"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 xml:space="preserve">Es responsabilidad del Gerente de Control de Calidad de Burrana verificar que los empleados que figuran en la lista aprobada tengan el nivel adecuado de competencia y que la capacitación esté actualizada. Estos datos se capturan en el sistema de documentos controlados </w:t>
      </w:r>
      <w:r w:rsidR="006702CF">
        <w:rPr>
          <w:rFonts w:eastAsiaTheme="minorHAnsi"/>
          <w:lang w:val="pt-BR"/>
        </w:rPr>
        <w:t>QwizPro</w:t>
      </w:r>
      <w:r w:rsidRPr="00C475E3">
        <w:rPr>
          <w:rFonts w:eastAsiaTheme="minorHAnsi"/>
          <w:lang w:val="pt-BR"/>
        </w:rPr>
        <w:t xml:space="preserve"> o en la lista de formación que se lleva a cabo en la HAP de fabricación.</w:t>
      </w:r>
    </w:p>
    <w:p w14:paraId="06F48104" w14:textId="77777777" w:rsidR="009B4CA8" w:rsidRPr="00C475E3"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lastRenderedPageBreak/>
        <w:t>Es responsabilidad del Inspector de Control de Calidad de Burrana determinar las herramientas adecuadas, el entorno, las inspecciones y las características clave que se identifican antes de la implementación del proceso de conformidad remota.</w:t>
      </w:r>
    </w:p>
    <w:p w14:paraId="6D062030" w14:textId="77777777" w:rsidR="009B4CA8" w:rsidRPr="00C475E3"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Burrana solo utilizará la Tecnología Remota para una conformidad con un Proveedor Aprobado.</w:t>
      </w:r>
    </w:p>
    <w:p w14:paraId="1F0DB1F3" w14:textId="77777777" w:rsidR="009B4CA8" w:rsidRPr="00C475E3" w:rsidRDefault="009B4CA8" w:rsidP="009B4CA8">
      <w:pPr>
        <w:pStyle w:val="ListParagraph"/>
        <w:adjustRightInd w:val="0"/>
        <w:ind w:left="1440" w:firstLine="0"/>
        <w:rPr>
          <w:rFonts w:eastAsiaTheme="minorHAnsi"/>
          <w:lang w:val="pt-BR"/>
        </w:rPr>
      </w:pPr>
    </w:p>
    <w:p w14:paraId="6B7068F4" w14:textId="77777777" w:rsidR="009B4CA8" w:rsidRPr="00C475E3" w:rsidRDefault="009B4CA8" w:rsidP="009B4CA8">
      <w:pPr>
        <w:pStyle w:val="ListParagraph"/>
        <w:numPr>
          <w:ilvl w:val="0"/>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La prueba de competencia para el Inspector de Control de Calidad debe demostrarse a través de</w:t>
      </w:r>
    </w:p>
    <w:p w14:paraId="527742E3" w14:textId="77777777" w:rsidR="009B4CA8" w:rsidRPr="00C475E3"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Finalización de la clase FAA 8130-3</w:t>
      </w:r>
    </w:p>
    <w:p w14:paraId="444DEE2F" w14:textId="6A9EA586" w:rsidR="009B4CA8" w:rsidRPr="00C475E3"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 xml:space="preserve">Formación para el módulo de inspección Burrana </w:t>
      </w:r>
      <w:r w:rsidR="006702CF">
        <w:rPr>
          <w:rFonts w:eastAsiaTheme="minorHAnsi"/>
          <w:lang w:val="pt-BR"/>
        </w:rPr>
        <w:t>QwizPro</w:t>
      </w:r>
    </w:p>
    <w:p w14:paraId="7CB7543E" w14:textId="77777777" w:rsidR="009B4CA8" w:rsidRPr="00C475E3"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Finalización de la capacitación en el trabajo de Burrana</w:t>
      </w:r>
    </w:p>
    <w:p w14:paraId="2027C031" w14:textId="77777777" w:rsidR="009B4CA8" w:rsidRPr="00C475E3"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Capacitación en este procedimiento y los formularios asociados</w:t>
      </w:r>
    </w:p>
    <w:p w14:paraId="3004E068" w14:textId="77777777" w:rsidR="009B4CA8" w:rsidRPr="00C475E3" w:rsidRDefault="009B4CA8" w:rsidP="009B4CA8">
      <w:pPr>
        <w:pStyle w:val="ListParagraph"/>
        <w:numPr>
          <w:ilvl w:val="2"/>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8130-3 ARD (Documento de Autorización de Publicación)</w:t>
      </w:r>
    </w:p>
    <w:p w14:paraId="4621CFFF" w14:textId="77777777" w:rsidR="009B4CA8" w:rsidRPr="003F50C2" w:rsidRDefault="009B4CA8" w:rsidP="009B4CA8">
      <w:pPr>
        <w:pStyle w:val="ListParagraph"/>
        <w:numPr>
          <w:ilvl w:val="2"/>
          <w:numId w:val="20"/>
        </w:numPr>
        <w:autoSpaceDE w:val="0"/>
        <w:autoSpaceDN w:val="0"/>
        <w:adjustRightInd w:val="0"/>
        <w:spacing w:after="0" w:line="240" w:lineRule="auto"/>
        <w:contextualSpacing w:val="0"/>
        <w:rPr>
          <w:rFonts w:eastAsiaTheme="minorHAnsi"/>
        </w:rPr>
      </w:pPr>
      <w:r w:rsidRPr="003F50C2">
        <w:rPr>
          <w:rFonts w:eastAsiaTheme="minorHAnsi"/>
        </w:rPr>
        <w:t xml:space="preserve">8100-1 </w:t>
      </w:r>
      <w:proofErr w:type="spellStart"/>
      <w:r w:rsidRPr="003F50C2">
        <w:rPr>
          <w:rFonts w:eastAsiaTheme="minorHAnsi"/>
        </w:rPr>
        <w:t>Registro</w:t>
      </w:r>
      <w:proofErr w:type="spellEnd"/>
      <w:r w:rsidRPr="003F50C2">
        <w:rPr>
          <w:rFonts w:eastAsiaTheme="minorHAnsi"/>
        </w:rPr>
        <w:t xml:space="preserve"> de </w:t>
      </w:r>
      <w:proofErr w:type="spellStart"/>
      <w:r w:rsidRPr="003F50C2">
        <w:rPr>
          <w:rFonts w:eastAsiaTheme="minorHAnsi"/>
        </w:rPr>
        <w:t>inspección</w:t>
      </w:r>
      <w:proofErr w:type="spellEnd"/>
    </w:p>
    <w:p w14:paraId="1A3537CA" w14:textId="77777777" w:rsidR="009B4CA8" w:rsidRPr="00C475E3" w:rsidRDefault="009B4CA8" w:rsidP="009B4CA8">
      <w:pPr>
        <w:pStyle w:val="ListParagraph"/>
        <w:numPr>
          <w:ilvl w:val="2"/>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SPR-F-852-50 Lista de verificación de conformidad remota</w:t>
      </w:r>
    </w:p>
    <w:p w14:paraId="06AA052C" w14:textId="4D94A2EA" w:rsidR="009B4CA8" w:rsidRPr="00C475E3" w:rsidRDefault="009B4CA8" w:rsidP="009B4CA8">
      <w:pPr>
        <w:adjustRightInd w:val="0"/>
        <w:ind w:left="360"/>
        <w:rPr>
          <w:rFonts w:eastAsiaTheme="minorHAnsi"/>
          <w:lang w:val="pt-BR"/>
        </w:rPr>
      </w:pPr>
      <w:r w:rsidRPr="00C475E3">
        <w:rPr>
          <w:rFonts w:eastAsiaTheme="minorHAnsi"/>
          <w:lang w:val="pt-BR"/>
        </w:rPr>
        <w:t xml:space="preserve">y documentado en los archivos de los empleados en el software de gestión de calidad </w:t>
      </w:r>
      <w:r w:rsidR="006702CF">
        <w:rPr>
          <w:rFonts w:eastAsiaTheme="minorHAnsi"/>
          <w:lang w:val="pt-BR"/>
        </w:rPr>
        <w:t>QwizPro</w:t>
      </w:r>
      <w:r w:rsidRPr="00C475E3">
        <w:rPr>
          <w:rFonts w:eastAsiaTheme="minorHAnsi"/>
          <w:lang w:val="pt-BR"/>
        </w:rPr>
        <w:t>.</w:t>
      </w:r>
    </w:p>
    <w:p w14:paraId="439512B8" w14:textId="77777777" w:rsidR="009B4CA8" w:rsidRPr="003F50C2" w:rsidRDefault="009B4CA8" w:rsidP="009B4CA8">
      <w:pPr>
        <w:pStyle w:val="ListParagraph"/>
        <w:numPr>
          <w:ilvl w:val="0"/>
          <w:numId w:val="20"/>
        </w:numPr>
        <w:autoSpaceDE w:val="0"/>
        <w:autoSpaceDN w:val="0"/>
        <w:adjustRightInd w:val="0"/>
        <w:spacing w:after="0" w:line="240" w:lineRule="auto"/>
        <w:contextualSpacing w:val="0"/>
        <w:rPr>
          <w:rFonts w:eastAsiaTheme="minorHAnsi"/>
        </w:rPr>
      </w:pPr>
      <w:proofErr w:type="spellStart"/>
      <w:r w:rsidRPr="003F50C2">
        <w:rPr>
          <w:rFonts w:eastAsiaTheme="minorHAnsi"/>
        </w:rPr>
        <w:t>Herramientas</w:t>
      </w:r>
      <w:proofErr w:type="spellEnd"/>
      <w:r w:rsidRPr="003F50C2">
        <w:rPr>
          <w:rFonts w:eastAsiaTheme="minorHAnsi"/>
        </w:rPr>
        <w:t xml:space="preserve"> y </w:t>
      </w:r>
      <w:proofErr w:type="spellStart"/>
      <w:r w:rsidRPr="003F50C2">
        <w:rPr>
          <w:rFonts w:eastAsiaTheme="minorHAnsi"/>
        </w:rPr>
        <w:t>controles</w:t>
      </w:r>
      <w:proofErr w:type="spellEnd"/>
      <w:r w:rsidRPr="003F50C2">
        <w:rPr>
          <w:rFonts w:eastAsiaTheme="minorHAnsi"/>
        </w:rPr>
        <w:t xml:space="preserve"> </w:t>
      </w:r>
      <w:proofErr w:type="spellStart"/>
      <w:r w:rsidRPr="003F50C2">
        <w:rPr>
          <w:rFonts w:eastAsiaTheme="minorHAnsi"/>
        </w:rPr>
        <w:t>ambientales</w:t>
      </w:r>
      <w:proofErr w:type="spellEnd"/>
    </w:p>
    <w:p w14:paraId="48FBFD5A" w14:textId="77777777" w:rsidR="009B4CA8" w:rsidRPr="00C475E3"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 xml:space="preserve">Las herramientas utilizadas para la inspección remota se calibrarán y el número de herramienta y la fecha de la última calibración se registrarán en el formulario de inspección. </w:t>
      </w:r>
    </w:p>
    <w:p w14:paraId="06333DBD" w14:textId="77777777" w:rsidR="009B4CA8" w:rsidRPr="00C475E3"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 xml:space="preserve">La resolución de vídeo no será inferior a 720p a menos que haya pruebas de que la resolución utilizada cumple los requisitos de inspección. </w:t>
      </w:r>
    </w:p>
    <w:p w14:paraId="76D43F8B" w14:textId="77777777" w:rsidR="009B4CA8" w:rsidRPr="009B4CA8"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9B4CA8">
        <w:rPr>
          <w:rFonts w:eastAsiaTheme="minorHAnsi"/>
          <w:lang w:val="pt-BR"/>
        </w:rPr>
        <w:t xml:space="preserve">Se utilizará un equipo de audio en forma de auricular para bloquear el ruido de fondo. </w:t>
      </w:r>
    </w:p>
    <w:p w14:paraId="4796A710" w14:textId="77777777" w:rsidR="009B4CA8" w:rsidRPr="009B4CA8"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9B4CA8">
        <w:rPr>
          <w:rFonts w:eastAsiaTheme="minorHAnsi"/>
          <w:lang w:val="pt-BR"/>
        </w:rPr>
        <w:t>El entorno utilizado para llevar a cabo la conformidad a distancia estará libre de distracciones excesivas y controlado en la medida necesaria para dar confianza en la tecnología a distancia que se utilice para la conformidad.</w:t>
      </w:r>
    </w:p>
    <w:p w14:paraId="7993FC7B" w14:textId="3DC057CB" w:rsidR="009B4CA8" w:rsidRPr="009B4CA8"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9B4CA8">
        <w:rPr>
          <w:rFonts w:eastAsiaTheme="minorHAnsi"/>
          <w:lang w:val="pt-BR"/>
        </w:rPr>
        <w:t xml:space="preserve">Cuando sea necesario, se requerirán múltiples ángulos para revisar las características clave, así como la iluminación adicional. Cuando esto ocurra, se solicitarán y anotarán en el formulario </w:t>
      </w:r>
      <w:r w:rsidR="00584246">
        <w:rPr>
          <w:rFonts w:eastAsiaTheme="minorHAnsi"/>
          <w:lang w:val="pt-BR"/>
        </w:rPr>
        <w:t>QC-F-851-01</w:t>
      </w:r>
      <w:r w:rsidRPr="009B4CA8">
        <w:rPr>
          <w:rFonts w:eastAsiaTheme="minorHAnsi"/>
          <w:lang w:val="pt-BR"/>
        </w:rPr>
        <w:t xml:space="preserve"> como se indica en la sección Información documentada de este documento. </w:t>
      </w:r>
    </w:p>
    <w:p w14:paraId="3D49FB90" w14:textId="77777777" w:rsidR="009B4CA8" w:rsidRPr="00C475E3"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C475E3">
        <w:rPr>
          <w:rFonts w:eastAsiaTheme="minorHAnsi"/>
          <w:lang w:val="pt-BR"/>
        </w:rPr>
        <w:t>No se necesitan dispositivos de inspección únicos para la conformidad de los productos Burrana IFE.</w:t>
      </w:r>
    </w:p>
    <w:p w14:paraId="5A4486F9" w14:textId="77777777" w:rsidR="009B4CA8" w:rsidRPr="009B4CA8"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9B4CA8">
        <w:rPr>
          <w:rFonts w:eastAsiaTheme="minorHAnsi"/>
          <w:lang w:val="pt-BR"/>
        </w:rPr>
        <w:t>Burrana registrará, de manera aleatoria, las Conformidades Remotas con el fin de incluir una revisión en la auditoría interna.</w:t>
      </w:r>
    </w:p>
    <w:p w14:paraId="11FAD920" w14:textId="77777777" w:rsidR="009B4CA8" w:rsidRPr="009B4CA8" w:rsidRDefault="009B4CA8" w:rsidP="009B4CA8">
      <w:pPr>
        <w:pStyle w:val="ListParagraph"/>
        <w:adjustRightInd w:val="0"/>
        <w:ind w:left="720" w:firstLine="0"/>
        <w:rPr>
          <w:rFonts w:eastAsiaTheme="minorHAnsi"/>
          <w:lang w:val="pt-BR"/>
        </w:rPr>
      </w:pPr>
    </w:p>
    <w:p w14:paraId="5F684BDB" w14:textId="77777777" w:rsidR="009B4CA8" w:rsidRPr="003F50C2" w:rsidRDefault="009B4CA8" w:rsidP="009B4CA8">
      <w:pPr>
        <w:pStyle w:val="ListParagraph"/>
        <w:numPr>
          <w:ilvl w:val="0"/>
          <w:numId w:val="20"/>
        </w:numPr>
        <w:autoSpaceDE w:val="0"/>
        <w:autoSpaceDN w:val="0"/>
        <w:adjustRightInd w:val="0"/>
        <w:spacing w:after="0" w:line="240" w:lineRule="auto"/>
        <w:contextualSpacing w:val="0"/>
        <w:rPr>
          <w:rFonts w:eastAsiaTheme="minorHAnsi"/>
        </w:rPr>
      </w:pPr>
      <w:r w:rsidRPr="003F50C2">
        <w:rPr>
          <w:rFonts w:eastAsiaTheme="minorHAnsi"/>
        </w:rPr>
        <w:t xml:space="preserve">En </w:t>
      </w:r>
      <w:proofErr w:type="spellStart"/>
      <w:r w:rsidRPr="003F50C2">
        <w:rPr>
          <w:rFonts w:eastAsiaTheme="minorHAnsi"/>
        </w:rPr>
        <w:t>caso</w:t>
      </w:r>
      <w:proofErr w:type="spellEnd"/>
      <w:r w:rsidRPr="003F50C2">
        <w:rPr>
          <w:rFonts w:eastAsiaTheme="minorHAnsi"/>
        </w:rPr>
        <w:t xml:space="preserve"> de </w:t>
      </w:r>
      <w:proofErr w:type="spellStart"/>
      <w:r w:rsidRPr="003F50C2">
        <w:rPr>
          <w:rFonts w:eastAsiaTheme="minorHAnsi"/>
        </w:rPr>
        <w:t>interrupción</w:t>
      </w:r>
      <w:proofErr w:type="spellEnd"/>
    </w:p>
    <w:p w14:paraId="3F330958" w14:textId="77777777" w:rsidR="009B4CA8" w:rsidRPr="009B4CA8" w:rsidRDefault="009B4CA8" w:rsidP="009B4CA8">
      <w:pPr>
        <w:pStyle w:val="ListParagraph"/>
        <w:numPr>
          <w:ilvl w:val="1"/>
          <w:numId w:val="20"/>
        </w:numPr>
        <w:autoSpaceDE w:val="0"/>
        <w:autoSpaceDN w:val="0"/>
        <w:adjustRightInd w:val="0"/>
        <w:spacing w:after="0" w:line="240" w:lineRule="auto"/>
        <w:contextualSpacing w:val="0"/>
        <w:rPr>
          <w:rFonts w:eastAsiaTheme="minorHAnsi"/>
          <w:lang w:val="pt-BR"/>
        </w:rPr>
      </w:pPr>
      <w:r w:rsidRPr="009B4CA8">
        <w:rPr>
          <w:rFonts w:eastAsiaTheme="minorHAnsi"/>
          <w:lang w:val="pt-BR"/>
        </w:rPr>
        <w:t>Burrana volverá a validar cualquier inspección que se vea interrumpida por fallas ambientales o mecánicas con el fin de mantener la confianza en la inspección.</w:t>
      </w:r>
    </w:p>
    <w:p w14:paraId="23FA4751" w14:textId="77777777" w:rsidR="009B4CA8" w:rsidRPr="009B4CA8" w:rsidRDefault="009B4CA8" w:rsidP="009B4CA8">
      <w:pPr>
        <w:adjustRightInd w:val="0"/>
        <w:rPr>
          <w:rFonts w:eastAsiaTheme="minorHAnsi"/>
          <w:lang w:val="pt-BR"/>
        </w:rPr>
      </w:pPr>
    </w:p>
    <w:p w14:paraId="538EB9CE"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Referencias:</w:t>
      </w:r>
    </w:p>
    <w:p w14:paraId="257AE356"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PS – AIR – 21 – 1901 Uso de tecnología remota durante la realización de inspecciones e inspecciones</w:t>
      </w:r>
    </w:p>
    <w:p w14:paraId="7670295D"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CORP-P-720-01 Competencia y Conciencia</w:t>
      </w:r>
    </w:p>
    <w:p w14:paraId="47EFCDCB"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CORP-P-720-02 Certificado de Capacitación</w:t>
      </w:r>
    </w:p>
    <w:p w14:paraId="55B6CC12"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CORP-P-715-01 Control de Equipos de Monitoreo y Medición</w:t>
      </w:r>
    </w:p>
    <w:p w14:paraId="60BFBAE2"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CORP-P-870-02 Equipo de Respuesta COS</w:t>
      </w:r>
    </w:p>
    <w:p w14:paraId="367162F8"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F-720-01 Plan de Acción de Capacitación</w:t>
      </w:r>
    </w:p>
    <w:p w14:paraId="36EE8907"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F-720-02 Lista de entrenamiento</w:t>
      </w:r>
    </w:p>
    <w:p w14:paraId="780BAF93"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F-720-12 Capacitación en el trabajo (OJT)</w:t>
      </w:r>
    </w:p>
    <w:p w14:paraId="735B9907"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8130-3 Certificado Certificado de finalización del curso de formación</w:t>
      </w:r>
    </w:p>
    <w:p w14:paraId="1C0AA0D9" w14:textId="48EEA7F8" w:rsidR="009B4CA8" w:rsidRPr="009B4CA8" w:rsidRDefault="00584246" w:rsidP="009B4CA8">
      <w:pPr>
        <w:pStyle w:val="BodyText"/>
        <w:spacing w:before="9"/>
        <w:rPr>
          <w:rFonts w:ascii="Calibri" w:hAnsi="Calibri" w:cs="Calibri"/>
          <w:i/>
          <w:iCs/>
          <w:color w:val="404040" w:themeColor="text1" w:themeTint="BF"/>
          <w:sz w:val="22"/>
          <w:szCs w:val="22"/>
          <w:lang w:val="pt-BR"/>
        </w:rPr>
      </w:pPr>
      <w:r>
        <w:rPr>
          <w:rStyle w:val="SubtleEmphasis"/>
          <w:rFonts w:ascii="Calibri" w:hAnsi="Calibri" w:cs="Calibri"/>
          <w:sz w:val="22"/>
          <w:szCs w:val="22"/>
          <w:lang w:val="pt-BR"/>
        </w:rPr>
        <w:t>QC-F-851-01</w:t>
      </w:r>
      <w:r w:rsidR="009B4CA8" w:rsidRPr="009B4CA8">
        <w:rPr>
          <w:rStyle w:val="SubtleEmphasis"/>
          <w:rFonts w:ascii="Calibri" w:hAnsi="Calibri" w:cs="Calibri"/>
          <w:sz w:val="22"/>
          <w:szCs w:val="22"/>
          <w:lang w:val="pt-BR"/>
        </w:rPr>
        <w:t xml:space="preserve"> Lista de verificación de conformidad remota</w:t>
      </w:r>
    </w:p>
    <w:p w14:paraId="5EC96FAF" w14:textId="77777777" w:rsidR="009B4CA8" w:rsidRPr="003F50C2" w:rsidRDefault="009B4CA8" w:rsidP="009B4CA8">
      <w:pPr>
        <w:pStyle w:val="Heading3"/>
        <w:rPr>
          <w:rFonts w:cs="Calibri"/>
          <w:sz w:val="24"/>
          <w:szCs w:val="24"/>
        </w:rPr>
      </w:pPr>
      <w:bookmarkStart w:id="24" w:name="_Toc194999731"/>
      <w:r w:rsidRPr="003F50C2">
        <w:rPr>
          <w:rFonts w:cs="Calibri"/>
          <w:sz w:val="24"/>
          <w:szCs w:val="24"/>
        </w:rPr>
        <w:lastRenderedPageBreak/>
        <w:t>¿</w:t>
      </w:r>
      <w:proofErr w:type="spellStart"/>
      <w:r w:rsidRPr="003F50C2">
        <w:rPr>
          <w:rFonts w:cs="Calibri"/>
          <w:sz w:val="24"/>
          <w:szCs w:val="24"/>
        </w:rPr>
        <w:t>Cómo</w:t>
      </w:r>
      <w:proofErr w:type="spellEnd"/>
      <w:r w:rsidRPr="003F50C2">
        <w:rPr>
          <w:rFonts w:cs="Calibri"/>
          <w:sz w:val="24"/>
          <w:szCs w:val="24"/>
        </w:rPr>
        <w:t xml:space="preserve"> se </w:t>
      </w:r>
      <w:proofErr w:type="spellStart"/>
      <w:r w:rsidRPr="003F50C2">
        <w:rPr>
          <w:rFonts w:cs="Calibri"/>
          <w:sz w:val="24"/>
          <w:szCs w:val="24"/>
        </w:rPr>
        <w:t>utilizará</w:t>
      </w:r>
      <w:proofErr w:type="spellEnd"/>
      <w:r w:rsidRPr="003F50C2">
        <w:rPr>
          <w:rFonts w:cs="Calibri"/>
          <w:sz w:val="24"/>
          <w:szCs w:val="24"/>
        </w:rPr>
        <w:t>?</w:t>
      </w:r>
      <w:bookmarkEnd w:id="24"/>
    </w:p>
    <w:p w14:paraId="70CE7805" w14:textId="77777777" w:rsidR="009B4CA8" w:rsidRPr="003F50C2" w:rsidRDefault="009B4CA8" w:rsidP="009B4CA8">
      <w:pPr>
        <w:pStyle w:val="BodyText"/>
        <w:spacing w:before="9"/>
        <w:rPr>
          <w:rFonts w:ascii="Calibri" w:hAnsi="Calibri" w:cs="Calibri"/>
          <w:sz w:val="22"/>
          <w:szCs w:val="22"/>
        </w:rPr>
      </w:pPr>
    </w:p>
    <w:p w14:paraId="3BDF43CA" w14:textId="77777777" w:rsidR="009B4CA8" w:rsidRPr="003F50C2" w:rsidRDefault="009B4CA8" w:rsidP="009B4CA8">
      <w:pPr>
        <w:pStyle w:val="BodyText"/>
        <w:numPr>
          <w:ilvl w:val="0"/>
          <w:numId w:val="21"/>
        </w:numPr>
        <w:spacing w:before="9"/>
        <w:rPr>
          <w:rFonts w:ascii="Calibri" w:hAnsi="Calibri" w:cs="Calibri"/>
          <w:sz w:val="22"/>
          <w:szCs w:val="22"/>
        </w:rPr>
      </w:pPr>
      <w:r w:rsidRPr="009B4CA8">
        <w:rPr>
          <w:rFonts w:ascii="Calibri" w:hAnsi="Calibri" w:cs="Calibri"/>
          <w:sz w:val="22"/>
          <w:szCs w:val="22"/>
          <w:lang w:val="pt-BR"/>
        </w:rPr>
        <w:t xml:space="preserve">Burrana utilizará la tecnología remota en forma de transmisiones de audio y video en vivo para conformar las piezas reparadas desde nuestra ubicación de proveedor aprobada. </w:t>
      </w:r>
      <w:proofErr w:type="spellStart"/>
      <w:r w:rsidRPr="003F50C2">
        <w:rPr>
          <w:rFonts w:ascii="Calibri" w:hAnsi="Calibri" w:cs="Calibri"/>
          <w:sz w:val="22"/>
          <w:szCs w:val="22"/>
        </w:rPr>
        <w:t>Estas</w:t>
      </w:r>
      <w:proofErr w:type="spellEnd"/>
      <w:r w:rsidRPr="003F50C2">
        <w:rPr>
          <w:rFonts w:ascii="Calibri" w:hAnsi="Calibri" w:cs="Calibri"/>
          <w:sz w:val="22"/>
          <w:szCs w:val="22"/>
        </w:rPr>
        <w:t xml:space="preserve"> </w:t>
      </w:r>
      <w:proofErr w:type="spellStart"/>
      <w:r w:rsidRPr="003F50C2">
        <w:rPr>
          <w:rFonts w:ascii="Calibri" w:hAnsi="Calibri" w:cs="Calibri"/>
          <w:sz w:val="22"/>
          <w:szCs w:val="22"/>
        </w:rPr>
        <w:t>Inspecciones</w:t>
      </w:r>
      <w:proofErr w:type="spellEnd"/>
      <w:r w:rsidRPr="003F50C2">
        <w:rPr>
          <w:rFonts w:ascii="Calibri" w:hAnsi="Calibri" w:cs="Calibri"/>
          <w:sz w:val="22"/>
          <w:szCs w:val="22"/>
        </w:rPr>
        <w:t xml:space="preserve"> </w:t>
      </w:r>
      <w:proofErr w:type="spellStart"/>
      <w:r w:rsidRPr="003F50C2">
        <w:rPr>
          <w:rFonts w:ascii="Calibri" w:hAnsi="Calibri" w:cs="Calibri"/>
          <w:sz w:val="22"/>
          <w:szCs w:val="22"/>
        </w:rPr>
        <w:t>Remotas</w:t>
      </w:r>
      <w:proofErr w:type="spellEnd"/>
      <w:r w:rsidRPr="003F50C2">
        <w:rPr>
          <w:rFonts w:ascii="Calibri" w:hAnsi="Calibri" w:cs="Calibri"/>
          <w:sz w:val="22"/>
          <w:szCs w:val="22"/>
        </w:rPr>
        <w:t xml:space="preserve"> </w:t>
      </w:r>
      <w:proofErr w:type="spellStart"/>
      <w:r w:rsidRPr="003F50C2">
        <w:rPr>
          <w:rFonts w:ascii="Calibri" w:hAnsi="Calibri" w:cs="Calibri"/>
          <w:sz w:val="22"/>
          <w:szCs w:val="22"/>
        </w:rPr>
        <w:t>nunca</w:t>
      </w:r>
      <w:proofErr w:type="spellEnd"/>
      <w:r w:rsidRPr="003F50C2">
        <w:rPr>
          <w:rFonts w:ascii="Calibri" w:hAnsi="Calibri" w:cs="Calibri"/>
          <w:sz w:val="22"/>
          <w:szCs w:val="22"/>
        </w:rPr>
        <w:t xml:space="preserve"> </w:t>
      </w:r>
      <w:proofErr w:type="spellStart"/>
      <w:r w:rsidRPr="003F50C2">
        <w:rPr>
          <w:rFonts w:ascii="Calibri" w:hAnsi="Calibri" w:cs="Calibri"/>
          <w:sz w:val="22"/>
          <w:szCs w:val="22"/>
        </w:rPr>
        <w:t>deberán</w:t>
      </w:r>
      <w:proofErr w:type="spellEnd"/>
      <w:r w:rsidRPr="003F50C2">
        <w:rPr>
          <w:rFonts w:ascii="Calibri" w:hAnsi="Calibri" w:cs="Calibri"/>
          <w:sz w:val="22"/>
          <w:szCs w:val="22"/>
        </w:rPr>
        <w:t>:</w:t>
      </w:r>
    </w:p>
    <w:p w14:paraId="7F386C7A" w14:textId="77777777" w:rsidR="009B4CA8" w:rsidRPr="003F50C2" w:rsidRDefault="009B4CA8" w:rsidP="009B4CA8">
      <w:pPr>
        <w:pStyle w:val="ListParagraph"/>
      </w:pPr>
    </w:p>
    <w:p w14:paraId="32A68B31" w14:textId="77777777" w:rsidR="009B4CA8" w:rsidRPr="003F50C2" w:rsidRDefault="009B4CA8" w:rsidP="009B4CA8">
      <w:pPr>
        <w:pStyle w:val="BodyText"/>
        <w:numPr>
          <w:ilvl w:val="1"/>
          <w:numId w:val="21"/>
        </w:numPr>
        <w:spacing w:before="9"/>
        <w:rPr>
          <w:rFonts w:ascii="Calibri" w:hAnsi="Calibri" w:cs="Calibri"/>
          <w:sz w:val="22"/>
          <w:szCs w:val="22"/>
        </w:rPr>
      </w:pPr>
      <w:proofErr w:type="spellStart"/>
      <w:r w:rsidRPr="003F50C2">
        <w:rPr>
          <w:rFonts w:ascii="Calibri" w:hAnsi="Calibri" w:cs="Calibri"/>
          <w:sz w:val="22"/>
          <w:szCs w:val="22"/>
        </w:rPr>
        <w:t>estar</w:t>
      </w:r>
      <w:proofErr w:type="spellEnd"/>
      <w:r w:rsidRPr="003F50C2">
        <w:rPr>
          <w:rFonts w:ascii="Calibri" w:hAnsi="Calibri" w:cs="Calibri"/>
          <w:sz w:val="22"/>
          <w:szCs w:val="22"/>
        </w:rPr>
        <w:t xml:space="preserve"> </w:t>
      </w:r>
      <w:proofErr w:type="spellStart"/>
      <w:r w:rsidRPr="003F50C2">
        <w:rPr>
          <w:rFonts w:ascii="Calibri" w:hAnsi="Calibri" w:cs="Calibri"/>
          <w:sz w:val="22"/>
          <w:szCs w:val="22"/>
        </w:rPr>
        <w:t>pregrabado</w:t>
      </w:r>
      <w:proofErr w:type="spellEnd"/>
    </w:p>
    <w:p w14:paraId="3A36AED8" w14:textId="77777777" w:rsidR="009B4CA8" w:rsidRPr="009B4CA8" w:rsidRDefault="009B4CA8" w:rsidP="009B4CA8">
      <w:pPr>
        <w:pStyle w:val="BodyText"/>
        <w:numPr>
          <w:ilvl w:val="1"/>
          <w:numId w:val="21"/>
        </w:numPr>
        <w:spacing w:before="9"/>
        <w:rPr>
          <w:rFonts w:ascii="Calibri" w:hAnsi="Calibri" w:cs="Calibri"/>
          <w:sz w:val="22"/>
          <w:szCs w:val="22"/>
          <w:lang w:val="pt-BR"/>
        </w:rPr>
      </w:pPr>
      <w:r w:rsidRPr="009B4CA8">
        <w:rPr>
          <w:rFonts w:ascii="Calibri" w:hAnsi="Calibri" w:cs="Calibri"/>
          <w:sz w:val="22"/>
          <w:szCs w:val="22"/>
          <w:lang w:val="pt-BR"/>
        </w:rPr>
        <w:t xml:space="preserve">se llevará a cabo sin plazos programados </w:t>
      </w:r>
    </w:p>
    <w:p w14:paraId="5EDE585A" w14:textId="77777777" w:rsidR="009B4CA8" w:rsidRPr="009B4CA8" w:rsidRDefault="009B4CA8" w:rsidP="009B4CA8">
      <w:pPr>
        <w:pStyle w:val="BodyText"/>
        <w:numPr>
          <w:ilvl w:val="1"/>
          <w:numId w:val="21"/>
        </w:numPr>
        <w:spacing w:before="9"/>
        <w:rPr>
          <w:rFonts w:ascii="Calibri" w:hAnsi="Calibri" w:cs="Calibri"/>
          <w:sz w:val="22"/>
          <w:szCs w:val="22"/>
          <w:lang w:val="pt-BR"/>
        </w:rPr>
      </w:pPr>
      <w:r w:rsidRPr="009B4CA8">
        <w:rPr>
          <w:rFonts w:ascii="Calibri" w:hAnsi="Calibri" w:cs="Calibri"/>
          <w:sz w:val="22"/>
          <w:szCs w:val="22"/>
          <w:lang w:val="pt-BR"/>
        </w:rPr>
        <w:t>Utilizar equipos no aptos para la inspección</w:t>
      </w:r>
    </w:p>
    <w:p w14:paraId="12F06444" w14:textId="77777777" w:rsidR="009B4CA8" w:rsidRPr="009B4CA8" w:rsidRDefault="009B4CA8" w:rsidP="009B4CA8">
      <w:pPr>
        <w:pStyle w:val="BodyText"/>
        <w:numPr>
          <w:ilvl w:val="1"/>
          <w:numId w:val="21"/>
        </w:numPr>
        <w:spacing w:before="9"/>
        <w:rPr>
          <w:rFonts w:ascii="Calibri" w:hAnsi="Calibri" w:cs="Calibri"/>
          <w:sz w:val="22"/>
          <w:szCs w:val="22"/>
          <w:lang w:val="pt-BR"/>
        </w:rPr>
      </w:pPr>
      <w:r w:rsidRPr="009B4CA8">
        <w:rPr>
          <w:rFonts w:ascii="Calibri" w:hAnsi="Calibri" w:cs="Calibri"/>
          <w:sz w:val="22"/>
          <w:szCs w:val="22"/>
          <w:lang w:val="pt-BR"/>
        </w:rPr>
        <w:t xml:space="preserve">utilizar una resolución sin suficientes detalles para aprobar, sin duda las piezas se ajustan a los requisitos escritos. </w:t>
      </w:r>
    </w:p>
    <w:p w14:paraId="2B4349F0" w14:textId="77777777" w:rsidR="009B4CA8" w:rsidRPr="009B4CA8" w:rsidRDefault="009B4CA8" w:rsidP="009B4CA8">
      <w:pPr>
        <w:pStyle w:val="BodyText"/>
        <w:spacing w:before="9"/>
        <w:ind w:left="720"/>
        <w:rPr>
          <w:rFonts w:ascii="Calibri" w:hAnsi="Calibri" w:cs="Calibri"/>
          <w:sz w:val="22"/>
          <w:szCs w:val="22"/>
          <w:lang w:val="pt-BR"/>
        </w:rPr>
      </w:pPr>
    </w:p>
    <w:p w14:paraId="4F784FBB" w14:textId="77777777" w:rsidR="009B4CA8" w:rsidRPr="009B4CA8" w:rsidRDefault="009B4CA8" w:rsidP="009B4CA8">
      <w:pPr>
        <w:pStyle w:val="BodyText"/>
        <w:numPr>
          <w:ilvl w:val="0"/>
          <w:numId w:val="21"/>
        </w:numPr>
        <w:spacing w:before="9"/>
        <w:rPr>
          <w:rFonts w:ascii="Calibri" w:hAnsi="Calibri" w:cs="Calibri"/>
          <w:sz w:val="22"/>
          <w:szCs w:val="22"/>
          <w:lang w:val="pt-BR"/>
        </w:rPr>
      </w:pPr>
      <w:r w:rsidRPr="009B4CA8">
        <w:rPr>
          <w:rFonts w:ascii="Calibri" w:hAnsi="Calibri" w:cs="Calibri"/>
          <w:sz w:val="22"/>
          <w:szCs w:val="22"/>
          <w:lang w:val="pt-BR"/>
        </w:rPr>
        <w:t xml:space="preserve">Burrana IFE (In Flight Entertainment) se considera una parte de Categoría 2 en el documento de referencia de la CPL y, por lo tanto, la tecnología remota se consideraría apropiada cuando se controle adecuadamente. </w:t>
      </w:r>
    </w:p>
    <w:p w14:paraId="5597A714" w14:textId="77777777" w:rsidR="009B4CA8" w:rsidRPr="009B4CA8" w:rsidRDefault="009B4CA8" w:rsidP="009B4CA8">
      <w:pPr>
        <w:pStyle w:val="BodyText"/>
        <w:spacing w:before="9"/>
        <w:ind w:left="720"/>
        <w:rPr>
          <w:rFonts w:ascii="Calibri" w:hAnsi="Calibri" w:cs="Calibri"/>
          <w:sz w:val="22"/>
          <w:szCs w:val="22"/>
          <w:lang w:val="pt-BR"/>
        </w:rPr>
      </w:pPr>
      <w:r w:rsidRPr="009B4CA8">
        <w:rPr>
          <w:rFonts w:ascii="Calibri" w:hAnsi="Calibri" w:cs="Calibri"/>
          <w:sz w:val="22"/>
          <w:szCs w:val="22"/>
          <w:lang w:val="pt-BR"/>
        </w:rPr>
        <w:t>Si en algún momento el estado cambia a una pieza de Categoría 1, este proceso se reevaluará y se presentará a la FAA para aprobaciones adicionales.</w:t>
      </w:r>
    </w:p>
    <w:p w14:paraId="35F1848E" w14:textId="77777777" w:rsidR="009B4CA8" w:rsidRPr="009B4CA8" w:rsidRDefault="009B4CA8" w:rsidP="009B4CA8">
      <w:pPr>
        <w:pStyle w:val="BodyText"/>
        <w:spacing w:before="9"/>
        <w:rPr>
          <w:rFonts w:ascii="Calibri" w:hAnsi="Calibri" w:cs="Calibri"/>
          <w:sz w:val="22"/>
          <w:szCs w:val="22"/>
          <w:lang w:val="pt-BR"/>
        </w:rPr>
      </w:pPr>
    </w:p>
    <w:p w14:paraId="0D7710B5"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Referencias:</w:t>
      </w:r>
    </w:p>
    <w:p w14:paraId="2BC8B06B"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PS – AIR – 21 – 1901 Uso de tecnología remota durante la realización de inspecciones e inspecciones</w:t>
      </w:r>
    </w:p>
    <w:p w14:paraId="4D24C958"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CORP-P-715-01 Control de Equipos de Monitoreo y Medición</w:t>
      </w:r>
    </w:p>
    <w:p w14:paraId="174D11F5"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Manual de la estación de reparación de Burrana</w:t>
      </w:r>
    </w:p>
    <w:p w14:paraId="02B6A772"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Resumen de CPL</w:t>
      </w:r>
    </w:p>
    <w:p w14:paraId="34425FCF" w14:textId="77777777" w:rsidR="009B4CA8" w:rsidRPr="009B4CA8" w:rsidRDefault="009B4CA8" w:rsidP="009B4CA8">
      <w:pPr>
        <w:pStyle w:val="BodyText"/>
        <w:spacing w:before="9"/>
        <w:rPr>
          <w:rStyle w:val="SubtleEmphasis"/>
          <w:rFonts w:ascii="Calibri" w:hAnsi="Calibri" w:cs="Calibri"/>
          <w:sz w:val="22"/>
          <w:szCs w:val="22"/>
          <w:lang w:val="pt-BR"/>
        </w:rPr>
      </w:pPr>
    </w:p>
    <w:p w14:paraId="71626629" w14:textId="77777777" w:rsidR="009B4CA8" w:rsidRPr="009B4CA8" w:rsidRDefault="009B4CA8" w:rsidP="009B4CA8">
      <w:pPr>
        <w:pStyle w:val="Heading3"/>
        <w:rPr>
          <w:rFonts w:cs="Calibri"/>
          <w:sz w:val="24"/>
          <w:szCs w:val="24"/>
          <w:lang w:val="pt-BR"/>
        </w:rPr>
      </w:pPr>
      <w:bookmarkStart w:id="25" w:name="_Toc194999732"/>
      <w:r w:rsidRPr="009B4CA8">
        <w:rPr>
          <w:rFonts w:cs="Calibri"/>
          <w:sz w:val="24"/>
          <w:szCs w:val="24"/>
          <w:lang w:val="pt-BR"/>
        </w:rPr>
        <w:t>Cómo no se utilizará la conformidad a distancia</w:t>
      </w:r>
      <w:bookmarkEnd w:id="25"/>
    </w:p>
    <w:p w14:paraId="66F61B31" w14:textId="77777777" w:rsidR="009B4CA8" w:rsidRPr="009B4CA8" w:rsidRDefault="009B4CA8" w:rsidP="009B4CA8">
      <w:pPr>
        <w:pStyle w:val="BodyText"/>
        <w:numPr>
          <w:ilvl w:val="0"/>
          <w:numId w:val="22"/>
        </w:numPr>
        <w:spacing w:before="9"/>
        <w:rPr>
          <w:rFonts w:ascii="Calibri" w:hAnsi="Calibri" w:cs="Calibri"/>
          <w:sz w:val="22"/>
          <w:szCs w:val="22"/>
          <w:lang w:val="pt-BR"/>
        </w:rPr>
      </w:pPr>
      <w:r w:rsidRPr="009B4CA8">
        <w:rPr>
          <w:rFonts w:ascii="Calibri" w:hAnsi="Calibri" w:cs="Calibri"/>
          <w:sz w:val="22"/>
          <w:szCs w:val="22"/>
          <w:lang w:val="pt-BR"/>
        </w:rPr>
        <w:t>Burrana tendrá en cuenta la complejidad, novedad y criticidad de seguridad del artículo a inspeccionar de forma remota. Si, por cualquier motivo, el artículo a inspeccionar perteneciera a una categoría 1 en la CPL de la FAA, quedaría excluido de la consideración de conformidad a distancia.</w:t>
      </w:r>
    </w:p>
    <w:p w14:paraId="0A7E2103" w14:textId="77777777" w:rsidR="009B4CA8" w:rsidRPr="009B4CA8" w:rsidRDefault="009B4CA8" w:rsidP="009B4CA8">
      <w:pPr>
        <w:pStyle w:val="BodyText"/>
        <w:spacing w:before="9"/>
        <w:rPr>
          <w:rFonts w:ascii="Calibri" w:hAnsi="Calibri" w:cs="Calibri"/>
          <w:sz w:val="22"/>
          <w:szCs w:val="22"/>
          <w:lang w:val="pt-BR"/>
        </w:rPr>
      </w:pPr>
    </w:p>
    <w:p w14:paraId="23C52D62" w14:textId="77777777" w:rsidR="009B4CA8" w:rsidRPr="009B4CA8" w:rsidRDefault="009B4CA8" w:rsidP="009B4CA8">
      <w:pPr>
        <w:pStyle w:val="BodyText"/>
        <w:spacing w:before="9"/>
        <w:rPr>
          <w:rFonts w:ascii="Calibri" w:hAnsi="Calibri" w:cs="Calibri"/>
          <w:sz w:val="22"/>
          <w:szCs w:val="22"/>
          <w:lang w:val="pt-BR"/>
        </w:rPr>
      </w:pPr>
    </w:p>
    <w:p w14:paraId="5E6AD268" w14:textId="77777777" w:rsidR="009B4CA8" w:rsidRPr="009B4CA8" w:rsidRDefault="009B4CA8" w:rsidP="009B4CA8">
      <w:pPr>
        <w:pStyle w:val="BodyText"/>
        <w:spacing w:before="9"/>
        <w:rPr>
          <w:rFonts w:ascii="Calibri" w:hAnsi="Calibri" w:cs="Calibri"/>
          <w:sz w:val="22"/>
          <w:szCs w:val="22"/>
          <w:lang w:val="pt-BR"/>
        </w:rPr>
      </w:pPr>
    </w:p>
    <w:p w14:paraId="4316B666" w14:textId="77777777" w:rsidR="009B4CA8" w:rsidRPr="009B4CA8" w:rsidRDefault="009B4CA8" w:rsidP="009B4CA8">
      <w:pPr>
        <w:pStyle w:val="Heading3"/>
        <w:rPr>
          <w:rFonts w:cs="Calibri"/>
          <w:sz w:val="24"/>
          <w:szCs w:val="24"/>
          <w:lang w:val="pt-BR"/>
        </w:rPr>
      </w:pPr>
      <w:bookmarkStart w:id="26" w:name="_Toc194999733"/>
      <w:r w:rsidRPr="009B4CA8">
        <w:rPr>
          <w:rFonts w:cs="Calibri"/>
          <w:sz w:val="24"/>
          <w:szCs w:val="24"/>
          <w:lang w:val="pt-BR"/>
        </w:rPr>
        <w:t>Falla del equipo o inspección incompleta</w:t>
      </w:r>
      <w:bookmarkEnd w:id="26"/>
    </w:p>
    <w:p w14:paraId="59603FFE" w14:textId="77777777" w:rsidR="009B4CA8" w:rsidRPr="009B4CA8" w:rsidRDefault="009B4CA8" w:rsidP="009B4CA8">
      <w:pPr>
        <w:pStyle w:val="BodyText"/>
        <w:spacing w:before="9"/>
        <w:rPr>
          <w:rFonts w:ascii="Calibri" w:hAnsi="Calibri" w:cs="Calibri"/>
          <w:sz w:val="22"/>
          <w:szCs w:val="22"/>
          <w:lang w:val="pt-BR"/>
        </w:rPr>
      </w:pPr>
    </w:p>
    <w:p w14:paraId="5C83E46A" w14:textId="77777777" w:rsidR="009B4CA8" w:rsidRPr="009B4CA8" w:rsidRDefault="009B4CA8" w:rsidP="009B4CA8">
      <w:pPr>
        <w:pStyle w:val="BodyText"/>
        <w:numPr>
          <w:ilvl w:val="0"/>
          <w:numId w:val="23"/>
        </w:numPr>
        <w:spacing w:before="9"/>
        <w:rPr>
          <w:rFonts w:ascii="Calibri" w:hAnsi="Calibri" w:cs="Calibri"/>
          <w:sz w:val="22"/>
          <w:szCs w:val="22"/>
          <w:lang w:val="pt-BR"/>
        </w:rPr>
      </w:pPr>
      <w:r w:rsidRPr="009B4CA8">
        <w:rPr>
          <w:rFonts w:ascii="Calibri" w:hAnsi="Calibri" w:cs="Calibri"/>
          <w:sz w:val="22"/>
          <w:szCs w:val="22"/>
          <w:lang w:val="pt-BR"/>
        </w:rPr>
        <w:t>Si por alguna razón, hay una falla en el equipo:</w:t>
      </w:r>
    </w:p>
    <w:p w14:paraId="4ADE9AFC" w14:textId="77777777" w:rsidR="009B4CA8" w:rsidRPr="009B4CA8" w:rsidRDefault="009B4CA8" w:rsidP="009B4CA8">
      <w:pPr>
        <w:pStyle w:val="BodyText"/>
        <w:numPr>
          <w:ilvl w:val="1"/>
          <w:numId w:val="23"/>
        </w:numPr>
        <w:spacing w:before="9"/>
        <w:rPr>
          <w:rFonts w:ascii="Calibri" w:hAnsi="Calibri" w:cs="Calibri"/>
          <w:sz w:val="22"/>
          <w:szCs w:val="22"/>
          <w:lang w:val="pt-BR"/>
        </w:rPr>
      </w:pPr>
      <w:r w:rsidRPr="009B4CA8">
        <w:rPr>
          <w:rFonts w:ascii="Calibri" w:hAnsi="Calibri" w:cs="Calibri"/>
          <w:sz w:val="22"/>
          <w:szCs w:val="22"/>
          <w:lang w:val="pt-BR"/>
        </w:rPr>
        <w:t>Se llevará a cabo una inspección secundaria si la falla se puede rectificar o</w:t>
      </w:r>
    </w:p>
    <w:p w14:paraId="58ECA5A3" w14:textId="77777777" w:rsidR="009B4CA8" w:rsidRPr="009B4CA8" w:rsidRDefault="009B4CA8" w:rsidP="009B4CA8">
      <w:pPr>
        <w:pStyle w:val="BodyText"/>
        <w:numPr>
          <w:ilvl w:val="1"/>
          <w:numId w:val="23"/>
        </w:numPr>
        <w:spacing w:before="9"/>
        <w:rPr>
          <w:rFonts w:ascii="Calibri" w:hAnsi="Calibri" w:cs="Calibri"/>
          <w:sz w:val="22"/>
          <w:szCs w:val="22"/>
          <w:lang w:val="pt-BR"/>
        </w:rPr>
      </w:pPr>
      <w:r w:rsidRPr="009B4CA8">
        <w:rPr>
          <w:rFonts w:ascii="Calibri" w:hAnsi="Calibri" w:cs="Calibri"/>
          <w:sz w:val="22"/>
          <w:szCs w:val="22"/>
          <w:lang w:val="pt-BR"/>
        </w:rPr>
        <w:t>El producto se enviará a la ubicación del titular de la aprobación de la parte 145 de Burrana para completar la inspección según los requisitos de Burrana o</w:t>
      </w:r>
    </w:p>
    <w:p w14:paraId="099B543B" w14:textId="77777777" w:rsidR="009B4CA8" w:rsidRPr="009B4CA8" w:rsidRDefault="009B4CA8" w:rsidP="009B4CA8">
      <w:pPr>
        <w:pStyle w:val="BodyText"/>
        <w:numPr>
          <w:ilvl w:val="1"/>
          <w:numId w:val="23"/>
        </w:numPr>
        <w:spacing w:before="9"/>
        <w:rPr>
          <w:rFonts w:ascii="Calibri" w:hAnsi="Calibri" w:cs="Calibri"/>
          <w:sz w:val="22"/>
          <w:szCs w:val="22"/>
          <w:lang w:val="pt-BR"/>
        </w:rPr>
      </w:pPr>
      <w:r w:rsidRPr="009B4CA8">
        <w:rPr>
          <w:rFonts w:ascii="Calibri" w:hAnsi="Calibri" w:cs="Calibri"/>
          <w:sz w:val="22"/>
          <w:szCs w:val="22"/>
          <w:lang w:val="pt-BR"/>
        </w:rPr>
        <w:t>Un técnico de control de calidad calificado viajará a las instalaciones para inspeccionar en persona.</w:t>
      </w:r>
    </w:p>
    <w:p w14:paraId="26FB1222"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Referencias:</w:t>
      </w:r>
    </w:p>
    <w:p w14:paraId="08F36CC2"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PS – AIR – 21 – 1901 Uso de tecnología remota durante la realización de inspecciones e inspecciones</w:t>
      </w:r>
    </w:p>
    <w:p w14:paraId="7DA0101C" w14:textId="77777777" w:rsidR="009B4CA8" w:rsidRPr="003F50C2" w:rsidRDefault="009B4CA8" w:rsidP="009B4CA8">
      <w:pPr>
        <w:pStyle w:val="BodyText"/>
        <w:spacing w:before="9"/>
        <w:rPr>
          <w:rStyle w:val="SubtleEmphasis"/>
          <w:rFonts w:ascii="Calibri" w:hAnsi="Calibri" w:cs="Calibri"/>
          <w:sz w:val="22"/>
          <w:szCs w:val="22"/>
        </w:rPr>
      </w:pPr>
      <w:r w:rsidRPr="009B4CA8">
        <w:rPr>
          <w:rStyle w:val="SubtleEmphasis"/>
          <w:rFonts w:ascii="Calibri" w:hAnsi="Calibri" w:cs="Calibri"/>
          <w:sz w:val="22"/>
          <w:szCs w:val="22"/>
          <w:lang w:val="pt-BR"/>
        </w:rPr>
        <w:tab/>
        <w:t xml:space="preserve"> </w:t>
      </w:r>
      <w:proofErr w:type="spellStart"/>
      <w:r w:rsidRPr="003F50C2">
        <w:rPr>
          <w:rStyle w:val="SubtleEmphasis"/>
          <w:rFonts w:ascii="Calibri" w:hAnsi="Calibri" w:cs="Calibri"/>
          <w:sz w:val="22"/>
          <w:szCs w:val="22"/>
        </w:rPr>
        <w:t>Párrafo</w:t>
      </w:r>
      <w:proofErr w:type="spellEnd"/>
      <w:r w:rsidRPr="003F50C2">
        <w:rPr>
          <w:rStyle w:val="SubtleEmphasis"/>
          <w:rFonts w:ascii="Calibri" w:hAnsi="Calibri" w:cs="Calibri"/>
          <w:sz w:val="22"/>
          <w:szCs w:val="22"/>
        </w:rPr>
        <w:t xml:space="preserve"> 13, </w:t>
      </w:r>
      <w:proofErr w:type="spellStart"/>
      <w:r w:rsidRPr="003F50C2">
        <w:rPr>
          <w:rStyle w:val="SubtleEmphasis"/>
          <w:rFonts w:ascii="Calibri" w:hAnsi="Calibri" w:cs="Calibri"/>
          <w:sz w:val="22"/>
          <w:szCs w:val="22"/>
        </w:rPr>
        <w:t>parte</w:t>
      </w:r>
      <w:proofErr w:type="spellEnd"/>
      <w:r w:rsidRPr="003F50C2">
        <w:rPr>
          <w:rStyle w:val="SubtleEmphasis"/>
          <w:rFonts w:ascii="Calibri" w:hAnsi="Calibri" w:cs="Calibri"/>
          <w:sz w:val="22"/>
          <w:szCs w:val="22"/>
        </w:rPr>
        <w:t xml:space="preserve"> 2</w:t>
      </w:r>
    </w:p>
    <w:p w14:paraId="009706E0" w14:textId="77777777" w:rsidR="009B4CA8" w:rsidRPr="003F50C2" w:rsidRDefault="009B4CA8" w:rsidP="009B4CA8">
      <w:pPr>
        <w:pStyle w:val="BodyText"/>
        <w:spacing w:before="9"/>
        <w:rPr>
          <w:rFonts w:ascii="Calibri" w:hAnsi="Calibri" w:cs="Calibri"/>
          <w:sz w:val="22"/>
          <w:szCs w:val="22"/>
        </w:rPr>
      </w:pPr>
    </w:p>
    <w:p w14:paraId="24BEA0B9" w14:textId="77777777" w:rsidR="009B4CA8" w:rsidRDefault="009B4CA8" w:rsidP="009B4CA8">
      <w:pPr>
        <w:pStyle w:val="Heading3"/>
        <w:rPr>
          <w:rFonts w:cs="Calibri"/>
          <w:sz w:val="24"/>
          <w:szCs w:val="24"/>
        </w:rPr>
      </w:pPr>
    </w:p>
    <w:p w14:paraId="3CEF66DD" w14:textId="5DDA8F77" w:rsidR="009B4CA8" w:rsidRPr="003F50C2" w:rsidRDefault="009B4CA8" w:rsidP="009B4CA8">
      <w:pPr>
        <w:pStyle w:val="Heading3"/>
        <w:rPr>
          <w:rFonts w:cs="Calibri"/>
          <w:sz w:val="24"/>
          <w:szCs w:val="24"/>
        </w:rPr>
      </w:pPr>
      <w:bookmarkStart w:id="27" w:name="_Toc194999734"/>
      <w:proofErr w:type="spellStart"/>
      <w:r w:rsidRPr="003F50C2">
        <w:rPr>
          <w:rFonts w:cs="Calibri"/>
          <w:sz w:val="24"/>
          <w:szCs w:val="24"/>
        </w:rPr>
        <w:t>Mejora</w:t>
      </w:r>
      <w:bookmarkEnd w:id="27"/>
      <w:proofErr w:type="spellEnd"/>
    </w:p>
    <w:p w14:paraId="4749FB8F" w14:textId="77777777" w:rsidR="009B4CA8" w:rsidRPr="003F50C2" w:rsidRDefault="009B4CA8" w:rsidP="009B4CA8">
      <w:pPr>
        <w:pStyle w:val="ListParagraph"/>
      </w:pPr>
    </w:p>
    <w:p w14:paraId="7C4488FE" w14:textId="1D9E337C" w:rsidR="009B4CA8" w:rsidRPr="009B4CA8" w:rsidRDefault="009B4CA8" w:rsidP="009B4CA8">
      <w:pPr>
        <w:pStyle w:val="BodyText"/>
        <w:numPr>
          <w:ilvl w:val="0"/>
          <w:numId w:val="24"/>
        </w:numPr>
        <w:spacing w:before="9"/>
        <w:rPr>
          <w:rFonts w:ascii="Calibri" w:hAnsi="Calibri" w:cs="Calibri"/>
          <w:sz w:val="22"/>
          <w:szCs w:val="22"/>
          <w:lang w:val="pt-BR"/>
        </w:rPr>
      </w:pPr>
      <w:r w:rsidRPr="009B4CA8">
        <w:rPr>
          <w:rFonts w:ascii="Calibri" w:hAnsi="Calibri" w:cs="Calibri"/>
          <w:sz w:val="22"/>
          <w:szCs w:val="22"/>
          <w:lang w:val="pt-BR"/>
        </w:rPr>
        <w:t xml:space="preserve">El Inspector de Control de Calidad de Burrana documentará en el módulo de Acción Correctiva </w:t>
      </w:r>
      <w:r w:rsidR="006702CF">
        <w:rPr>
          <w:rFonts w:ascii="Calibri" w:hAnsi="Calibri" w:cs="Calibri"/>
          <w:sz w:val="22"/>
          <w:szCs w:val="22"/>
          <w:lang w:val="pt-BR"/>
        </w:rPr>
        <w:t>QwizPro</w:t>
      </w:r>
      <w:r w:rsidRPr="009B4CA8">
        <w:rPr>
          <w:rFonts w:ascii="Calibri" w:hAnsi="Calibri" w:cs="Calibri"/>
          <w:sz w:val="22"/>
          <w:szCs w:val="22"/>
          <w:lang w:val="pt-BR"/>
        </w:rPr>
        <w:t xml:space="preserve"> utilizando la tarea de Mejora Continua, cualquier falla u oportunidad de mejora descubierta durante el proceso de visualización remota. </w:t>
      </w:r>
    </w:p>
    <w:p w14:paraId="6C4875A0" w14:textId="77777777" w:rsidR="009B4CA8" w:rsidRPr="009B4CA8" w:rsidRDefault="009B4CA8" w:rsidP="009B4CA8">
      <w:pPr>
        <w:pStyle w:val="BodyText"/>
        <w:numPr>
          <w:ilvl w:val="1"/>
          <w:numId w:val="24"/>
        </w:numPr>
        <w:spacing w:before="9"/>
        <w:rPr>
          <w:rFonts w:ascii="Calibri" w:hAnsi="Calibri" w:cs="Calibri"/>
          <w:sz w:val="22"/>
          <w:szCs w:val="22"/>
          <w:lang w:val="pt-BR"/>
        </w:rPr>
      </w:pPr>
      <w:r w:rsidRPr="009B4CA8">
        <w:rPr>
          <w:rFonts w:ascii="Calibri" w:hAnsi="Calibri" w:cs="Calibri"/>
          <w:sz w:val="22"/>
          <w:szCs w:val="22"/>
          <w:lang w:val="pt-BR"/>
        </w:rPr>
        <w:t xml:space="preserve">Esto es para permitir futuras mejoras y revisiones por parte del equipo de gestión para crear un sistema más seguro y confiable para la inspección remota. </w:t>
      </w:r>
    </w:p>
    <w:p w14:paraId="32D576FC" w14:textId="77777777" w:rsidR="009B4CA8" w:rsidRPr="009B4CA8" w:rsidRDefault="009B4CA8" w:rsidP="009B4CA8">
      <w:pPr>
        <w:pStyle w:val="BodyText"/>
        <w:spacing w:before="9"/>
        <w:rPr>
          <w:rStyle w:val="SubtleEmphasis"/>
          <w:rFonts w:ascii="Calibri" w:hAnsi="Calibri" w:cs="Calibri"/>
          <w:sz w:val="22"/>
          <w:szCs w:val="22"/>
          <w:lang w:val="pt-BR"/>
        </w:rPr>
      </w:pPr>
    </w:p>
    <w:p w14:paraId="42425EC3"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Referencias:</w:t>
      </w:r>
    </w:p>
    <w:p w14:paraId="073A480B"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CORP-P-1010-01 Mejora</w:t>
      </w:r>
    </w:p>
    <w:p w14:paraId="61EA825F"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CORP-P-1020-01 Acción correctiva de no conformidad</w:t>
      </w:r>
    </w:p>
    <w:p w14:paraId="7C984F13"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CORP-P-870-01 Control de Salidas No Conformes</w:t>
      </w:r>
    </w:p>
    <w:p w14:paraId="7A1E8090" w14:textId="77777777" w:rsidR="009B4CA8" w:rsidRPr="009B4CA8" w:rsidRDefault="009B4CA8" w:rsidP="009B4CA8">
      <w:pPr>
        <w:pStyle w:val="BodyText"/>
        <w:spacing w:before="9"/>
        <w:rPr>
          <w:rFonts w:ascii="Calibri" w:hAnsi="Calibri" w:cs="Calibri"/>
          <w:sz w:val="22"/>
          <w:szCs w:val="22"/>
          <w:lang w:val="pt-BR"/>
        </w:rPr>
      </w:pPr>
    </w:p>
    <w:p w14:paraId="7F370D78" w14:textId="77777777" w:rsidR="009B4CA8" w:rsidRPr="003F50C2" w:rsidRDefault="009B4CA8" w:rsidP="009B4CA8">
      <w:pPr>
        <w:pStyle w:val="Heading3"/>
        <w:rPr>
          <w:rFonts w:cs="Calibri"/>
          <w:sz w:val="24"/>
          <w:szCs w:val="24"/>
        </w:rPr>
      </w:pPr>
      <w:bookmarkStart w:id="28" w:name="_Toc194999735"/>
      <w:proofErr w:type="spellStart"/>
      <w:r w:rsidRPr="003F50C2">
        <w:rPr>
          <w:rFonts w:cs="Calibri"/>
          <w:sz w:val="24"/>
          <w:szCs w:val="24"/>
        </w:rPr>
        <w:t>Información</w:t>
      </w:r>
      <w:proofErr w:type="spellEnd"/>
      <w:r w:rsidRPr="003F50C2">
        <w:rPr>
          <w:rFonts w:cs="Calibri"/>
          <w:sz w:val="24"/>
          <w:szCs w:val="24"/>
        </w:rPr>
        <w:t xml:space="preserve"> </w:t>
      </w:r>
      <w:proofErr w:type="spellStart"/>
      <w:r w:rsidRPr="003F50C2">
        <w:rPr>
          <w:rFonts w:cs="Calibri"/>
          <w:sz w:val="24"/>
          <w:szCs w:val="24"/>
        </w:rPr>
        <w:t>documentada</w:t>
      </w:r>
      <w:bookmarkEnd w:id="28"/>
      <w:proofErr w:type="spellEnd"/>
    </w:p>
    <w:p w14:paraId="7E0CA9DA" w14:textId="77777777" w:rsidR="009B4CA8" w:rsidRPr="003F50C2" w:rsidRDefault="009B4CA8" w:rsidP="009B4CA8">
      <w:pPr>
        <w:pStyle w:val="BodyText"/>
        <w:spacing w:before="9"/>
        <w:ind w:left="1440"/>
        <w:rPr>
          <w:rFonts w:ascii="Calibri" w:hAnsi="Calibri" w:cs="Calibri"/>
          <w:sz w:val="22"/>
          <w:szCs w:val="22"/>
        </w:rPr>
      </w:pPr>
    </w:p>
    <w:p w14:paraId="46DD1ABD" w14:textId="77777777" w:rsidR="009B4CA8" w:rsidRPr="009B4CA8" w:rsidRDefault="009B4CA8" w:rsidP="009B4CA8">
      <w:pPr>
        <w:pStyle w:val="BodyText"/>
        <w:numPr>
          <w:ilvl w:val="0"/>
          <w:numId w:val="25"/>
        </w:numPr>
        <w:spacing w:before="9"/>
        <w:rPr>
          <w:rFonts w:ascii="Calibri" w:hAnsi="Calibri" w:cs="Calibri"/>
          <w:sz w:val="22"/>
          <w:szCs w:val="22"/>
          <w:lang w:val="pt-BR"/>
        </w:rPr>
      </w:pPr>
      <w:r w:rsidRPr="009B4CA8">
        <w:rPr>
          <w:rFonts w:ascii="Calibri" w:hAnsi="Calibri" w:cs="Calibri"/>
          <w:sz w:val="22"/>
          <w:szCs w:val="22"/>
          <w:lang w:val="pt-BR"/>
        </w:rPr>
        <w:t xml:space="preserve">El Inspector de Control de Calidad de Burrana que complete la inspección remota documentará el proceso de inspección utilizando el </w:t>
      </w:r>
    </w:p>
    <w:p w14:paraId="2B5798F5" w14:textId="76F572EF" w:rsidR="009B4CA8" w:rsidRPr="009B4CA8" w:rsidRDefault="009B4CA8" w:rsidP="009B4CA8">
      <w:pPr>
        <w:pStyle w:val="BodyText"/>
        <w:spacing w:before="9"/>
        <w:ind w:left="720"/>
        <w:rPr>
          <w:rFonts w:ascii="Calibri" w:hAnsi="Calibri" w:cs="Calibri"/>
          <w:sz w:val="22"/>
          <w:szCs w:val="22"/>
          <w:lang w:val="pt-BR"/>
        </w:rPr>
      </w:pPr>
      <w:r w:rsidRPr="009B4CA8">
        <w:rPr>
          <w:rFonts w:ascii="Calibri" w:hAnsi="Calibri" w:cs="Calibri"/>
          <w:sz w:val="22"/>
          <w:szCs w:val="22"/>
          <w:lang w:val="pt-BR"/>
        </w:rPr>
        <w:t xml:space="preserve">Los documentos revisados y las inspecciones utilizadas para determinar la conformidad durante la inspección remota se registrarán en la lista de verificación de inspección </w:t>
      </w:r>
      <w:r w:rsidR="00584246">
        <w:rPr>
          <w:rFonts w:ascii="Calibri" w:hAnsi="Calibri" w:cs="Calibri"/>
          <w:sz w:val="22"/>
          <w:szCs w:val="22"/>
          <w:lang w:val="pt-BR"/>
        </w:rPr>
        <w:t>QC-F-851-01</w:t>
      </w:r>
      <w:r w:rsidRPr="009B4CA8">
        <w:rPr>
          <w:rFonts w:ascii="Calibri" w:hAnsi="Calibri" w:cs="Calibri"/>
          <w:sz w:val="22"/>
          <w:szCs w:val="22"/>
          <w:lang w:val="pt-BR"/>
        </w:rPr>
        <w:t xml:space="preserve">. </w:t>
      </w:r>
    </w:p>
    <w:p w14:paraId="5A93AFBE" w14:textId="77777777" w:rsidR="009B4CA8" w:rsidRPr="009B4CA8" w:rsidRDefault="009B4CA8" w:rsidP="009B4CA8">
      <w:pPr>
        <w:pStyle w:val="BodyText"/>
        <w:spacing w:before="9"/>
        <w:ind w:left="720"/>
        <w:rPr>
          <w:rFonts w:ascii="Calibri" w:hAnsi="Calibri" w:cs="Calibri"/>
          <w:sz w:val="22"/>
          <w:szCs w:val="22"/>
          <w:lang w:val="pt-BR"/>
        </w:rPr>
      </w:pPr>
    </w:p>
    <w:p w14:paraId="6EC9E376" w14:textId="77777777" w:rsidR="009B4CA8" w:rsidRPr="009B4CA8" w:rsidRDefault="009B4CA8" w:rsidP="009B4CA8">
      <w:pPr>
        <w:pStyle w:val="BodyText"/>
        <w:numPr>
          <w:ilvl w:val="0"/>
          <w:numId w:val="25"/>
        </w:numPr>
        <w:spacing w:before="9"/>
        <w:rPr>
          <w:rFonts w:ascii="Calibri" w:hAnsi="Calibri" w:cs="Calibri"/>
          <w:sz w:val="22"/>
          <w:szCs w:val="22"/>
          <w:lang w:val="pt-BR"/>
        </w:rPr>
      </w:pPr>
      <w:r w:rsidRPr="009B4CA8">
        <w:rPr>
          <w:rFonts w:ascii="Calibri" w:hAnsi="Calibri" w:cs="Calibri"/>
          <w:sz w:val="22"/>
          <w:szCs w:val="22"/>
          <w:lang w:val="pt-BR"/>
        </w:rPr>
        <w:t xml:space="preserve">Todos los registros asociados con la inspección remota se considerarán información documentada y se conservarán durante al menos 10 años después del final de un proyecto. </w:t>
      </w:r>
    </w:p>
    <w:p w14:paraId="52282518" w14:textId="77777777" w:rsidR="009B4CA8" w:rsidRPr="009B4CA8" w:rsidRDefault="009B4CA8" w:rsidP="009B4CA8">
      <w:pPr>
        <w:pStyle w:val="BodyText"/>
        <w:spacing w:before="9"/>
        <w:ind w:left="720"/>
        <w:rPr>
          <w:rFonts w:ascii="Calibri" w:hAnsi="Calibri" w:cs="Calibri"/>
          <w:sz w:val="22"/>
          <w:szCs w:val="22"/>
          <w:lang w:val="pt-BR"/>
        </w:rPr>
      </w:pPr>
    </w:p>
    <w:p w14:paraId="6923F40A" w14:textId="77777777" w:rsidR="009B4CA8" w:rsidRPr="009B4CA8" w:rsidRDefault="009B4CA8" w:rsidP="009B4CA8">
      <w:pPr>
        <w:pStyle w:val="BodyText"/>
        <w:spacing w:before="9"/>
        <w:ind w:left="720"/>
        <w:rPr>
          <w:rFonts w:ascii="Calibri" w:hAnsi="Calibri" w:cs="Calibri"/>
          <w:sz w:val="22"/>
          <w:szCs w:val="22"/>
          <w:lang w:val="pt-BR"/>
        </w:rPr>
      </w:pPr>
    </w:p>
    <w:p w14:paraId="23561A2C"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Referencias:</w:t>
      </w:r>
    </w:p>
    <w:p w14:paraId="3936CB19"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CORP-P-750-01 Control de documentos</w:t>
      </w:r>
    </w:p>
    <w:p w14:paraId="061A5201"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Formulario 8100-1 de la FAA Revisión actual</w:t>
      </w:r>
    </w:p>
    <w:p w14:paraId="3AC8B4A0"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Formulario 8130-3 de la FAA Revisión actual</w:t>
      </w:r>
    </w:p>
    <w:p w14:paraId="40C623CF" w14:textId="610FD6FC" w:rsidR="009B4CA8" w:rsidRPr="009B4CA8" w:rsidRDefault="00584246" w:rsidP="009B4CA8">
      <w:pPr>
        <w:pStyle w:val="BodyText"/>
        <w:spacing w:before="9"/>
        <w:rPr>
          <w:rStyle w:val="SubtleEmphasis"/>
          <w:rFonts w:ascii="Calibri" w:hAnsi="Calibri" w:cs="Calibri"/>
          <w:sz w:val="22"/>
          <w:szCs w:val="22"/>
          <w:lang w:val="pt-BR"/>
        </w:rPr>
      </w:pPr>
      <w:r>
        <w:rPr>
          <w:rStyle w:val="SubtleEmphasis"/>
          <w:rFonts w:ascii="Calibri" w:hAnsi="Calibri" w:cs="Calibri"/>
          <w:sz w:val="22"/>
          <w:szCs w:val="22"/>
          <w:lang w:val="pt-BR"/>
        </w:rPr>
        <w:t>QC-F-851-01</w:t>
      </w:r>
      <w:r w:rsidR="009B4CA8" w:rsidRPr="009B4CA8">
        <w:rPr>
          <w:rStyle w:val="SubtleEmphasis"/>
          <w:rFonts w:ascii="Calibri" w:hAnsi="Calibri" w:cs="Calibri"/>
          <w:sz w:val="22"/>
          <w:szCs w:val="22"/>
          <w:lang w:val="pt-BR"/>
        </w:rPr>
        <w:t xml:space="preserve"> Lista de verificación de conformidad remota</w:t>
      </w:r>
    </w:p>
    <w:p w14:paraId="0C589332" w14:textId="77777777" w:rsidR="009B4CA8" w:rsidRPr="009B4CA8" w:rsidRDefault="009B4CA8" w:rsidP="009B4CA8">
      <w:pPr>
        <w:pStyle w:val="BodyText"/>
        <w:spacing w:before="9"/>
        <w:rPr>
          <w:rFonts w:ascii="Calibri" w:hAnsi="Calibri" w:cs="Calibri"/>
          <w:i/>
          <w:iCs/>
          <w:color w:val="404040" w:themeColor="text1" w:themeTint="BF"/>
          <w:sz w:val="22"/>
          <w:szCs w:val="22"/>
          <w:lang w:val="pt-BR"/>
        </w:rPr>
      </w:pPr>
      <w:r w:rsidRPr="009B4CA8">
        <w:rPr>
          <w:rStyle w:val="SubtleEmphasis"/>
          <w:rFonts w:ascii="Calibri" w:hAnsi="Calibri" w:cs="Calibri"/>
          <w:sz w:val="22"/>
          <w:szCs w:val="22"/>
          <w:lang w:val="pt-BR"/>
        </w:rPr>
        <w:t>8130-3 Certificado de finalización de formación</w:t>
      </w:r>
    </w:p>
    <w:p w14:paraId="3D139438" w14:textId="77777777" w:rsidR="009B4CA8" w:rsidRPr="009B4CA8" w:rsidRDefault="009B4CA8" w:rsidP="009B4CA8">
      <w:pPr>
        <w:pStyle w:val="BodyText"/>
        <w:spacing w:before="9"/>
        <w:ind w:left="720"/>
        <w:rPr>
          <w:rFonts w:ascii="Calibri" w:hAnsi="Calibri" w:cs="Calibri"/>
          <w:sz w:val="22"/>
          <w:szCs w:val="22"/>
          <w:lang w:val="pt-BR"/>
        </w:rPr>
      </w:pPr>
    </w:p>
    <w:p w14:paraId="332A04E2" w14:textId="77777777" w:rsidR="009B4CA8" w:rsidRPr="009B4CA8" w:rsidRDefault="009B4CA8" w:rsidP="009B4CA8">
      <w:pPr>
        <w:pStyle w:val="Heading3"/>
        <w:rPr>
          <w:rFonts w:cs="Calibri"/>
          <w:sz w:val="24"/>
          <w:szCs w:val="24"/>
          <w:lang w:val="pt-BR"/>
        </w:rPr>
      </w:pPr>
      <w:bookmarkStart w:id="29" w:name="_Toc194999736"/>
      <w:r w:rsidRPr="009B4CA8">
        <w:rPr>
          <w:rFonts w:cs="Calibri"/>
          <w:sz w:val="24"/>
          <w:szCs w:val="24"/>
          <w:lang w:val="pt-BR"/>
        </w:rPr>
        <w:t>Proceso de Auditoría Interna</w:t>
      </w:r>
      <w:bookmarkEnd w:id="29"/>
    </w:p>
    <w:p w14:paraId="6E0A1216" w14:textId="77777777" w:rsidR="009B4CA8" w:rsidRPr="009B4CA8" w:rsidRDefault="009B4CA8" w:rsidP="009B4CA8">
      <w:pPr>
        <w:pStyle w:val="BodyText"/>
        <w:spacing w:before="9"/>
        <w:ind w:left="720"/>
        <w:rPr>
          <w:rFonts w:ascii="Calibri" w:hAnsi="Calibri" w:cs="Calibri"/>
          <w:sz w:val="22"/>
          <w:szCs w:val="22"/>
          <w:lang w:val="pt-BR"/>
        </w:rPr>
      </w:pPr>
    </w:p>
    <w:p w14:paraId="1364DAD8" w14:textId="39075FEE" w:rsidR="009B4CA8" w:rsidRPr="009B4CA8" w:rsidRDefault="009B4CA8" w:rsidP="009B4CA8">
      <w:pPr>
        <w:pStyle w:val="BodyText"/>
        <w:numPr>
          <w:ilvl w:val="0"/>
          <w:numId w:val="26"/>
        </w:numPr>
        <w:spacing w:before="9"/>
        <w:rPr>
          <w:rFonts w:ascii="Calibri" w:hAnsi="Calibri" w:cs="Calibri"/>
          <w:sz w:val="22"/>
          <w:szCs w:val="22"/>
          <w:lang w:val="pt-BR"/>
        </w:rPr>
      </w:pPr>
      <w:r w:rsidRPr="009B4CA8">
        <w:rPr>
          <w:rFonts w:ascii="Calibri" w:hAnsi="Calibri" w:cs="Calibri"/>
          <w:sz w:val="22"/>
          <w:szCs w:val="22"/>
          <w:lang w:val="pt-BR"/>
        </w:rPr>
        <w:t xml:space="preserve">Burrana sigue un proceso de auditoría interna, que se documenta en CORP-P-920-01 (Auditorías internas) y se registra en </w:t>
      </w:r>
      <w:r w:rsidR="006702CF">
        <w:rPr>
          <w:rFonts w:ascii="Calibri" w:hAnsi="Calibri" w:cs="Calibri"/>
          <w:sz w:val="22"/>
          <w:szCs w:val="22"/>
          <w:lang w:val="pt-BR"/>
        </w:rPr>
        <w:t>QwizPro</w:t>
      </w:r>
      <w:r w:rsidRPr="009B4CA8">
        <w:rPr>
          <w:rFonts w:ascii="Calibri" w:hAnsi="Calibri" w:cs="Calibri"/>
          <w:sz w:val="22"/>
          <w:szCs w:val="22"/>
          <w:lang w:val="pt-BR"/>
        </w:rPr>
        <w:t xml:space="preserve"> para su recuperación y revisión. El proceso de revisión del procedimiento de tecnología de conformidad a distancia se incluirá en este ciclo de auditoría como una auditoría de procedimiento identificada por separado e incluirá:</w:t>
      </w:r>
    </w:p>
    <w:p w14:paraId="1F2C45E5" w14:textId="77777777" w:rsidR="009B4CA8" w:rsidRPr="003F50C2" w:rsidRDefault="009B4CA8" w:rsidP="009B4CA8">
      <w:pPr>
        <w:pStyle w:val="BodyText"/>
        <w:numPr>
          <w:ilvl w:val="1"/>
          <w:numId w:val="26"/>
        </w:numPr>
        <w:spacing w:before="9"/>
        <w:rPr>
          <w:rFonts w:ascii="Calibri" w:hAnsi="Calibri" w:cs="Calibri"/>
          <w:sz w:val="22"/>
          <w:szCs w:val="22"/>
        </w:rPr>
      </w:pPr>
      <w:proofErr w:type="spellStart"/>
      <w:r w:rsidRPr="003F50C2">
        <w:rPr>
          <w:rFonts w:ascii="Calibri" w:hAnsi="Calibri" w:cs="Calibri"/>
          <w:sz w:val="22"/>
          <w:szCs w:val="22"/>
        </w:rPr>
        <w:t>Revisión</w:t>
      </w:r>
      <w:proofErr w:type="spellEnd"/>
      <w:r w:rsidRPr="003F50C2">
        <w:rPr>
          <w:rFonts w:ascii="Calibri" w:hAnsi="Calibri" w:cs="Calibri"/>
          <w:sz w:val="22"/>
          <w:szCs w:val="22"/>
        </w:rPr>
        <w:t xml:space="preserve"> de </w:t>
      </w:r>
      <w:proofErr w:type="spellStart"/>
      <w:r w:rsidRPr="003F50C2">
        <w:rPr>
          <w:rFonts w:ascii="Calibri" w:hAnsi="Calibri" w:cs="Calibri"/>
          <w:sz w:val="22"/>
          <w:szCs w:val="22"/>
        </w:rPr>
        <w:t>este</w:t>
      </w:r>
      <w:proofErr w:type="spellEnd"/>
      <w:r w:rsidRPr="003F50C2">
        <w:rPr>
          <w:rFonts w:ascii="Calibri" w:hAnsi="Calibri" w:cs="Calibri"/>
          <w:sz w:val="22"/>
          <w:szCs w:val="22"/>
        </w:rPr>
        <w:t xml:space="preserve"> </w:t>
      </w:r>
      <w:proofErr w:type="spellStart"/>
      <w:r w:rsidRPr="003F50C2">
        <w:rPr>
          <w:rFonts w:ascii="Calibri" w:hAnsi="Calibri" w:cs="Calibri"/>
          <w:sz w:val="22"/>
          <w:szCs w:val="22"/>
        </w:rPr>
        <w:t>procedimiento</w:t>
      </w:r>
      <w:proofErr w:type="spellEnd"/>
    </w:p>
    <w:p w14:paraId="0082293A" w14:textId="77777777" w:rsidR="009B4CA8" w:rsidRPr="009B4CA8" w:rsidRDefault="009B4CA8" w:rsidP="009B4CA8">
      <w:pPr>
        <w:pStyle w:val="BodyText"/>
        <w:numPr>
          <w:ilvl w:val="1"/>
          <w:numId w:val="26"/>
        </w:numPr>
        <w:spacing w:before="9"/>
        <w:rPr>
          <w:rFonts w:ascii="Calibri" w:hAnsi="Calibri" w:cs="Calibri"/>
          <w:sz w:val="22"/>
          <w:szCs w:val="22"/>
          <w:lang w:val="pt-BR"/>
        </w:rPr>
      </w:pPr>
      <w:r w:rsidRPr="009B4CA8">
        <w:rPr>
          <w:rFonts w:ascii="Calibri" w:hAnsi="Calibri" w:cs="Calibri"/>
          <w:sz w:val="22"/>
          <w:szCs w:val="22"/>
          <w:lang w:val="pt-BR"/>
        </w:rPr>
        <w:t>Revisión de los documentos de respaldo utilizados durante las inspecciones remotas</w:t>
      </w:r>
    </w:p>
    <w:p w14:paraId="1C74510B" w14:textId="77777777" w:rsidR="009B4CA8" w:rsidRPr="009B4CA8" w:rsidRDefault="009B4CA8" w:rsidP="009B4CA8">
      <w:pPr>
        <w:pStyle w:val="BodyText"/>
        <w:numPr>
          <w:ilvl w:val="1"/>
          <w:numId w:val="26"/>
        </w:numPr>
        <w:spacing w:before="9"/>
        <w:rPr>
          <w:rFonts w:ascii="Calibri" w:hAnsi="Calibri" w:cs="Calibri"/>
          <w:sz w:val="22"/>
          <w:szCs w:val="22"/>
          <w:lang w:val="pt-BR"/>
        </w:rPr>
      </w:pPr>
      <w:r w:rsidRPr="009B4CA8">
        <w:rPr>
          <w:rFonts w:ascii="Calibri" w:hAnsi="Calibri" w:cs="Calibri"/>
          <w:sz w:val="22"/>
          <w:szCs w:val="22"/>
          <w:lang w:val="pt-BR"/>
        </w:rPr>
        <w:t>Revisión de 3 (si están disponibles) aprobaciones de conformidad remotas, al azar, para verificar el cumplimiento del proceso</w:t>
      </w:r>
    </w:p>
    <w:p w14:paraId="3555C49A" w14:textId="77777777" w:rsidR="009B4CA8" w:rsidRPr="009B4CA8" w:rsidRDefault="009B4CA8" w:rsidP="009B4CA8">
      <w:pPr>
        <w:pStyle w:val="BodyText"/>
        <w:numPr>
          <w:ilvl w:val="1"/>
          <w:numId w:val="26"/>
        </w:numPr>
        <w:spacing w:before="9"/>
        <w:rPr>
          <w:rFonts w:ascii="Calibri" w:hAnsi="Calibri" w:cs="Calibri"/>
          <w:sz w:val="22"/>
          <w:szCs w:val="22"/>
          <w:lang w:val="pt-BR"/>
        </w:rPr>
      </w:pPr>
      <w:r w:rsidRPr="009B4CA8">
        <w:rPr>
          <w:rFonts w:ascii="Calibri" w:hAnsi="Calibri" w:cs="Calibri"/>
          <w:sz w:val="22"/>
          <w:szCs w:val="22"/>
          <w:lang w:val="pt-BR"/>
        </w:rPr>
        <w:lastRenderedPageBreak/>
        <w:t>Revisión de los registros de capacitación y certificados para aquellos aprobados para completar conformidades remotas</w:t>
      </w:r>
    </w:p>
    <w:p w14:paraId="3664105D" w14:textId="77777777" w:rsidR="009B4CA8" w:rsidRPr="009B4CA8" w:rsidRDefault="009B4CA8" w:rsidP="009B4CA8">
      <w:pPr>
        <w:pStyle w:val="BodyText"/>
        <w:spacing w:before="9"/>
        <w:rPr>
          <w:rStyle w:val="SubtleEmphasis"/>
          <w:rFonts w:ascii="Calibri" w:hAnsi="Calibri" w:cs="Calibri"/>
          <w:sz w:val="22"/>
          <w:szCs w:val="22"/>
          <w:lang w:val="pt-BR"/>
        </w:rPr>
      </w:pPr>
    </w:p>
    <w:p w14:paraId="37D49BC3"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Referencias:</w:t>
      </w:r>
    </w:p>
    <w:p w14:paraId="72684D12"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CORP-P-920-01 Auditorías Internas</w:t>
      </w:r>
    </w:p>
    <w:p w14:paraId="2661A573"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CORP-P-930-01 Revisión de la Dirección</w:t>
      </w:r>
    </w:p>
    <w:p w14:paraId="0B14F4A3" w14:textId="77777777" w:rsidR="009B4CA8" w:rsidRPr="009B4CA8" w:rsidRDefault="009B4CA8" w:rsidP="009B4CA8">
      <w:pPr>
        <w:pStyle w:val="BodyText"/>
        <w:spacing w:before="9"/>
        <w:rPr>
          <w:rFonts w:ascii="Calibri" w:hAnsi="Calibri" w:cs="Calibri"/>
          <w:sz w:val="22"/>
          <w:szCs w:val="22"/>
          <w:lang w:val="pt-BR"/>
        </w:rPr>
      </w:pPr>
    </w:p>
    <w:p w14:paraId="3DF9CC1C" w14:textId="77777777" w:rsidR="009B4CA8" w:rsidRPr="009B4CA8" w:rsidRDefault="009B4CA8" w:rsidP="009B4CA8">
      <w:pPr>
        <w:pStyle w:val="BodyText"/>
        <w:spacing w:before="9"/>
        <w:rPr>
          <w:rFonts w:ascii="Calibri" w:hAnsi="Calibri" w:cs="Calibri"/>
          <w:sz w:val="22"/>
          <w:szCs w:val="22"/>
          <w:lang w:val="pt-BR"/>
        </w:rPr>
      </w:pPr>
    </w:p>
    <w:p w14:paraId="33181F2C" w14:textId="77777777" w:rsidR="009B4CA8" w:rsidRPr="009B4CA8" w:rsidRDefault="009B4CA8" w:rsidP="009B4CA8">
      <w:pPr>
        <w:pStyle w:val="Heading3"/>
        <w:rPr>
          <w:rFonts w:cs="Calibri"/>
          <w:sz w:val="24"/>
          <w:szCs w:val="24"/>
          <w:lang w:val="pt-BR"/>
        </w:rPr>
      </w:pPr>
      <w:bookmarkStart w:id="30" w:name="_Toc194999737"/>
      <w:r w:rsidRPr="009B4CA8">
        <w:rPr>
          <w:rFonts w:cs="Calibri"/>
          <w:sz w:val="24"/>
          <w:szCs w:val="24"/>
          <w:lang w:val="pt-BR"/>
        </w:rPr>
        <w:t>Inspección para la emisión de 8130-3.</w:t>
      </w:r>
      <w:bookmarkEnd w:id="30"/>
    </w:p>
    <w:p w14:paraId="3F709C06" w14:textId="77777777" w:rsidR="009B4CA8" w:rsidRPr="009B4CA8" w:rsidRDefault="009B4CA8" w:rsidP="009B4CA8">
      <w:pPr>
        <w:pStyle w:val="BodyText"/>
        <w:spacing w:before="9"/>
        <w:ind w:left="1080"/>
        <w:rPr>
          <w:rFonts w:ascii="Calibri" w:hAnsi="Calibri" w:cs="Calibri"/>
          <w:sz w:val="22"/>
          <w:szCs w:val="22"/>
          <w:lang w:val="pt-BR"/>
        </w:rPr>
      </w:pPr>
    </w:p>
    <w:p w14:paraId="5E1E5F21" w14:textId="77777777" w:rsidR="009B4CA8" w:rsidRPr="009B4CA8" w:rsidRDefault="009B4CA8" w:rsidP="009B4CA8">
      <w:pPr>
        <w:pStyle w:val="BodyText"/>
        <w:numPr>
          <w:ilvl w:val="0"/>
          <w:numId w:val="27"/>
        </w:numPr>
        <w:spacing w:before="9"/>
        <w:rPr>
          <w:rFonts w:ascii="Calibri" w:hAnsi="Calibri" w:cs="Calibri"/>
          <w:sz w:val="22"/>
          <w:szCs w:val="22"/>
          <w:lang w:val="pt-BR"/>
        </w:rPr>
      </w:pPr>
      <w:r w:rsidRPr="009B4CA8">
        <w:rPr>
          <w:rFonts w:ascii="Calibri" w:hAnsi="Calibri" w:cs="Calibri"/>
          <w:sz w:val="22"/>
          <w:szCs w:val="22"/>
          <w:lang w:val="pt-BR"/>
        </w:rPr>
        <w:t>Burrana seguirá el Diagrama de Flujo del Proceso (apéndice 1) para determinar las necesidades de conformidad remota.</w:t>
      </w:r>
    </w:p>
    <w:p w14:paraId="4E3463BB" w14:textId="77777777" w:rsidR="009B4CA8" w:rsidRPr="009B4CA8" w:rsidRDefault="009B4CA8" w:rsidP="009B4CA8">
      <w:pPr>
        <w:pStyle w:val="BodyText"/>
        <w:spacing w:before="9"/>
        <w:ind w:left="720"/>
        <w:rPr>
          <w:rFonts w:ascii="Calibri" w:hAnsi="Calibri" w:cs="Calibri"/>
          <w:sz w:val="22"/>
          <w:szCs w:val="22"/>
          <w:lang w:val="pt-BR"/>
        </w:rPr>
      </w:pPr>
      <w:r w:rsidRPr="009B4CA8">
        <w:rPr>
          <w:rFonts w:ascii="Calibri" w:hAnsi="Calibri" w:cs="Calibri"/>
          <w:sz w:val="22"/>
          <w:szCs w:val="22"/>
          <w:lang w:val="pt-BR"/>
        </w:rPr>
        <w:t>Este documento también deberá reflejarse en la Documentación de Calidad de los proveedores en materia de Inspecciones.</w:t>
      </w:r>
    </w:p>
    <w:p w14:paraId="4AE2E89B" w14:textId="77777777" w:rsidR="009B4CA8" w:rsidRPr="009B4CA8" w:rsidRDefault="009B4CA8" w:rsidP="009B4CA8">
      <w:pPr>
        <w:pStyle w:val="BodyText"/>
        <w:spacing w:before="9"/>
        <w:ind w:left="720"/>
        <w:rPr>
          <w:rFonts w:ascii="Calibri" w:hAnsi="Calibri" w:cs="Calibri"/>
          <w:sz w:val="22"/>
          <w:szCs w:val="22"/>
          <w:lang w:val="pt-BR"/>
        </w:rPr>
      </w:pPr>
    </w:p>
    <w:p w14:paraId="7E025CD2" w14:textId="77777777" w:rsidR="009B4CA8" w:rsidRPr="009B4CA8" w:rsidRDefault="009B4CA8" w:rsidP="009B4CA8">
      <w:pPr>
        <w:pStyle w:val="BodyText"/>
        <w:spacing w:before="9"/>
        <w:ind w:left="720"/>
        <w:rPr>
          <w:rFonts w:ascii="Calibri" w:hAnsi="Calibri" w:cs="Calibri"/>
          <w:sz w:val="22"/>
          <w:szCs w:val="22"/>
          <w:lang w:val="pt-BR"/>
        </w:rPr>
      </w:pPr>
    </w:p>
    <w:p w14:paraId="3BAFCE50"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Referencias:</w:t>
      </w:r>
    </w:p>
    <w:p w14:paraId="628AADCD"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CORP-P-851-01 Control de Producción y Prestación de Servicios</w:t>
      </w:r>
    </w:p>
    <w:p w14:paraId="7D3A6A09" w14:textId="77777777" w:rsidR="009B4CA8" w:rsidRPr="009B4CA8" w:rsidRDefault="009B4CA8" w:rsidP="009B4CA8">
      <w:pPr>
        <w:pStyle w:val="BodyText"/>
        <w:spacing w:before="9"/>
        <w:rPr>
          <w:rStyle w:val="SubtleEmphasis"/>
          <w:rFonts w:ascii="Calibri" w:hAnsi="Calibri" w:cs="Calibri"/>
          <w:sz w:val="22"/>
          <w:szCs w:val="22"/>
          <w:lang w:val="pt-BR"/>
        </w:rPr>
      </w:pPr>
      <w:r w:rsidRPr="009B4CA8">
        <w:rPr>
          <w:rStyle w:val="SubtleEmphasis"/>
          <w:rFonts w:ascii="Calibri" w:hAnsi="Calibri" w:cs="Calibri"/>
          <w:sz w:val="22"/>
          <w:szCs w:val="22"/>
          <w:lang w:val="pt-BR"/>
        </w:rPr>
        <w:t>CORP-P-811-01 Gestión de RIESGO Operacional</w:t>
      </w:r>
    </w:p>
    <w:p w14:paraId="4502CFEF" w14:textId="77777777" w:rsidR="009B4CA8" w:rsidRPr="009B4CA8" w:rsidRDefault="009B4CA8" w:rsidP="009B4CA8">
      <w:pPr>
        <w:pStyle w:val="BodyText"/>
        <w:spacing w:before="9"/>
        <w:rPr>
          <w:rStyle w:val="SubtleEmphasis"/>
          <w:rFonts w:ascii="Calibri" w:hAnsi="Calibri" w:cs="Calibri"/>
          <w:sz w:val="22"/>
          <w:szCs w:val="22"/>
          <w:lang w:val="pt-BR"/>
        </w:rPr>
      </w:pPr>
    </w:p>
    <w:p w14:paraId="17EFD69F" w14:textId="77777777" w:rsidR="009B4CA8" w:rsidRPr="009B4CA8" w:rsidRDefault="009B4CA8" w:rsidP="009B4CA8">
      <w:pPr>
        <w:pStyle w:val="BodyText"/>
        <w:spacing w:before="9"/>
        <w:ind w:left="720"/>
        <w:rPr>
          <w:rFonts w:ascii="Calibri" w:hAnsi="Calibri" w:cs="Calibri"/>
          <w:sz w:val="22"/>
          <w:szCs w:val="22"/>
          <w:lang w:val="pt-BR"/>
        </w:rPr>
      </w:pPr>
    </w:p>
    <w:p w14:paraId="67096096" w14:textId="77777777" w:rsidR="009B4CA8" w:rsidRPr="003F50C2" w:rsidRDefault="009B4CA8" w:rsidP="009B4CA8">
      <w:pPr>
        <w:pStyle w:val="Heading3"/>
        <w:rPr>
          <w:rFonts w:cs="Calibri"/>
          <w:sz w:val="22"/>
          <w:szCs w:val="22"/>
        </w:rPr>
      </w:pPr>
      <w:r w:rsidRPr="009B4CA8">
        <w:rPr>
          <w:rFonts w:cs="Calibri"/>
          <w:sz w:val="22"/>
          <w:szCs w:val="22"/>
          <w:lang w:val="pt-BR"/>
        </w:rPr>
        <w:br w:type="page"/>
      </w:r>
      <w:bookmarkStart w:id="31" w:name="_Toc194999738"/>
      <w:proofErr w:type="spellStart"/>
      <w:r w:rsidRPr="003F50C2">
        <w:rPr>
          <w:rFonts w:cs="Calibri"/>
          <w:sz w:val="24"/>
          <w:szCs w:val="24"/>
        </w:rPr>
        <w:lastRenderedPageBreak/>
        <w:t>Apéndice</w:t>
      </w:r>
      <w:proofErr w:type="spellEnd"/>
      <w:r w:rsidRPr="003F50C2">
        <w:rPr>
          <w:rFonts w:cs="Calibri"/>
          <w:sz w:val="24"/>
          <w:szCs w:val="24"/>
        </w:rPr>
        <w:t xml:space="preserve"> 1</w:t>
      </w:r>
      <w:bookmarkEnd w:id="31"/>
    </w:p>
    <w:bookmarkStart w:id="32" w:name="_Toc194999739"/>
    <w:bookmarkEnd w:id="32"/>
    <w:p w14:paraId="6DCB37A0" w14:textId="77777777" w:rsidR="009B4CA8" w:rsidRPr="003F50C2" w:rsidRDefault="009B4CA8" w:rsidP="009B4CA8">
      <w:pPr>
        <w:pStyle w:val="Heading1"/>
        <w:spacing w:before="100" w:beforeAutospacing="1" w:after="100" w:afterAutospacing="1" w:line="240" w:lineRule="auto"/>
        <w:rPr>
          <w:color w:val="000000" w:themeColor="text1"/>
          <w:sz w:val="22"/>
          <w:szCs w:val="22"/>
        </w:rPr>
      </w:pPr>
      <w:r w:rsidRPr="003F50C2">
        <w:rPr>
          <w:sz w:val="22"/>
          <w:szCs w:val="22"/>
        </w:rPr>
        <w:object w:dxaOrig="15301" w:dyaOrig="11701" w14:anchorId="70EF2F63">
          <v:shape id="_x0000_i1026" type="#_x0000_t75" style="width:493.25pt;height:380.4pt" o:ole="">
            <v:imagedata r:id="rId9" o:title=""/>
          </v:shape>
          <o:OLEObject Type="Embed" ProgID="Visio.Drawing.15" ShapeID="_x0000_i1026" DrawAspect="Content" ObjectID="_1805617688" r:id="rId13"/>
        </w:object>
      </w:r>
    </w:p>
    <w:p w14:paraId="2821ECDD" w14:textId="77777777" w:rsidR="009B4CA8" w:rsidRPr="003F50C2" w:rsidRDefault="009B4CA8" w:rsidP="009B4CA8">
      <w:pPr>
        <w:spacing w:before="100" w:beforeAutospacing="1" w:after="100" w:afterAutospacing="1" w:line="240" w:lineRule="auto"/>
        <w:rPr>
          <w:rFonts w:eastAsiaTheme="majorEastAsia"/>
          <w:b/>
          <w:bCs/>
          <w:color w:val="000000" w:themeColor="text1"/>
        </w:rPr>
      </w:pPr>
      <w:r w:rsidRPr="003F50C2">
        <w:rPr>
          <w:color w:val="000000" w:themeColor="text1"/>
        </w:rPr>
        <w:br w:type="page"/>
      </w:r>
    </w:p>
    <w:p w14:paraId="388897F4" w14:textId="77777777" w:rsidR="009B4CA8" w:rsidRPr="009B4CA8" w:rsidRDefault="009B4CA8" w:rsidP="009B4CA8">
      <w:pPr>
        <w:pStyle w:val="Heading2"/>
        <w:spacing w:before="100" w:beforeAutospacing="1" w:after="100" w:afterAutospacing="1" w:line="240" w:lineRule="auto"/>
        <w:rPr>
          <w:rFonts w:cs="Calibri"/>
          <w:szCs w:val="22"/>
          <w:lang w:val="pt-BR"/>
        </w:rPr>
      </w:pPr>
      <w:bookmarkStart w:id="33" w:name="_Toc194999740"/>
      <w:r w:rsidRPr="009B4CA8">
        <w:rPr>
          <w:rFonts w:cs="Calibri"/>
          <w:szCs w:val="22"/>
          <w:lang w:val="pt-BR"/>
        </w:rPr>
        <w:lastRenderedPageBreak/>
        <w:t>Oportunidades y riesgos</w:t>
      </w:r>
      <w:bookmarkEnd w:id="33"/>
      <w:r w:rsidRPr="009B4CA8">
        <w:rPr>
          <w:rFonts w:cs="Calibri"/>
          <w:szCs w:val="22"/>
          <w:lang w:val="pt-BR"/>
        </w:rPr>
        <w:t xml:space="preserve"> </w:t>
      </w:r>
    </w:p>
    <w:p w14:paraId="6B3A31EC" w14:textId="77777777" w:rsidR="009B4CA8" w:rsidRPr="009B4CA8" w:rsidRDefault="009B4CA8" w:rsidP="009B4CA8">
      <w:pPr>
        <w:spacing w:before="100" w:beforeAutospacing="1" w:after="100" w:afterAutospacing="1" w:line="240" w:lineRule="auto"/>
        <w:rPr>
          <w:color w:val="000000" w:themeColor="text1"/>
          <w:lang w:val="pt-BR"/>
        </w:rPr>
      </w:pPr>
      <w:r w:rsidRPr="009B4CA8">
        <w:rPr>
          <w:color w:val="000000" w:themeColor="text1"/>
          <w:lang w:val="pt-BR"/>
        </w:rPr>
        <w:t xml:space="preserve">El procedimiento CORP-P-600-01 (Planificación del Sistema de Gestión de la Calidad) aborda las oportunidades y los riesgos (pensamiento basado en el riesgo). </w:t>
      </w:r>
    </w:p>
    <w:p w14:paraId="329A131C" w14:textId="77777777" w:rsidR="009B4CA8" w:rsidRPr="009B4CA8" w:rsidRDefault="009B4CA8" w:rsidP="009B4CA8">
      <w:pPr>
        <w:spacing w:before="100" w:beforeAutospacing="1" w:after="100" w:afterAutospacing="1" w:line="240" w:lineRule="auto"/>
        <w:rPr>
          <w:color w:val="000000" w:themeColor="text1"/>
          <w:lang w:val="pt-BR"/>
        </w:rPr>
      </w:pPr>
      <w:r w:rsidRPr="009B4CA8">
        <w:rPr>
          <w:color w:val="000000" w:themeColor="text1"/>
          <w:lang w:val="pt-BR"/>
        </w:rPr>
        <w:t xml:space="preserve">Burrana hace uso del conocimiento organizacional, las lecciones aprendidas y la experiencia con las actividades asociadas con la Mejora para determinar las oportunidades y los riesgos que deben abordarse y que pueden: </w:t>
      </w:r>
    </w:p>
    <w:p w14:paraId="5BDBF40F" w14:textId="77777777" w:rsidR="009B4CA8" w:rsidRPr="009B4CA8" w:rsidRDefault="009B4CA8" w:rsidP="009B4CA8">
      <w:pPr>
        <w:pStyle w:val="ListParagraph"/>
        <w:numPr>
          <w:ilvl w:val="0"/>
          <w:numId w:val="15"/>
        </w:numPr>
        <w:spacing w:before="100" w:beforeAutospacing="1" w:after="100" w:afterAutospacing="1" w:line="240" w:lineRule="auto"/>
        <w:rPr>
          <w:color w:val="000000" w:themeColor="text1"/>
          <w:lang w:val="pt-BR"/>
        </w:rPr>
      </w:pPr>
      <w:r w:rsidRPr="009B4CA8">
        <w:rPr>
          <w:color w:val="000000" w:themeColor="text1"/>
          <w:lang w:val="pt-BR"/>
        </w:rPr>
        <w:t>Dar garantías de que el procedimiento puede lograr los resultados previstos.</w:t>
      </w:r>
    </w:p>
    <w:p w14:paraId="202EC9F4" w14:textId="77777777" w:rsidR="009B4CA8" w:rsidRPr="009B4CA8" w:rsidRDefault="009B4CA8" w:rsidP="009B4CA8">
      <w:pPr>
        <w:pStyle w:val="ListParagraph"/>
        <w:numPr>
          <w:ilvl w:val="0"/>
          <w:numId w:val="15"/>
        </w:numPr>
        <w:spacing w:before="100" w:beforeAutospacing="1" w:after="100" w:afterAutospacing="1" w:line="240" w:lineRule="auto"/>
        <w:rPr>
          <w:color w:val="000000" w:themeColor="text1"/>
          <w:lang w:val="pt-BR"/>
        </w:rPr>
      </w:pPr>
      <w:r w:rsidRPr="009B4CA8">
        <w:rPr>
          <w:color w:val="000000" w:themeColor="text1"/>
          <w:lang w:val="pt-BR"/>
        </w:rPr>
        <w:t>Mejorar los efectos deseables y prevenir o reducir los efectos no deseados.</w:t>
      </w:r>
    </w:p>
    <w:p w14:paraId="3E065BB3" w14:textId="77777777" w:rsidR="009B4CA8" w:rsidRPr="003F50C2" w:rsidRDefault="009B4CA8" w:rsidP="009B4CA8">
      <w:pPr>
        <w:pStyle w:val="ListParagraph"/>
        <w:numPr>
          <w:ilvl w:val="0"/>
          <w:numId w:val="15"/>
        </w:numPr>
        <w:spacing w:before="100" w:beforeAutospacing="1" w:after="100" w:afterAutospacing="1" w:line="240" w:lineRule="auto"/>
        <w:rPr>
          <w:color w:val="000000" w:themeColor="text1"/>
        </w:rPr>
      </w:pPr>
      <w:proofErr w:type="spellStart"/>
      <w:r w:rsidRPr="003F50C2">
        <w:rPr>
          <w:color w:val="000000" w:themeColor="text1"/>
        </w:rPr>
        <w:t>Lograr</w:t>
      </w:r>
      <w:proofErr w:type="spellEnd"/>
      <w:r w:rsidRPr="003F50C2">
        <w:rPr>
          <w:color w:val="000000" w:themeColor="text1"/>
        </w:rPr>
        <w:t xml:space="preserve"> la </w:t>
      </w:r>
      <w:proofErr w:type="spellStart"/>
      <w:r w:rsidRPr="003F50C2">
        <w:rPr>
          <w:color w:val="000000" w:themeColor="text1"/>
        </w:rPr>
        <w:t>mejora</w:t>
      </w:r>
      <w:proofErr w:type="spellEnd"/>
      <w:r w:rsidRPr="003F50C2">
        <w:rPr>
          <w:color w:val="000000" w:themeColor="text1"/>
        </w:rPr>
        <w:t xml:space="preserve">.  </w:t>
      </w:r>
    </w:p>
    <w:p w14:paraId="14F8B580" w14:textId="77777777" w:rsidR="009B4CA8" w:rsidRPr="009B4CA8" w:rsidRDefault="009B4CA8" w:rsidP="009B4CA8">
      <w:pPr>
        <w:pStyle w:val="ListParagraph"/>
        <w:numPr>
          <w:ilvl w:val="0"/>
          <w:numId w:val="15"/>
        </w:numPr>
        <w:spacing w:before="100" w:beforeAutospacing="1" w:after="100" w:afterAutospacing="1" w:line="240" w:lineRule="auto"/>
        <w:rPr>
          <w:color w:val="000000" w:themeColor="text1"/>
          <w:lang w:val="pt-BR"/>
        </w:rPr>
      </w:pPr>
      <w:r w:rsidRPr="009B4CA8">
        <w:rPr>
          <w:color w:val="000000" w:themeColor="text1"/>
          <w:lang w:val="pt-BR"/>
        </w:rPr>
        <w:t>Siempre que sea necesario, esta información se documenta.</w:t>
      </w:r>
    </w:p>
    <w:tbl>
      <w:tblPr>
        <w:tblStyle w:val="TableGrid"/>
        <w:tblW w:w="5000" w:type="pct"/>
        <w:tblLook w:val="04A0" w:firstRow="1" w:lastRow="0" w:firstColumn="1" w:lastColumn="0" w:noHBand="0" w:noVBand="1"/>
      </w:tblPr>
      <w:tblGrid>
        <w:gridCol w:w="3956"/>
        <w:gridCol w:w="3897"/>
        <w:gridCol w:w="2937"/>
      </w:tblGrid>
      <w:tr w:rsidR="009B4CA8" w:rsidRPr="003F50C2" w14:paraId="5A547E93" w14:textId="77777777" w:rsidTr="005E715B">
        <w:tc>
          <w:tcPr>
            <w:tcW w:w="1833" w:type="pct"/>
            <w:shd w:val="clear" w:color="auto" w:fill="D9D9D9" w:themeFill="background1" w:themeFillShade="D9"/>
          </w:tcPr>
          <w:p w14:paraId="2457B051" w14:textId="77777777" w:rsidR="009B4CA8" w:rsidRPr="003F50C2" w:rsidRDefault="009B4CA8" w:rsidP="005E715B">
            <w:pPr>
              <w:spacing w:before="100" w:beforeAutospacing="1" w:after="100" w:afterAutospacing="1" w:line="240" w:lineRule="auto"/>
              <w:rPr>
                <w:color w:val="000000" w:themeColor="text1"/>
              </w:rPr>
            </w:pPr>
            <w:proofErr w:type="spellStart"/>
            <w:r w:rsidRPr="003F50C2">
              <w:rPr>
                <w:color w:val="000000" w:themeColor="text1"/>
              </w:rPr>
              <w:t>Oportunidades</w:t>
            </w:r>
            <w:proofErr w:type="spellEnd"/>
          </w:p>
        </w:tc>
        <w:tc>
          <w:tcPr>
            <w:tcW w:w="1806" w:type="pct"/>
            <w:shd w:val="clear" w:color="auto" w:fill="D9D9D9" w:themeFill="background1" w:themeFillShade="D9"/>
          </w:tcPr>
          <w:p w14:paraId="5313CB79" w14:textId="77777777" w:rsidR="009B4CA8" w:rsidRPr="003F50C2" w:rsidRDefault="009B4CA8" w:rsidP="005E715B">
            <w:pPr>
              <w:spacing w:before="100" w:beforeAutospacing="1" w:after="100" w:afterAutospacing="1" w:line="240" w:lineRule="auto"/>
              <w:rPr>
                <w:color w:val="000000" w:themeColor="text1"/>
              </w:rPr>
            </w:pPr>
            <w:proofErr w:type="spellStart"/>
            <w:r w:rsidRPr="003F50C2">
              <w:rPr>
                <w:color w:val="000000" w:themeColor="text1"/>
              </w:rPr>
              <w:t>Riesgos</w:t>
            </w:r>
            <w:proofErr w:type="spellEnd"/>
          </w:p>
        </w:tc>
        <w:tc>
          <w:tcPr>
            <w:tcW w:w="1361" w:type="pct"/>
            <w:shd w:val="clear" w:color="auto" w:fill="D9D9D9" w:themeFill="background1" w:themeFillShade="D9"/>
          </w:tcPr>
          <w:p w14:paraId="3971B5B4" w14:textId="77777777" w:rsidR="009B4CA8" w:rsidRPr="003F50C2" w:rsidRDefault="009B4CA8" w:rsidP="005E715B">
            <w:pPr>
              <w:spacing w:before="100" w:beforeAutospacing="1" w:after="100" w:afterAutospacing="1" w:line="240" w:lineRule="auto"/>
              <w:rPr>
                <w:color w:val="000000" w:themeColor="text1"/>
              </w:rPr>
            </w:pPr>
            <w:proofErr w:type="spellStart"/>
            <w:r w:rsidRPr="003F50C2">
              <w:rPr>
                <w:color w:val="000000" w:themeColor="text1"/>
              </w:rPr>
              <w:t>Mitigaciones</w:t>
            </w:r>
            <w:proofErr w:type="spellEnd"/>
          </w:p>
        </w:tc>
      </w:tr>
      <w:tr w:rsidR="009B4CA8" w:rsidRPr="003F50C2" w14:paraId="3905EF43" w14:textId="77777777" w:rsidTr="005E715B">
        <w:trPr>
          <w:trHeight w:val="1070"/>
        </w:trPr>
        <w:tc>
          <w:tcPr>
            <w:tcW w:w="1833" w:type="pct"/>
          </w:tcPr>
          <w:p w14:paraId="7688B27A" w14:textId="77777777" w:rsidR="009B4CA8" w:rsidRPr="009B4CA8" w:rsidRDefault="009B4CA8" w:rsidP="005E715B">
            <w:pPr>
              <w:spacing w:before="100" w:beforeAutospacing="1" w:after="100" w:afterAutospacing="1" w:line="240" w:lineRule="auto"/>
              <w:rPr>
                <w:color w:val="000000" w:themeColor="text1"/>
                <w:lang w:val="pt-BR"/>
              </w:rPr>
            </w:pPr>
            <w:r w:rsidRPr="009B4CA8">
              <w:rPr>
                <w:color w:val="000000" w:themeColor="text1"/>
                <w:lang w:val="pt-BR"/>
              </w:rPr>
              <w:t>Plazos de entrega más cortos para las firmas cuando los miembros del equipo trabajan desde ubicaciones remotas</w:t>
            </w:r>
          </w:p>
        </w:tc>
        <w:tc>
          <w:tcPr>
            <w:tcW w:w="1806" w:type="pct"/>
          </w:tcPr>
          <w:p w14:paraId="7533F3CB" w14:textId="77777777" w:rsidR="009B4CA8" w:rsidRPr="003F50C2" w:rsidRDefault="009B4CA8" w:rsidP="005E715B">
            <w:pPr>
              <w:spacing w:before="100" w:beforeAutospacing="1" w:after="100" w:afterAutospacing="1" w:line="240" w:lineRule="auto"/>
              <w:rPr>
                <w:color w:val="000000" w:themeColor="text1"/>
              </w:rPr>
            </w:pPr>
            <w:proofErr w:type="spellStart"/>
            <w:r w:rsidRPr="003F50C2">
              <w:rPr>
                <w:color w:val="000000" w:themeColor="text1"/>
              </w:rPr>
              <w:t>Incapaz</w:t>
            </w:r>
            <w:proofErr w:type="spellEnd"/>
            <w:r w:rsidRPr="003F50C2">
              <w:rPr>
                <w:color w:val="000000" w:themeColor="text1"/>
              </w:rPr>
              <w:t xml:space="preserve"> de </w:t>
            </w:r>
            <w:proofErr w:type="spellStart"/>
            <w:r w:rsidRPr="003F50C2">
              <w:rPr>
                <w:color w:val="000000" w:themeColor="text1"/>
              </w:rPr>
              <w:t>verlos</w:t>
            </w:r>
            <w:proofErr w:type="spellEnd"/>
            <w:r w:rsidRPr="003F50C2">
              <w:rPr>
                <w:color w:val="000000" w:themeColor="text1"/>
              </w:rPr>
              <w:t xml:space="preserve"> </w:t>
            </w:r>
            <w:proofErr w:type="spellStart"/>
            <w:r w:rsidRPr="003F50C2">
              <w:rPr>
                <w:color w:val="000000" w:themeColor="text1"/>
              </w:rPr>
              <w:t>firmar</w:t>
            </w:r>
            <w:proofErr w:type="spellEnd"/>
          </w:p>
        </w:tc>
        <w:tc>
          <w:tcPr>
            <w:tcW w:w="1361" w:type="pct"/>
          </w:tcPr>
          <w:p w14:paraId="651CAE27" w14:textId="77777777" w:rsidR="009B4CA8" w:rsidRPr="003F50C2" w:rsidRDefault="009B4CA8" w:rsidP="005E715B">
            <w:pPr>
              <w:spacing w:before="100" w:beforeAutospacing="1" w:after="100" w:afterAutospacing="1" w:line="240" w:lineRule="auto"/>
              <w:rPr>
                <w:color w:val="000000" w:themeColor="text1"/>
              </w:rPr>
            </w:pPr>
            <w:proofErr w:type="spellStart"/>
            <w:r w:rsidRPr="003F50C2">
              <w:rPr>
                <w:color w:val="000000" w:themeColor="text1"/>
              </w:rPr>
              <w:t>Registro</w:t>
            </w:r>
            <w:proofErr w:type="spellEnd"/>
            <w:r w:rsidRPr="003F50C2">
              <w:rPr>
                <w:color w:val="000000" w:themeColor="text1"/>
              </w:rPr>
              <w:t xml:space="preserve"> multifactor </w:t>
            </w:r>
            <w:proofErr w:type="spellStart"/>
            <w:r w:rsidRPr="003F50C2">
              <w:rPr>
                <w:color w:val="000000" w:themeColor="text1"/>
              </w:rPr>
              <w:t>en</w:t>
            </w:r>
            <w:proofErr w:type="spellEnd"/>
            <w:r w:rsidRPr="003F50C2">
              <w:rPr>
                <w:color w:val="000000" w:themeColor="text1"/>
              </w:rPr>
              <w:t xml:space="preserve"> </w:t>
            </w:r>
            <w:proofErr w:type="spellStart"/>
            <w:r w:rsidRPr="003F50C2">
              <w:rPr>
                <w:color w:val="000000" w:themeColor="text1"/>
              </w:rPr>
              <w:t>proceso</w:t>
            </w:r>
            <w:proofErr w:type="spellEnd"/>
          </w:p>
          <w:p w14:paraId="1851EE4E" w14:textId="77777777" w:rsidR="009B4CA8" w:rsidRPr="003F50C2" w:rsidRDefault="009B4CA8" w:rsidP="005E715B">
            <w:pPr>
              <w:spacing w:before="100" w:beforeAutospacing="1" w:after="100" w:afterAutospacing="1" w:line="240" w:lineRule="auto"/>
              <w:rPr>
                <w:color w:val="000000" w:themeColor="text1"/>
              </w:rPr>
            </w:pPr>
            <w:proofErr w:type="spellStart"/>
            <w:r w:rsidRPr="003F50C2">
              <w:rPr>
                <w:color w:val="000000" w:themeColor="text1"/>
              </w:rPr>
              <w:t>Contraseñas</w:t>
            </w:r>
            <w:proofErr w:type="spellEnd"/>
          </w:p>
          <w:p w14:paraId="1A2FDB8A" w14:textId="77777777" w:rsidR="009B4CA8" w:rsidRPr="003F50C2" w:rsidRDefault="009B4CA8" w:rsidP="005E715B">
            <w:pPr>
              <w:spacing w:before="100" w:beforeAutospacing="1" w:after="100" w:afterAutospacing="1" w:line="240" w:lineRule="auto"/>
              <w:rPr>
                <w:color w:val="000000" w:themeColor="text1"/>
              </w:rPr>
            </w:pPr>
          </w:p>
        </w:tc>
      </w:tr>
      <w:tr w:rsidR="009B4CA8" w:rsidRPr="006702CF" w14:paraId="1C2D5D6B" w14:textId="77777777" w:rsidTr="005E715B">
        <w:tc>
          <w:tcPr>
            <w:tcW w:w="1833" w:type="pct"/>
          </w:tcPr>
          <w:p w14:paraId="33B8A4AC" w14:textId="77777777" w:rsidR="009B4CA8" w:rsidRPr="009B4CA8" w:rsidRDefault="009B4CA8" w:rsidP="005E715B">
            <w:pPr>
              <w:spacing w:before="100" w:beforeAutospacing="1" w:after="100" w:afterAutospacing="1" w:line="240" w:lineRule="auto"/>
              <w:rPr>
                <w:color w:val="000000" w:themeColor="text1"/>
                <w:lang w:val="pt-BR"/>
              </w:rPr>
            </w:pPr>
            <w:r w:rsidRPr="009B4CA8">
              <w:rPr>
                <w:color w:val="000000" w:themeColor="text1"/>
                <w:lang w:val="pt-BR"/>
              </w:rPr>
              <w:t>Cuando se utiliza una firma manuscrita, es necesario escanear un documento una vez firmado</w:t>
            </w:r>
          </w:p>
        </w:tc>
        <w:tc>
          <w:tcPr>
            <w:tcW w:w="1806" w:type="pct"/>
          </w:tcPr>
          <w:p w14:paraId="4D923153" w14:textId="77777777" w:rsidR="009B4CA8" w:rsidRPr="009B4CA8" w:rsidRDefault="009B4CA8" w:rsidP="005E715B">
            <w:pPr>
              <w:spacing w:before="100" w:beforeAutospacing="1" w:after="100" w:afterAutospacing="1" w:line="240" w:lineRule="auto"/>
              <w:rPr>
                <w:color w:val="000000" w:themeColor="text1"/>
                <w:lang w:val="pt-BR"/>
              </w:rPr>
            </w:pPr>
            <w:r w:rsidRPr="009B4CA8">
              <w:rPr>
                <w:color w:val="000000" w:themeColor="text1"/>
                <w:lang w:val="pt-BR"/>
              </w:rPr>
              <w:t>Pérdida de la integridad de la copia impresa original</w:t>
            </w:r>
          </w:p>
        </w:tc>
        <w:tc>
          <w:tcPr>
            <w:tcW w:w="1361" w:type="pct"/>
          </w:tcPr>
          <w:p w14:paraId="7C7B2AFE" w14:textId="77777777" w:rsidR="009B4CA8" w:rsidRPr="009B4CA8" w:rsidRDefault="009B4CA8" w:rsidP="005E715B">
            <w:pPr>
              <w:spacing w:before="100" w:beforeAutospacing="1" w:after="100" w:afterAutospacing="1" w:line="240" w:lineRule="auto"/>
              <w:rPr>
                <w:color w:val="000000" w:themeColor="text1"/>
                <w:lang w:val="pt-BR"/>
              </w:rPr>
            </w:pPr>
            <w:r w:rsidRPr="009B4CA8">
              <w:rPr>
                <w:color w:val="000000" w:themeColor="text1"/>
                <w:lang w:val="pt-BR"/>
              </w:rPr>
              <w:t>Utilice el proceso electrónico para ahorrar tiempo y proteger el original</w:t>
            </w:r>
          </w:p>
        </w:tc>
      </w:tr>
    </w:tbl>
    <w:p w14:paraId="71538C1D" w14:textId="765689BE" w:rsidR="00C21EC7" w:rsidRPr="003F50C2" w:rsidRDefault="00C21EC7" w:rsidP="009B4CA8">
      <w:pPr>
        <w:pStyle w:val="Heading1"/>
        <w:spacing w:before="100" w:beforeAutospacing="1" w:after="100" w:afterAutospacing="1" w:line="240" w:lineRule="auto"/>
        <w:rPr>
          <w:color w:val="000000" w:themeColor="text1"/>
          <w:sz w:val="22"/>
          <w:szCs w:val="22"/>
          <w:lang w:val="pt-BR"/>
        </w:rPr>
      </w:pPr>
    </w:p>
    <w:sectPr w:rsidR="00C21EC7" w:rsidRPr="003F50C2" w:rsidSect="00A47D34">
      <w:headerReference w:type="default" r:id="rId14"/>
      <w:footerReference w:type="default" r:id="rId15"/>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67EA4" w14:textId="77777777" w:rsidR="002129F6" w:rsidRDefault="002129F6" w:rsidP="007C4F15">
      <w:r>
        <w:separator/>
      </w:r>
    </w:p>
  </w:endnote>
  <w:endnote w:type="continuationSeparator" w:id="0">
    <w:p w14:paraId="555CEE6B" w14:textId="77777777" w:rsidR="002129F6" w:rsidRDefault="002129F6" w:rsidP="007C4F15">
      <w:r>
        <w:continuationSeparator/>
      </w:r>
    </w:p>
  </w:endnote>
  <w:endnote w:type="continuationNotice" w:id="1">
    <w:p w14:paraId="73631E54" w14:textId="77777777" w:rsidR="002129F6" w:rsidRDefault="002129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7EA79482"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 SECTIONPAGES   \* MERGEFORMAT ">
      <w:r w:rsidR="005C4DD2">
        <w:rPr>
          <w:noProof/>
        </w:rPr>
        <w:t>8</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327E67A7"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proofErr w:type="spellStart"/>
    <w:ins w:id="34" w:author="Damien Mills" w:date="2024-12-13T15:01:00Z" w16du:dateUtc="2024-12-13T04:01:00Z">
      <w:r w:rsidRPr="00724B46">
        <w:rPr>
          <w:lang w:val="es-ES"/>
        </w:rPr>
        <w:t>of</w:t>
      </w:r>
      <w:proofErr w:type="spellEnd"/>
      <w:r w:rsidRPr="00724B46">
        <w:rPr>
          <w:lang w:val="es-ES"/>
        </w:rPr>
        <w:t xml:space="preserve"> </w:t>
      </w:r>
      <w:r>
        <w:rPr>
          <w:lang w:val="es-ES"/>
        </w:rPr>
        <w:fldChar w:fldCharType="begin"/>
      </w:r>
      <w:r>
        <w:rPr>
          <w:lang w:val="es-ES"/>
        </w:rPr>
        <w:instrText xml:space="preserve"> SECTIONPAGES  \# "0"  \* MERGEFORMAT </w:instrText>
      </w:r>
      <w:r>
        <w:rPr>
          <w:lang w:val="es-ES"/>
        </w:rPr>
        <w:fldChar w:fldCharType="separate"/>
      </w:r>
    </w:ins>
    <w:r w:rsidR="005C4DD2">
      <w:rPr>
        <w:noProof/>
        <w:lang w:val="es-ES"/>
      </w:rPr>
      <w:t>7</w:t>
    </w:r>
    <w:ins w:id="35"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4DAFB" w14:textId="77777777" w:rsidR="002129F6" w:rsidRDefault="002129F6" w:rsidP="007C4F15">
      <w:r>
        <w:separator/>
      </w:r>
    </w:p>
  </w:footnote>
  <w:footnote w:type="continuationSeparator" w:id="0">
    <w:p w14:paraId="76B37F92" w14:textId="77777777" w:rsidR="002129F6" w:rsidRDefault="002129F6" w:rsidP="007C4F15">
      <w:r>
        <w:continuationSeparator/>
      </w:r>
    </w:p>
  </w:footnote>
  <w:footnote w:type="continuationNotice" w:id="1">
    <w:p w14:paraId="18F9DCF7" w14:textId="77777777" w:rsidR="002129F6" w:rsidRDefault="002129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260"/>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62337"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668453438"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A47D34">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879" w:type="dxa"/>
        </w:tcPr>
        <w:p w14:paraId="24AD9F6B" w14:textId="6CC021B2" w:rsidR="00A47D34" w:rsidRPr="00166E84" w:rsidRDefault="009B3610" w:rsidP="00166E84">
          <w:pPr>
            <w:pStyle w:val="Header"/>
            <w:tabs>
              <w:tab w:val="clear" w:pos="4680"/>
              <w:tab w:val="clear" w:pos="9360"/>
            </w:tabs>
            <w:spacing w:before="120"/>
            <w:jc w:val="center"/>
            <w:rPr>
              <w:b/>
              <w:bCs/>
            </w:rPr>
          </w:pPr>
          <w:r>
            <w:rPr>
              <w:b/>
              <w:bCs/>
            </w:rPr>
            <w:t>Remote Inspection Part 145</w:t>
          </w:r>
        </w:p>
      </w:tc>
      <w:tc>
        <w:tcPr>
          <w:tcW w:w="1260" w:type="dxa"/>
        </w:tcPr>
        <w:p w14:paraId="33C998F9" w14:textId="39838925" w:rsidR="00A47D34" w:rsidRPr="00166E84" w:rsidRDefault="009B3610" w:rsidP="00166E84">
          <w:pPr>
            <w:pStyle w:val="Header"/>
            <w:tabs>
              <w:tab w:val="clear" w:pos="4680"/>
              <w:tab w:val="clear" w:pos="9360"/>
            </w:tabs>
            <w:spacing w:before="120"/>
            <w:jc w:val="center"/>
            <w:rPr>
              <w:b/>
              <w:bCs/>
            </w:rPr>
          </w:pPr>
          <w:r>
            <w:t>P-851-15</w:t>
          </w:r>
        </w:p>
      </w:tc>
      <w:tc>
        <w:tcPr>
          <w:tcW w:w="810"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5E67E470" w:rsidR="00A47D34" w:rsidRPr="00166E84" w:rsidRDefault="009B3610" w:rsidP="00166E84">
          <w:pPr>
            <w:pStyle w:val="Header"/>
            <w:tabs>
              <w:tab w:val="clear" w:pos="4680"/>
              <w:tab w:val="clear" w:pos="9360"/>
            </w:tabs>
            <w:spacing w:before="120"/>
            <w:jc w:val="center"/>
            <w:rPr>
              <w:b/>
              <w:bCs/>
            </w:rPr>
          </w:pPr>
          <w:r>
            <w:t>B</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60289"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462977445"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2C0F14D6" w:rsidR="00A47D34" w:rsidRPr="00166E84" w:rsidRDefault="00A47D34" w:rsidP="00166E84">
          <w:pPr>
            <w:pStyle w:val="Header"/>
            <w:tabs>
              <w:tab w:val="clear" w:pos="4680"/>
              <w:tab w:val="clear" w:pos="9360"/>
            </w:tabs>
            <w:spacing w:before="120"/>
            <w:jc w:val="center"/>
            <w:rPr>
              <w:b/>
              <w:bCs/>
            </w:rPr>
          </w:pPr>
          <w:proofErr w:type="spellStart"/>
          <w:r>
            <w:rPr>
              <w:b/>
              <w:bCs/>
            </w:rPr>
            <w:t>Título</w:t>
          </w:r>
          <w:proofErr w:type="spellEnd"/>
          <w:r>
            <w:rPr>
              <w:b/>
              <w:bCs/>
            </w:rPr>
            <w:t xml:space="preserve"> del </w:t>
          </w:r>
          <w:proofErr w:type="spellStart"/>
          <w:r>
            <w:rPr>
              <w:b/>
              <w:bCs/>
            </w:rPr>
            <w:t>documento</w:t>
          </w:r>
          <w:proofErr w:type="spellEnd"/>
        </w:p>
      </w:tc>
      <w:tc>
        <w:tcPr>
          <w:tcW w:w="1440" w:type="dxa"/>
        </w:tcPr>
        <w:p w14:paraId="2A65B3AA" w14:textId="12DCF5E8" w:rsidR="00A47D34" w:rsidRPr="00166E84" w:rsidRDefault="00A47D34" w:rsidP="00166E84">
          <w:pPr>
            <w:pStyle w:val="Header"/>
            <w:tabs>
              <w:tab w:val="clear" w:pos="4680"/>
              <w:tab w:val="clear" w:pos="9360"/>
            </w:tabs>
            <w:spacing w:before="120"/>
            <w:jc w:val="center"/>
            <w:rPr>
              <w:b/>
              <w:bCs/>
            </w:rPr>
          </w:pPr>
          <w:r w:rsidRPr="00EC653B">
            <w:t>P-</w:t>
          </w:r>
          <w:r w:rsidR="00A62DD5">
            <w:t>000-00</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40E7330B" w:rsidR="00A47D34" w:rsidRPr="00166E84" w:rsidRDefault="00A62DD5" w:rsidP="00166E84">
          <w:pPr>
            <w:pStyle w:val="Header"/>
            <w:tabs>
              <w:tab w:val="clear" w:pos="4680"/>
              <w:tab w:val="clear" w:pos="9360"/>
            </w:tabs>
            <w:spacing w:before="120"/>
            <w:jc w:val="center"/>
            <w:rPr>
              <w:b/>
              <w:bCs/>
            </w:rPr>
          </w:pPr>
          <w:r>
            <w:t>X</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BFE"/>
    <w:multiLevelType w:val="hybridMultilevel"/>
    <w:tmpl w:val="3D0C5A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F446A"/>
    <w:multiLevelType w:val="hybridMultilevel"/>
    <w:tmpl w:val="4230A7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5176A"/>
    <w:multiLevelType w:val="hybridMultilevel"/>
    <w:tmpl w:val="4230A7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B6AEF"/>
    <w:multiLevelType w:val="hybridMultilevel"/>
    <w:tmpl w:val="3D0C5A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950727"/>
    <w:multiLevelType w:val="hybridMultilevel"/>
    <w:tmpl w:val="4230A7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2D73650"/>
    <w:multiLevelType w:val="hybridMultilevel"/>
    <w:tmpl w:val="4230A7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342D6"/>
    <w:multiLevelType w:val="hybridMultilevel"/>
    <w:tmpl w:val="4230A7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2B130A"/>
    <w:multiLevelType w:val="hybridMultilevel"/>
    <w:tmpl w:val="3D0C5A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7231E5"/>
    <w:multiLevelType w:val="hybridMultilevel"/>
    <w:tmpl w:val="4230A7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A30C7"/>
    <w:multiLevelType w:val="hybridMultilevel"/>
    <w:tmpl w:val="066E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22"/>
  </w:num>
  <w:num w:numId="2" w16cid:durableId="336615081">
    <w:abstractNumId w:val="11"/>
  </w:num>
  <w:num w:numId="3" w16cid:durableId="1391733727">
    <w:abstractNumId w:val="7"/>
  </w:num>
  <w:num w:numId="4" w16cid:durableId="2031684267">
    <w:abstractNumId w:val="24"/>
  </w:num>
  <w:num w:numId="5" w16cid:durableId="324482240">
    <w:abstractNumId w:val="18"/>
  </w:num>
  <w:num w:numId="6" w16cid:durableId="1062631323">
    <w:abstractNumId w:val="9"/>
  </w:num>
  <w:num w:numId="7" w16cid:durableId="95289879">
    <w:abstractNumId w:val="4"/>
  </w:num>
  <w:num w:numId="8" w16cid:durableId="1183975246">
    <w:abstractNumId w:val="23"/>
  </w:num>
  <w:num w:numId="9" w16cid:durableId="163514665">
    <w:abstractNumId w:val="5"/>
  </w:num>
  <w:num w:numId="10" w16cid:durableId="283578515">
    <w:abstractNumId w:val="3"/>
  </w:num>
  <w:num w:numId="11" w16cid:durableId="1717198003">
    <w:abstractNumId w:val="19"/>
  </w:num>
  <w:num w:numId="12" w16cid:durableId="1896891178">
    <w:abstractNumId w:val="13"/>
  </w:num>
  <w:num w:numId="13" w16cid:durableId="290404091">
    <w:abstractNumId w:val="21"/>
  </w:num>
  <w:num w:numId="14" w16cid:durableId="71631236">
    <w:abstractNumId w:val="16"/>
  </w:num>
  <w:num w:numId="15" w16cid:durableId="117839270">
    <w:abstractNumId w:val="8"/>
  </w:num>
  <w:num w:numId="16" w16cid:durableId="1062873341">
    <w:abstractNumId w:val="5"/>
  </w:num>
  <w:num w:numId="17" w16cid:durableId="1784374187">
    <w:abstractNumId w:val="5"/>
  </w:num>
  <w:num w:numId="18" w16cid:durableId="439840050">
    <w:abstractNumId w:val="20"/>
  </w:num>
  <w:num w:numId="19" w16cid:durableId="268006406">
    <w:abstractNumId w:val="14"/>
  </w:num>
  <w:num w:numId="20" w16cid:durableId="919486602">
    <w:abstractNumId w:val="2"/>
  </w:num>
  <w:num w:numId="21" w16cid:durableId="921179338">
    <w:abstractNumId w:val="17"/>
  </w:num>
  <w:num w:numId="22" w16cid:durableId="1830713283">
    <w:abstractNumId w:val="12"/>
  </w:num>
  <w:num w:numId="23" w16cid:durableId="80105394">
    <w:abstractNumId w:val="10"/>
  </w:num>
  <w:num w:numId="24" w16cid:durableId="876700240">
    <w:abstractNumId w:val="1"/>
  </w:num>
  <w:num w:numId="25" w16cid:durableId="1899972081">
    <w:abstractNumId w:val="15"/>
  </w:num>
  <w:num w:numId="26" w16cid:durableId="579683660">
    <w:abstractNumId w:val="0"/>
  </w:num>
  <w:num w:numId="27" w16cid:durableId="133217812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5BD2"/>
    <w:rsid w:val="00054F79"/>
    <w:rsid w:val="000875F7"/>
    <w:rsid w:val="000E1655"/>
    <w:rsid w:val="00114F6D"/>
    <w:rsid w:val="00137717"/>
    <w:rsid w:val="001624A5"/>
    <w:rsid w:val="00166A55"/>
    <w:rsid w:val="00166E84"/>
    <w:rsid w:val="0018046F"/>
    <w:rsid w:val="00183965"/>
    <w:rsid w:val="00184B46"/>
    <w:rsid w:val="001E6784"/>
    <w:rsid w:val="001F2707"/>
    <w:rsid w:val="00207DFC"/>
    <w:rsid w:val="002129F6"/>
    <w:rsid w:val="002376C3"/>
    <w:rsid w:val="002500DB"/>
    <w:rsid w:val="00257BC8"/>
    <w:rsid w:val="00284AC7"/>
    <w:rsid w:val="0028783E"/>
    <w:rsid w:val="002955E6"/>
    <w:rsid w:val="002B32CA"/>
    <w:rsid w:val="002B5400"/>
    <w:rsid w:val="002C3EC8"/>
    <w:rsid w:val="002D4291"/>
    <w:rsid w:val="003874A1"/>
    <w:rsid w:val="00397FF5"/>
    <w:rsid w:val="003A7971"/>
    <w:rsid w:val="003B19FD"/>
    <w:rsid w:val="003C170B"/>
    <w:rsid w:val="003D7D7C"/>
    <w:rsid w:val="003F1D89"/>
    <w:rsid w:val="003F50C2"/>
    <w:rsid w:val="00404754"/>
    <w:rsid w:val="00430038"/>
    <w:rsid w:val="00433621"/>
    <w:rsid w:val="004509E4"/>
    <w:rsid w:val="004539CF"/>
    <w:rsid w:val="00461D2B"/>
    <w:rsid w:val="004761DC"/>
    <w:rsid w:val="00492F2E"/>
    <w:rsid w:val="004975F3"/>
    <w:rsid w:val="005115B1"/>
    <w:rsid w:val="00515AF4"/>
    <w:rsid w:val="00540DDA"/>
    <w:rsid w:val="00545B3E"/>
    <w:rsid w:val="00556843"/>
    <w:rsid w:val="00556C83"/>
    <w:rsid w:val="005675A0"/>
    <w:rsid w:val="00584246"/>
    <w:rsid w:val="0058601E"/>
    <w:rsid w:val="00593B26"/>
    <w:rsid w:val="005C4DD2"/>
    <w:rsid w:val="005D1DB1"/>
    <w:rsid w:val="005E4EB7"/>
    <w:rsid w:val="005E7690"/>
    <w:rsid w:val="00622094"/>
    <w:rsid w:val="00625774"/>
    <w:rsid w:val="00641E45"/>
    <w:rsid w:val="00643233"/>
    <w:rsid w:val="00657EF0"/>
    <w:rsid w:val="006702CF"/>
    <w:rsid w:val="006C4318"/>
    <w:rsid w:val="006F0DF4"/>
    <w:rsid w:val="0071546C"/>
    <w:rsid w:val="00724B46"/>
    <w:rsid w:val="00725CCC"/>
    <w:rsid w:val="00735CDF"/>
    <w:rsid w:val="0078671B"/>
    <w:rsid w:val="00791F4B"/>
    <w:rsid w:val="00792B05"/>
    <w:rsid w:val="007B76F2"/>
    <w:rsid w:val="007C4F15"/>
    <w:rsid w:val="007D10DD"/>
    <w:rsid w:val="007D4247"/>
    <w:rsid w:val="007D56E2"/>
    <w:rsid w:val="00836E03"/>
    <w:rsid w:val="00840AC0"/>
    <w:rsid w:val="00856535"/>
    <w:rsid w:val="008674FF"/>
    <w:rsid w:val="008B48FA"/>
    <w:rsid w:val="008C0D7E"/>
    <w:rsid w:val="008C42D6"/>
    <w:rsid w:val="008F4494"/>
    <w:rsid w:val="009265A2"/>
    <w:rsid w:val="0094476E"/>
    <w:rsid w:val="0095257D"/>
    <w:rsid w:val="009B3610"/>
    <w:rsid w:val="009B4CA8"/>
    <w:rsid w:val="00A25100"/>
    <w:rsid w:val="00A30CFD"/>
    <w:rsid w:val="00A4271B"/>
    <w:rsid w:val="00A47D34"/>
    <w:rsid w:val="00A62DD5"/>
    <w:rsid w:val="00A76A2B"/>
    <w:rsid w:val="00A80A5E"/>
    <w:rsid w:val="00A80E8C"/>
    <w:rsid w:val="00AA4E4A"/>
    <w:rsid w:val="00AC2FEC"/>
    <w:rsid w:val="00AC343B"/>
    <w:rsid w:val="00AD574D"/>
    <w:rsid w:val="00AD6D8D"/>
    <w:rsid w:val="00AE00B4"/>
    <w:rsid w:val="00AE0C17"/>
    <w:rsid w:val="00AE7D3D"/>
    <w:rsid w:val="00B0557D"/>
    <w:rsid w:val="00B2023C"/>
    <w:rsid w:val="00B57B1C"/>
    <w:rsid w:val="00B81CC4"/>
    <w:rsid w:val="00B82F1A"/>
    <w:rsid w:val="00B916C1"/>
    <w:rsid w:val="00BD233E"/>
    <w:rsid w:val="00BE2E9E"/>
    <w:rsid w:val="00BE46C4"/>
    <w:rsid w:val="00BE5E16"/>
    <w:rsid w:val="00BF5576"/>
    <w:rsid w:val="00C1000E"/>
    <w:rsid w:val="00C17678"/>
    <w:rsid w:val="00C21EC7"/>
    <w:rsid w:val="00C4196F"/>
    <w:rsid w:val="00C7225C"/>
    <w:rsid w:val="00C75958"/>
    <w:rsid w:val="00C81338"/>
    <w:rsid w:val="00CD640F"/>
    <w:rsid w:val="00CF1C43"/>
    <w:rsid w:val="00D12E1C"/>
    <w:rsid w:val="00D21665"/>
    <w:rsid w:val="00D22434"/>
    <w:rsid w:val="00D40D29"/>
    <w:rsid w:val="00D47A5B"/>
    <w:rsid w:val="00D5141D"/>
    <w:rsid w:val="00D52858"/>
    <w:rsid w:val="00DA64F4"/>
    <w:rsid w:val="00DB04E0"/>
    <w:rsid w:val="00DB78AB"/>
    <w:rsid w:val="00DE3BF2"/>
    <w:rsid w:val="00DF2068"/>
    <w:rsid w:val="00E1331F"/>
    <w:rsid w:val="00E264F2"/>
    <w:rsid w:val="00E54CAD"/>
    <w:rsid w:val="00E67D51"/>
    <w:rsid w:val="00E70A8C"/>
    <w:rsid w:val="00E74278"/>
    <w:rsid w:val="00E9588B"/>
    <w:rsid w:val="00EB25D4"/>
    <w:rsid w:val="00EC0A2F"/>
    <w:rsid w:val="00EC4011"/>
    <w:rsid w:val="00EC653B"/>
    <w:rsid w:val="00EC6BB3"/>
    <w:rsid w:val="00ED425C"/>
    <w:rsid w:val="00EE544E"/>
    <w:rsid w:val="00EE7361"/>
    <w:rsid w:val="00F17216"/>
    <w:rsid w:val="00F248C1"/>
    <w:rsid w:val="00F27FE2"/>
    <w:rsid w:val="00F4381F"/>
    <w:rsid w:val="00F827C0"/>
    <w:rsid w:val="00F97ADB"/>
    <w:rsid w:val="00FA1B20"/>
    <w:rsid w:val="00FB6ED3"/>
    <w:rsid w:val="00FC72EB"/>
    <w:rsid w:val="00FE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1"/>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table" w:customStyle="1" w:styleId="CompanyTable">
    <w:name w:val="_Company Table"/>
    <w:basedOn w:val="TableNormal"/>
    <w:uiPriority w:val="99"/>
    <w:rsid w:val="005E7690"/>
    <w:pPr>
      <w:spacing w:after="0" w:line="240" w:lineRule="auto"/>
    </w:pPr>
    <w:rPr>
      <w:rFonts w:eastAsia="Times New Roman" w:cs="Times New Roman"/>
      <w:color w:val="E8E8E8" w:themeColor="background2"/>
      <w:kern w:val="0"/>
      <w:sz w:val="20"/>
      <w:szCs w:val="20"/>
      <w:lang w:val="en-AU" w:eastAsia="en-AU"/>
      <w14:ligatures w14:val="none"/>
    </w:rPr>
    <w:tblPr>
      <w:tblStyleRowBandSize w:val="1"/>
      <w:tblBorders>
        <w:top w:val="single" w:sz="4" w:space="0" w:color="E8E8E8" w:themeColor="background2"/>
        <w:bottom w:val="single" w:sz="4" w:space="0" w:color="E8E8E8"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00000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paragraph" w:styleId="BodyText">
    <w:name w:val="Body Text"/>
    <w:basedOn w:val="Normal"/>
    <w:link w:val="BodyTextChar"/>
    <w:uiPriority w:val="1"/>
    <w:qFormat/>
    <w:rsid w:val="002B5400"/>
    <w:pPr>
      <w:widowControl w:val="0"/>
      <w:autoSpaceDE w:val="0"/>
      <w:autoSpaceDN w:val="0"/>
      <w:spacing w:after="0" w:line="240" w:lineRule="auto"/>
    </w:pPr>
    <w:rPr>
      <w:rFonts w:ascii="Arial" w:eastAsia="Arial" w:hAnsi="Arial" w:cs="Arial"/>
      <w:sz w:val="18"/>
      <w:szCs w:val="18"/>
      <w:lang w:val="en-CA" w:eastAsia="en-CA" w:bidi="en-CA"/>
    </w:rPr>
  </w:style>
  <w:style w:type="character" w:customStyle="1" w:styleId="BodyTextChar">
    <w:name w:val="Body Text Char"/>
    <w:basedOn w:val="DefaultParagraphFont"/>
    <w:link w:val="BodyText"/>
    <w:uiPriority w:val="1"/>
    <w:rsid w:val="002B5400"/>
    <w:rPr>
      <w:rFonts w:ascii="Arial" w:eastAsia="Arial" w:hAnsi="Arial" w:cs="Arial"/>
      <w:kern w:val="0"/>
      <w:sz w:val="18"/>
      <w:szCs w:val="18"/>
      <w:lang w:val="en-CA" w:eastAsia="en-CA" w:bidi="en-CA"/>
      <w14:ligatures w14:val="none"/>
    </w:rPr>
  </w:style>
  <w:style w:type="paragraph" w:styleId="TOC3">
    <w:name w:val="toc 3"/>
    <w:basedOn w:val="Normal"/>
    <w:uiPriority w:val="39"/>
    <w:qFormat/>
    <w:rsid w:val="003F1D89"/>
    <w:pPr>
      <w:widowControl w:val="0"/>
      <w:autoSpaceDE w:val="0"/>
      <w:autoSpaceDN w:val="0"/>
      <w:spacing w:before="33" w:after="0" w:line="240" w:lineRule="auto"/>
      <w:ind w:left="2280"/>
    </w:pPr>
    <w:rPr>
      <w:rFonts w:ascii="Arial" w:eastAsia="Arial" w:hAnsi="Arial" w:cs="Arial"/>
      <w:sz w:val="18"/>
      <w:szCs w:val="18"/>
      <w:lang w:val="en-CA" w:eastAsia="en-CA" w:bidi="en-CA"/>
    </w:rPr>
  </w:style>
  <w:style w:type="paragraph" w:styleId="TOCHeading">
    <w:name w:val="TOC Heading"/>
    <w:basedOn w:val="Heading1"/>
    <w:next w:val="Normal"/>
    <w:uiPriority w:val="39"/>
    <w:unhideWhenUsed/>
    <w:qFormat/>
    <w:rsid w:val="003F1D89"/>
    <w:pPr>
      <w:spacing w:before="240" w:line="259" w:lineRule="auto"/>
      <w:outlineLvl w:val="9"/>
    </w:pPr>
    <w:rPr>
      <w:rFonts w:asciiTheme="majorHAnsi" w:hAnsiTheme="majorHAnsi" w:cstheme="majorBidi"/>
      <w:b w:val="0"/>
      <w:bCs w:val="0"/>
      <w:color w:val="0F4761" w:themeColor="accent1" w:themeShade="BF"/>
      <w:sz w:val="32"/>
      <w:szCs w:val="32"/>
    </w:rPr>
  </w:style>
  <w:style w:type="character" w:styleId="Hyperlink">
    <w:name w:val="Hyperlink"/>
    <w:basedOn w:val="DefaultParagraphFont"/>
    <w:uiPriority w:val="99"/>
    <w:unhideWhenUsed/>
    <w:rsid w:val="003F1D89"/>
    <w:rPr>
      <w:color w:val="467886" w:themeColor="hyperlink"/>
      <w:u w:val="single"/>
    </w:rPr>
  </w:style>
  <w:style w:type="character" w:styleId="SubtleEmphasis">
    <w:name w:val="Subtle Emphasis"/>
    <w:basedOn w:val="DefaultParagraphFont"/>
    <w:uiPriority w:val="19"/>
    <w:qFormat/>
    <w:rsid w:val="00E1331F"/>
    <w:rPr>
      <w:i/>
      <w:iCs/>
      <w:color w:val="404040" w:themeColor="text1" w:themeTint="BF"/>
    </w:rPr>
  </w:style>
  <w:style w:type="paragraph" w:styleId="TOC1">
    <w:name w:val="toc 1"/>
    <w:basedOn w:val="Normal"/>
    <w:next w:val="Normal"/>
    <w:autoRedefine/>
    <w:uiPriority w:val="39"/>
    <w:unhideWhenUsed/>
    <w:rsid w:val="003F50C2"/>
    <w:pPr>
      <w:spacing w:after="100"/>
    </w:pPr>
  </w:style>
  <w:style w:type="paragraph" w:styleId="TOC2">
    <w:name w:val="toc 2"/>
    <w:basedOn w:val="Normal"/>
    <w:next w:val="Normal"/>
    <w:autoRedefine/>
    <w:uiPriority w:val="39"/>
    <w:unhideWhenUsed/>
    <w:rsid w:val="003F50C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package" Target="embeddings/Microsoft_Visio_Drawing1.vsd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3585</Words>
  <Characters>19939</Characters>
  <Application>Microsoft Office Word</Application>
  <DocSecurity>0</DocSecurity>
  <Lines>553</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20</cp:revision>
  <dcterms:created xsi:type="dcterms:W3CDTF">2025-04-08T15:59:00Z</dcterms:created>
  <dcterms:modified xsi:type="dcterms:W3CDTF">2025-04-08T17:36:00Z</dcterms:modified>
</cp:coreProperties>
</file>