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268C8" w:rsidRDefault="00000000">
      <w:pPr>
        <w:pStyle w:val="Heading1"/>
      </w:pPr>
      <w:r>
        <w:t>Purpose</w:t>
      </w:r>
    </w:p>
    <w:p w14:paraId="00000002" w14:textId="77777777" w:rsidR="001268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This procedure describes the process for determining and reviewing customer product requirements and receiving orders.</w:t>
      </w:r>
    </w:p>
    <w:p w14:paraId="00000003" w14:textId="77777777" w:rsidR="001268C8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Responsibilities</w:t>
      </w:r>
    </w:p>
    <w:p w14:paraId="00000004" w14:textId="77777777" w:rsidR="001268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Customer Service or Sales &amp; Marketing is responsible for determining customer requirements.</w:t>
      </w:r>
    </w:p>
    <w:p w14:paraId="00000005" w14:textId="77777777" w:rsidR="001268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Customer Service or Sales &amp; Marketing are responsible for receiving and reviewing orders for acceptance.</w:t>
      </w:r>
    </w:p>
    <w:p w14:paraId="00000006" w14:textId="77777777" w:rsidR="001268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They are also responsible for communicating with the client, keeping them informed and receiving timely feedback.</w:t>
      </w:r>
    </w:p>
    <w:p w14:paraId="00000007" w14:textId="77777777" w:rsidR="001268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Any other employees that receive feedback from customers are responsible for communicating the feedback to the Customer Service Manager or the Director of Sales and Marketing. </w:t>
      </w:r>
    </w:p>
    <w:p w14:paraId="00000008" w14:textId="77777777" w:rsidR="001268C8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Equipment or Software</w:t>
      </w:r>
    </w:p>
    <w:p w14:paraId="00000009" w14:textId="61BA391E" w:rsidR="001268C8" w:rsidRPr="00627BF2" w:rsidRDefault="00627BF2" w:rsidP="00627B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  <w:r w:rsidRPr="00627BF2">
        <w:rPr>
          <w:color w:val="000000"/>
        </w:rPr>
        <w:t>Made2Manage</w:t>
      </w:r>
      <w:r>
        <w:rPr>
          <w:color w:val="000000"/>
        </w:rPr>
        <w:t xml:space="preserve"> ERP</w:t>
      </w:r>
    </w:p>
    <w:p w14:paraId="0000000A" w14:textId="77777777" w:rsidR="001268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  <w:r>
        <w:rPr>
          <w:color w:val="000000"/>
        </w:rPr>
        <w:t>Fusion 360</w:t>
      </w:r>
    </w:p>
    <w:p w14:paraId="0000000B" w14:textId="77777777" w:rsidR="001268C8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Process</w:t>
      </w:r>
    </w:p>
    <w:p w14:paraId="0000000C" w14:textId="77777777" w:rsidR="001268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Techno-Aide’s customers can be segmented into two primary categories: </w:t>
      </w:r>
    </w:p>
    <w:p w14:paraId="0000000D" w14:textId="77777777" w:rsidR="001268C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Direct Customers. This can be further segmented into two buying groups:</w:t>
      </w:r>
    </w:p>
    <w:p w14:paraId="0000000E" w14:textId="77777777" w:rsidR="001268C8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Organizational Purchasing</w:t>
      </w:r>
    </w:p>
    <w:p w14:paraId="0000000F" w14:textId="77777777" w:rsidR="001268C8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Individual Purchasing.</w:t>
      </w:r>
    </w:p>
    <w:p w14:paraId="00000010" w14:textId="77777777" w:rsidR="001268C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Dealers/Resellers. </w:t>
      </w:r>
    </w:p>
    <w:p w14:paraId="00000011" w14:textId="77777777" w:rsidR="001268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bookmarkStart w:id="0" w:name="_heading=h.gjdgxs" w:colFirst="0" w:colLast="0"/>
      <w:bookmarkEnd w:id="0"/>
      <w:r>
        <w:rPr>
          <w:color w:val="000000"/>
        </w:rPr>
        <w:t>Direct Customers - Organizational Purchasing clients will send order requests via three primary means:</w:t>
      </w:r>
    </w:p>
    <w:p w14:paraId="00000012" w14:textId="77777777" w:rsidR="001268C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 order forms – these will be setup and customized when establishing discounts and products.</w:t>
      </w:r>
    </w:p>
    <w:p w14:paraId="00000013" w14:textId="77777777" w:rsidR="001268C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Order systems – some customers have pre-setup order systems that order requests will be submitted through electronically. </w:t>
      </w:r>
    </w:p>
    <w:p w14:paraId="00000014" w14:textId="77777777" w:rsidR="001268C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Quotes – some customers utilize quotes for all purchases by submitting the original quote or a custom order form.</w:t>
      </w:r>
    </w:p>
    <w:p w14:paraId="00000015" w14:textId="77777777" w:rsidR="001268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Dealers/Resellers. Techno-Aide also sells products through a dealer/reseller/distributor network. These purchases are done on behalf of an end-user that Techno-Aide works with indirectly. These purchases will be done via three primary means:</w:t>
      </w:r>
    </w:p>
    <w:p w14:paraId="00000016" w14:textId="77777777" w:rsidR="001268C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Dealer specific order forms – most dealers have their own purchase order (PO) forms they will submit with information pre-selected with their customer (the end user).</w:t>
      </w:r>
    </w:p>
    <w:p w14:paraId="00000017" w14:textId="77777777" w:rsidR="001268C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Techno-Aide purchase order form – some dealers will use Techno-Aide’s blank purchase form to submit orders.</w:t>
      </w:r>
    </w:p>
    <w:p w14:paraId="00000018" w14:textId="77777777" w:rsidR="001268C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Quotes – some customers utilize quotes for all purchases by submitting the original quote or a custom order form.</w:t>
      </w:r>
    </w:p>
    <w:p w14:paraId="00000019" w14:textId="77777777" w:rsidR="001268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Orders are received via e-mail</w:t>
      </w:r>
      <w:sdt>
        <w:sdtPr>
          <w:tag w:val="goog_rdk_4"/>
          <w:id w:val="660582235"/>
        </w:sdtPr>
        <w:sdtContent>
          <w:ins w:id="1" w:author="Aaron Scalf" w:date="2022-08-23T17:06:00Z">
            <w:r>
              <w:rPr>
                <w:color w:val="000000"/>
              </w:rPr>
              <w:t>, phone call,</w:t>
            </w:r>
          </w:ins>
        </w:sdtContent>
      </w:sdt>
      <w:r>
        <w:rPr>
          <w:color w:val="000000"/>
        </w:rPr>
        <w:t xml:space="preserve"> or internet</w:t>
      </w:r>
      <w:sdt>
        <w:sdtPr>
          <w:tag w:val="goog_rdk_5"/>
          <w:id w:val="-1703007619"/>
        </w:sdtPr>
        <w:sdtContent>
          <w:ins w:id="2" w:author="Aaron Scalf" w:date="2022-08-23T17:06:00Z">
            <w:r>
              <w:rPr>
                <w:color w:val="000000"/>
              </w:rPr>
              <w:t xml:space="preserve"> orders</w:t>
            </w:r>
          </w:ins>
        </w:sdtContent>
      </w:sdt>
      <w:r>
        <w:rPr>
          <w:color w:val="000000"/>
        </w:rPr>
        <w:t xml:space="preserve">. </w:t>
      </w:r>
    </w:p>
    <w:p w14:paraId="0000001A" w14:textId="77777777" w:rsidR="001268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Orders are entered into dedicated fields in the order database.</w:t>
      </w:r>
    </w:p>
    <w:p w14:paraId="0000001B" w14:textId="77777777" w:rsidR="001268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Once orders are entered within M2M, an email is sent to the customer with a confirmation. This includes confirmation number and an estimated ship date.</w:t>
      </w:r>
    </w:p>
    <w:p w14:paraId="0000001C" w14:textId="77777777" w:rsidR="001268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All orders are verified for accuracy for information such as address, billing, and shipping by Customer Service. </w:t>
      </w:r>
    </w:p>
    <w:p w14:paraId="0000001D" w14:textId="77777777" w:rsidR="001268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Terms and Conditions are listed on the Techno-Aide website. This refers to Pricing, Payment Terms, Ordering, Cancellations and Modifications, Shipping, Warranty, Returns and Exchanges and Damaged Goods.</w:t>
      </w:r>
    </w:p>
    <w:p w14:paraId="0000001E" w14:textId="77777777" w:rsidR="001268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Customer feedback and complaints are reviewed and analyzed according to the procedure P-820 for Postproduction feedback &amp; complaint handling.</w:t>
      </w:r>
    </w:p>
    <w:p w14:paraId="0000001F" w14:textId="77777777" w:rsidR="001268C8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Documents related to the process</w:t>
      </w:r>
    </w:p>
    <w:tbl>
      <w:tblPr>
        <w:tblStyle w:val="a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1268C8" w14:paraId="1E211FAB" w14:textId="77777777">
        <w:tc>
          <w:tcPr>
            <w:tcW w:w="5395" w:type="dxa"/>
          </w:tcPr>
          <w:p w14:paraId="00000020" w14:textId="77777777" w:rsidR="001268C8" w:rsidRDefault="00000000">
            <w:r>
              <w:t>Forms</w:t>
            </w:r>
          </w:p>
        </w:tc>
        <w:tc>
          <w:tcPr>
            <w:tcW w:w="5395" w:type="dxa"/>
          </w:tcPr>
          <w:p w14:paraId="00000021" w14:textId="77777777" w:rsidR="001268C8" w:rsidRDefault="00000000">
            <w:r>
              <w:t>Attachments</w:t>
            </w:r>
          </w:p>
        </w:tc>
      </w:tr>
      <w:tr w:rsidR="001268C8" w14:paraId="77C8A5CE" w14:textId="77777777">
        <w:tc>
          <w:tcPr>
            <w:tcW w:w="5395" w:type="dxa"/>
          </w:tcPr>
          <w:p w14:paraId="00000022" w14:textId="77777777" w:rsidR="001268C8" w:rsidRDefault="001268C8"/>
        </w:tc>
        <w:tc>
          <w:tcPr>
            <w:tcW w:w="5395" w:type="dxa"/>
          </w:tcPr>
          <w:p w14:paraId="00000023" w14:textId="77777777" w:rsidR="001268C8" w:rsidRDefault="001268C8"/>
        </w:tc>
      </w:tr>
      <w:tr w:rsidR="001268C8" w14:paraId="678DC300" w14:textId="77777777">
        <w:tc>
          <w:tcPr>
            <w:tcW w:w="5395" w:type="dxa"/>
          </w:tcPr>
          <w:p w14:paraId="00000024" w14:textId="77777777" w:rsidR="001268C8" w:rsidRDefault="00000000">
            <w:r>
              <w:t>Procedures</w:t>
            </w:r>
          </w:p>
        </w:tc>
        <w:tc>
          <w:tcPr>
            <w:tcW w:w="5395" w:type="dxa"/>
          </w:tcPr>
          <w:p w14:paraId="00000025" w14:textId="77777777" w:rsidR="001268C8" w:rsidRDefault="00000000">
            <w:r>
              <w:t>Work Instructions</w:t>
            </w:r>
          </w:p>
        </w:tc>
      </w:tr>
      <w:tr w:rsidR="001268C8" w14:paraId="447EB7E2" w14:textId="77777777">
        <w:tc>
          <w:tcPr>
            <w:tcW w:w="5395" w:type="dxa"/>
          </w:tcPr>
          <w:p w14:paraId="00000026" w14:textId="77777777" w:rsidR="001268C8" w:rsidRDefault="001268C8"/>
        </w:tc>
        <w:tc>
          <w:tcPr>
            <w:tcW w:w="5395" w:type="dxa"/>
          </w:tcPr>
          <w:p w14:paraId="00000027" w14:textId="77777777" w:rsidR="001268C8" w:rsidRDefault="001268C8"/>
        </w:tc>
      </w:tr>
    </w:tbl>
    <w:p w14:paraId="00000028" w14:textId="77777777" w:rsidR="001268C8" w:rsidRDefault="001268C8">
      <w:pPr>
        <w:rPr>
          <w:color w:val="2F5496"/>
          <w:sz w:val="32"/>
          <w:szCs w:val="32"/>
        </w:rPr>
      </w:pPr>
    </w:p>
    <w:p w14:paraId="00000029" w14:textId="77777777" w:rsidR="001268C8" w:rsidRDefault="0000000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Control of Revision Table</w:t>
      </w:r>
    </w:p>
    <w:tbl>
      <w:tblPr>
        <w:tblStyle w:val="a0"/>
        <w:tblW w:w="10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"/>
        <w:gridCol w:w="3399"/>
        <w:gridCol w:w="2146"/>
        <w:gridCol w:w="2498"/>
        <w:gridCol w:w="1799"/>
      </w:tblGrid>
      <w:tr w:rsidR="001268C8" w14:paraId="4C612D9F" w14:textId="77777777">
        <w:trPr>
          <w:trHeight w:val="339"/>
        </w:trPr>
        <w:tc>
          <w:tcPr>
            <w:tcW w:w="991" w:type="dxa"/>
          </w:tcPr>
          <w:p w14:paraId="0000002A" w14:textId="77777777" w:rsidR="001268C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Revision</w:t>
            </w:r>
          </w:p>
        </w:tc>
        <w:tc>
          <w:tcPr>
            <w:tcW w:w="3399" w:type="dxa"/>
          </w:tcPr>
          <w:p w14:paraId="0000002B" w14:textId="77777777" w:rsidR="001268C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Changes</w:t>
            </w:r>
          </w:p>
        </w:tc>
        <w:tc>
          <w:tcPr>
            <w:tcW w:w="2146" w:type="dxa"/>
          </w:tcPr>
          <w:p w14:paraId="0000002C" w14:textId="77777777" w:rsidR="001268C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Created by</w:t>
            </w:r>
          </w:p>
        </w:tc>
        <w:tc>
          <w:tcPr>
            <w:tcW w:w="2498" w:type="dxa"/>
          </w:tcPr>
          <w:p w14:paraId="0000002D" w14:textId="77777777" w:rsidR="001268C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799" w:type="dxa"/>
          </w:tcPr>
          <w:p w14:paraId="0000002E" w14:textId="77777777" w:rsidR="001268C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Date of approval</w:t>
            </w:r>
          </w:p>
        </w:tc>
      </w:tr>
      <w:tr w:rsidR="001268C8" w14:paraId="47200268" w14:textId="77777777">
        <w:trPr>
          <w:trHeight w:val="320"/>
        </w:trPr>
        <w:tc>
          <w:tcPr>
            <w:tcW w:w="991" w:type="dxa"/>
          </w:tcPr>
          <w:p w14:paraId="0000002F" w14:textId="77777777" w:rsidR="001268C8" w:rsidRDefault="00000000">
            <w:r>
              <w:t>Draft</w:t>
            </w:r>
          </w:p>
        </w:tc>
        <w:tc>
          <w:tcPr>
            <w:tcW w:w="3399" w:type="dxa"/>
          </w:tcPr>
          <w:p w14:paraId="00000030" w14:textId="77777777" w:rsidR="001268C8" w:rsidRDefault="00000000">
            <w:r>
              <w:t>New document</w:t>
            </w:r>
          </w:p>
        </w:tc>
        <w:tc>
          <w:tcPr>
            <w:tcW w:w="2146" w:type="dxa"/>
          </w:tcPr>
          <w:p w14:paraId="00000031" w14:textId="77777777" w:rsidR="001268C8" w:rsidRDefault="00000000">
            <w:r>
              <w:t>Brian Olea (OAQC)</w:t>
            </w:r>
          </w:p>
        </w:tc>
        <w:tc>
          <w:tcPr>
            <w:tcW w:w="2498" w:type="dxa"/>
          </w:tcPr>
          <w:p w14:paraId="00000032" w14:textId="77777777" w:rsidR="001268C8" w:rsidRDefault="001268C8"/>
        </w:tc>
        <w:tc>
          <w:tcPr>
            <w:tcW w:w="1799" w:type="dxa"/>
          </w:tcPr>
          <w:p w14:paraId="00000033" w14:textId="77777777" w:rsidR="001268C8" w:rsidRDefault="001268C8"/>
        </w:tc>
      </w:tr>
      <w:tr w:rsidR="001268C8" w14:paraId="32091ADC" w14:textId="77777777">
        <w:trPr>
          <w:trHeight w:val="339"/>
        </w:trPr>
        <w:tc>
          <w:tcPr>
            <w:tcW w:w="991" w:type="dxa"/>
          </w:tcPr>
          <w:p w14:paraId="00000034" w14:textId="77777777" w:rsidR="001268C8" w:rsidRDefault="001268C8"/>
        </w:tc>
        <w:tc>
          <w:tcPr>
            <w:tcW w:w="3399" w:type="dxa"/>
          </w:tcPr>
          <w:p w14:paraId="00000035" w14:textId="77777777" w:rsidR="001268C8" w:rsidRDefault="001268C8"/>
        </w:tc>
        <w:tc>
          <w:tcPr>
            <w:tcW w:w="2146" w:type="dxa"/>
          </w:tcPr>
          <w:p w14:paraId="00000036" w14:textId="77777777" w:rsidR="001268C8" w:rsidRDefault="001268C8"/>
        </w:tc>
        <w:tc>
          <w:tcPr>
            <w:tcW w:w="2498" w:type="dxa"/>
          </w:tcPr>
          <w:p w14:paraId="00000037" w14:textId="77777777" w:rsidR="001268C8" w:rsidRDefault="001268C8"/>
        </w:tc>
        <w:tc>
          <w:tcPr>
            <w:tcW w:w="1799" w:type="dxa"/>
          </w:tcPr>
          <w:p w14:paraId="00000038" w14:textId="77777777" w:rsidR="001268C8" w:rsidRDefault="001268C8"/>
        </w:tc>
      </w:tr>
      <w:tr w:rsidR="001268C8" w14:paraId="225843EA" w14:textId="77777777">
        <w:trPr>
          <w:trHeight w:val="320"/>
        </w:trPr>
        <w:tc>
          <w:tcPr>
            <w:tcW w:w="991" w:type="dxa"/>
          </w:tcPr>
          <w:p w14:paraId="00000039" w14:textId="77777777" w:rsidR="001268C8" w:rsidRDefault="001268C8"/>
        </w:tc>
        <w:tc>
          <w:tcPr>
            <w:tcW w:w="3399" w:type="dxa"/>
          </w:tcPr>
          <w:p w14:paraId="0000003A" w14:textId="77777777" w:rsidR="001268C8" w:rsidRDefault="001268C8"/>
        </w:tc>
        <w:tc>
          <w:tcPr>
            <w:tcW w:w="2146" w:type="dxa"/>
          </w:tcPr>
          <w:p w14:paraId="0000003B" w14:textId="77777777" w:rsidR="001268C8" w:rsidRDefault="001268C8"/>
        </w:tc>
        <w:tc>
          <w:tcPr>
            <w:tcW w:w="2498" w:type="dxa"/>
          </w:tcPr>
          <w:p w14:paraId="0000003C" w14:textId="77777777" w:rsidR="001268C8" w:rsidRDefault="001268C8"/>
        </w:tc>
        <w:tc>
          <w:tcPr>
            <w:tcW w:w="1799" w:type="dxa"/>
          </w:tcPr>
          <w:p w14:paraId="0000003D" w14:textId="77777777" w:rsidR="001268C8" w:rsidRDefault="001268C8"/>
        </w:tc>
      </w:tr>
      <w:tr w:rsidR="001268C8" w14:paraId="2F322141" w14:textId="77777777">
        <w:trPr>
          <w:trHeight w:val="339"/>
        </w:trPr>
        <w:tc>
          <w:tcPr>
            <w:tcW w:w="991" w:type="dxa"/>
          </w:tcPr>
          <w:p w14:paraId="0000003E" w14:textId="77777777" w:rsidR="001268C8" w:rsidRDefault="001268C8"/>
        </w:tc>
        <w:tc>
          <w:tcPr>
            <w:tcW w:w="3399" w:type="dxa"/>
          </w:tcPr>
          <w:p w14:paraId="0000003F" w14:textId="77777777" w:rsidR="001268C8" w:rsidRDefault="001268C8"/>
        </w:tc>
        <w:tc>
          <w:tcPr>
            <w:tcW w:w="2146" w:type="dxa"/>
          </w:tcPr>
          <w:p w14:paraId="00000040" w14:textId="77777777" w:rsidR="001268C8" w:rsidRDefault="001268C8"/>
        </w:tc>
        <w:tc>
          <w:tcPr>
            <w:tcW w:w="2498" w:type="dxa"/>
          </w:tcPr>
          <w:p w14:paraId="00000041" w14:textId="77777777" w:rsidR="001268C8" w:rsidRDefault="001268C8"/>
        </w:tc>
        <w:tc>
          <w:tcPr>
            <w:tcW w:w="1799" w:type="dxa"/>
          </w:tcPr>
          <w:p w14:paraId="00000042" w14:textId="77777777" w:rsidR="001268C8" w:rsidRDefault="001268C8"/>
        </w:tc>
      </w:tr>
    </w:tbl>
    <w:p w14:paraId="00000043" w14:textId="77777777" w:rsidR="001268C8" w:rsidRDefault="001268C8">
      <w:pPr>
        <w:rPr>
          <w:color w:val="2F5496"/>
          <w:sz w:val="32"/>
          <w:szCs w:val="32"/>
        </w:rPr>
      </w:pPr>
    </w:p>
    <w:p w14:paraId="00000044" w14:textId="77777777" w:rsidR="001268C8" w:rsidRDefault="001268C8">
      <w:pPr>
        <w:rPr>
          <w:color w:val="2F5496"/>
          <w:sz w:val="32"/>
          <w:szCs w:val="32"/>
        </w:rPr>
      </w:pPr>
    </w:p>
    <w:sectPr w:rsidR="001268C8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D4C4A" w14:textId="77777777" w:rsidR="00476E49" w:rsidRDefault="00476E49">
      <w:pPr>
        <w:spacing w:after="0" w:line="240" w:lineRule="auto"/>
      </w:pPr>
      <w:r>
        <w:separator/>
      </w:r>
    </w:p>
  </w:endnote>
  <w:endnote w:type="continuationSeparator" w:id="0">
    <w:p w14:paraId="24D0AA21" w14:textId="77777777" w:rsidR="00476E49" w:rsidRDefault="00476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0" w14:textId="77777777" w:rsidR="0012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Template Document. Data to be updated per process.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0A548" w14:textId="77777777" w:rsidR="00476E49" w:rsidRDefault="00476E49">
      <w:pPr>
        <w:spacing w:after="0" w:line="240" w:lineRule="auto"/>
      </w:pPr>
      <w:r>
        <w:separator/>
      </w:r>
    </w:p>
  </w:footnote>
  <w:footnote w:type="continuationSeparator" w:id="0">
    <w:p w14:paraId="0EBB7F86" w14:textId="77777777" w:rsidR="00476E49" w:rsidRDefault="00476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5" w14:textId="77777777" w:rsidR="0012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35"/>
      </w:tabs>
      <w:spacing w:after="0" w:line="240" w:lineRule="auto"/>
      <w:rPr>
        <w:color w:val="000000"/>
      </w:rPr>
    </w:pPr>
    <w:r>
      <w:rPr>
        <w:color w:val="000000"/>
      </w:rPr>
      <w:tab/>
    </w:r>
  </w:p>
  <w:tbl>
    <w:tblPr>
      <w:tblStyle w:val="a1"/>
      <w:tblW w:w="1079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5346"/>
      <w:gridCol w:w="1971"/>
      <w:gridCol w:w="1226"/>
      <w:gridCol w:w="1280"/>
      <w:gridCol w:w="967"/>
    </w:tblGrid>
    <w:tr w:rsidR="001268C8" w14:paraId="083AF03D" w14:textId="77777777">
      <w:trPr>
        <w:trHeight w:val="284"/>
      </w:trPr>
      <w:tc>
        <w:tcPr>
          <w:tcW w:w="5346" w:type="dxa"/>
          <w:vMerge w:val="restart"/>
          <w:tcBorders>
            <w:left w:val="single" w:sz="4" w:space="0" w:color="000000"/>
          </w:tcBorders>
          <w:vAlign w:val="center"/>
        </w:tcPr>
        <w:p w14:paraId="00000046" w14:textId="77777777" w:rsidR="001268C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30" w:after="30" w:line="240" w:lineRule="auto"/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3249295" cy="59118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9295" cy="5911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71" w:type="dxa"/>
          <w:tcBorders>
            <w:top w:val="single" w:sz="4" w:space="0" w:color="000000"/>
            <w:bottom w:val="nil"/>
          </w:tcBorders>
          <w:vAlign w:val="center"/>
        </w:tcPr>
        <w:p w14:paraId="00000047" w14:textId="77777777" w:rsidR="001268C8" w:rsidRDefault="00000000">
          <w:pPr>
            <w:ind w:right="72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Specification: </w:t>
          </w:r>
        </w:p>
      </w:tc>
      <w:tc>
        <w:tcPr>
          <w:tcW w:w="1226" w:type="dxa"/>
          <w:tcBorders>
            <w:top w:val="single" w:sz="4" w:space="0" w:color="000000"/>
            <w:bottom w:val="nil"/>
            <w:right w:val="nil"/>
          </w:tcBorders>
          <w:vAlign w:val="center"/>
        </w:tcPr>
        <w:p w14:paraId="00000048" w14:textId="77777777" w:rsidR="001268C8" w:rsidRDefault="00000000">
          <w:pPr>
            <w:tabs>
              <w:tab w:val="left" w:pos="1692"/>
            </w:tabs>
            <w:ind w:right="72"/>
            <w:jc w:val="both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Revision</w:t>
          </w:r>
        </w:p>
      </w:tc>
      <w:tc>
        <w:tcPr>
          <w:tcW w:w="2247" w:type="dxa"/>
          <w:gridSpan w:val="2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000049" w14:textId="77777777" w:rsidR="001268C8" w:rsidRDefault="00000000">
          <w:pPr>
            <w:tabs>
              <w:tab w:val="left" w:pos="1692"/>
            </w:tabs>
            <w:ind w:right="72"/>
            <w:jc w:val="both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ISO Reference</w:t>
          </w:r>
        </w:p>
      </w:tc>
    </w:tr>
    <w:tr w:rsidR="001268C8" w14:paraId="581F14BF" w14:textId="77777777">
      <w:trPr>
        <w:trHeight w:val="300"/>
      </w:trPr>
      <w:tc>
        <w:tcPr>
          <w:tcW w:w="5346" w:type="dxa"/>
          <w:vMerge/>
          <w:tcBorders>
            <w:left w:val="single" w:sz="4" w:space="0" w:color="000000"/>
          </w:tcBorders>
          <w:vAlign w:val="center"/>
        </w:tcPr>
        <w:p w14:paraId="0000004B" w14:textId="77777777" w:rsidR="001268C8" w:rsidRDefault="001268C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sz w:val="24"/>
              <w:szCs w:val="24"/>
            </w:rPr>
          </w:pPr>
        </w:p>
      </w:tc>
      <w:tc>
        <w:tcPr>
          <w:tcW w:w="1971" w:type="dxa"/>
          <w:vMerge w:val="restart"/>
          <w:tcBorders>
            <w:top w:val="nil"/>
          </w:tcBorders>
          <w:vAlign w:val="center"/>
        </w:tcPr>
        <w:p w14:paraId="0000004C" w14:textId="77777777" w:rsidR="001268C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 xml:space="preserve">Procedure </w:t>
          </w:r>
        </w:p>
      </w:tc>
      <w:tc>
        <w:tcPr>
          <w:tcW w:w="1226" w:type="dxa"/>
          <w:vMerge w:val="restart"/>
          <w:tcBorders>
            <w:top w:val="nil"/>
            <w:right w:val="nil"/>
          </w:tcBorders>
          <w:vAlign w:val="center"/>
        </w:tcPr>
        <w:p w14:paraId="0000004D" w14:textId="77777777" w:rsidR="001268C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>(Draft)</w:t>
          </w:r>
        </w:p>
      </w:tc>
      <w:tc>
        <w:tcPr>
          <w:tcW w:w="1280" w:type="dxa"/>
          <w:tcBorders>
            <w:top w:val="single" w:sz="4" w:space="0" w:color="000000"/>
            <w:right w:val="nil"/>
          </w:tcBorders>
          <w:vAlign w:val="center"/>
        </w:tcPr>
        <w:p w14:paraId="0000004E" w14:textId="77777777" w:rsidR="001268C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ISO 9001 </w:t>
          </w:r>
        </w:p>
      </w:tc>
      <w:tc>
        <w:tcPr>
          <w:tcW w:w="967" w:type="dxa"/>
          <w:tcBorders>
            <w:top w:val="single" w:sz="4" w:space="0" w:color="000000"/>
            <w:right w:val="single" w:sz="4" w:space="0" w:color="000000"/>
          </w:tcBorders>
          <w:vAlign w:val="center"/>
        </w:tcPr>
        <w:p w14:paraId="0000004F" w14:textId="77777777" w:rsidR="001268C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8.2.0</w:t>
          </w:r>
        </w:p>
      </w:tc>
    </w:tr>
    <w:tr w:rsidR="001268C8" w14:paraId="3B6BD341" w14:textId="77777777">
      <w:trPr>
        <w:trHeight w:val="300"/>
      </w:trPr>
      <w:tc>
        <w:tcPr>
          <w:tcW w:w="5346" w:type="dxa"/>
          <w:vMerge/>
          <w:tcBorders>
            <w:left w:val="single" w:sz="4" w:space="0" w:color="000000"/>
          </w:tcBorders>
          <w:vAlign w:val="center"/>
        </w:tcPr>
        <w:p w14:paraId="00000050" w14:textId="77777777" w:rsidR="001268C8" w:rsidRDefault="001268C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0"/>
              <w:szCs w:val="20"/>
            </w:rPr>
          </w:pPr>
        </w:p>
      </w:tc>
      <w:tc>
        <w:tcPr>
          <w:tcW w:w="1971" w:type="dxa"/>
          <w:vMerge/>
          <w:tcBorders>
            <w:top w:val="nil"/>
          </w:tcBorders>
          <w:vAlign w:val="center"/>
        </w:tcPr>
        <w:p w14:paraId="00000051" w14:textId="77777777" w:rsidR="001268C8" w:rsidRDefault="001268C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0"/>
              <w:szCs w:val="20"/>
            </w:rPr>
          </w:pPr>
        </w:p>
      </w:tc>
      <w:tc>
        <w:tcPr>
          <w:tcW w:w="1226" w:type="dxa"/>
          <w:vMerge/>
          <w:tcBorders>
            <w:top w:val="nil"/>
            <w:right w:val="nil"/>
          </w:tcBorders>
          <w:vAlign w:val="center"/>
        </w:tcPr>
        <w:p w14:paraId="00000052" w14:textId="77777777" w:rsidR="001268C8" w:rsidRDefault="001268C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0"/>
              <w:szCs w:val="20"/>
            </w:rPr>
          </w:pPr>
        </w:p>
      </w:tc>
      <w:tc>
        <w:tcPr>
          <w:tcW w:w="1280" w:type="dxa"/>
          <w:tcBorders>
            <w:top w:val="nil"/>
            <w:right w:val="nil"/>
          </w:tcBorders>
          <w:vAlign w:val="center"/>
        </w:tcPr>
        <w:p w14:paraId="00000053" w14:textId="77777777" w:rsidR="001268C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ISO 13485</w:t>
          </w:r>
        </w:p>
      </w:tc>
      <w:tc>
        <w:tcPr>
          <w:tcW w:w="967" w:type="dxa"/>
          <w:tcBorders>
            <w:right w:val="single" w:sz="4" w:space="0" w:color="000000"/>
          </w:tcBorders>
          <w:vAlign w:val="center"/>
        </w:tcPr>
        <w:p w14:paraId="00000054" w14:textId="77777777" w:rsidR="001268C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7.2.0</w:t>
          </w:r>
        </w:p>
      </w:tc>
    </w:tr>
    <w:tr w:rsidR="001268C8" w14:paraId="329445B9" w14:textId="77777777">
      <w:trPr>
        <w:trHeight w:val="368"/>
      </w:trPr>
      <w:tc>
        <w:tcPr>
          <w:tcW w:w="5346" w:type="dxa"/>
          <w:vMerge/>
          <w:tcBorders>
            <w:left w:val="single" w:sz="4" w:space="0" w:color="000000"/>
          </w:tcBorders>
          <w:vAlign w:val="center"/>
        </w:tcPr>
        <w:p w14:paraId="00000055" w14:textId="77777777" w:rsidR="001268C8" w:rsidRDefault="001268C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0"/>
              <w:szCs w:val="20"/>
            </w:rPr>
          </w:pPr>
        </w:p>
      </w:tc>
      <w:tc>
        <w:tcPr>
          <w:tcW w:w="5444" w:type="dxa"/>
          <w:gridSpan w:val="4"/>
          <w:tcBorders>
            <w:right w:val="single" w:sz="4" w:space="0" w:color="000000"/>
          </w:tcBorders>
          <w:vAlign w:val="center"/>
        </w:tcPr>
        <w:p w14:paraId="00000056" w14:textId="77777777" w:rsidR="001268C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b/>
              <w:color w:val="000000"/>
              <w:sz w:val="24"/>
              <w:szCs w:val="24"/>
            </w:rPr>
          </w:pPr>
          <w:r>
            <w:rPr>
              <w:b/>
              <w:color w:val="000000"/>
              <w:sz w:val="24"/>
              <w:szCs w:val="24"/>
            </w:rPr>
            <w:t>Document Title</w:t>
          </w:r>
        </w:p>
      </w:tc>
    </w:tr>
    <w:tr w:rsidR="001268C8" w14:paraId="7D438D44" w14:textId="77777777">
      <w:trPr>
        <w:trHeight w:val="367"/>
      </w:trPr>
      <w:tc>
        <w:tcPr>
          <w:tcW w:w="5346" w:type="dxa"/>
          <w:vMerge/>
          <w:tcBorders>
            <w:left w:val="single" w:sz="4" w:space="0" w:color="000000"/>
          </w:tcBorders>
          <w:vAlign w:val="center"/>
        </w:tcPr>
        <w:p w14:paraId="0000005A" w14:textId="77777777" w:rsidR="001268C8" w:rsidRDefault="001268C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  <w:sz w:val="24"/>
              <w:szCs w:val="24"/>
            </w:rPr>
          </w:pPr>
        </w:p>
      </w:tc>
      <w:tc>
        <w:tcPr>
          <w:tcW w:w="5444" w:type="dxa"/>
          <w:gridSpan w:val="4"/>
          <w:tcBorders>
            <w:right w:val="single" w:sz="4" w:space="0" w:color="000000"/>
          </w:tcBorders>
          <w:vAlign w:val="center"/>
        </w:tcPr>
        <w:p w14:paraId="0000005B" w14:textId="77777777" w:rsidR="001268C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P-720-A Customer Related Processes</w:t>
          </w:r>
        </w:p>
      </w:tc>
    </w:tr>
  </w:tbl>
  <w:p w14:paraId="0000005F" w14:textId="77777777" w:rsidR="001268C8" w:rsidRDefault="001268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3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B75"/>
    <w:multiLevelType w:val="multilevel"/>
    <w:tmpl w:val="8ED286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1728" w:hanging="647"/>
      </w:pPr>
    </w:lvl>
    <w:lvl w:ilvl="4">
      <w:start w:val="1"/>
      <w:numFmt w:val="decimal"/>
      <w:lvlText w:val="%1.%2.●.%4.%5."/>
      <w:lvlJc w:val="left"/>
      <w:pPr>
        <w:ind w:left="2232" w:hanging="792"/>
      </w:pPr>
    </w:lvl>
    <w:lvl w:ilvl="5">
      <w:start w:val="1"/>
      <w:numFmt w:val="decimal"/>
      <w:lvlText w:val="%1.%2.●.%4.%5.%6."/>
      <w:lvlJc w:val="left"/>
      <w:pPr>
        <w:ind w:left="2736" w:hanging="935"/>
      </w:pPr>
    </w:lvl>
    <w:lvl w:ilvl="6">
      <w:start w:val="1"/>
      <w:numFmt w:val="decimal"/>
      <w:lvlText w:val="%1.%2.●.%4.%5.%6.%7."/>
      <w:lvlJc w:val="left"/>
      <w:pPr>
        <w:ind w:left="3240" w:hanging="1080"/>
      </w:pPr>
    </w:lvl>
    <w:lvl w:ilvl="7">
      <w:start w:val="1"/>
      <w:numFmt w:val="decimal"/>
      <w:lvlText w:val="%1.%2.●.%4.%5.%6.%7.%8."/>
      <w:lvlJc w:val="left"/>
      <w:pPr>
        <w:ind w:left="3744" w:hanging="1224"/>
      </w:pPr>
    </w:lvl>
    <w:lvl w:ilvl="8">
      <w:start w:val="1"/>
      <w:numFmt w:val="decimal"/>
      <w:lvlText w:val="%1.%2.●.%4.%5.%6.%7.%8.%9."/>
      <w:lvlJc w:val="left"/>
      <w:pPr>
        <w:ind w:left="4320" w:hanging="1440"/>
      </w:pPr>
    </w:lvl>
  </w:abstractNum>
  <w:abstractNum w:abstractNumId="1" w15:restartNumberingAfterBreak="0">
    <w:nsid w:val="18E07344"/>
    <w:multiLevelType w:val="multilevel"/>
    <w:tmpl w:val="84AC36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F435C"/>
    <w:multiLevelType w:val="multilevel"/>
    <w:tmpl w:val="CCC67A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DCF6E5E"/>
    <w:multiLevelType w:val="multilevel"/>
    <w:tmpl w:val="91D043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F835E32"/>
    <w:multiLevelType w:val="multilevel"/>
    <w:tmpl w:val="F7F8A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0B0604"/>
    <w:multiLevelType w:val="multilevel"/>
    <w:tmpl w:val="D4F67B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8974645">
    <w:abstractNumId w:val="3"/>
  </w:num>
  <w:num w:numId="2" w16cid:durableId="1704208233">
    <w:abstractNumId w:val="5"/>
  </w:num>
  <w:num w:numId="3" w16cid:durableId="1903907627">
    <w:abstractNumId w:val="2"/>
  </w:num>
  <w:num w:numId="4" w16cid:durableId="1129279822">
    <w:abstractNumId w:val="1"/>
  </w:num>
  <w:num w:numId="5" w16cid:durableId="1185093327">
    <w:abstractNumId w:val="0"/>
  </w:num>
  <w:num w:numId="6" w16cid:durableId="1569992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C8"/>
    <w:rsid w:val="001268C8"/>
    <w:rsid w:val="00476E49"/>
    <w:rsid w:val="0062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42A73"/>
  <w15:docId w15:val="{9998F442-5C12-4B2C-BB94-A1B57611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er">
    <w:name w:val="header"/>
    <w:basedOn w:val="Normal"/>
    <w:link w:val="HeaderChar"/>
    <w:unhideWhenUsed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E36C6"/>
  </w:style>
  <w:style w:type="paragraph" w:styleId="Footer">
    <w:name w:val="footer"/>
    <w:basedOn w:val="Normal"/>
    <w:link w:val="FooterChar"/>
    <w:uiPriority w:val="99"/>
    <w:unhideWhenUsed/>
    <w:qFormat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6C6"/>
  </w:style>
  <w:style w:type="paragraph" w:customStyle="1" w:styleId="HeaderInfo">
    <w:name w:val="Header Info"/>
    <w:basedOn w:val="Normal"/>
    <w:qFormat/>
    <w:rsid w:val="00CE36C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6C6"/>
    <w:pPr>
      <w:ind w:left="720"/>
      <w:contextualSpacing/>
    </w:pPr>
  </w:style>
  <w:style w:type="table" w:styleId="TableGrid">
    <w:name w:val="Table Grid"/>
    <w:basedOn w:val="TableNormal"/>
    <w:uiPriority w:val="39"/>
    <w:rsid w:val="00CE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erII">
    <w:name w:val="Tier II"/>
    <w:basedOn w:val="Normal"/>
    <w:rsid w:val="003A1832"/>
    <w:pPr>
      <w:widowControl w:val="0"/>
      <w:spacing w:before="40" w:after="80" w:line="240" w:lineRule="auto"/>
      <w:ind w:left="576" w:hanging="576"/>
    </w:pPr>
    <w:rPr>
      <w:rFonts w:ascii="Arial" w:eastAsia="Times New Roman" w:hAnsi="Arial" w:cs="Times New Roman"/>
      <w:szCs w:val="20"/>
    </w:rPr>
  </w:style>
  <w:style w:type="paragraph" w:styleId="NormalWeb">
    <w:name w:val="Normal (Web)"/>
    <w:basedOn w:val="Normal"/>
    <w:uiPriority w:val="99"/>
    <w:semiHidden/>
    <w:unhideWhenUsed/>
    <w:rsid w:val="00CC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IVvF3DJQi7tbnMcYDt0zJYGGpg==">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Olea</dc:creator>
  <cp:lastModifiedBy>Brian Olea</cp:lastModifiedBy>
  <cp:revision>2</cp:revision>
  <dcterms:created xsi:type="dcterms:W3CDTF">2022-09-29T02:22:00Z</dcterms:created>
  <dcterms:modified xsi:type="dcterms:W3CDTF">2022-09-29T02:22:00Z</dcterms:modified>
</cp:coreProperties>
</file>