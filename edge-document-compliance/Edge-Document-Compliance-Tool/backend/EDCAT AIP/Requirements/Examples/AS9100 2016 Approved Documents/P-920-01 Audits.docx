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69FA38CC" w14:textId="7FB62FC3" w:rsidR="002E3E84" w:rsidRDefault="002E3E84" w:rsidP="0092219B">
      <w:r w:rsidRPr="00AC2015">
        <w:t>This procedure describes the process for performing Audits for evidence of compliance to relevant AS standards and adherence to regulatory and customer requirements at Burrana.</w:t>
      </w:r>
    </w:p>
    <w:p w14:paraId="386EB03F" w14:textId="67C364D2" w:rsidR="00E23800" w:rsidRPr="00AC2015" w:rsidRDefault="00E23800" w:rsidP="0092219B">
      <w:r>
        <w:t>This includes Internal Audits</w:t>
      </w:r>
      <w:r w:rsidR="00FD7F60">
        <w:t xml:space="preserve"> and</w:t>
      </w:r>
      <w:r>
        <w:t xml:space="preserve"> </w:t>
      </w:r>
      <w:r w:rsidR="002D5647">
        <w:t>Supplier Audit</w:t>
      </w:r>
      <w:r w:rsidR="00FD7F60">
        <w:t xml:space="preserve">s, as well as how </w:t>
      </w:r>
      <w:r w:rsidR="00457469">
        <w:t>Burrana accepts 3</w:t>
      </w:r>
      <w:r w:rsidR="00457469" w:rsidRPr="00457469">
        <w:rPr>
          <w:vertAlign w:val="superscript"/>
        </w:rPr>
        <w:t>rd</w:t>
      </w:r>
      <w:r w:rsidR="00457469">
        <w:t xml:space="preserve"> party</w:t>
      </w:r>
      <w:r w:rsidR="003E7801">
        <w:t>, Regulatory, and Customer Audits.</w:t>
      </w:r>
    </w:p>
    <w:p w14:paraId="7AD62483" w14:textId="77777777" w:rsidR="0028783E" w:rsidRPr="00BE5E16" w:rsidRDefault="0028783E" w:rsidP="007C4F15">
      <w:pPr>
        <w:pStyle w:val="Heading1"/>
      </w:pPr>
      <w:r w:rsidRPr="00BE5E16">
        <w:t>Applicability</w:t>
      </w:r>
    </w:p>
    <w:p w14:paraId="1F8AB4AB" w14:textId="77777777" w:rsidR="00E23800" w:rsidRPr="00AC2015" w:rsidRDefault="00E23800" w:rsidP="00E23800">
      <w:r w:rsidRPr="00AC2015">
        <w:t>The procedure applies to the assessment of the Quality Management System (QMS) at all locations as evidence of performance evaluation.</w:t>
      </w:r>
    </w:p>
    <w:p w14:paraId="34B05DC6" w14:textId="77777777" w:rsidR="0028783E" w:rsidRPr="00BE5E16" w:rsidRDefault="0028783E" w:rsidP="007C4F15">
      <w:pPr>
        <w:pStyle w:val="Heading1"/>
      </w:pPr>
      <w:r w:rsidRPr="00BE5E16">
        <w:t>Responsibilities</w:t>
      </w:r>
    </w:p>
    <w:p w14:paraId="47B4D62F" w14:textId="5412D02D" w:rsidR="00FF1F0A" w:rsidRDefault="00CD5F7B" w:rsidP="00FF1F0A">
      <w:proofErr w:type="gramStart"/>
      <w:r w:rsidRPr="00AC2015">
        <w:t>The VP</w:t>
      </w:r>
      <w:proofErr w:type="gramEnd"/>
      <w:r w:rsidRPr="00AC2015">
        <w:t xml:space="preserve"> Quality has the prime responsibility and approval authority for this </w:t>
      </w:r>
      <w:r w:rsidR="00FF1F0A" w:rsidRPr="00AC2015">
        <w:t>procedure</w:t>
      </w:r>
      <w:r w:rsidR="00FF1F0A">
        <w:t>.</w:t>
      </w:r>
    </w:p>
    <w:p w14:paraId="5FE37076" w14:textId="77777777" w:rsidR="003C773F" w:rsidRPr="0074290B" w:rsidRDefault="003C773F" w:rsidP="003C773F">
      <w:pPr>
        <w:rPr>
          <w:rStyle w:val="Strong"/>
        </w:rPr>
      </w:pPr>
      <w:r w:rsidRPr="0074290B">
        <w:rPr>
          <w:rStyle w:val="Strong"/>
        </w:rPr>
        <w:t>The Lead Auditor:</w:t>
      </w:r>
    </w:p>
    <w:p w14:paraId="335E39FB" w14:textId="77777777" w:rsidR="003C773F" w:rsidRDefault="003C773F" w:rsidP="003C773F">
      <w:pPr>
        <w:pStyle w:val="ListParagraph"/>
        <w:numPr>
          <w:ilvl w:val="0"/>
          <w:numId w:val="18"/>
        </w:numPr>
      </w:pPr>
      <w:proofErr w:type="gramStart"/>
      <w:r>
        <w:t>Approves</w:t>
      </w:r>
      <w:proofErr w:type="gramEnd"/>
      <w:r>
        <w:t xml:space="preserve"> Audit Schedules</w:t>
      </w:r>
    </w:p>
    <w:p w14:paraId="40E3273A" w14:textId="77777777" w:rsidR="003C773F" w:rsidRDefault="003C773F" w:rsidP="003C773F">
      <w:pPr>
        <w:pStyle w:val="ListParagraph"/>
        <w:numPr>
          <w:ilvl w:val="0"/>
          <w:numId w:val="18"/>
        </w:numPr>
      </w:pPr>
      <w:r>
        <w:t>Updates the audit plans</w:t>
      </w:r>
    </w:p>
    <w:p w14:paraId="6564BC20" w14:textId="0D6EB7F8" w:rsidR="003C773F" w:rsidRDefault="003C773F" w:rsidP="00AF4071">
      <w:pPr>
        <w:pStyle w:val="ListParagraph"/>
        <w:numPr>
          <w:ilvl w:val="0"/>
          <w:numId w:val="18"/>
        </w:numPr>
      </w:pPr>
      <w:r>
        <w:t xml:space="preserve">Notifies the VP Quality of audit schedules via </w:t>
      </w:r>
      <w:r w:rsidR="26E12078">
        <w:t>email</w:t>
      </w:r>
    </w:p>
    <w:p w14:paraId="64921295" w14:textId="77777777" w:rsidR="003C773F" w:rsidRDefault="003C773F" w:rsidP="003C773F">
      <w:pPr>
        <w:pStyle w:val="ListParagraph"/>
        <w:numPr>
          <w:ilvl w:val="0"/>
          <w:numId w:val="18"/>
        </w:numPr>
      </w:pPr>
      <w:r>
        <w:t>Notifies interested parties</w:t>
      </w:r>
    </w:p>
    <w:p w14:paraId="52DFBABD" w14:textId="77777777" w:rsidR="003C773F" w:rsidRDefault="003C773F" w:rsidP="003C773F">
      <w:pPr>
        <w:pStyle w:val="ListParagraph"/>
        <w:numPr>
          <w:ilvl w:val="0"/>
          <w:numId w:val="18"/>
        </w:numPr>
      </w:pPr>
      <w:r>
        <w:t>Schedules and assigns internal auditors</w:t>
      </w:r>
    </w:p>
    <w:p w14:paraId="6C0BD1FA" w14:textId="77777777" w:rsidR="003C773F" w:rsidRDefault="003C773F" w:rsidP="003C773F">
      <w:pPr>
        <w:pStyle w:val="ListParagraph"/>
        <w:numPr>
          <w:ilvl w:val="0"/>
          <w:numId w:val="18"/>
        </w:numPr>
      </w:pPr>
      <w:r>
        <w:t>Schedules audit meetings with appropriate team members</w:t>
      </w:r>
    </w:p>
    <w:p w14:paraId="1C83648D" w14:textId="77777777" w:rsidR="003C773F" w:rsidRDefault="003C773F" w:rsidP="003C773F">
      <w:pPr>
        <w:pStyle w:val="ListParagraph"/>
        <w:numPr>
          <w:ilvl w:val="0"/>
          <w:numId w:val="18"/>
        </w:numPr>
      </w:pPr>
      <w:r>
        <w:t>Reviews completed audits for accuracy</w:t>
      </w:r>
    </w:p>
    <w:p w14:paraId="77B52B18" w14:textId="77777777" w:rsidR="003C773F" w:rsidRDefault="003C773F" w:rsidP="003C773F">
      <w:pPr>
        <w:pStyle w:val="ListParagraph"/>
        <w:numPr>
          <w:ilvl w:val="0"/>
          <w:numId w:val="18"/>
        </w:numPr>
      </w:pPr>
      <w:r>
        <w:t>Reviews findings to verify correct ownership assignment</w:t>
      </w:r>
    </w:p>
    <w:p w14:paraId="7C43288F" w14:textId="77777777" w:rsidR="003C773F" w:rsidRDefault="003C773F" w:rsidP="003C773F">
      <w:pPr>
        <w:pStyle w:val="ListParagraph"/>
        <w:numPr>
          <w:ilvl w:val="0"/>
          <w:numId w:val="18"/>
        </w:numPr>
      </w:pPr>
      <w:proofErr w:type="gramStart"/>
      <w:r>
        <w:t>Closes</w:t>
      </w:r>
      <w:proofErr w:type="gramEnd"/>
      <w:r>
        <w:t xml:space="preserve"> the audit report after review</w:t>
      </w:r>
    </w:p>
    <w:p w14:paraId="3777E512" w14:textId="77777777" w:rsidR="003C773F" w:rsidRDefault="003C773F" w:rsidP="003C773F">
      <w:pPr>
        <w:pStyle w:val="ListParagraph"/>
        <w:numPr>
          <w:ilvl w:val="0"/>
          <w:numId w:val="18"/>
        </w:numPr>
      </w:pPr>
      <w:proofErr w:type="gramStart"/>
      <w:r>
        <w:t>Notifies</w:t>
      </w:r>
      <w:proofErr w:type="gramEnd"/>
      <w:r>
        <w:t xml:space="preserve"> the VP Quality of the results of the audit</w:t>
      </w:r>
    </w:p>
    <w:p w14:paraId="0D9BA568" w14:textId="77777777" w:rsidR="003C773F" w:rsidRPr="0074290B" w:rsidRDefault="003C773F" w:rsidP="003C773F">
      <w:pPr>
        <w:rPr>
          <w:rStyle w:val="Strong"/>
        </w:rPr>
      </w:pPr>
      <w:r w:rsidRPr="0074290B">
        <w:rPr>
          <w:rStyle w:val="Strong"/>
        </w:rPr>
        <w:t>The Quality Focal</w:t>
      </w:r>
    </w:p>
    <w:p w14:paraId="27252D4C" w14:textId="77777777" w:rsidR="003C773F" w:rsidRDefault="003C773F" w:rsidP="003C773F">
      <w:pPr>
        <w:pStyle w:val="ListParagraph"/>
        <w:numPr>
          <w:ilvl w:val="0"/>
          <w:numId w:val="20"/>
        </w:numPr>
      </w:pPr>
      <w:r>
        <w:t>Initiates the Internal Audit based on the schedule</w:t>
      </w:r>
    </w:p>
    <w:p w14:paraId="58477E05" w14:textId="77777777" w:rsidR="003C773F" w:rsidRDefault="003C773F" w:rsidP="003C773F">
      <w:pPr>
        <w:pStyle w:val="ListParagraph"/>
        <w:numPr>
          <w:ilvl w:val="0"/>
          <w:numId w:val="20"/>
        </w:numPr>
      </w:pPr>
      <w:r>
        <w:t>Reviews the audit findings and ensures that they are captured in the QMS as corrective actions</w:t>
      </w:r>
    </w:p>
    <w:p w14:paraId="49BA759C" w14:textId="77777777" w:rsidR="003C773F" w:rsidRDefault="003C773F" w:rsidP="003C773F">
      <w:pPr>
        <w:pStyle w:val="ListParagraph"/>
        <w:numPr>
          <w:ilvl w:val="0"/>
          <w:numId w:val="20"/>
        </w:numPr>
      </w:pPr>
      <w:r>
        <w:t>Reviews Corrective Actions from previous audits to verify continued effectiveness</w:t>
      </w:r>
    </w:p>
    <w:p w14:paraId="113EBBD0" w14:textId="77777777" w:rsidR="003C773F" w:rsidRDefault="003C773F" w:rsidP="003C773F">
      <w:pPr>
        <w:pStyle w:val="ListParagraph"/>
        <w:numPr>
          <w:ilvl w:val="0"/>
          <w:numId w:val="20"/>
        </w:numPr>
      </w:pPr>
      <w:r>
        <w:t>Schedules the closing meeting</w:t>
      </w:r>
    </w:p>
    <w:p w14:paraId="2EB7E1BF" w14:textId="77777777" w:rsidR="003C773F" w:rsidRDefault="003C773F" w:rsidP="003C773F">
      <w:pPr>
        <w:pStyle w:val="ListParagraph"/>
        <w:numPr>
          <w:ilvl w:val="0"/>
          <w:numId w:val="20"/>
        </w:numPr>
      </w:pPr>
      <w:proofErr w:type="gramStart"/>
      <w:r>
        <w:t>Completes</w:t>
      </w:r>
      <w:proofErr w:type="gramEnd"/>
      <w:r>
        <w:t xml:space="preserve"> the audit report, verifies all objective evidence is attached and the checklist is completed</w:t>
      </w:r>
    </w:p>
    <w:p w14:paraId="5F5C254A" w14:textId="77777777" w:rsidR="003C773F" w:rsidRDefault="003C773F" w:rsidP="003C773F">
      <w:r>
        <w:t xml:space="preserve"> </w:t>
      </w:r>
      <w:r w:rsidRPr="0074290B">
        <w:rPr>
          <w:rStyle w:val="Strong"/>
        </w:rPr>
        <w:t>The Assessment Team</w:t>
      </w:r>
    </w:p>
    <w:p w14:paraId="6D0F7DF8" w14:textId="77777777" w:rsidR="003C773F" w:rsidRDefault="003C773F" w:rsidP="003C773F">
      <w:pPr>
        <w:pStyle w:val="ListParagraph"/>
        <w:numPr>
          <w:ilvl w:val="0"/>
          <w:numId w:val="19"/>
        </w:numPr>
      </w:pPr>
      <w:r>
        <w:t>Performs the audits according to the approved audit plan</w:t>
      </w:r>
    </w:p>
    <w:p w14:paraId="06607720" w14:textId="77777777" w:rsidR="003C773F" w:rsidRDefault="003C773F" w:rsidP="003C773F">
      <w:pPr>
        <w:pStyle w:val="ListParagraph"/>
        <w:numPr>
          <w:ilvl w:val="0"/>
          <w:numId w:val="19"/>
        </w:numPr>
      </w:pPr>
      <w:r>
        <w:t>Utilizes the checklists in the QMS designed for the audit</w:t>
      </w:r>
    </w:p>
    <w:p w14:paraId="3DC6CCFC" w14:textId="77777777" w:rsidR="003C773F" w:rsidRDefault="003C773F" w:rsidP="003C773F">
      <w:pPr>
        <w:pStyle w:val="ListParagraph"/>
        <w:numPr>
          <w:ilvl w:val="0"/>
          <w:numId w:val="19"/>
        </w:numPr>
      </w:pPr>
      <w:r>
        <w:t>Reviews the relevant procedures that support the process being audited</w:t>
      </w:r>
    </w:p>
    <w:p w14:paraId="0EB2A888" w14:textId="77777777" w:rsidR="003C773F" w:rsidRDefault="003C773F" w:rsidP="003C773F">
      <w:pPr>
        <w:pStyle w:val="ListParagraph"/>
        <w:numPr>
          <w:ilvl w:val="0"/>
          <w:numId w:val="19"/>
        </w:numPr>
      </w:pPr>
      <w:r>
        <w:t>Collects evidence and records it to support the audit</w:t>
      </w:r>
    </w:p>
    <w:p w14:paraId="76F819BB" w14:textId="77777777" w:rsidR="003C773F" w:rsidRDefault="003C773F" w:rsidP="003C773F">
      <w:pPr>
        <w:pStyle w:val="ListParagraph"/>
        <w:numPr>
          <w:ilvl w:val="0"/>
          <w:numId w:val="19"/>
        </w:numPr>
      </w:pPr>
      <w:r>
        <w:t>Conducts interviews with process owners and leadership</w:t>
      </w:r>
    </w:p>
    <w:p w14:paraId="27002135" w14:textId="77777777" w:rsidR="003C773F" w:rsidRDefault="003C773F" w:rsidP="003C773F">
      <w:pPr>
        <w:pStyle w:val="ListParagraph"/>
        <w:numPr>
          <w:ilvl w:val="0"/>
          <w:numId w:val="19"/>
        </w:numPr>
      </w:pPr>
      <w:r>
        <w:t>Wirtes non-conformities (Findings) based on objective evidence</w:t>
      </w:r>
    </w:p>
    <w:p w14:paraId="21C49B5A" w14:textId="43D0CC05" w:rsidR="0028783E" w:rsidRDefault="0028783E" w:rsidP="007C4F15">
      <w:pPr>
        <w:pStyle w:val="Heading1"/>
      </w:pPr>
      <w:r w:rsidRPr="00BE5E16">
        <w:lastRenderedPageBreak/>
        <w:t>Definitions</w:t>
      </w:r>
      <w:r w:rsidR="00E85252">
        <w:t xml:space="preserve"> and Acronyms</w:t>
      </w:r>
    </w:p>
    <w:p w14:paraId="19904C64" w14:textId="77777777" w:rsidR="00602D41" w:rsidRPr="00602D41" w:rsidRDefault="00602D41" w:rsidP="00602D41">
      <w:pPr>
        <w:spacing w:after="0" w:line="240" w:lineRule="auto"/>
      </w:pPr>
    </w:p>
    <w:tbl>
      <w:tblPr>
        <w:tblStyle w:val="TableGrid"/>
        <w:tblW w:w="9928"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660"/>
      </w:tblGrid>
      <w:tr w:rsidR="00602D41" w:rsidRPr="00602D41" w14:paraId="5041E9B2" w14:textId="77777777" w:rsidTr="00602D41">
        <w:tc>
          <w:tcPr>
            <w:tcW w:w="2268" w:type="dxa"/>
          </w:tcPr>
          <w:p w14:paraId="440FCFCA"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Assessment</w:t>
            </w:r>
          </w:p>
        </w:tc>
        <w:tc>
          <w:tcPr>
            <w:tcW w:w="7660" w:type="dxa"/>
          </w:tcPr>
          <w:p w14:paraId="6B37A1AA"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Site level internal audit completed to the requirements of AS9100, AS9110, Internal and OEM requirements.</w:t>
            </w:r>
          </w:p>
        </w:tc>
      </w:tr>
      <w:tr w:rsidR="00602D41" w:rsidRPr="00602D41" w14:paraId="0BAF9FA1" w14:textId="77777777" w:rsidTr="00602D41">
        <w:tc>
          <w:tcPr>
            <w:tcW w:w="2268" w:type="dxa"/>
          </w:tcPr>
          <w:p w14:paraId="0BAF4415"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Assessment Team</w:t>
            </w:r>
          </w:p>
        </w:tc>
        <w:tc>
          <w:tcPr>
            <w:tcW w:w="7660" w:type="dxa"/>
          </w:tcPr>
          <w:p w14:paraId="5DD39B1D"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May be one or more assessors, including the Lead Assessor.</w:t>
            </w:r>
          </w:p>
        </w:tc>
      </w:tr>
      <w:tr w:rsidR="00602D41" w:rsidRPr="00602D41" w14:paraId="7356DC81" w14:textId="77777777" w:rsidTr="00602D41">
        <w:tc>
          <w:tcPr>
            <w:tcW w:w="2268" w:type="dxa"/>
          </w:tcPr>
          <w:p w14:paraId="6B8BAB0B"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Lead Auditor</w:t>
            </w:r>
          </w:p>
        </w:tc>
        <w:tc>
          <w:tcPr>
            <w:tcW w:w="7660" w:type="dxa"/>
          </w:tcPr>
          <w:p w14:paraId="682DB0BE"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Certified AS Auditor that has been assigned ownership of the audit program for Burrana</w:t>
            </w:r>
          </w:p>
        </w:tc>
      </w:tr>
      <w:tr w:rsidR="00602D41" w:rsidRPr="00602D41" w14:paraId="5DF5BFC3" w14:textId="77777777" w:rsidTr="00602D41">
        <w:tc>
          <w:tcPr>
            <w:tcW w:w="2268" w:type="dxa"/>
          </w:tcPr>
          <w:p w14:paraId="66563A05"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Quality Focal</w:t>
            </w:r>
          </w:p>
        </w:tc>
        <w:tc>
          <w:tcPr>
            <w:tcW w:w="7660" w:type="dxa"/>
          </w:tcPr>
          <w:p w14:paraId="14FCC715"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The leader of Quality at a given location, also may be the Lead Assessor.</w:t>
            </w:r>
          </w:p>
        </w:tc>
      </w:tr>
      <w:tr w:rsidR="00602D41" w:rsidRPr="00602D41" w14:paraId="09EB0430" w14:textId="77777777" w:rsidTr="00602D41">
        <w:tc>
          <w:tcPr>
            <w:tcW w:w="2268" w:type="dxa"/>
          </w:tcPr>
          <w:p w14:paraId="37CA8018"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QwizPro</w:t>
            </w:r>
          </w:p>
        </w:tc>
        <w:tc>
          <w:tcPr>
            <w:tcW w:w="7660" w:type="dxa"/>
          </w:tcPr>
          <w:p w14:paraId="6EA0F3E7"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QMS Software</w:t>
            </w:r>
          </w:p>
        </w:tc>
      </w:tr>
      <w:tr w:rsidR="00602D41" w:rsidRPr="00602D41" w14:paraId="5E5F6AFD" w14:textId="77777777" w:rsidTr="00602D41">
        <w:tc>
          <w:tcPr>
            <w:tcW w:w="2268" w:type="dxa"/>
          </w:tcPr>
          <w:p w14:paraId="180C540C"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On Time</w:t>
            </w:r>
          </w:p>
        </w:tc>
        <w:tc>
          <w:tcPr>
            <w:tcW w:w="7660" w:type="dxa"/>
          </w:tcPr>
          <w:p w14:paraId="2C010316"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Period set to be completed</w:t>
            </w:r>
          </w:p>
        </w:tc>
      </w:tr>
      <w:tr w:rsidR="00602D41" w:rsidRPr="00602D41" w14:paraId="0268C69B" w14:textId="77777777" w:rsidTr="00602D41">
        <w:tc>
          <w:tcPr>
            <w:tcW w:w="2268" w:type="dxa"/>
          </w:tcPr>
          <w:p w14:paraId="0D985CC1"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OEM</w:t>
            </w:r>
          </w:p>
        </w:tc>
        <w:tc>
          <w:tcPr>
            <w:tcW w:w="7660" w:type="dxa"/>
          </w:tcPr>
          <w:p w14:paraId="292B20B8"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Original Equipment Manufacturer</w:t>
            </w:r>
          </w:p>
        </w:tc>
      </w:tr>
      <w:tr w:rsidR="00602D41" w:rsidRPr="00602D41" w14:paraId="1F7EF20A" w14:textId="77777777" w:rsidTr="00602D41">
        <w:tc>
          <w:tcPr>
            <w:tcW w:w="2268" w:type="dxa"/>
          </w:tcPr>
          <w:p w14:paraId="0897C6CF"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QA</w:t>
            </w:r>
          </w:p>
        </w:tc>
        <w:tc>
          <w:tcPr>
            <w:tcW w:w="7660" w:type="dxa"/>
          </w:tcPr>
          <w:p w14:paraId="41B2A3E8"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Quality Assurance</w:t>
            </w:r>
          </w:p>
        </w:tc>
      </w:tr>
      <w:tr w:rsidR="00602D41" w:rsidRPr="00602D41" w14:paraId="71F88CC7" w14:textId="77777777" w:rsidTr="00602D41">
        <w:tc>
          <w:tcPr>
            <w:tcW w:w="2268" w:type="dxa"/>
          </w:tcPr>
          <w:p w14:paraId="641828CC"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QMS</w:t>
            </w:r>
          </w:p>
        </w:tc>
        <w:tc>
          <w:tcPr>
            <w:tcW w:w="7660" w:type="dxa"/>
          </w:tcPr>
          <w:p w14:paraId="0DE1F8AC"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Quality Management System</w:t>
            </w:r>
          </w:p>
        </w:tc>
      </w:tr>
      <w:tr w:rsidR="00602D41" w:rsidRPr="00602D41" w14:paraId="36B9FE99" w14:textId="77777777" w:rsidTr="00602D41">
        <w:tc>
          <w:tcPr>
            <w:tcW w:w="2268" w:type="dxa"/>
          </w:tcPr>
          <w:p w14:paraId="673D941E"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CAR</w:t>
            </w:r>
          </w:p>
        </w:tc>
        <w:tc>
          <w:tcPr>
            <w:tcW w:w="7660" w:type="dxa"/>
          </w:tcPr>
          <w:p w14:paraId="40683D68" w14:textId="77777777" w:rsidR="00602D41" w:rsidRPr="00602D41" w:rsidRDefault="00602D41" w:rsidP="007C201A">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Corrective Action Report</w:t>
            </w:r>
          </w:p>
        </w:tc>
      </w:tr>
    </w:tbl>
    <w:p w14:paraId="2649E3BC" w14:textId="3C7540DA" w:rsidR="0028783E" w:rsidRPr="00BE5E16" w:rsidRDefault="0028783E" w:rsidP="007C4F15">
      <w:pPr>
        <w:pStyle w:val="Heading1"/>
      </w:pPr>
      <w:r w:rsidRPr="00BE5E16">
        <w:t>Process</w:t>
      </w:r>
    </w:p>
    <w:p w14:paraId="48282A91" w14:textId="155310C6" w:rsidR="00183DD8" w:rsidRPr="00AC2015" w:rsidRDefault="00183DD8" w:rsidP="00183DD8">
      <w:r w:rsidRPr="00AC2015">
        <w:t xml:space="preserve">In support of the </w:t>
      </w:r>
      <w:r w:rsidR="00424056">
        <w:t>Monitoring, Measuring, Analysis and Evaluation procedure</w:t>
      </w:r>
      <w:r w:rsidRPr="00AC2015">
        <w:t>, this procedure addresses the internal assessments of the QMS.</w:t>
      </w:r>
    </w:p>
    <w:p w14:paraId="3A1A4BB4" w14:textId="77777777" w:rsidR="00AF4071" w:rsidRDefault="00183DD8" w:rsidP="00AF4071">
      <w:pPr>
        <w:pStyle w:val="ListParagraph"/>
        <w:numPr>
          <w:ilvl w:val="0"/>
          <w:numId w:val="18"/>
        </w:numPr>
      </w:pPr>
      <w:r>
        <w:t>Internal assessments are conducted to ensure that the QMS conforms to applicable regulations</w:t>
      </w:r>
      <w:r w:rsidR="00235A9F">
        <w:t xml:space="preserve"> (FAA,</w:t>
      </w:r>
      <w:r w:rsidR="007F53B3">
        <w:t xml:space="preserve"> </w:t>
      </w:r>
      <w:r w:rsidR="00235A9F">
        <w:t>EASA,</w:t>
      </w:r>
      <w:r w:rsidR="007F53B3">
        <w:t xml:space="preserve"> </w:t>
      </w:r>
      <w:r w:rsidR="00235A9F">
        <w:t>AFAC,</w:t>
      </w:r>
      <w:r w:rsidR="007F53B3">
        <w:t xml:space="preserve"> </w:t>
      </w:r>
      <w:r w:rsidR="00235A9F">
        <w:t>CAA,</w:t>
      </w:r>
      <w:r w:rsidR="007F53B3">
        <w:t xml:space="preserve"> </w:t>
      </w:r>
      <w:r w:rsidR="00235A9F">
        <w:t>CAAC</w:t>
      </w:r>
      <w:r w:rsidR="007F53B3">
        <w:t xml:space="preserve"> etc.)</w:t>
      </w:r>
      <w:r>
        <w:t xml:space="preserve">, </w:t>
      </w:r>
      <w:r w:rsidR="00424056">
        <w:t>customer-agreed</w:t>
      </w:r>
      <w:r>
        <w:t xml:space="preserve"> requirements, Burrana’s requirements, and </w:t>
      </w:r>
      <w:r w:rsidR="00235A9F">
        <w:t>applicable</w:t>
      </w:r>
      <w:r>
        <w:t xml:space="preserve"> </w:t>
      </w:r>
      <w:r w:rsidR="002A4141">
        <w:t>S</w:t>
      </w:r>
      <w:r>
        <w:t>tandards to have been effectively implemented and maintained, and continue to be suitable, adequate, and effective.</w:t>
      </w:r>
      <w:r w:rsidR="495D0582">
        <w:t xml:space="preserve"> </w:t>
      </w:r>
    </w:p>
    <w:p w14:paraId="47F5C4FB" w14:textId="3705B030" w:rsidR="00183DD8" w:rsidRPr="00AF4071" w:rsidRDefault="495D0582" w:rsidP="00AF4071">
      <w:pPr>
        <w:pStyle w:val="ListParagraph"/>
        <w:numPr>
          <w:ilvl w:val="0"/>
          <w:numId w:val="18"/>
        </w:numPr>
      </w:pPr>
      <w:r w:rsidRPr="00AF4071">
        <w:t>Addi</w:t>
      </w:r>
      <w:r w:rsidR="19D42B53" w:rsidRPr="00AF4071">
        <w:t>ti</w:t>
      </w:r>
      <w:r w:rsidRPr="00AF4071">
        <w:t xml:space="preserve">onal </w:t>
      </w:r>
      <w:r w:rsidR="00AF4071" w:rsidRPr="00AF4071">
        <w:t>requirements/instructions</w:t>
      </w:r>
      <w:r w:rsidRPr="00AF4071">
        <w:t xml:space="preserve"> of regulatory audits are documented in the corresponding </w:t>
      </w:r>
      <w:r w:rsidR="2BFDCBF4" w:rsidRPr="00AF4071">
        <w:t xml:space="preserve">Part 145 </w:t>
      </w:r>
      <w:r w:rsidR="00AF4071" w:rsidRPr="00AF4071">
        <w:t xml:space="preserve">or Part 21 </w:t>
      </w:r>
      <w:r w:rsidR="2BFDCBF4" w:rsidRPr="00AF4071">
        <w:t>manuals.</w:t>
      </w:r>
    </w:p>
    <w:p w14:paraId="125FBF3F" w14:textId="52806B13" w:rsidR="00BD754D" w:rsidRDefault="00BD754D" w:rsidP="00183DD8">
      <w:r>
        <w:t>In the event of a 3</w:t>
      </w:r>
      <w:r w:rsidRPr="00BD754D">
        <w:rPr>
          <w:vertAlign w:val="superscript"/>
        </w:rPr>
        <w:t>rd</w:t>
      </w:r>
      <w:r>
        <w:t xml:space="preserve"> party, </w:t>
      </w:r>
      <w:r w:rsidR="003F64C7">
        <w:t>C</w:t>
      </w:r>
      <w:r>
        <w:t xml:space="preserve">ustomer, or </w:t>
      </w:r>
      <w:r w:rsidR="003F64C7">
        <w:t>R</w:t>
      </w:r>
      <w:r>
        <w:t xml:space="preserve">egulatory audit, Burrana </w:t>
      </w:r>
      <w:r w:rsidR="00F41CB5">
        <w:t>will accommodate as required</w:t>
      </w:r>
      <w:r w:rsidR="005C7789">
        <w:t xml:space="preserve">. </w:t>
      </w:r>
    </w:p>
    <w:p w14:paraId="5F417B3D" w14:textId="48E3A378" w:rsidR="003F64C7" w:rsidRDefault="003F64C7" w:rsidP="00183DD8">
      <w:r>
        <w:t xml:space="preserve">When conducting Supplier Audits, </w:t>
      </w:r>
      <w:r w:rsidR="00374FCE">
        <w:t xml:space="preserve">the process </w:t>
      </w:r>
      <w:r w:rsidR="00424056">
        <w:t>of communicating</w:t>
      </w:r>
      <w:r w:rsidR="00374FCE">
        <w:t xml:space="preserve">, </w:t>
      </w:r>
      <w:r w:rsidR="00D83B0C">
        <w:t>storing</w:t>
      </w:r>
      <w:r w:rsidR="00374FCE">
        <w:t xml:space="preserve"> records, and </w:t>
      </w:r>
      <w:r w:rsidR="00424056">
        <w:t>reviewing</w:t>
      </w:r>
      <w:r w:rsidR="00374FCE">
        <w:t xml:space="preserve"> documentation remains the same and follows the </w:t>
      </w:r>
      <w:r w:rsidR="009F466A">
        <w:t>supplier audit checklist</w:t>
      </w:r>
    </w:p>
    <w:p w14:paraId="78889496" w14:textId="01ECE3C6" w:rsidR="00491F3E" w:rsidRDefault="00491F3E">
      <w:r>
        <w:t>The results of all audits, including the</w:t>
      </w:r>
      <w:r w:rsidR="00ED6310">
        <w:t xml:space="preserve"> checklists, </w:t>
      </w:r>
      <w:r w:rsidR="00ED7ED7">
        <w:t>audit reports, and objective evidence</w:t>
      </w:r>
      <w:r w:rsidR="00ED6310">
        <w:t xml:space="preserve"> are stored in the QwizPro Audit Module.</w:t>
      </w:r>
    </w:p>
    <w:p w14:paraId="3E03D4E2" w14:textId="1EAB8AE1" w:rsidR="00ED7ED7" w:rsidRDefault="00ED7ED7" w:rsidP="00183DD8">
      <w:r>
        <w:t xml:space="preserve">The Audit Plan for Burrana is maintained in SharePoint </w:t>
      </w:r>
      <w:r w:rsidR="00F51FDD">
        <w:t xml:space="preserve">and controlled by the </w:t>
      </w:r>
      <w:r w:rsidR="00424056">
        <w:t>Lead Auditor.</w:t>
      </w:r>
    </w:p>
    <w:p w14:paraId="10718454" w14:textId="77777777" w:rsidR="003C773F" w:rsidRDefault="003C773F" w:rsidP="00183DD8"/>
    <w:p w14:paraId="2A84FB1A" w14:textId="77777777" w:rsidR="00625557" w:rsidRPr="00AC2015" w:rsidRDefault="00625557" w:rsidP="00183DD8"/>
    <w:p w14:paraId="71FBF790" w14:textId="77777777" w:rsidR="00625557" w:rsidRDefault="00625557">
      <w:pPr>
        <w:spacing w:after="160" w:line="278" w:lineRule="auto"/>
        <w:rPr>
          <w:rFonts w:eastAsiaTheme="majorEastAsia" w:cstheme="majorBidi"/>
          <w:b/>
          <w:color w:val="0F4761" w:themeColor="accent1" w:themeShade="BF"/>
          <w:szCs w:val="32"/>
        </w:rPr>
      </w:pPr>
      <w:r>
        <w:br w:type="page"/>
      </w:r>
    </w:p>
    <w:p w14:paraId="17932D5D" w14:textId="164BB8C4" w:rsidR="00BE5E16" w:rsidRPr="00BE5E16" w:rsidRDefault="00605610" w:rsidP="00E74278">
      <w:pPr>
        <w:pStyle w:val="Heading2"/>
      </w:pPr>
      <w:r>
        <w:lastRenderedPageBreak/>
        <w:t>Master Schedule</w:t>
      </w:r>
    </w:p>
    <w:p w14:paraId="6AF2D431" w14:textId="77777777" w:rsidR="00605610" w:rsidRPr="00AC2015" w:rsidRDefault="00605610" w:rsidP="00605610">
      <w:r w:rsidRPr="00AC2015">
        <w:t>The master schedule is built into QwizPro and based on:</w:t>
      </w:r>
    </w:p>
    <w:p w14:paraId="00C34F6B" w14:textId="77777777" w:rsidR="00605610" w:rsidRPr="00AC2015" w:rsidRDefault="00605610" w:rsidP="00605610">
      <w:pPr>
        <w:pStyle w:val="ListParagraph"/>
        <w:numPr>
          <w:ilvl w:val="0"/>
          <w:numId w:val="17"/>
        </w:numPr>
      </w:pPr>
      <w:r w:rsidRPr="00AC2015">
        <w:t>The results of the assessments.</w:t>
      </w:r>
    </w:p>
    <w:p w14:paraId="5FCA79D6" w14:textId="7E809D15" w:rsidR="00605610" w:rsidRPr="00AC2015" w:rsidRDefault="00605610" w:rsidP="00605610">
      <w:pPr>
        <w:pStyle w:val="ListParagraph"/>
        <w:numPr>
          <w:ilvl w:val="0"/>
          <w:numId w:val="17"/>
        </w:numPr>
      </w:pPr>
      <w:r w:rsidRPr="00AC2015">
        <w:t xml:space="preserve">The number of corrective actions generated </w:t>
      </w:r>
      <w:r w:rsidR="00A637E8">
        <w:t xml:space="preserve">is used as </w:t>
      </w:r>
      <w:r w:rsidRPr="00AC2015">
        <w:t xml:space="preserve">a measure of </w:t>
      </w:r>
      <w:r w:rsidR="00A637E8">
        <w:t>an</w:t>
      </w:r>
      <w:r w:rsidRPr="00AC2015">
        <w:t xml:space="preserve"> </w:t>
      </w:r>
      <w:r w:rsidR="00A637E8">
        <w:t>area's status</w:t>
      </w:r>
      <w:r w:rsidRPr="00AC2015">
        <w:t>.</w:t>
      </w:r>
    </w:p>
    <w:p w14:paraId="75B0E8E5" w14:textId="77777777" w:rsidR="00605610" w:rsidRPr="00AC2015" w:rsidRDefault="00605610" w:rsidP="00605610">
      <w:pPr>
        <w:pStyle w:val="ListParagraph"/>
        <w:numPr>
          <w:ilvl w:val="0"/>
          <w:numId w:val="17"/>
        </w:numPr>
      </w:pPr>
      <w:r w:rsidRPr="00AC2015">
        <w:t>System problems identified by corrective actions.</w:t>
      </w:r>
    </w:p>
    <w:p w14:paraId="1EE3A2E9" w14:textId="77777777" w:rsidR="00605610" w:rsidRPr="00AC2015" w:rsidRDefault="00605610" w:rsidP="00605610">
      <w:pPr>
        <w:pStyle w:val="ListParagraph"/>
        <w:numPr>
          <w:ilvl w:val="0"/>
          <w:numId w:val="17"/>
        </w:numPr>
      </w:pPr>
      <w:r w:rsidRPr="00AC2015">
        <w:t>Corrective Actions to be verified.</w:t>
      </w:r>
    </w:p>
    <w:p w14:paraId="1DED9917" w14:textId="77777777" w:rsidR="00605610" w:rsidRDefault="00605610" w:rsidP="00605610">
      <w:pPr>
        <w:pStyle w:val="ListParagraph"/>
        <w:numPr>
          <w:ilvl w:val="0"/>
          <w:numId w:val="17"/>
        </w:numPr>
      </w:pPr>
      <w:r w:rsidRPr="00AC2015">
        <w:t>Other relevant information.</w:t>
      </w:r>
    </w:p>
    <w:p w14:paraId="22A9693C" w14:textId="45D963D5" w:rsidR="00F271BC" w:rsidRPr="00BE5E16" w:rsidRDefault="00504C0C" w:rsidP="00F271BC">
      <w:pPr>
        <w:pStyle w:val="Heading2"/>
      </w:pPr>
      <w:r>
        <w:t xml:space="preserve">Internal </w:t>
      </w:r>
      <w:r w:rsidR="00F271BC">
        <w:t>Audit Process</w:t>
      </w:r>
    </w:p>
    <w:p w14:paraId="5836DC6A" w14:textId="77777777" w:rsidR="00F271BC" w:rsidRPr="00AC2015" w:rsidRDefault="00F271BC" w:rsidP="00F271BC">
      <w:r w:rsidRPr="00AC2015">
        <w:t xml:space="preserve">The Lead Assessor ensures that internal assessments are conducted at planned intervals, based on Risk with a </w:t>
      </w:r>
      <w:proofErr w:type="gramStart"/>
      <w:r w:rsidRPr="00AC2015">
        <w:t>minimum of</w:t>
      </w:r>
      <w:proofErr w:type="gramEnd"/>
      <w:r w:rsidRPr="00AC2015">
        <w:t xml:space="preserve"> annually.</w:t>
      </w:r>
    </w:p>
    <w:p w14:paraId="4BB2C27F" w14:textId="77777777" w:rsidR="00F271BC" w:rsidRPr="00AC2015" w:rsidRDefault="00F271BC" w:rsidP="00F271BC">
      <w:r w:rsidRPr="00AC2015">
        <w:t>Risk assessments used to reduce audit schedules must be maintained as documented information.</w:t>
      </w:r>
    </w:p>
    <w:p w14:paraId="23DC62DF" w14:textId="56FD2C0E" w:rsidR="00F271BC" w:rsidRPr="00AC2015" w:rsidRDefault="00F271BC" w:rsidP="00F271BC">
      <w:r w:rsidRPr="00AC2015">
        <w:t xml:space="preserve">All </w:t>
      </w:r>
      <w:r w:rsidR="00A637E8">
        <w:t>Standard Clauses</w:t>
      </w:r>
      <w:r w:rsidRPr="00AC2015">
        <w:t xml:space="preserve"> and regulatory requirements are completed within the calendar year per the Assessment Schedule.</w:t>
      </w:r>
    </w:p>
    <w:p w14:paraId="58C9CB98" w14:textId="77777777" w:rsidR="00F271BC" w:rsidRPr="00AC2015" w:rsidRDefault="00F271BC" w:rsidP="00F271BC">
      <w:r w:rsidRPr="00AC2015">
        <w:t xml:space="preserve">At the direction of the </w:t>
      </w:r>
      <w:r>
        <w:t>VP Quality</w:t>
      </w:r>
      <w:r w:rsidRPr="00AC2015">
        <w:t>, or the Lead Auditor, internal assessments may be conducted more frequently based on performance and results observed during previous assessments and Management Reviews.</w:t>
      </w:r>
    </w:p>
    <w:p w14:paraId="5094641A" w14:textId="77777777" w:rsidR="00F271BC" w:rsidRPr="00AC2015" w:rsidRDefault="00F271BC" w:rsidP="00F271BC">
      <w:r w:rsidRPr="00AC2015">
        <w:t>Performance indicators can be evaluated to determine whether the QMS is effectively implemented and maintained.</w:t>
      </w:r>
    </w:p>
    <w:p w14:paraId="5E4A61BF" w14:textId="77777777" w:rsidR="00F271BC" w:rsidRPr="00AC2015" w:rsidRDefault="00F271BC" w:rsidP="00F271BC">
      <w:r w:rsidRPr="00AC2015">
        <w:t>The Lead Assessor or Quality Focal works together with the Quality Team to plan and prepare for internal assessments.</w:t>
      </w:r>
    </w:p>
    <w:p w14:paraId="6694BED7" w14:textId="77777777" w:rsidR="00F271BC" w:rsidRPr="00AC2015" w:rsidRDefault="00F271BC" w:rsidP="00F271BC">
      <w:bookmarkStart w:id="0" w:name="_Hlk158903022"/>
      <w:r w:rsidRPr="00AC2015">
        <w:t>The schedule includes all areas of the facility and is based on the status and importance of the area being assessed.</w:t>
      </w:r>
    </w:p>
    <w:p w14:paraId="736A31DE" w14:textId="77777777" w:rsidR="00F271BC" w:rsidRPr="00AC2015" w:rsidRDefault="00F271BC" w:rsidP="00F271BC">
      <w:r w:rsidRPr="00AC2015">
        <w:t>Other considerations include the results of previous assessments and changes impacting on the company as well as the input from 3rd party, customer, and Regulatory Audit Reports.</w:t>
      </w:r>
    </w:p>
    <w:p w14:paraId="4C0803D7" w14:textId="193D2CCD" w:rsidR="00F271BC" w:rsidRPr="00D43B00" w:rsidRDefault="00F271BC" w:rsidP="00F271BC">
      <w:r>
        <w:t xml:space="preserve">The schedule in </w:t>
      </w:r>
      <w:r w:rsidR="42BE1DD2" w:rsidRPr="00D43B00">
        <w:t xml:space="preserve">SharePoint </w:t>
      </w:r>
      <w:r w:rsidRPr="00D43B00">
        <w:t>identifies when the assessments will take place and what areas will be assessed.</w:t>
      </w:r>
    </w:p>
    <w:bookmarkEnd w:id="0"/>
    <w:p w14:paraId="6A88220C" w14:textId="7D9E77B9" w:rsidR="00F271BC" w:rsidRPr="00AC2015" w:rsidRDefault="00F271BC" w:rsidP="00F271BC">
      <w:r w:rsidRPr="00D43B00">
        <w:t xml:space="preserve">Each area of the facility </w:t>
      </w:r>
      <w:r w:rsidR="0060435A" w:rsidRPr="00D43B00">
        <w:t>identified</w:t>
      </w:r>
      <w:r w:rsidR="24B839BD" w:rsidRPr="00D43B00">
        <w:t xml:space="preserve"> in the audit plan </w:t>
      </w:r>
      <w:r w:rsidRPr="00D43B00">
        <w:t>is</w:t>
      </w:r>
      <w:r>
        <w:t xml:space="preserve"> </w:t>
      </w:r>
      <w:r w:rsidR="00AF4071">
        <w:t>assessed at</w:t>
      </w:r>
      <w:r>
        <w:t xml:space="preserve"> a minimum of once per year</w:t>
      </w:r>
      <w:r w:rsidR="000422DC">
        <w:t xml:space="preserve"> in </w:t>
      </w:r>
      <w:r w:rsidR="00744790">
        <w:t>both</w:t>
      </w:r>
      <w:r w:rsidR="000422DC">
        <w:t xml:space="preserve"> On-Site or Desktop format, </w:t>
      </w:r>
      <w:r w:rsidR="00744790">
        <w:t xml:space="preserve">labeled in the planner as a -S or </w:t>
      </w:r>
      <w:r w:rsidR="003A3FF0">
        <w:t>-D.</w:t>
      </w:r>
    </w:p>
    <w:p w14:paraId="038F297D" w14:textId="39EA2DD1" w:rsidR="00F271BC" w:rsidRPr="00AC2015" w:rsidRDefault="00F271BC" w:rsidP="00F271BC">
      <w:r w:rsidRPr="00AC2015">
        <w:t>QwizPro is used to identify the procedures of the QMS that apply to the process and to identify the related process approach procedures.</w:t>
      </w:r>
    </w:p>
    <w:p w14:paraId="203C4FCE" w14:textId="7E4F262E" w:rsidR="000C7259" w:rsidRPr="00AC2015" w:rsidRDefault="000C7259" w:rsidP="000C7259">
      <w:r w:rsidRPr="00AC2015">
        <w:t xml:space="preserve">Compliance </w:t>
      </w:r>
      <w:r w:rsidR="0073614B" w:rsidRPr="00AC2015">
        <w:t>with</w:t>
      </w:r>
      <w:r w:rsidRPr="00AC2015">
        <w:t xml:space="preserve"> the QMS requirements and to the AS9100 and AS9110 standards is determined by observation, interview and review of records using the Internal Assessment checklist built into the audit origination as a guide.</w:t>
      </w:r>
    </w:p>
    <w:p w14:paraId="44CE459D" w14:textId="77777777" w:rsidR="000C7259" w:rsidRPr="00AC2015" w:rsidRDefault="000C7259" w:rsidP="000C7259">
      <w:r w:rsidRPr="00AC2015">
        <w:t>Employees interviewed during the internal assessment are encouraged to cooperate with the assessors by answering questions in a brief and honest manner.</w:t>
      </w:r>
    </w:p>
    <w:p w14:paraId="7FDB4AB1" w14:textId="73491074" w:rsidR="00504C0C" w:rsidRPr="00BE5E16" w:rsidRDefault="00504C0C" w:rsidP="00504C0C">
      <w:pPr>
        <w:pStyle w:val="Heading2"/>
      </w:pPr>
      <w:r>
        <w:t>Supplier Audit Process</w:t>
      </w:r>
    </w:p>
    <w:p w14:paraId="6BBAF10C" w14:textId="2248CEAB" w:rsidR="000C7259" w:rsidRDefault="00FA19EB" w:rsidP="000C7259">
      <w:r>
        <w:t>After assessing the level of Risk, f</w:t>
      </w:r>
      <w:r w:rsidR="00790311">
        <w:t xml:space="preserve">or the purpose of </w:t>
      </w:r>
      <w:r w:rsidR="006710E4">
        <w:t>validating the suppliers QMS, Burrana may do either an On-site or desktop audit.</w:t>
      </w:r>
    </w:p>
    <w:p w14:paraId="6CA0F9BB" w14:textId="1029E19D" w:rsidR="00504C0C" w:rsidRDefault="009068E6" w:rsidP="000C7259">
      <w:r>
        <w:lastRenderedPageBreak/>
        <w:t>On-site audits are reserved for those suppliers that have had a negative trend in supplier quality or on time delivery over the last 12 months</w:t>
      </w:r>
      <w:r w:rsidR="00D73A8F">
        <w:t xml:space="preserve">, or for the purpose of approving them to a higher risk level. </w:t>
      </w:r>
    </w:p>
    <w:p w14:paraId="570C2B19" w14:textId="3762A30C" w:rsidR="00D73A8F" w:rsidRDefault="00D73A8F" w:rsidP="000C7259">
      <w:r>
        <w:t xml:space="preserve">In the case of suppliers that </w:t>
      </w:r>
      <w:proofErr w:type="gramStart"/>
      <w:r>
        <w:t>will have</w:t>
      </w:r>
      <w:proofErr w:type="gramEnd"/>
      <w:r>
        <w:t xml:space="preserve"> a delegated inspection authority, an onsite audit of the processes and QMS are required. </w:t>
      </w:r>
    </w:p>
    <w:p w14:paraId="29EF5926" w14:textId="72EF0E3A" w:rsidR="00EA47DA" w:rsidRDefault="00EA47DA" w:rsidP="000C7259">
      <w:r>
        <w:t xml:space="preserve">The VP Quality or </w:t>
      </w:r>
      <w:r w:rsidR="0040753A">
        <w:t>appropriately qualified designee must perform the onsite audits</w:t>
      </w:r>
      <w:r w:rsidR="00AE27E6">
        <w:t>.</w:t>
      </w:r>
    </w:p>
    <w:p w14:paraId="118AD797" w14:textId="653252E3" w:rsidR="004321AE" w:rsidRDefault="004321AE" w:rsidP="000C7259">
      <w:r>
        <w:t>Supplier audits use checklists that will be attached to the appropriate audit in the QwizPro audit module.</w:t>
      </w:r>
    </w:p>
    <w:p w14:paraId="1AC393D5" w14:textId="4744BFAD" w:rsidR="004321AE" w:rsidRDefault="004321AE" w:rsidP="004321AE">
      <w:pPr>
        <w:pStyle w:val="Heading2"/>
      </w:pPr>
      <w:r>
        <w:t>Regulatory Audit Compliance</w:t>
      </w:r>
    </w:p>
    <w:p w14:paraId="6E417988" w14:textId="77777777" w:rsidR="00A14350" w:rsidRDefault="004321AE" w:rsidP="004321AE">
      <w:r>
        <w:t xml:space="preserve">For Regulatory Audit Compliance, </w:t>
      </w:r>
      <w:r w:rsidR="00B777DD">
        <w:t xml:space="preserve">Burrana agrees to allow the authorized representative from the regulatory authority access to the facilities as required. </w:t>
      </w:r>
    </w:p>
    <w:p w14:paraId="7CCC67E3" w14:textId="6E3B2684" w:rsidR="00A14350" w:rsidRPr="0078094F" w:rsidRDefault="00A14350" w:rsidP="004321AE">
      <w:pPr>
        <w:rPr>
          <w:b/>
          <w:bCs/>
        </w:rPr>
      </w:pPr>
      <w:r w:rsidRPr="0078094F">
        <w:rPr>
          <w:b/>
          <w:bCs/>
        </w:rPr>
        <w:t>Approvals by location</w:t>
      </w:r>
    </w:p>
    <w:tbl>
      <w:tblPr>
        <w:tblStyle w:val="TableGrid"/>
        <w:tblW w:w="5000" w:type="pct"/>
        <w:tblLayout w:type="fixed"/>
        <w:tblLook w:val="04A0" w:firstRow="1" w:lastRow="0" w:firstColumn="1" w:lastColumn="0" w:noHBand="0" w:noVBand="1"/>
      </w:tblPr>
      <w:tblGrid>
        <w:gridCol w:w="1190"/>
        <w:gridCol w:w="1326"/>
        <w:gridCol w:w="1439"/>
        <w:gridCol w:w="1079"/>
        <w:gridCol w:w="1170"/>
        <w:gridCol w:w="1351"/>
        <w:gridCol w:w="1081"/>
        <w:gridCol w:w="1079"/>
        <w:gridCol w:w="1075"/>
      </w:tblGrid>
      <w:tr w:rsidR="004E5CA3" w14:paraId="16534F26" w14:textId="3392DC17" w:rsidTr="38FC8081">
        <w:tc>
          <w:tcPr>
            <w:tcW w:w="551" w:type="pct"/>
            <w:vAlign w:val="center"/>
          </w:tcPr>
          <w:p w14:paraId="38D754B1" w14:textId="5DA6F4C7" w:rsidR="004E5CA3" w:rsidRDefault="004E5CA3" w:rsidP="004E5CA3">
            <w:pPr>
              <w:spacing w:after="0"/>
              <w:jc w:val="center"/>
            </w:pPr>
            <w:r>
              <w:t>Location</w:t>
            </w:r>
          </w:p>
        </w:tc>
        <w:tc>
          <w:tcPr>
            <w:tcW w:w="614" w:type="pct"/>
            <w:vAlign w:val="center"/>
          </w:tcPr>
          <w:p w14:paraId="69925015" w14:textId="007586EB" w:rsidR="004E5CA3" w:rsidRDefault="004E5CA3" w:rsidP="004E5CA3">
            <w:pPr>
              <w:spacing w:after="0"/>
              <w:jc w:val="center"/>
            </w:pPr>
            <w:r>
              <w:t>FAA Part 21</w:t>
            </w:r>
          </w:p>
        </w:tc>
        <w:tc>
          <w:tcPr>
            <w:tcW w:w="667" w:type="pct"/>
            <w:vAlign w:val="center"/>
          </w:tcPr>
          <w:p w14:paraId="75D4B6F0" w14:textId="28E75897" w:rsidR="004E5CA3" w:rsidRDefault="004E5CA3" w:rsidP="004E5CA3">
            <w:pPr>
              <w:spacing w:after="0"/>
              <w:jc w:val="center"/>
            </w:pPr>
            <w:r>
              <w:t>FAA Part 145</w:t>
            </w:r>
          </w:p>
        </w:tc>
        <w:tc>
          <w:tcPr>
            <w:tcW w:w="500" w:type="pct"/>
            <w:vAlign w:val="center"/>
          </w:tcPr>
          <w:p w14:paraId="7F800D80" w14:textId="419A2720" w:rsidR="004E5CA3" w:rsidRDefault="004E5CA3" w:rsidP="004E5CA3">
            <w:pPr>
              <w:spacing w:after="0"/>
              <w:jc w:val="center"/>
            </w:pPr>
            <w:r>
              <w:t>EASA 145</w:t>
            </w:r>
          </w:p>
        </w:tc>
        <w:tc>
          <w:tcPr>
            <w:tcW w:w="542" w:type="pct"/>
            <w:vAlign w:val="center"/>
          </w:tcPr>
          <w:p w14:paraId="56681671" w14:textId="78CEBBE7" w:rsidR="004E5CA3" w:rsidRDefault="004E5CA3" w:rsidP="004E5CA3">
            <w:pPr>
              <w:spacing w:after="0"/>
              <w:jc w:val="center"/>
            </w:pPr>
            <w:r>
              <w:t>CAAC 145</w:t>
            </w:r>
          </w:p>
        </w:tc>
        <w:tc>
          <w:tcPr>
            <w:tcW w:w="626" w:type="pct"/>
            <w:vAlign w:val="center"/>
          </w:tcPr>
          <w:p w14:paraId="37D8E198" w14:textId="3D44A980" w:rsidR="004E5CA3" w:rsidRDefault="004E5CA3" w:rsidP="004E5CA3">
            <w:pPr>
              <w:spacing w:after="0"/>
              <w:jc w:val="center"/>
            </w:pPr>
            <w:r>
              <w:t>UK CAA 145</w:t>
            </w:r>
          </w:p>
        </w:tc>
        <w:tc>
          <w:tcPr>
            <w:tcW w:w="501" w:type="pct"/>
            <w:vAlign w:val="center"/>
          </w:tcPr>
          <w:p w14:paraId="6E587448" w14:textId="7C5ADCBC" w:rsidR="004E5CA3" w:rsidRDefault="004E5CA3" w:rsidP="004E5CA3">
            <w:pPr>
              <w:spacing w:after="0"/>
              <w:jc w:val="center"/>
            </w:pPr>
            <w:r>
              <w:t>AFAC 145</w:t>
            </w:r>
          </w:p>
        </w:tc>
        <w:tc>
          <w:tcPr>
            <w:tcW w:w="500" w:type="pct"/>
            <w:vAlign w:val="center"/>
          </w:tcPr>
          <w:p w14:paraId="49AA3D98" w14:textId="77777777" w:rsidR="004E5CA3" w:rsidRDefault="004E5CA3" w:rsidP="004E5CA3">
            <w:pPr>
              <w:spacing w:after="0"/>
              <w:jc w:val="center"/>
            </w:pPr>
            <w:r>
              <w:t>AS9100/</w:t>
            </w:r>
          </w:p>
          <w:p w14:paraId="102E061E" w14:textId="2D44F651" w:rsidR="004E5CA3" w:rsidRDefault="004E5CA3" w:rsidP="004E5CA3">
            <w:pPr>
              <w:spacing w:after="0"/>
              <w:jc w:val="center"/>
            </w:pPr>
            <w:r>
              <w:t>ISO9001</w:t>
            </w:r>
          </w:p>
        </w:tc>
        <w:tc>
          <w:tcPr>
            <w:tcW w:w="498" w:type="pct"/>
            <w:vAlign w:val="center"/>
          </w:tcPr>
          <w:p w14:paraId="6451BCFD" w14:textId="77777777" w:rsidR="004E5CA3" w:rsidRDefault="004E5CA3" w:rsidP="004E5CA3">
            <w:pPr>
              <w:spacing w:after="0"/>
              <w:jc w:val="center"/>
            </w:pPr>
            <w:r>
              <w:t>AS9110/</w:t>
            </w:r>
          </w:p>
          <w:p w14:paraId="24122E88" w14:textId="458D99CA" w:rsidR="004E5CA3" w:rsidRDefault="004E5CA3" w:rsidP="004E5CA3">
            <w:pPr>
              <w:spacing w:after="0"/>
              <w:jc w:val="center"/>
            </w:pPr>
            <w:r>
              <w:t>ISO9001</w:t>
            </w:r>
          </w:p>
        </w:tc>
      </w:tr>
      <w:tr w:rsidR="004E5CA3" w14:paraId="1154718C" w14:textId="4630FA6B" w:rsidTr="38FC8081">
        <w:tc>
          <w:tcPr>
            <w:tcW w:w="551" w:type="pct"/>
          </w:tcPr>
          <w:p w14:paraId="151030DC" w14:textId="52231A7D" w:rsidR="004E5CA3" w:rsidRDefault="004E5CA3" w:rsidP="004E5CA3">
            <w:pPr>
              <w:spacing w:after="0"/>
            </w:pPr>
            <w:r>
              <w:t>Springville UT</w:t>
            </w:r>
          </w:p>
        </w:tc>
        <w:tc>
          <w:tcPr>
            <w:tcW w:w="614" w:type="pct"/>
            <w:vAlign w:val="center"/>
          </w:tcPr>
          <w:p w14:paraId="1D53B802" w14:textId="1E108C37" w:rsidR="004E5CA3" w:rsidRPr="0078094F" w:rsidRDefault="00E467FA" w:rsidP="0078094F">
            <w:pPr>
              <w:spacing w:after="0"/>
              <w:jc w:val="center"/>
              <w:rPr>
                <w:b/>
                <w:bCs/>
                <w:sz w:val="28"/>
                <w:szCs w:val="28"/>
              </w:rPr>
            </w:pPr>
            <w:r w:rsidRPr="0078094F">
              <w:rPr>
                <w:b/>
                <w:bCs/>
                <w:sz w:val="28"/>
                <w:szCs w:val="28"/>
              </w:rPr>
              <w:t>X</w:t>
            </w:r>
          </w:p>
        </w:tc>
        <w:tc>
          <w:tcPr>
            <w:tcW w:w="667" w:type="pct"/>
            <w:vAlign w:val="center"/>
          </w:tcPr>
          <w:p w14:paraId="54BF0B69" w14:textId="4FDB8C83" w:rsidR="004E5CA3" w:rsidRPr="0078094F" w:rsidRDefault="0078094F" w:rsidP="0078094F">
            <w:pPr>
              <w:spacing w:after="0"/>
              <w:jc w:val="center"/>
              <w:rPr>
                <w:b/>
                <w:bCs/>
                <w:sz w:val="28"/>
                <w:szCs w:val="28"/>
              </w:rPr>
            </w:pPr>
            <w:r w:rsidRPr="0078094F">
              <w:rPr>
                <w:b/>
                <w:bCs/>
                <w:sz w:val="28"/>
                <w:szCs w:val="28"/>
              </w:rPr>
              <w:t>X</w:t>
            </w:r>
          </w:p>
        </w:tc>
        <w:tc>
          <w:tcPr>
            <w:tcW w:w="500" w:type="pct"/>
            <w:vAlign w:val="center"/>
          </w:tcPr>
          <w:p w14:paraId="3673098C" w14:textId="7852EE42" w:rsidR="004E5CA3" w:rsidRPr="0078094F" w:rsidRDefault="0078094F" w:rsidP="0078094F">
            <w:pPr>
              <w:spacing w:after="0"/>
              <w:jc w:val="center"/>
              <w:rPr>
                <w:b/>
                <w:bCs/>
                <w:sz w:val="28"/>
                <w:szCs w:val="28"/>
              </w:rPr>
            </w:pPr>
            <w:r w:rsidRPr="0078094F">
              <w:rPr>
                <w:b/>
                <w:bCs/>
                <w:sz w:val="28"/>
                <w:szCs w:val="28"/>
              </w:rPr>
              <w:t>X</w:t>
            </w:r>
          </w:p>
        </w:tc>
        <w:tc>
          <w:tcPr>
            <w:tcW w:w="542" w:type="pct"/>
            <w:vAlign w:val="center"/>
          </w:tcPr>
          <w:p w14:paraId="2D79D788" w14:textId="595B2E61" w:rsidR="004E5CA3" w:rsidRPr="0078094F" w:rsidRDefault="0078094F" w:rsidP="0078094F">
            <w:pPr>
              <w:spacing w:after="0"/>
              <w:jc w:val="center"/>
              <w:rPr>
                <w:b/>
                <w:bCs/>
                <w:sz w:val="28"/>
                <w:szCs w:val="28"/>
              </w:rPr>
            </w:pPr>
            <w:r w:rsidRPr="0078094F">
              <w:rPr>
                <w:b/>
                <w:bCs/>
                <w:sz w:val="28"/>
                <w:szCs w:val="28"/>
              </w:rPr>
              <w:t>X</w:t>
            </w:r>
          </w:p>
        </w:tc>
        <w:tc>
          <w:tcPr>
            <w:tcW w:w="626" w:type="pct"/>
            <w:vAlign w:val="center"/>
          </w:tcPr>
          <w:p w14:paraId="292F2969" w14:textId="462A6358" w:rsidR="004E5CA3" w:rsidRPr="0078094F" w:rsidRDefault="0078094F" w:rsidP="0078094F">
            <w:pPr>
              <w:spacing w:after="0"/>
              <w:jc w:val="center"/>
              <w:rPr>
                <w:b/>
                <w:bCs/>
                <w:sz w:val="28"/>
                <w:szCs w:val="28"/>
              </w:rPr>
            </w:pPr>
            <w:r w:rsidRPr="0078094F">
              <w:rPr>
                <w:b/>
                <w:bCs/>
                <w:sz w:val="28"/>
                <w:szCs w:val="28"/>
              </w:rPr>
              <w:t>X</w:t>
            </w:r>
          </w:p>
        </w:tc>
        <w:tc>
          <w:tcPr>
            <w:tcW w:w="501" w:type="pct"/>
            <w:shd w:val="clear" w:color="auto" w:fill="BFBFBF" w:themeFill="background1" w:themeFillShade="BF"/>
            <w:vAlign w:val="center"/>
          </w:tcPr>
          <w:p w14:paraId="699A3A57" w14:textId="77777777" w:rsidR="004E5CA3" w:rsidRPr="0078094F" w:rsidRDefault="004E5CA3" w:rsidP="0078094F">
            <w:pPr>
              <w:spacing w:after="0"/>
              <w:jc w:val="center"/>
              <w:rPr>
                <w:b/>
                <w:bCs/>
                <w:sz w:val="28"/>
                <w:szCs w:val="28"/>
              </w:rPr>
            </w:pPr>
          </w:p>
        </w:tc>
        <w:tc>
          <w:tcPr>
            <w:tcW w:w="500" w:type="pct"/>
            <w:vAlign w:val="center"/>
          </w:tcPr>
          <w:p w14:paraId="32ADD302" w14:textId="5DA39286" w:rsidR="004E5CA3" w:rsidRPr="0078094F" w:rsidRDefault="0078094F" w:rsidP="0078094F">
            <w:pPr>
              <w:spacing w:after="0"/>
              <w:jc w:val="center"/>
              <w:rPr>
                <w:b/>
                <w:bCs/>
                <w:sz w:val="28"/>
                <w:szCs w:val="28"/>
              </w:rPr>
            </w:pPr>
            <w:r w:rsidRPr="0078094F">
              <w:rPr>
                <w:b/>
                <w:bCs/>
                <w:sz w:val="28"/>
                <w:szCs w:val="28"/>
              </w:rPr>
              <w:t>X</w:t>
            </w:r>
          </w:p>
        </w:tc>
        <w:tc>
          <w:tcPr>
            <w:tcW w:w="498" w:type="pct"/>
            <w:vAlign w:val="center"/>
          </w:tcPr>
          <w:p w14:paraId="6003C6FE" w14:textId="3C4F6539" w:rsidR="004E5CA3" w:rsidRPr="0078094F" w:rsidRDefault="0078094F" w:rsidP="0078094F">
            <w:pPr>
              <w:spacing w:after="0"/>
              <w:jc w:val="center"/>
              <w:rPr>
                <w:b/>
                <w:bCs/>
                <w:sz w:val="28"/>
                <w:szCs w:val="28"/>
              </w:rPr>
            </w:pPr>
            <w:r w:rsidRPr="0078094F">
              <w:rPr>
                <w:b/>
                <w:bCs/>
                <w:sz w:val="28"/>
                <w:szCs w:val="28"/>
              </w:rPr>
              <w:t>X</w:t>
            </w:r>
          </w:p>
        </w:tc>
      </w:tr>
      <w:tr w:rsidR="004E5CA3" w14:paraId="3B0D090D" w14:textId="3A2C64A1" w:rsidTr="38FC8081">
        <w:tc>
          <w:tcPr>
            <w:tcW w:w="551" w:type="pct"/>
          </w:tcPr>
          <w:p w14:paraId="6F94B783" w14:textId="27BC1171" w:rsidR="004E5CA3" w:rsidRDefault="004E5CA3" w:rsidP="004E5CA3">
            <w:pPr>
              <w:spacing w:after="0"/>
            </w:pPr>
            <w:r>
              <w:t>Calexico CA</w:t>
            </w:r>
          </w:p>
        </w:tc>
        <w:tc>
          <w:tcPr>
            <w:tcW w:w="614" w:type="pct"/>
            <w:vAlign w:val="center"/>
          </w:tcPr>
          <w:p w14:paraId="05363FED" w14:textId="01E8FEFD" w:rsidR="004E5CA3" w:rsidRPr="0078094F" w:rsidRDefault="0078094F" w:rsidP="0078094F">
            <w:pPr>
              <w:spacing w:after="0"/>
              <w:jc w:val="center"/>
              <w:rPr>
                <w:b/>
                <w:bCs/>
                <w:sz w:val="28"/>
                <w:szCs w:val="28"/>
              </w:rPr>
            </w:pPr>
            <w:r w:rsidRPr="0078094F">
              <w:rPr>
                <w:b/>
                <w:bCs/>
                <w:sz w:val="28"/>
                <w:szCs w:val="28"/>
              </w:rPr>
              <w:t>X</w:t>
            </w:r>
          </w:p>
        </w:tc>
        <w:tc>
          <w:tcPr>
            <w:tcW w:w="667" w:type="pct"/>
            <w:shd w:val="clear" w:color="auto" w:fill="BFBFBF" w:themeFill="background1" w:themeFillShade="BF"/>
            <w:vAlign w:val="center"/>
          </w:tcPr>
          <w:p w14:paraId="27F8DDBE" w14:textId="77777777" w:rsidR="004E5CA3" w:rsidRPr="0078094F" w:rsidRDefault="004E5CA3" w:rsidP="0078094F">
            <w:pPr>
              <w:spacing w:after="0"/>
              <w:jc w:val="center"/>
              <w:rPr>
                <w:b/>
                <w:bCs/>
                <w:sz w:val="28"/>
                <w:szCs w:val="28"/>
              </w:rPr>
            </w:pPr>
          </w:p>
        </w:tc>
        <w:tc>
          <w:tcPr>
            <w:tcW w:w="500" w:type="pct"/>
            <w:shd w:val="clear" w:color="auto" w:fill="BFBFBF" w:themeFill="background1" w:themeFillShade="BF"/>
            <w:vAlign w:val="center"/>
          </w:tcPr>
          <w:p w14:paraId="18DDE03A" w14:textId="7073DD2C" w:rsidR="004E5CA3" w:rsidRPr="0078094F" w:rsidRDefault="004E5CA3" w:rsidP="0078094F">
            <w:pPr>
              <w:spacing w:after="0"/>
              <w:jc w:val="center"/>
              <w:rPr>
                <w:b/>
                <w:bCs/>
                <w:sz w:val="28"/>
                <w:szCs w:val="28"/>
              </w:rPr>
            </w:pPr>
          </w:p>
        </w:tc>
        <w:tc>
          <w:tcPr>
            <w:tcW w:w="542" w:type="pct"/>
            <w:shd w:val="clear" w:color="auto" w:fill="BFBFBF" w:themeFill="background1" w:themeFillShade="BF"/>
            <w:vAlign w:val="center"/>
          </w:tcPr>
          <w:p w14:paraId="214DB3EC" w14:textId="77777777" w:rsidR="004E5CA3" w:rsidRPr="0078094F" w:rsidRDefault="004E5CA3" w:rsidP="0078094F">
            <w:pPr>
              <w:spacing w:after="0"/>
              <w:jc w:val="center"/>
              <w:rPr>
                <w:b/>
                <w:bCs/>
                <w:sz w:val="28"/>
                <w:szCs w:val="28"/>
              </w:rPr>
            </w:pPr>
          </w:p>
        </w:tc>
        <w:tc>
          <w:tcPr>
            <w:tcW w:w="626" w:type="pct"/>
            <w:shd w:val="clear" w:color="auto" w:fill="BFBFBF" w:themeFill="background1" w:themeFillShade="BF"/>
            <w:vAlign w:val="center"/>
          </w:tcPr>
          <w:p w14:paraId="37510A83" w14:textId="6B792357" w:rsidR="004E5CA3" w:rsidRPr="0078094F" w:rsidRDefault="004E5CA3" w:rsidP="0078094F">
            <w:pPr>
              <w:spacing w:after="0"/>
              <w:jc w:val="center"/>
              <w:rPr>
                <w:b/>
                <w:bCs/>
                <w:sz w:val="28"/>
                <w:szCs w:val="28"/>
              </w:rPr>
            </w:pPr>
          </w:p>
        </w:tc>
        <w:tc>
          <w:tcPr>
            <w:tcW w:w="501" w:type="pct"/>
            <w:shd w:val="clear" w:color="auto" w:fill="BFBFBF" w:themeFill="background1" w:themeFillShade="BF"/>
            <w:vAlign w:val="center"/>
          </w:tcPr>
          <w:p w14:paraId="54BF5539" w14:textId="77777777" w:rsidR="004E5CA3" w:rsidRPr="0078094F" w:rsidRDefault="004E5CA3" w:rsidP="0078094F">
            <w:pPr>
              <w:spacing w:after="0"/>
              <w:jc w:val="center"/>
              <w:rPr>
                <w:b/>
                <w:bCs/>
                <w:sz w:val="28"/>
                <w:szCs w:val="28"/>
              </w:rPr>
            </w:pPr>
          </w:p>
        </w:tc>
        <w:tc>
          <w:tcPr>
            <w:tcW w:w="500" w:type="pct"/>
            <w:shd w:val="clear" w:color="auto" w:fill="BFBFBF" w:themeFill="background1" w:themeFillShade="BF"/>
            <w:vAlign w:val="center"/>
          </w:tcPr>
          <w:p w14:paraId="7111090D" w14:textId="77777777" w:rsidR="004E5CA3" w:rsidRPr="0078094F" w:rsidRDefault="004E5CA3" w:rsidP="0078094F">
            <w:pPr>
              <w:spacing w:after="0"/>
              <w:jc w:val="center"/>
              <w:rPr>
                <w:b/>
                <w:bCs/>
                <w:sz w:val="28"/>
                <w:szCs w:val="28"/>
              </w:rPr>
            </w:pPr>
          </w:p>
        </w:tc>
        <w:tc>
          <w:tcPr>
            <w:tcW w:w="498" w:type="pct"/>
            <w:shd w:val="clear" w:color="auto" w:fill="BFBFBF" w:themeFill="background1" w:themeFillShade="BF"/>
            <w:vAlign w:val="center"/>
          </w:tcPr>
          <w:p w14:paraId="541D5751" w14:textId="6A559A65" w:rsidR="004E5CA3" w:rsidRPr="0078094F" w:rsidRDefault="004E5CA3" w:rsidP="0078094F">
            <w:pPr>
              <w:spacing w:after="0"/>
              <w:jc w:val="center"/>
              <w:rPr>
                <w:b/>
                <w:bCs/>
                <w:sz w:val="28"/>
                <w:szCs w:val="28"/>
              </w:rPr>
            </w:pPr>
          </w:p>
        </w:tc>
      </w:tr>
      <w:tr w:rsidR="0078094F" w14:paraId="5A5E1C7E" w14:textId="6AF2FB92" w:rsidTr="38FC8081">
        <w:tc>
          <w:tcPr>
            <w:tcW w:w="551" w:type="pct"/>
          </w:tcPr>
          <w:p w14:paraId="6B7FBC3E" w14:textId="77777777" w:rsidR="0078094F" w:rsidRDefault="0078094F" w:rsidP="0078094F">
            <w:pPr>
              <w:spacing w:after="0"/>
            </w:pPr>
            <w:r>
              <w:t xml:space="preserve">Irvine </w:t>
            </w:r>
          </w:p>
          <w:p w14:paraId="4F9F89C8" w14:textId="3964CFAC" w:rsidR="0078094F" w:rsidRDefault="0078094F" w:rsidP="0078094F">
            <w:pPr>
              <w:spacing w:after="0"/>
            </w:pPr>
            <w:r>
              <w:t>CA</w:t>
            </w:r>
          </w:p>
        </w:tc>
        <w:tc>
          <w:tcPr>
            <w:tcW w:w="614" w:type="pct"/>
            <w:shd w:val="clear" w:color="auto" w:fill="BFBFBF" w:themeFill="background1" w:themeFillShade="BF"/>
            <w:vAlign w:val="center"/>
          </w:tcPr>
          <w:p w14:paraId="3AAE8853" w14:textId="77777777" w:rsidR="0078094F" w:rsidRPr="0078094F" w:rsidRDefault="0078094F" w:rsidP="0078094F">
            <w:pPr>
              <w:spacing w:after="0"/>
              <w:jc w:val="center"/>
              <w:rPr>
                <w:b/>
                <w:bCs/>
                <w:sz w:val="28"/>
                <w:szCs w:val="28"/>
              </w:rPr>
            </w:pPr>
          </w:p>
        </w:tc>
        <w:tc>
          <w:tcPr>
            <w:tcW w:w="667" w:type="pct"/>
            <w:shd w:val="clear" w:color="auto" w:fill="BFBFBF" w:themeFill="background1" w:themeFillShade="BF"/>
            <w:vAlign w:val="center"/>
          </w:tcPr>
          <w:p w14:paraId="7584141D" w14:textId="77777777" w:rsidR="0078094F" w:rsidRPr="0078094F" w:rsidRDefault="0078094F" w:rsidP="0078094F">
            <w:pPr>
              <w:spacing w:after="0"/>
              <w:jc w:val="center"/>
              <w:rPr>
                <w:b/>
                <w:bCs/>
                <w:sz w:val="28"/>
                <w:szCs w:val="28"/>
              </w:rPr>
            </w:pPr>
          </w:p>
        </w:tc>
        <w:tc>
          <w:tcPr>
            <w:tcW w:w="500" w:type="pct"/>
            <w:shd w:val="clear" w:color="auto" w:fill="BFBFBF" w:themeFill="background1" w:themeFillShade="BF"/>
            <w:vAlign w:val="center"/>
          </w:tcPr>
          <w:p w14:paraId="4262F408" w14:textId="3F17221A" w:rsidR="0078094F" w:rsidRPr="0078094F" w:rsidRDefault="0078094F" w:rsidP="0078094F">
            <w:pPr>
              <w:spacing w:after="0"/>
              <w:jc w:val="center"/>
              <w:rPr>
                <w:b/>
                <w:bCs/>
                <w:sz w:val="28"/>
                <w:szCs w:val="28"/>
              </w:rPr>
            </w:pPr>
          </w:p>
        </w:tc>
        <w:tc>
          <w:tcPr>
            <w:tcW w:w="542" w:type="pct"/>
            <w:shd w:val="clear" w:color="auto" w:fill="BFBFBF" w:themeFill="background1" w:themeFillShade="BF"/>
            <w:vAlign w:val="center"/>
          </w:tcPr>
          <w:p w14:paraId="11FD9D6F" w14:textId="77777777" w:rsidR="0078094F" w:rsidRPr="0078094F" w:rsidRDefault="0078094F" w:rsidP="0078094F">
            <w:pPr>
              <w:spacing w:after="0"/>
              <w:jc w:val="center"/>
              <w:rPr>
                <w:b/>
                <w:bCs/>
                <w:sz w:val="28"/>
                <w:szCs w:val="28"/>
              </w:rPr>
            </w:pPr>
          </w:p>
        </w:tc>
        <w:tc>
          <w:tcPr>
            <w:tcW w:w="626" w:type="pct"/>
            <w:shd w:val="clear" w:color="auto" w:fill="BFBFBF" w:themeFill="background1" w:themeFillShade="BF"/>
            <w:vAlign w:val="center"/>
          </w:tcPr>
          <w:p w14:paraId="3675A595" w14:textId="10F13EA9" w:rsidR="0078094F" w:rsidRPr="0078094F" w:rsidRDefault="0078094F" w:rsidP="0078094F">
            <w:pPr>
              <w:spacing w:after="0"/>
              <w:jc w:val="center"/>
              <w:rPr>
                <w:b/>
                <w:bCs/>
                <w:sz w:val="28"/>
                <w:szCs w:val="28"/>
              </w:rPr>
            </w:pPr>
          </w:p>
        </w:tc>
        <w:tc>
          <w:tcPr>
            <w:tcW w:w="501" w:type="pct"/>
            <w:shd w:val="clear" w:color="auto" w:fill="BFBFBF" w:themeFill="background1" w:themeFillShade="BF"/>
            <w:vAlign w:val="center"/>
          </w:tcPr>
          <w:p w14:paraId="1187734D" w14:textId="77777777" w:rsidR="0078094F" w:rsidRPr="0078094F" w:rsidRDefault="0078094F" w:rsidP="0078094F">
            <w:pPr>
              <w:spacing w:after="0"/>
              <w:jc w:val="center"/>
              <w:rPr>
                <w:b/>
                <w:bCs/>
                <w:sz w:val="28"/>
                <w:szCs w:val="28"/>
              </w:rPr>
            </w:pPr>
          </w:p>
        </w:tc>
        <w:tc>
          <w:tcPr>
            <w:tcW w:w="500" w:type="pct"/>
            <w:vAlign w:val="center"/>
          </w:tcPr>
          <w:p w14:paraId="3E89945B" w14:textId="03D00AC7" w:rsidR="0078094F" w:rsidRPr="0078094F" w:rsidRDefault="0078094F" w:rsidP="0078094F">
            <w:pPr>
              <w:spacing w:after="0"/>
              <w:jc w:val="center"/>
              <w:rPr>
                <w:b/>
                <w:bCs/>
                <w:sz w:val="28"/>
                <w:szCs w:val="28"/>
              </w:rPr>
            </w:pPr>
            <w:r w:rsidRPr="0078094F">
              <w:rPr>
                <w:b/>
                <w:bCs/>
                <w:sz w:val="28"/>
                <w:szCs w:val="28"/>
              </w:rPr>
              <w:t>X</w:t>
            </w:r>
          </w:p>
        </w:tc>
        <w:tc>
          <w:tcPr>
            <w:tcW w:w="498" w:type="pct"/>
            <w:vAlign w:val="center"/>
          </w:tcPr>
          <w:p w14:paraId="06AA018F" w14:textId="5F3A297E" w:rsidR="0078094F" w:rsidRPr="0078094F" w:rsidRDefault="0078094F" w:rsidP="0078094F">
            <w:pPr>
              <w:spacing w:after="0"/>
              <w:jc w:val="center"/>
              <w:rPr>
                <w:b/>
                <w:bCs/>
                <w:sz w:val="28"/>
                <w:szCs w:val="28"/>
              </w:rPr>
            </w:pPr>
            <w:r w:rsidRPr="0078094F">
              <w:rPr>
                <w:b/>
                <w:bCs/>
                <w:sz w:val="28"/>
                <w:szCs w:val="28"/>
              </w:rPr>
              <w:t>X</w:t>
            </w:r>
          </w:p>
        </w:tc>
      </w:tr>
      <w:tr w:rsidR="00F06F71" w14:paraId="1232FEF8" w14:textId="77777777" w:rsidTr="38FC8081">
        <w:tc>
          <w:tcPr>
            <w:tcW w:w="551" w:type="pct"/>
          </w:tcPr>
          <w:p w14:paraId="3D95F0BF" w14:textId="72DD972C" w:rsidR="00F06F71" w:rsidRDefault="00F06F71" w:rsidP="00F06F71">
            <w:pPr>
              <w:spacing w:after="0"/>
            </w:pPr>
            <w:r>
              <w:t>Brisbane AU</w:t>
            </w:r>
          </w:p>
        </w:tc>
        <w:tc>
          <w:tcPr>
            <w:tcW w:w="614" w:type="pct"/>
            <w:shd w:val="clear" w:color="auto" w:fill="BFBFBF" w:themeFill="background1" w:themeFillShade="BF"/>
            <w:vAlign w:val="center"/>
          </w:tcPr>
          <w:p w14:paraId="3C419EF6" w14:textId="77777777" w:rsidR="00F06F71" w:rsidRPr="0078094F" w:rsidRDefault="00F06F71" w:rsidP="00F06F71">
            <w:pPr>
              <w:spacing w:after="0"/>
              <w:jc w:val="center"/>
              <w:rPr>
                <w:b/>
                <w:bCs/>
                <w:sz w:val="28"/>
                <w:szCs w:val="28"/>
              </w:rPr>
            </w:pPr>
          </w:p>
        </w:tc>
        <w:tc>
          <w:tcPr>
            <w:tcW w:w="667" w:type="pct"/>
            <w:shd w:val="clear" w:color="auto" w:fill="BFBFBF" w:themeFill="background1" w:themeFillShade="BF"/>
            <w:vAlign w:val="center"/>
          </w:tcPr>
          <w:p w14:paraId="3C7C1976" w14:textId="77777777" w:rsidR="00F06F71" w:rsidRPr="0078094F" w:rsidRDefault="00F06F71" w:rsidP="00F06F71">
            <w:pPr>
              <w:spacing w:after="0"/>
              <w:jc w:val="center"/>
              <w:rPr>
                <w:b/>
                <w:bCs/>
                <w:sz w:val="28"/>
                <w:szCs w:val="28"/>
              </w:rPr>
            </w:pPr>
          </w:p>
        </w:tc>
        <w:tc>
          <w:tcPr>
            <w:tcW w:w="500" w:type="pct"/>
            <w:shd w:val="clear" w:color="auto" w:fill="BFBFBF" w:themeFill="background1" w:themeFillShade="BF"/>
            <w:vAlign w:val="center"/>
          </w:tcPr>
          <w:p w14:paraId="7FE99263" w14:textId="77777777" w:rsidR="00F06F71" w:rsidRPr="0078094F" w:rsidRDefault="00F06F71" w:rsidP="00F06F71">
            <w:pPr>
              <w:spacing w:after="0"/>
              <w:jc w:val="center"/>
              <w:rPr>
                <w:b/>
                <w:bCs/>
                <w:sz w:val="28"/>
                <w:szCs w:val="28"/>
              </w:rPr>
            </w:pPr>
          </w:p>
        </w:tc>
        <w:tc>
          <w:tcPr>
            <w:tcW w:w="542" w:type="pct"/>
            <w:shd w:val="clear" w:color="auto" w:fill="BFBFBF" w:themeFill="background1" w:themeFillShade="BF"/>
            <w:vAlign w:val="center"/>
          </w:tcPr>
          <w:p w14:paraId="3EA1EDF4" w14:textId="77777777" w:rsidR="00F06F71" w:rsidRPr="0078094F" w:rsidRDefault="00F06F71" w:rsidP="00F06F71">
            <w:pPr>
              <w:spacing w:after="0"/>
              <w:jc w:val="center"/>
              <w:rPr>
                <w:b/>
                <w:bCs/>
                <w:sz w:val="28"/>
                <w:szCs w:val="28"/>
              </w:rPr>
            </w:pPr>
          </w:p>
        </w:tc>
        <w:tc>
          <w:tcPr>
            <w:tcW w:w="626" w:type="pct"/>
            <w:shd w:val="clear" w:color="auto" w:fill="BFBFBF" w:themeFill="background1" w:themeFillShade="BF"/>
            <w:vAlign w:val="center"/>
          </w:tcPr>
          <w:p w14:paraId="65328B92" w14:textId="77777777" w:rsidR="00F06F71" w:rsidRPr="0078094F" w:rsidRDefault="00F06F71" w:rsidP="00F06F71">
            <w:pPr>
              <w:spacing w:after="0"/>
              <w:jc w:val="center"/>
              <w:rPr>
                <w:b/>
                <w:bCs/>
                <w:sz w:val="28"/>
                <w:szCs w:val="28"/>
              </w:rPr>
            </w:pPr>
          </w:p>
        </w:tc>
        <w:tc>
          <w:tcPr>
            <w:tcW w:w="501" w:type="pct"/>
            <w:shd w:val="clear" w:color="auto" w:fill="BFBFBF" w:themeFill="background1" w:themeFillShade="BF"/>
            <w:vAlign w:val="center"/>
          </w:tcPr>
          <w:p w14:paraId="5F214963" w14:textId="77777777" w:rsidR="00F06F71" w:rsidRPr="0078094F" w:rsidRDefault="00F06F71" w:rsidP="00F06F71">
            <w:pPr>
              <w:spacing w:after="0"/>
              <w:jc w:val="center"/>
              <w:rPr>
                <w:b/>
                <w:bCs/>
                <w:sz w:val="28"/>
                <w:szCs w:val="28"/>
              </w:rPr>
            </w:pPr>
          </w:p>
        </w:tc>
        <w:tc>
          <w:tcPr>
            <w:tcW w:w="500" w:type="pct"/>
            <w:vAlign w:val="center"/>
          </w:tcPr>
          <w:p w14:paraId="1B0943A4" w14:textId="39FD6374" w:rsidR="00F06F71" w:rsidRPr="0078094F" w:rsidRDefault="00F06F71" w:rsidP="00F06F71">
            <w:pPr>
              <w:spacing w:after="0"/>
              <w:jc w:val="center"/>
              <w:rPr>
                <w:b/>
                <w:bCs/>
                <w:sz w:val="28"/>
                <w:szCs w:val="28"/>
              </w:rPr>
            </w:pPr>
            <w:r w:rsidRPr="0078094F">
              <w:rPr>
                <w:b/>
                <w:bCs/>
                <w:sz w:val="28"/>
                <w:szCs w:val="28"/>
              </w:rPr>
              <w:t>X</w:t>
            </w:r>
          </w:p>
        </w:tc>
        <w:tc>
          <w:tcPr>
            <w:tcW w:w="498" w:type="pct"/>
            <w:vAlign w:val="center"/>
          </w:tcPr>
          <w:p w14:paraId="4D74BAE7" w14:textId="48DD2558" w:rsidR="00F06F71" w:rsidRPr="0078094F" w:rsidRDefault="00F06F71" w:rsidP="00F06F71">
            <w:pPr>
              <w:spacing w:after="0"/>
              <w:jc w:val="center"/>
              <w:rPr>
                <w:b/>
                <w:bCs/>
                <w:sz w:val="28"/>
                <w:szCs w:val="28"/>
              </w:rPr>
            </w:pPr>
            <w:r w:rsidRPr="0078094F">
              <w:rPr>
                <w:b/>
                <w:bCs/>
                <w:sz w:val="28"/>
                <w:szCs w:val="28"/>
              </w:rPr>
              <w:t>X</w:t>
            </w:r>
          </w:p>
        </w:tc>
      </w:tr>
      <w:tr w:rsidR="00F06F71" w14:paraId="45D3107D" w14:textId="0722FEF7" w:rsidTr="38FC8081">
        <w:tc>
          <w:tcPr>
            <w:tcW w:w="551" w:type="pct"/>
          </w:tcPr>
          <w:p w14:paraId="182F5610" w14:textId="0A311F63" w:rsidR="00F06F71" w:rsidRDefault="00F06F71" w:rsidP="00F06F71">
            <w:pPr>
              <w:spacing w:after="0"/>
            </w:pPr>
            <w:r>
              <w:t>Mexicali MX (PRO)</w:t>
            </w:r>
          </w:p>
        </w:tc>
        <w:tc>
          <w:tcPr>
            <w:tcW w:w="614" w:type="pct"/>
            <w:shd w:val="clear" w:color="auto" w:fill="BFBFBF" w:themeFill="background1" w:themeFillShade="BF"/>
            <w:vAlign w:val="center"/>
          </w:tcPr>
          <w:p w14:paraId="70442250" w14:textId="77777777" w:rsidR="00F06F71" w:rsidRPr="0078094F" w:rsidRDefault="00F06F71" w:rsidP="00F06F71">
            <w:pPr>
              <w:spacing w:after="0"/>
              <w:jc w:val="center"/>
              <w:rPr>
                <w:b/>
                <w:bCs/>
                <w:sz w:val="28"/>
                <w:szCs w:val="28"/>
              </w:rPr>
            </w:pPr>
          </w:p>
        </w:tc>
        <w:tc>
          <w:tcPr>
            <w:tcW w:w="667" w:type="pct"/>
            <w:shd w:val="clear" w:color="auto" w:fill="BFBFBF" w:themeFill="background1" w:themeFillShade="BF"/>
            <w:vAlign w:val="center"/>
          </w:tcPr>
          <w:p w14:paraId="01E5AFBB" w14:textId="77777777" w:rsidR="00F06F71" w:rsidRPr="0078094F" w:rsidRDefault="00F06F71" w:rsidP="00F06F71">
            <w:pPr>
              <w:spacing w:after="0"/>
              <w:jc w:val="center"/>
              <w:rPr>
                <w:b/>
                <w:bCs/>
                <w:sz w:val="28"/>
                <w:szCs w:val="28"/>
              </w:rPr>
            </w:pPr>
          </w:p>
        </w:tc>
        <w:tc>
          <w:tcPr>
            <w:tcW w:w="500" w:type="pct"/>
            <w:shd w:val="clear" w:color="auto" w:fill="BFBFBF" w:themeFill="background1" w:themeFillShade="BF"/>
            <w:vAlign w:val="center"/>
          </w:tcPr>
          <w:p w14:paraId="17195BFA" w14:textId="351F03E8" w:rsidR="00F06F71" w:rsidRPr="0078094F" w:rsidRDefault="00F06F71" w:rsidP="00F06F71">
            <w:pPr>
              <w:spacing w:after="0"/>
              <w:jc w:val="center"/>
              <w:rPr>
                <w:b/>
                <w:bCs/>
                <w:sz w:val="28"/>
                <w:szCs w:val="28"/>
              </w:rPr>
            </w:pPr>
          </w:p>
        </w:tc>
        <w:tc>
          <w:tcPr>
            <w:tcW w:w="542" w:type="pct"/>
            <w:shd w:val="clear" w:color="auto" w:fill="BFBFBF" w:themeFill="background1" w:themeFillShade="BF"/>
            <w:vAlign w:val="center"/>
          </w:tcPr>
          <w:p w14:paraId="003BF64F" w14:textId="77777777" w:rsidR="00F06F71" w:rsidRPr="0078094F" w:rsidRDefault="00F06F71" w:rsidP="00F06F71">
            <w:pPr>
              <w:spacing w:after="0"/>
              <w:jc w:val="center"/>
              <w:rPr>
                <w:b/>
                <w:bCs/>
                <w:sz w:val="28"/>
                <w:szCs w:val="28"/>
              </w:rPr>
            </w:pPr>
          </w:p>
        </w:tc>
        <w:tc>
          <w:tcPr>
            <w:tcW w:w="626" w:type="pct"/>
            <w:shd w:val="clear" w:color="auto" w:fill="BFBFBF" w:themeFill="background1" w:themeFillShade="BF"/>
            <w:vAlign w:val="center"/>
          </w:tcPr>
          <w:p w14:paraId="6B054FCB" w14:textId="2EDD70C5" w:rsidR="00F06F71" w:rsidRPr="0078094F" w:rsidRDefault="00F06F71" w:rsidP="00F06F71">
            <w:pPr>
              <w:spacing w:after="0"/>
              <w:jc w:val="center"/>
              <w:rPr>
                <w:b/>
                <w:bCs/>
                <w:sz w:val="28"/>
                <w:szCs w:val="28"/>
              </w:rPr>
            </w:pPr>
          </w:p>
        </w:tc>
        <w:tc>
          <w:tcPr>
            <w:tcW w:w="501" w:type="pct"/>
            <w:shd w:val="clear" w:color="auto" w:fill="BFBFBF" w:themeFill="background1" w:themeFillShade="BF"/>
            <w:vAlign w:val="center"/>
          </w:tcPr>
          <w:p w14:paraId="7461F05A" w14:textId="77777777" w:rsidR="00F06F71" w:rsidRPr="0078094F" w:rsidRDefault="00F06F71" w:rsidP="00F06F71">
            <w:pPr>
              <w:spacing w:after="0"/>
              <w:jc w:val="center"/>
              <w:rPr>
                <w:b/>
                <w:bCs/>
                <w:sz w:val="28"/>
                <w:szCs w:val="28"/>
              </w:rPr>
            </w:pPr>
          </w:p>
        </w:tc>
        <w:tc>
          <w:tcPr>
            <w:tcW w:w="500" w:type="pct"/>
            <w:vAlign w:val="center"/>
          </w:tcPr>
          <w:p w14:paraId="68B14C89" w14:textId="354BE485" w:rsidR="00F06F71" w:rsidRPr="0078094F" w:rsidRDefault="00F06F71" w:rsidP="00F06F71">
            <w:pPr>
              <w:spacing w:after="0"/>
              <w:jc w:val="center"/>
              <w:rPr>
                <w:b/>
                <w:bCs/>
                <w:sz w:val="28"/>
                <w:szCs w:val="28"/>
              </w:rPr>
            </w:pPr>
            <w:r w:rsidRPr="0078094F">
              <w:rPr>
                <w:b/>
                <w:bCs/>
                <w:sz w:val="28"/>
                <w:szCs w:val="28"/>
              </w:rPr>
              <w:t>X</w:t>
            </w:r>
          </w:p>
        </w:tc>
        <w:tc>
          <w:tcPr>
            <w:tcW w:w="498" w:type="pct"/>
            <w:vAlign w:val="center"/>
          </w:tcPr>
          <w:p w14:paraId="649BEF31" w14:textId="3B8A98DC" w:rsidR="00F06F71" w:rsidRPr="0078094F" w:rsidRDefault="00F06F71" w:rsidP="00F06F71">
            <w:pPr>
              <w:spacing w:after="0"/>
              <w:jc w:val="center"/>
              <w:rPr>
                <w:b/>
                <w:bCs/>
                <w:sz w:val="28"/>
                <w:szCs w:val="28"/>
              </w:rPr>
            </w:pPr>
            <w:r w:rsidRPr="0078094F">
              <w:rPr>
                <w:b/>
                <w:bCs/>
                <w:sz w:val="28"/>
                <w:szCs w:val="28"/>
              </w:rPr>
              <w:t>X</w:t>
            </w:r>
          </w:p>
        </w:tc>
      </w:tr>
      <w:tr w:rsidR="00F06F71" w14:paraId="281EAC38" w14:textId="70FAFFB7" w:rsidTr="38FC8081">
        <w:tc>
          <w:tcPr>
            <w:tcW w:w="551" w:type="pct"/>
          </w:tcPr>
          <w:p w14:paraId="55DA8CF7" w14:textId="7DC64A95" w:rsidR="00F06F71" w:rsidRDefault="00F06F71" w:rsidP="00F06F71">
            <w:pPr>
              <w:spacing w:after="0"/>
            </w:pPr>
            <w:r>
              <w:t>Mexicali MX (MRO)</w:t>
            </w:r>
          </w:p>
        </w:tc>
        <w:tc>
          <w:tcPr>
            <w:tcW w:w="614" w:type="pct"/>
            <w:shd w:val="clear" w:color="auto" w:fill="BFBFBF" w:themeFill="background1" w:themeFillShade="BF"/>
            <w:vAlign w:val="center"/>
          </w:tcPr>
          <w:p w14:paraId="3DA7CFE7" w14:textId="77777777" w:rsidR="00F06F71" w:rsidRPr="0078094F" w:rsidRDefault="00F06F71" w:rsidP="00F06F71">
            <w:pPr>
              <w:spacing w:after="0"/>
              <w:jc w:val="center"/>
              <w:rPr>
                <w:b/>
                <w:bCs/>
                <w:sz w:val="28"/>
                <w:szCs w:val="28"/>
              </w:rPr>
            </w:pPr>
          </w:p>
        </w:tc>
        <w:tc>
          <w:tcPr>
            <w:tcW w:w="667" w:type="pct"/>
            <w:vAlign w:val="center"/>
          </w:tcPr>
          <w:p w14:paraId="5A528BBC" w14:textId="3AABCEC9" w:rsidR="00F06F71" w:rsidRPr="0078094F" w:rsidRDefault="00F06F71" w:rsidP="00F06F71">
            <w:pPr>
              <w:spacing w:after="0"/>
              <w:jc w:val="center"/>
              <w:rPr>
                <w:b/>
                <w:bCs/>
                <w:sz w:val="28"/>
                <w:szCs w:val="28"/>
              </w:rPr>
            </w:pPr>
            <w:r w:rsidRPr="0078094F">
              <w:rPr>
                <w:b/>
                <w:bCs/>
                <w:sz w:val="28"/>
                <w:szCs w:val="28"/>
              </w:rPr>
              <w:t>X</w:t>
            </w:r>
          </w:p>
        </w:tc>
        <w:tc>
          <w:tcPr>
            <w:tcW w:w="500" w:type="pct"/>
            <w:vAlign w:val="center"/>
          </w:tcPr>
          <w:p w14:paraId="3C5EC4BC" w14:textId="6C28D1DA" w:rsidR="00F06F71" w:rsidRPr="0078094F" w:rsidRDefault="00F06F71" w:rsidP="00F06F71">
            <w:pPr>
              <w:spacing w:after="0"/>
              <w:jc w:val="center"/>
              <w:rPr>
                <w:b/>
                <w:bCs/>
                <w:sz w:val="28"/>
                <w:szCs w:val="28"/>
              </w:rPr>
            </w:pPr>
            <w:r w:rsidRPr="0078094F">
              <w:rPr>
                <w:b/>
                <w:bCs/>
                <w:sz w:val="28"/>
                <w:szCs w:val="28"/>
              </w:rPr>
              <w:t>X</w:t>
            </w:r>
          </w:p>
        </w:tc>
        <w:tc>
          <w:tcPr>
            <w:tcW w:w="542" w:type="pct"/>
            <w:vAlign w:val="center"/>
          </w:tcPr>
          <w:p w14:paraId="323D1532" w14:textId="75079A6B" w:rsidR="00F06F71" w:rsidRPr="0078094F" w:rsidRDefault="00F06F71" w:rsidP="00F06F71">
            <w:pPr>
              <w:spacing w:after="0"/>
              <w:jc w:val="center"/>
              <w:rPr>
                <w:b/>
                <w:bCs/>
                <w:sz w:val="28"/>
                <w:szCs w:val="28"/>
              </w:rPr>
            </w:pPr>
            <w:r w:rsidRPr="0078094F">
              <w:rPr>
                <w:b/>
                <w:bCs/>
                <w:sz w:val="28"/>
                <w:szCs w:val="28"/>
              </w:rPr>
              <w:t>X</w:t>
            </w:r>
          </w:p>
        </w:tc>
        <w:tc>
          <w:tcPr>
            <w:tcW w:w="626" w:type="pct"/>
            <w:vAlign w:val="center"/>
          </w:tcPr>
          <w:p w14:paraId="1AAE3472" w14:textId="5CB61F48" w:rsidR="00F06F71" w:rsidRPr="00B53F72" w:rsidRDefault="22ECF655" w:rsidP="38FC8081">
            <w:pPr>
              <w:spacing w:after="0"/>
              <w:jc w:val="center"/>
            </w:pPr>
            <w:r w:rsidRPr="00B53F72">
              <w:rPr>
                <w:sz w:val="28"/>
                <w:szCs w:val="28"/>
              </w:rPr>
              <w:t>_</w:t>
            </w:r>
            <w:r w:rsidR="00B53F72" w:rsidRPr="00B53F72">
              <w:rPr>
                <w:sz w:val="16"/>
                <w:szCs w:val="16"/>
              </w:rPr>
              <w:t>Q3-2025</w:t>
            </w:r>
            <w:r w:rsidRPr="00B53F72">
              <w:rPr>
                <w:sz w:val="28"/>
                <w:szCs w:val="28"/>
              </w:rPr>
              <w:t>_</w:t>
            </w:r>
          </w:p>
        </w:tc>
        <w:tc>
          <w:tcPr>
            <w:tcW w:w="501" w:type="pct"/>
            <w:vAlign w:val="center"/>
          </w:tcPr>
          <w:p w14:paraId="64F6B5F4" w14:textId="75571568" w:rsidR="00F06F71" w:rsidRPr="0078094F" w:rsidRDefault="7DDE17E9" w:rsidP="00F06F71">
            <w:pPr>
              <w:spacing w:after="0"/>
              <w:jc w:val="center"/>
              <w:rPr>
                <w:b/>
                <w:bCs/>
                <w:sz w:val="28"/>
                <w:szCs w:val="28"/>
              </w:rPr>
            </w:pPr>
            <w:r w:rsidRPr="38FC8081">
              <w:rPr>
                <w:b/>
                <w:bCs/>
                <w:sz w:val="28"/>
                <w:szCs w:val="28"/>
              </w:rPr>
              <w:t>X</w:t>
            </w:r>
          </w:p>
        </w:tc>
        <w:tc>
          <w:tcPr>
            <w:tcW w:w="500" w:type="pct"/>
            <w:vAlign w:val="center"/>
          </w:tcPr>
          <w:p w14:paraId="2EB4C97E" w14:textId="70A7EA86" w:rsidR="00F06F71" w:rsidRPr="0078094F" w:rsidRDefault="00F06F71" w:rsidP="00F06F71">
            <w:pPr>
              <w:spacing w:after="0"/>
              <w:jc w:val="center"/>
              <w:rPr>
                <w:b/>
                <w:bCs/>
                <w:sz w:val="28"/>
                <w:szCs w:val="28"/>
              </w:rPr>
            </w:pPr>
            <w:r w:rsidRPr="0078094F">
              <w:rPr>
                <w:b/>
                <w:bCs/>
                <w:sz w:val="28"/>
                <w:szCs w:val="28"/>
              </w:rPr>
              <w:t>X</w:t>
            </w:r>
          </w:p>
        </w:tc>
        <w:tc>
          <w:tcPr>
            <w:tcW w:w="498" w:type="pct"/>
            <w:vAlign w:val="center"/>
          </w:tcPr>
          <w:p w14:paraId="683107F7" w14:textId="74DD0D83" w:rsidR="00F06F71" w:rsidRPr="0078094F" w:rsidRDefault="00F06F71" w:rsidP="00F06F71">
            <w:pPr>
              <w:spacing w:after="0"/>
              <w:jc w:val="center"/>
              <w:rPr>
                <w:b/>
                <w:bCs/>
                <w:sz w:val="28"/>
                <w:szCs w:val="28"/>
              </w:rPr>
            </w:pPr>
            <w:r w:rsidRPr="0078094F">
              <w:rPr>
                <w:b/>
                <w:bCs/>
                <w:sz w:val="28"/>
                <w:szCs w:val="28"/>
              </w:rPr>
              <w:t>X</w:t>
            </w:r>
          </w:p>
        </w:tc>
      </w:tr>
    </w:tbl>
    <w:p w14:paraId="56034D0F" w14:textId="77777777" w:rsidR="00774BB0" w:rsidRDefault="00774BB0" w:rsidP="004321AE"/>
    <w:p w14:paraId="6A47C66E" w14:textId="461F1B26" w:rsidR="00E67295" w:rsidRDefault="00B10D56" w:rsidP="004321AE">
      <w:r>
        <w:t xml:space="preserve">Regulatory Audits are performed based on the table above at each location. </w:t>
      </w:r>
    </w:p>
    <w:p w14:paraId="6C8234B4" w14:textId="57F3C8A9" w:rsidR="00312518" w:rsidRDefault="00312518" w:rsidP="004321AE">
      <w:r>
        <w:t xml:space="preserve">21 CFR 21.137 (a) through (o) </w:t>
      </w:r>
      <w:r w:rsidR="001E3D81">
        <w:t xml:space="preserve">applies to all </w:t>
      </w:r>
      <w:r w:rsidR="004C65BC">
        <w:t xml:space="preserve">approved manufacturing facilities. </w:t>
      </w:r>
    </w:p>
    <w:p w14:paraId="2ECBA536" w14:textId="3F455B09" w:rsidR="0053048E" w:rsidRDefault="0053048E" w:rsidP="004321AE">
      <w:r>
        <w:t xml:space="preserve">Further, Burrana shows compliance with Part 145 </w:t>
      </w:r>
      <w:r w:rsidR="00254567">
        <w:t xml:space="preserve">regulations </w:t>
      </w:r>
      <w:r w:rsidR="00F17FBB">
        <w:t>with approved quality documentation that is reviewed at least annually.</w:t>
      </w:r>
    </w:p>
    <w:p w14:paraId="2BFB6CDE" w14:textId="10F8704E" w:rsidR="00254567" w:rsidRDefault="00254567" w:rsidP="004321AE">
      <w:r>
        <w:t xml:space="preserve">The SMS is audited to specific requirements. </w:t>
      </w:r>
    </w:p>
    <w:p w14:paraId="5A013EA7" w14:textId="34037587" w:rsidR="00A5520C" w:rsidRDefault="00A5520C" w:rsidP="00A5520C">
      <w:r w:rsidRPr="00AC2015">
        <w:t>Any data required to support the audit assessment are included in the audit repor</w:t>
      </w:r>
      <w:r w:rsidR="00E60D81">
        <w:t>t, and c</w:t>
      </w:r>
      <w:r w:rsidRPr="00AC2015">
        <w:t>opies of all build/service data are reviewed as part of th</w:t>
      </w:r>
      <w:r w:rsidR="00E60D81">
        <w:t>e</w:t>
      </w:r>
      <w:r w:rsidRPr="00AC2015">
        <w:t xml:space="preserve"> </w:t>
      </w:r>
      <w:r w:rsidR="0007444B">
        <w:t>audit</w:t>
      </w:r>
      <w:r w:rsidR="00E60D81">
        <w:t xml:space="preserve"> are</w:t>
      </w:r>
      <w:r w:rsidRPr="00AC2015">
        <w:t xml:space="preserve"> </w:t>
      </w:r>
      <w:r w:rsidR="00E60D81" w:rsidRPr="00AC2015">
        <w:t>included</w:t>
      </w:r>
      <w:r w:rsidRPr="00AC2015">
        <w:t xml:space="preserve"> in the assessment report as an attachment.</w:t>
      </w:r>
    </w:p>
    <w:p w14:paraId="170557E7" w14:textId="77777777" w:rsidR="00E60D81" w:rsidRPr="00AC2015" w:rsidRDefault="00E60D81" w:rsidP="00A5520C"/>
    <w:p w14:paraId="006319F0" w14:textId="77777777" w:rsidR="00206DFB" w:rsidRDefault="00206DFB" w:rsidP="00774BB0">
      <w:pPr>
        <w:pStyle w:val="Heading2"/>
      </w:pPr>
      <w:r>
        <w:lastRenderedPageBreak/>
        <w:t>Product Audit Compliance</w:t>
      </w:r>
    </w:p>
    <w:p w14:paraId="1288222F" w14:textId="1E1B3567" w:rsidR="00774BB0" w:rsidRDefault="002B40C9" w:rsidP="00774BB0">
      <w:r>
        <w:t xml:space="preserve">Burrana repair station facilities conduct a product audit that verifies compliance </w:t>
      </w:r>
      <w:proofErr w:type="gramStart"/>
      <w:r>
        <w:t>to</w:t>
      </w:r>
      <w:proofErr w:type="gramEnd"/>
      <w:r>
        <w:t xml:space="preserve"> the applicable repair data </w:t>
      </w:r>
      <w:r w:rsidR="004B4049">
        <w:t xml:space="preserve">at least annually. </w:t>
      </w:r>
    </w:p>
    <w:p w14:paraId="436F04C3" w14:textId="38212B1E" w:rsidR="00955131" w:rsidRDefault="00955131" w:rsidP="00774BB0">
      <w:r>
        <w:t xml:space="preserve">Documentation is recorded in the QwizPro database that clearly identifies the products audited, results, and audit findings. </w:t>
      </w:r>
    </w:p>
    <w:p w14:paraId="7C2C7AB1" w14:textId="77777777" w:rsidR="004B4049" w:rsidRPr="00774BB0" w:rsidRDefault="004B4049" w:rsidP="00774BB0"/>
    <w:p w14:paraId="1A2A9CBF" w14:textId="1217F37E" w:rsidR="00B777DD" w:rsidRDefault="00774BB0" w:rsidP="00774BB0">
      <w:pPr>
        <w:pStyle w:val="Heading2"/>
      </w:pPr>
      <w:r>
        <w:t>Process Audit Compliance</w:t>
      </w:r>
      <w:r w:rsidR="00A936C4">
        <w:tab/>
      </w:r>
    </w:p>
    <w:p w14:paraId="1DF53E9F" w14:textId="0D967702" w:rsidR="00774BB0" w:rsidRDefault="00435F34" w:rsidP="00774BB0">
      <w:r>
        <w:t xml:space="preserve">A process audit is conducted </w:t>
      </w:r>
      <w:r w:rsidR="00386BCD">
        <w:t xml:space="preserve">to validate </w:t>
      </w:r>
      <w:r w:rsidR="00E43440">
        <w:t xml:space="preserve">that </w:t>
      </w:r>
      <w:r w:rsidR="00386BCD">
        <w:t xml:space="preserve">the appropriate tools, documentation, and controls are in place to produce a conforming product. </w:t>
      </w:r>
    </w:p>
    <w:p w14:paraId="6BC72C26" w14:textId="491FC374" w:rsidR="00386BCD" w:rsidRDefault="00386BCD" w:rsidP="00774BB0">
      <w:r>
        <w:t xml:space="preserve">This may occur in the production or repair station as required. </w:t>
      </w:r>
    </w:p>
    <w:p w14:paraId="71FF54B2" w14:textId="62D1BF1E" w:rsidR="00E43440" w:rsidRPr="00774BB0" w:rsidRDefault="008B4E43" w:rsidP="00774BB0">
      <w:r>
        <w:t>During</w:t>
      </w:r>
      <w:r w:rsidR="00E43440">
        <w:t xml:space="preserve"> a Process Audit, </w:t>
      </w:r>
      <w:r>
        <w:t>a</w:t>
      </w:r>
      <w:r w:rsidR="000A6D31">
        <w:t xml:space="preserve"> review of Procedures, SOPs, and Records occurs. </w:t>
      </w:r>
    </w:p>
    <w:p w14:paraId="021CC54A" w14:textId="70511670" w:rsidR="004321AE" w:rsidRDefault="00DF6FF4" w:rsidP="00D11292">
      <w:pPr>
        <w:pStyle w:val="Heading2"/>
      </w:pPr>
      <w:r>
        <w:t>CASE Audit Compliance</w:t>
      </w:r>
    </w:p>
    <w:p w14:paraId="672F1A0F" w14:textId="0E871E0F" w:rsidR="004321AE" w:rsidRDefault="00981E2C" w:rsidP="000C7259">
      <w:r>
        <w:t xml:space="preserve">Following the requirements of CASE </w:t>
      </w:r>
      <w:r w:rsidR="001812F1">
        <w:t xml:space="preserve">1A, </w:t>
      </w:r>
      <w:r w:rsidR="00EF7C55">
        <w:t xml:space="preserve">Burrana reviews the repair stations for compliance using the checklist provided and updated at least annually. </w:t>
      </w:r>
    </w:p>
    <w:p w14:paraId="2DE8F0B3" w14:textId="1DB5660E" w:rsidR="008B4E43" w:rsidRDefault="008B4E43" w:rsidP="000C7259">
      <w:r>
        <w:t xml:space="preserve">The Checklist is updated based on the release online and </w:t>
      </w:r>
      <w:proofErr w:type="gramStart"/>
      <w:r>
        <w:t>checked for</w:t>
      </w:r>
      <w:proofErr w:type="gramEnd"/>
      <w:r>
        <w:t xml:space="preserve"> before the scheduled audit for that year.</w:t>
      </w:r>
    </w:p>
    <w:p w14:paraId="1DECC72F" w14:textId="33CE6C1C" w:rsidR="00D11292" w:rsidRDefault="00D11292" w:rsidP="00D11292">
      <w:pPr>
        <w:pStyle w:val="Heading2"/>
      </w:pPr>
      <w:r>
        <w:t>Customer (OEM) Audit Compliance</w:t>
      </w:r>
    </w:p>
    <w:p w14:paraId="04FD1847" w14:textId="3589B02A" w:rsidR="00D11292" w:rsidRDefault="00E02933" w:rsidP="000C7259">
      <w:r>
        <w:t>When a Customer requests an audit, Burrana agrees to</w:t>
      </w:r>
      <w:r w:rsidR="003C2D52">
        <w:t xml:space="preserve"> provide appropriate scheduling dates </w:t>
      </w:r>
      <w:r w:rsidR="008B4E43">
        <w:t>for</w:t>
      </w:r>
      <w:r w:rsidR="003C2D52">
        <w:t xml:space="preserve"> availability within the requested timeframe. When </w:t>
      </w:r>
      <w:r w:rsidR="005B20EA">
        <w:t xml:space="preserve">the requested dates overlap other scheduled audits, Burrana suggests alternative dates and times to assist the customers in completing their </w:t>
      </w:r>
      <w:r w:rsidR="00DB506B">
        <w:t>visit.</w:t>
      </w:r>
    </w:p>
    <w:p w14:paraId="54F42587" w14:textId="5F6B735D" w:rsidR="00DB506B" w:rsidRDefault="00DB506B" w:rsidP="000C7259">
      <w:r>
        <w:t xml:space="preserve">Burrana reviews the </w:t>
      </w:r>
      <w:r w:rsidR="008B4E43">
        <w:t>customer-provided</w:t>
      </w:r>
      <w:r>
        <w:t xml:space="preserve"> audit documentation and prepares to assist where possible, allowing for a </w:t>
      </w:r>
      <w:r w:rsidR="00BA153A">
        <w:t>well-executed audit visit.</w:t>
      </w:r>
    </w:p>
    <w:p w14:paraId="665B8C9E" w14:textId="5716797C" w:rsidR="00BE0FF6" w:rsidRDefault="008B4E43" w:rsidP="00B34624">
      <w:pPr>
        <w:pStyle w:val="Heading2"/>
      </w:pPr>
      <w:r>
        <w:t>Third-party</w:t>
      </w:r>
      <w:r w:rsidR="00B34624">
        <w:t xml:space="preserve"> Audit Compliance</w:t>
      </w:r>
    </w:p>
    <w:p w14:paraId="12D2F231" w14:textId="3459BB22" w:rsidR="000515BF" w:rsidRDefault="008B4E43" w:rsidP="000515BF">
      <w:r>
        <w:t>Third-party</w:t>
      </w:r>
      <w:r w:rsidR="00BA153A">
        <w:t xml:space="preserve"> audits, such as certification, </w:t>
      </w:r>
      <w:r w:rsidR="0024540B">
        <w:t xml:space="preserve">surveillance, </w:t>
      </w:r>
      <w:r w:rsidR="00BA153A">
        <w:t>and re-assessment</w:t>
      </w:r>
      <w:r w:rsidR="0024540B">
        <w:t xml:space="preserve"> are </w:t>
      </w:r>
      <w:r w:rsidR="00A54675">
        <w:t xml:space="preserve">assisted by Burrana and supported by Top Management with the VP Quality in attendance. </w:t>
      </w:r>
    </w:p>
    <w:p w14:paraId="32EB23DE" w14:textId="00618513" w:rsidR="00A54675" w:rsidRDefault="009B3B21" w:rsidP="000515BF">
      <w:r>
        <w:t xml:space="preserve">All efforts are made to comply with the requirements of the Certification Body to assist the auditors in their </w:t>
      </w:r>
      <w:r w:rsidR="003D427C">
        <w:t>process.</w:t>
      </w:r>
    </w:p>
    <w:p w14:paraId="7CB2A296" w14:textId="6B3E0DEB" w:rsidR="003D427C" w:rsidRDefault="003D427C" w:rsidP="000515BF">
      <w:r>
        <w:t xml:space="preserve">When hosting the Auditors, meals, transportation, </w:t>
      </w:r>
      <w:r w:rsidR="00207404">
        <w:t>and accommodation may be supplied by Burrana</w:t>
      </w:r>
      <w:r w:rsidR="00297861">
        <w:t xml:space="preserve">, when it falls within the scope of the auditing organization. </w:t>
      </w:r>
    </w:p>
    <w:p w14:paraId="512FF638" w14:textId="43DEB84C" w:rsidR="000515BF" w:rsidRDefault="000515BF" w:rsidP="00561A11">
      <w:pPr>
        <w:pStyle w:val="Heading2"/>
      </w:pPr>
      <w:r>
        <w:t xml:space="preserve">Engineering </w:t>
      </w:r>
      <w:r w:rsidR="00561A11">
        <w:t>Configuration Audit Compliance</w:t>
      </w:r>
    </w:p>
    <w:p w14:paraId="55A66176" w14:textId="6967A3F7" w:rsidR="00BE0FF6" w:rsidRDefault="012930D8" w:rsidP="000C7259">
      <w:r>
        <w:t xml:space="preserve">FAA Designated Engineering </w:t>
      </w:r>
      <w:r w:rsidR="16830884">
        <w:t>Representatives</w:t>
      </w:r>
      <w:r>
        <w:t xml:space="preserve"> (DER)</w:t>
      </w:r>
      <w:r w:rsidR="5B1E07C6">
        <w:t xml:space="preserve"> </w:t>
      </w:r>
      <w:r>
        <w:t>carry out configuration audits of Burrana products</w:t>
      </w:r>
      <w:r w:rsidR="28DB21C5">
        <w:t xml:space="preserve"> during the certification process. Burrana uses these checks by a third party as independent checking </w:t>
      </w:r>
      <w:r w:rsidR="3D1E0F95">
        <w:t>for the audit of Product Configuration.</w:t>
      </w:r>
    </w:p>
    <w:p w14:paraId="0FBFE69B" w14:textId="09BEC665" w:rsidR="00B34624" w:rsidRDefault="006D5433" w:rsidP="00D10F32">
      <w:pPr>
        <w:pStyle w:val="Heading2"/>
      </w:pPr>
      <w:r>
        <w:lastRenderedPageBreak/>
        <w:t>5S</w:t>
      </w:r>
      <w:r w:rsidR="00D10F32">
        <w:t xml:space="preserve"> and FOD Audit Compliance</w:t>
      </w:r>
    </w:p>
    <w:p w14:paraId="02274336" w14:textId="46B83A5F" w:rsidR="00DA05B9" w:rsidRDefault="0073313A" w:rsidP="00DA05B9">
      <w:r>
        <w:t>Per</w:t>
      </w:r>
      <w:r w:rsidR="002D4BDA">
        <w:t xml:space="preserve"> customer requirements, Burrana audits </w:t>
      </w:r>
      <w:r w:rsidR="00724551">
        <w:t>for Foreign Object Debr</w:t>
      </w:r>
      <w:r w:rsidR="1B021733">
        <w:t>is</w:t>
      </w:r>
      <w:r w:rsidR="00724551">
        <w:t xml:space="preserve"> (FOD) </w:t>
      </w:r>
      <w:r>
        <w:t>and</w:t>
      </w:r>
      <w:r w:rsidR="00724551">
        <w:t xml:space="preserve"> the 5 (6)S </w:t>
      </w:r>
      <w:r w:rsidR="00E17A49">
        <w:t>assessments to show</w:t>
      </w:r>
      <w:r>
        <w:t xml:space="preserve"> </w:t>
      </w:r>
      <w:r w:rsidR="00424862">
        <w:t xml:space="preserve">prevention and detection of FOD for Burrana Products. </w:t>
      </w:r>
      <w:r w:rsidR="00E17A49">
        <w:t xml:space="preserve"> </w:t>
      </w:r>
      <w:r w:rsidR="1394CC3D">
        <w:t>The 5S audit is carried out weekly in all areas of Burrana: production, warehouse, quality and repair center. The Quality Team oversees carrying it out according to the agenda set. Each department is divided into teams and, according to the data collected, the results are obtained and published on a monthly basis.</w:t>
      </w:r>
      <w:r w:rsidR="7E7C450A">
        <w:t xml:space="preserve"> The aim is to motivate and encourage employees to use 5S to achieve continuous improvement in our processes, leading to a higher standard of quality.</w:t>
      </w:r>
    </w:p>
    <w:p w14:paraId="1C00E883" w14:textId="298A1753" w:rsidR="00DA05B9" w:rsidRPr="00DA05B9" w:rsidRDefault="00254567" w:rsidP="00DA05B9">
      <w:pPr>
        <w:rPr>
          <w:rFonts w:eastAsiaTheme="majorEastAsia" w:cstheme="majorBidi"/>
          <w:b/>
          <w:color w:val="0F4761" w:themeColor="accent1" w:themeShade="BF"/>
        </w:rPr>
      </w:pPr>
      <w:r w:rsidRPr="4247691E">
        <w:rPr>
          <w:rFonts w:eastAsiaTheme="majorEastAsia" w:cstheme="majorBidi"/>
          <w:b/>
          <w:color w:val="0F4761" w:themeColor="accent1" w:themeShade="BF"/>
        </w:rPr>
        <w:t>Cybersecurity</w:t>
      </w:r>
      <w:r w:rsidR="00DA05B9" w:rsidRPr="4247691E">
        <w:rPr>
          <w:rFonts w:eastAsiaTheme="majorEastAsia" w:cstheme="majorBidi"/>
          <w:b/>
          <w:color w:val="0F4761" w:themeColor="accent1" w:themeShade="BF"/>
        </w:rPr>
        <w:t xml:space="preserve"> Audit Compliance</w:t>
      </w:r>
    </w:p>
    <w:p w14:paraId="504F84CB" w14:textId="3EB7BF26" w:rsidR="6A75E98A" w:rsidRDefault="6A75E98A" w:rsidP="70FF6622">
      <w:r>
        <w:t xml:space="preserve">Burrana conducts cybersecurity compliance audits </w:t>
      </w:r>
      <w:r w:rsidR="006813FF">
        <w:t>as required</w:t>
      </w:r>
      <w:r w:rsidR="00985F4F">
        <w:t xml:space="preserve"> that </w:t>
      </w:r>
      <w:r>
        <w:t>align with internal processes, as well as applicable customer requirements, standards, and regulatory mandates.</w:t>
      </w:r>
      <w:r w:rsidR="5213D00D">
        <w:t xml:space="preserve"> These audits are designed to protect sensitive data, mitigate risks, and ensure our solutions meet the stringent security expectations of our customers</w:t>
      </w:r>
    </w:p>
    <w:p w14:paraId="208820C8" w14:textId="131D5DB7" w:rsidR="00254567" w:rsidRDefault="4C01FF26" w:rsidP="18F8B83E">
      <w:pPr>
        <w:rPr>
          <w:rFonts w:eastAsiaTheme="majorEastAsia" w:cstheme="majorBidi"/>
          <w:b/>
          <w:bCs/>
          <w:color w:val="0F4761" w:themeColor="accent1" w:themeShade="BF"/>
        </w:rPr>
      </w:pPr>
      <w:r w:rsidRPr="18F8B83E">
        <w:rPr>
          <w:rFonts w:eastAsiaTheme="majorEastAsia" w:cstheme="majorBidi"/>
          <w:b/>
          <w:bCs/>
          <w:color w:val="0F4761" w:themeColor="accent1" w:themeShade="BF"/>
        </w:rPr>
        <w:t>Monthly Extinguisher Audit</w:t>
      </w:r>
      <w:r w:rsidR="51941CE1" w:rsidRPr="18F8B83E">
        <w:rPr>
          <w:rFonts w:eastAsiaTheme="majorEastAsia" w:cstheme="majorBidi"/>
          <w:b/>
          <w:bCs/>
          <w:color w:val="0F4761" w:themeColor="accent1" w:themeShade="BF"/>
        </w:rPr>
        <w:t xml:space="preserve"> - EHS</w:t>
      </w:r>
    </w:p>
    <w:p w14:paraId="6859F3CC" w14:textId="511756A5" w:rsidR="4247691E" w:rsidRDefault="00584696">
      <w:r>
        <w:t>The EHS</w:t>
      </w:r>
      <w:r w:rsidR="1BE12C66">
        <w:t xml:space="preserve"> Department checks and </w:t>
      </w:r>
      <w:r>
        <w:t>reviews</w:t>
      </w:r>
      <w:r w:rsidR="1BE12C66">
        <w:t xml:space="preserve"> the status of the </w:t>
      </w:r>
      <w:r w:rsidR="5ABC85D7">
        <w:t>extinguisher</w:t>
      </w:r>
      <w:r w:rsidR="63A8E8F5">
        <w:t>s and due date</w:t>
      </w:r>
      <w:r>
        <w:t>s</w:t>
      </w:r>
      <w:r w:rsidR="63A8E8F5">
        <w:t xml:space="preserve"> as well as </w:t>
      </w:r>
      <w:r w:rsidR="6599AA8E">
        <w:t>the physical</w:t>
      </w:r>
      <w:r w:rsidR="63A8E8F5">
        <w:t xml:space="preserve"> condition of the extinguisher container</w:t>
      </w:r>
      <w:r w:rsidR="53AAB4E1">
        <w:t>. A</w:t>
      </w:r>
      <w:r w:rsidR="23FDD357">
        <w:t xml:space="preserve"> report is written with the results and stored in QWIZPRO under the EHS prefix in the AUDITS Module.</w:t>
      </w:r>
    </w:p>
    <w:p w14:paraId="6B391410" w14:textId="450CF7CF" w:rsidR="51941CE1" w:rsidRDefault="3FDC8E73" w:rsidP="18F8B83E">
      <w:pPr>
        <w:rPr>
          <w:rFonts w:eastAsiaTheme="majorEastAsia" w:cstheme="majorBidi"/>
          <w:b/>
          <w:bCs/>
          <w:color w:val="0F4761" w:themeColor="accent1" w:themeShade="BF"/>
        </w:rPr>
      </w:pPr>
      <w:r w:rsidRPr="18F8B83E">
        <w:rPr>
          <w:rFonts w:eastAsiaTheme="majorEastAsia" w:cstheme="majorBidi"/>
          <w:b/>
          <w:bCs/>
          <w:color w:val="0F4761" w:themeColor="accent1" w:themeShade="BF"/>
        </w:rPr>
        <w:t xml:space="preserve">Monthly Fire </w:t>
      </w:r>
      <w:r w:rsidR="7209D08F" w:rsidRPr="18F8B83E">
        <w:rPr>
          <w:rFonts w:eastAsiaTheme="majorEastAsia" w:cstheme="majorBidi"/>
          <w:b/>
          <w:bCs/>
          <w:color w:val="0F4761" w:themeColor="accent1" w:themeShade="BF"/>
        </w:rPr>
        <w:t>Suppression</w:t>
      </w:r>
      <w:r w:rsidR="1D6F5D34" w:rsidRPr="18F8B83E">
        <w:rPr>
          <w:rFonts w:eastAsiaTheme="majorEastAsia" w:cstheme="majorBidi"/>
          <w:b/>
          <w:bCs/>
          <w:color w:val="0F4761" w:themeColor="accent1" w:themeShade="BF"/>
        </w:rPr>
        <w:t xml:space="preserve"> </w:t>
      </w:r>
      <w:r w:rsidRPr="18F8B83E">
        <w:rPr>
          <w:rFonts w:eastAsiaTheme="majorEastAsia" w:cstheme="majorBidi"/>
          <w:b/>
          <w:bCs/>
          <w:color w:val="0F4761" w:themeColor="accent1" w:themeShade="BF"/>
        </w:rPr>
        <w:t>System Audit - EHS</w:t>
      </w:r>
    </w:p>
    <w:p w14:paraId="60258368" w14:textId="18BAAAEA" w:rsidR="5104E415" w:rsidRDefault="00584696" w:rsidP="72DF51A9">
      <w:r>
        <w:t>The EHS</w:t>
      </w:r>
      <w:r w:rsidR="22D914BB">
        <w:t xml:space="preserve"> Department checks all elements and components of the </w:t>
      </w:r>
      <w:r>
        <w:t>facility's</w:t>
      </w:r>
      <w:r w:rsidR="22D914BB">
        <w:t xml:space="preserve"> Fire </w:t>
      </w:r>
      <w:r w:rsidR="1993A0D1">
        <w:t>Suppression System</w:t>
      </w:r>
      <w:r w:rsidR="1C145998">
        <w:t>. A report is written with the results and stored in QWIZPRO under the EHS prefix in the AUDITS Module.</w:t>
      </w:r>
    </w:p>
    <w:p w14:paraId="5CD4B452" w14:textId="21EFA8F0" w:rsidR="3FDC8E73" w:rsidRDefault="41EE452A" w:rsidP="6248EDC0">
      <w:pPr>
        <w:rPr>
          <w:rFonts w:eastAsiaTheme="majorEastAsia" w:cstheme="majorBidi"/>
          <w:b/>
          <w:bCs/>
          <w:color w:val="0F4761" w:themeColor="accent1" w:themeShade="BF"/>
        </w:rPr>
      </w:pPr>
      <w:r w:rsidRPr="6248EDC0">
        <w:rPr>
          <w:rFonts w:eastAsiaTheme="majorEastAsia" w:cstheme="majorBidi"/>
          <w:b/>
          <w:bCs/>
          <w:color w:val="0F4761" w:themeColor="accent1" w:themeShade="BF"/>
        </w:rPr>
        <w:t xml:space="preserve">Bi-Monthly </w:t>
      </w:r>
      <w:r w:rsidR="07A6E9CD" w:rsidRPr="6248EDC0">
        <w:rPr>
          <w:rFonts w:eastAsiaTheme="majorEastAsia" w:cstheme="majorBidi"/>
          <w:b/>
          <w:bCs/>
          <w:color w:val="0F4761" w:themeColor="accent1" w:themeShade="BF"/>
        </w:rPr>
        <w:t xml:space="preserve">Safety </w:t>
      </w:r>
      <w:r w:rsidR="00584696">
        <w:rPr>
          <w:rFonts w:eastAsiaTheme="majorEastAsia" w:cstheme="majorBidi"/>
          <w:b/>
          <w:bCs/>
          <w:color w:val="0F4761" w:themeColor="accent1" w:themeShade="BF"/>
        </w:rPr>
        <w:t>Commission</w:t>
      </w:r>
      <w:r w:rsidRPr="6248EDC0">
        <w:rPr>
          <w:rFonts w:eastAsiaTheme="majorEastAsia" w:cstheme="majorBidi"/>
          <w:b/>
          <w:bCs/>
          <w:color w:val="0F4761" w:themeColor="accent1" w:themeShade="BF"/>
        </w:rPr>
        <w:t xml:space="preserve"> - EHS</w:t>
      </w:r>
    </w:p>
    <w:p w14:paraId="55A872F5" w14:textId="7C5B8237" w:rsidR="00F352D5" w:rsidRDefault="57DBB348" w:rsidP="000C7259">
      <w:r>
        <w:t xml:space="preserve">The Safety </w:t>
      </w:r>
      <w:proofErr w:type="gramStart"/>
      <w:r>
        <w:t>Commission</w:t>
      </w:r>
      <w:proofErr w:type="gramEnd"/>
      <w:r>
        <w:t xml:space="preserve"> integrated by 6 members </w:t>
      </w:r>
      <w:r w:rsidR="0032A81B">
        <w:t>oversees</w:t>
      </w:r>
      <w:r>
        <w:t xml:space="preserve"> reviewing based on a checklist of critical points </w:t>
      </w:r>
      <w:r w:rsidR="0073313A">
        <w:t xml:space="preserve">and </w:t>
      </w:r>
      <w:r>
        <w:t>different elements to safeguard the good conditions of:</w:t>
      </w:r>
      <w:r w:rsidR="0073313A">
        <w:t xml:space="preserve"> The buildings</w:t>
      </w:r>
      <w:r>
        <w:t>,</w:t>
      </w:r>
      <w:r w:rsidR="3FDC8E73">
        <w:t xml:space="preserve"> </w:t>
      </w:r>
      <w:r w:rsidR="4B0C834E">
        <w:t xml:space="preserve">restrooms, common areas, </w:t>
      </w:r>
      <w:r w:rsidR="6B5E9E66">
        <w:t>dining</w:t>
      </w:r>
      <w:r w:rsidR="3FDC8E73">
        <w:t xml:space="preserve"> room, working stations</w:t>
      </w:r>
      <w:r w:rsidR="0073313A">
        <w:t>,</w:t>
      </w:r>
      <w:r w:rsidR="6084C3CD">
        <w:t xml:space="preserve"> and any other </w:t>
      </w:r>
      <w:r w:rsidR="35E27EB3">
        <w:t xml:space="preserve">potential or </w:t>
      </w:r>
      <w:r w:rsidR="6084C3CD">
        <w:t>u</w:t>
      </w:r>
      <w:r w:rsidR="3FDC8E73">
        <w:t xml:space="preserve">nsafe conditions </w:t>
      </w:r>
      <w:r w:rsidR="0073313A">
        <w:t xml:space="preserve">within the </w:t>
      </w:r>
      <w:r w:rsidR="3FDC8E73">
        <w:t>premises</w:t>
      </w:r>
      <w:r w:rsidR="4DD47560">
        <w:t>.</w:t>
      </w:r>
    </w:p>
    <w:p w14:paraId="0C337641" w14:textId="741B3D2A" w:rsidR="00B34624" w:rsidRPr="00AC2015" w:rsidRDefault="00B34624" w:rsidP="38FC8081"/>
    <w:p w14:paraId="3026A298" w14:textId="5B86C33A" w:rsidR="38FC8081" w:rsidRDefault="38FC8081" w:rsidP="38FC8081"/>
    <w:p w14:paraId="1B4E2708" w14:textId="4A5C6DBC" w:rsidR="38FC8081" w:rsidRDefault="38FC8081" w:rsidP="38FC8081"/>
    <w:p w14:paraId="7098D5C2" w14:textId="381F9CE0" w:rsidR="38FC8081" w:rsidRDefault="38FC8081" w:rsidP="38FC8081"/>
    <w:p w14:paraId="786B8FE4" w14:textId="5A8D5B43" w:rsidR="38FC8081" w:rsidRDefault="38FC8081" w:rsidP="38FC8081"/>
    <w:p w14:paraId="538211EF" w14:textId="240FE5AE" w:rsidR="38FC8081" w:rsidRDefault="38FC8081" w:rsidP="38FC8081"/>
    <w:p w14:paraId="4952D26F" w14:textId="39AA4524" w:rsidR="38FC8081" w:rsidRDefault="38FC8081" w:rsidP="38FC8081"/>
    <w:p w14:paraId="4817C258" w14:textId="322B2EF2" w:rsidR="38FC8081" w:rsidRDefault="38FC8081" w:rsidP="38FC8081"/>
    <w:p w14:paraId="0707B574" w14:textId="3C3C5320" w:rsidR="0028783E" w:rsidRPr="00BE5E16" w:rsidRDefault="0028783E" w:rsidP="00602D41">
      <w:pPr>
        <w:pStyle w:val="Heading1"/>
      </w:pPr>
      <w:r w:rsidRPr="00BE5E16">
        <w:lastRenderedPageBreak/>
        <w:t>Records</w:t>
      </w:r>
      <w:r w:rsidR="00C6484B">
        <w:t xml:space="preserve"> and Forms</w:t>
      </w:r>
    </w:p>
    <w:tbl>
      <w:tblPr>
        <w:tblStyle w:val="TableGrid"/>
        <w:tblW w:w="5000" w:type="pct"/>
        <w:tblLook w:val="04A0" w:firstRow="1" w:lastRow="0" w:firstColumn="1" w:lastColumn="0" w:noHBand="0" w:noVBand="1"/>
      </w:tblPr>
      <w:tblGrid>
        <w:gridCol w:w="3906"/>
        <w:gridCol w:w="6884"/>
      </w:tblGrid>
      <w:tr w:rsidR="00C6484B" w14:paraId="6AA3ECD2" w14:textId="77777777" w:rsidTr="00C6484B">
        <w:tc>
          <w:tcPr>
            <w:tcW w:w="1810" w:type="pct"/>
          </w:tcPr>
          <w:p w14:paraId="500A3697" w14:textId="77777777" w:rsidR="00C6484B" w:rsidRDefault="00C6484B" w:rsidP="00602D41">
            <w:pPr>
              <w:keepNext/>
            </w:pPr>
          </w:p>
        </w:tc>
        <w:tc>
          <w:tcPr>
            <w:tcW w:w="3190" w:type="pct"/>
          </w:tcPr>
          <w:p w14:paraId="32DD30BF" w14:textId="77777777" w:rsidR="00C6484B" w:rsidRDefault="00C6484B" w:rsidP="00602D41">
            <w:pPr>
              <w:keepNext/>
            </w:pPr>
          </w:p>
        </w:tc>
      </w:tr>
      <w:tr w:rsidR="00C6484B" w14:paraId="0AB32378" w14:textId="77777777" w:rsidTr="00C6484B">
        <w:tc>
          <w:tcPr>
            <w:tcW w:w="1810" w:type="pct"/>
          </w:tcPr>
          <w:p w14:paraId="2DC12189" w14:textId="77777777" w:rsidR="00C6484B" w:rsidRDefault="00C6484B" w:rsidP="00602D41">
            <w:pPr>
              <w:keepNext/>
            </w:pPr>
          </w:p>
        </w:tc>
        <w:tc>
          <w:tcPr>
            <w:tcW w:w="3190" w:type="pct"/>
          </w:tcPr>
          <w:p w14:paraId="6530582A" w14:textId="77777777" w:rsidR="00C6484B" w:rsidRDefault="00C6484B" w:rsidP="00602D41">
            <w:pPr>
              <w:keepNext/>
            </w:pPr>
          </w:p>
        </w:tc>
      </w:tr>
      <w:tr w:rsidR="00C6484B" w14:paraId="3A59F653" w14:textId="77777777" w:rsidTr="00C6484B">
        <w:tc>
          <w:tcPr>
            <w:tcW w:w="1810" w:type="pct"/>
          </w:tcPr>
          <w:p w14:paraId="15646EC4" w14:textId="77777777" w:rsidR="00C6484B" w:rsidRDefault="00C6484B" w:rsidP="00602D41">
            <w:pPr>
              <w:keepNext/>
            </w:pPr>
          </w:p>
        </w:tc>
        <w:tc>
          <w:tcPr>
            <w:tcW w:w="3190" w:type="pct"/>
          </w:tcPr>
          <w:p w14:paraId="48FA0335" w14:textId="77777777" w:rsidR="00C6484B" w:rsidRDefault="00C6484B" w:rsidP="00602D41">
            <w:pPr>
              <w:keepNext/>
            </w:pPr>
          </w:p>
        </w:tc>
      </w:tr>
      <w:tr w:rsidR="00C6484B" w14:paraId="26D5FCD1" w14:textId="77777777" w:rsidTr="00C6484B">
        <w:tc>
          <w:tcPr>
            <w:tcW w:w="1810" w:type="pct"/>
          </w:tcPr>
          <w:p w14:paraId="284BA179" w14:textId="77777777" w:rsidR="00C6484B" w:rsidRDefault="00C6484B" w:rsidP="00C6484B"/>
        </w:tc>
        <w:tc>
          <w:tcPr>
            <w:tcW w:w="3190" w:type="pct"/>
          </w:tcPr>
          <w:p w14:paraId="787E7832" w14:textId="77777777" w:rsidR="00C6484B" w:rsidRDefault="00C6484B" w:rsidP="00C6484B"/>
        </w:tc>
      </w:tr>
    </w:tbl>
    <w:p w14:paraId="5B0A61CE" w14:textId="77777777" w:rsidR="00C6484B" w:rsidRDefault="00C6484B" w:rsidP="00C6484B">
      <w:pPr>
        <w:ind w:left="360" w:hanging="360"/>
      </w:pPr>
    </w:p>
    <w:p w14:paraId="2E98E928" w14:textId="77777777" w:rsidR="0028783E" w:rsidRPr="00BE5E16" w:rsidRDefault="0028783E" w:rsidP="007C4F15">
      <w:pPr>
        <w:pStyle w:val="Heading1"/>
      </w:pPr>
      <w:r w:rsidRPr="00BE5E16">
        <w:t>Governing Standards</w:t>
      </w:r>
    </w:p>
    <w:p w14:paraId="3EF58103"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6B631B2A"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54161A9C" w14:textId="77777777" w:rsidR="00DB04E0" w:rsidRPr="00DB04E0" w:rsidRDefault="00DB04E0" w:rsidP="38FC8081">
      <w:pPr>
        <w:pStyle w:val="ListParagraph"/>
        <w:rPr>
          <w:rFonts w:asciiTheme="minorHAnsi" w:hAnsiTheme="minorHAnsi" w:cstheme="minorHAnsi"/>
        </w:rPr>
      </w:pPr>
      <w:r w:rsidRPr="38FC8081">
        <w:rPr>
          <w:rFonts w:asciiTheme="minorHAnsi" w:hAnsiTheme="minorHAnsi" w:cstheme="minorBidi"/>
        </w:rPr>
        <w:t>AS9110</w:t>
      </w:r>
    </w:p>
    <w:p w14:paraId="32F2389E" w14:textId="6DD611A5" w:rsidR="715DFF8C" w:rsidRPr="00B53F72" w:rsidRDefault="715DFF8C" w:rsidP="38FC8081">
      <w:pPr>
        <w:pStyle w:val="ListParagraph"/>
        <w:rPr>
          <w:rFonts w:asciiTheme="minorHAnsi" w:hAnsiTheme="minorHAnsi" w:cstheme="minorBidi"/>
        </w:rPr>
      </w:pPr>
      <w:r w:rsidRPr="00B53F72">
        <w:rPr>
          <w:rFonts w:asciiTheme="minorHAnsi" w:hAnsiTheme="minorHAnsi" w:cstheme="minorBidi"/>
        </w:rPr>
        <w:t>Regulatory Part 145 requirements</w:t>
      </w:r>
      <w:r w:rsidR="1FBB1B0F" w:rsidRPr="00B53F72">
        <w:rPr>
          <w:rFonts w:asciiTheme="minorHAnsi" w:hAnsiTheme="minorHAnsi" w:cstheme="minorBidi"/>
        </w:rPr>
        <w:t xml:space="preserve"> (FAA, CAAC, AFAC, EASA, CAA-UK</w:t>
      </w:r>
      <w:r w:rsidR="00B53F72">
        <w:rPr>
          <w:rFonts w:asciiTheme="minorHAnsi" w:hAnsiTheme="minorHAnsi" w:cstheme="minorBidi"/>
        </w:rPr>
        <w:t>, others as required</w:t>
      </w:r>
      <w:r w:rsidR="1FBB1B0F" w:rsidRPr="00B53F72">
        <w:rPr>
          <w:rFonts w:asciiTheme="minorHAnsi" w:hAnsiTheme="minorHAnsi" w:cstheme="minorBidi"/>
        </w:rPr>
        <w:t>)</w:t>
      </w:r>
    </w:p>
    <w:p w14:paraId="0AE71BEA" w14:textId="33CDE988" w:rsidR="0028783E" w:rsidRPr="00BE5E16" w:rsidRDefault="0028783E" w:rsidP="007C4F15">
      <w:pPr>
        <w:pStyle w:val="Heading1"/>
      </w:pPr>
      <w:r w:rsidRPr="00BE5E16">
        <w:t>Related Processes</w:t>
      </w:r>
    </w:p>
    <w:p w14:paraId="223571A8" w14:textId="77777777" w:rsidR="00F4381F" w:rsidRPr="00F4381F" w:rsidRDefault="00F4381F" w:rsidP="00F4381F">
      <w:pPr>
        <w:pStyle w:val="ListParagraph"/>
        <w:numPr>
          <w:ilvl w:val="0"/>
          <w:numId w:val="14"/>
        </w:numPr>
        <w:rPr>
          <w:rFonts w:asciiTheme="minorHAnsi" w:hAnsiTheme="minorHAnsi" w:cstheme="minorHAnsi"/>
        </w:rPr>
      </w:pPr>
      <w:bookmarkStart w:id="1" w:name="_Hlk158880411"/>
      <w:r w:rsidRPr="00F4381F">
        <w:rPr>
          <w:rFonts w:asciiTheme="minorHAnsi" w:hAnsiTheme="minorHAnsi" w:cstheme="minorHAnsi"/>
        </w:rPr>
        <w:t xml:space="preserve">CORP-P-600-01 Planning for the Quality Management System </w:t>
      </w:r>
    </w:p>
    <w:p w14:paraId="7755EC28"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QC-P-715-01 Control of monitoring and measuring equipment</w:t>
      </w:r>
    </w:p>
    <w:p w14:paraId="3651A83A"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 xml:space="preserve">QA-P-750-1 Control of documented information </w:t>
      </w:r>
    </w:p>
    <w:bookmarkEnd w:id="1"/>
    <w:p w14:paraId="415C18BA" w14:textId="77777777" w:rsidR="00724B46" w:rsidRDefault="00724B46" w:rsidP="00F827C0"/>
    <w:p w14:paraId="3A7AC0B3" w14:textId="77777777" w:rsidR="00F827C0" w:rsidRPr="005F0736" w:rsidRDefault="00F827C0" w:rsidP="00F827C0">
      <w:pPr>
        <w:pStyle w:val="Heading2"/>
      </w:pPr>
      <w:r w:rsidRPr="005F0736">
        <w:t xml:space="preserve">Metrics </w:t>
      </w:r>
    </w:p>
    <w:p w14:paraId="7FB5F2A8" w14:textId="77777777" w:rsidR="002035C0" w:rsidRPr="00AC2015" w:rsidRDefault="002035C0" w:rsidP="002035C0">
      <w:r w:rsidRPr="00AC2015">
        <w:t xml:space="preserve">KPIs for the performance of the Internal Audit are: </w:t>
      </w:r>
    </w:p>
    <w:p w14:paraId="022B082D" w14:textId="5D69B8FF" w:rsidR="002035C0" w:rsidRDefault="002035C0" w:rsidP="002035C0">
      <w:pPr>
        <w:pStyle w:val="ListParagraph"/>
        <w:numPr>
          <w:ilvl w:val="0"/>
          <w:numId w:val="16"/>
        </w:numPr>
      </w:pPr>
      <w:r w:rsidRPr="00AC2015">
        <w:t>Completion of Internal Audit “On Time”</w:t>
      </w:r>
      <w:r w:rsidR="00BE1E35">
        <w:t xml:space="preserve"> greater than 90%</w:t>
      </w:r>
    </w:p>
    <w:p w14:paraId="5F10599C" w14:textId="55DA942C" w:rsidR="00944571" w:rsidRPr="00AC2015" w:rsidRDefault="001B461B" w:rsidP="002035C0">
      <w:pPr>
        <w:pStyle w:val="ListParagraph"/>
        <w:numPr>
          <w:ilvl w:val="0"/>
          <w:numId w:val="16"/>
        </w:numPr>
      </w:pPr>
      <w:r>
        <w:t xml:space="preserve">Internal Audits </w:t>
      </w:r>
      <w:r w:rsidR="00114FF6">
        <w:t>to capture more findings than Regulatory or AS standard audits</w:t>
      </w:r>
      <w:r w:rsidR="00A81F53">
        <w:t xml:space="preserve"> &gt;98%</w:t>
      </w:r>
      <w:r w:rsidR="00114FF6">
        <w:t xml:space="preserve">. </w:t>
      </w:r>
    </w:p>
    <w:p w14:paraId="241E2AE5" w14:textId="77777777" w:rsidR="00F827C0" w:rsidRPr="005F0736" w:rsidRDefault="00F827C0" w:rsidP="00F827C0">
      <w:pPr>
        <w:pStyle w:val="Heading2"/>
      </w:pPr>
      <w:r w:rsidRPr="005F0736">
        <w:t>Training</w:t>
      </w:r>
    </w:p>
    <w:p w14:paraId="751D4792" w14:textId="77777777" w:rsidR="00B53F72" w:rsidRPr="00B53F72" w:rsidRDefault="6DADB447" w:rsidP="00B53F72">
      <w:pPr>
        <w:spacing w:after="0"/>
        <w:rPr>
          <w:rFonts w:asciiTheme="minorHAnsi" w:hAnsiTheme="minorHAnsi" w:cstheme="minorBidi"/>
        </w:rPr>
      </w:pPr>
      <w:r w:rsidRPr="00B53F72">
        <w:rPr>
          <w:rFonts w:asciiTheme="minorHAnsi" w:hAnsiTheme="minorHAnsi" w:cstheme="minorBidi"/>
        </w:rPr>
        <w:t>Lead Auditor</w:t>
      </w:r>
    </w:p>
    <w:p w14:paraId="7A36E57A" w14:textId="7F501026" w:rsidR="00B53F72" w:rsidRPr="00B53F72" w:rsidRDefault="6DADB447" w:rsidP="00B53F72">
      <w:pPr>
        <w:spacing w:after="0"/>
        <w:rPr>
          <w:rFonts w:asciiTheme="minorHAnsi" w:hAnsiTheme="minorHAnsi" w:cstheme="minorBidi"/>
        </w:rPr>
      </w:pPr>
      <w:r w:rsidRPr="00B53F72">
        <w:rPr>
          <w:rFonts w:asciiTheme="minorHAnsi" w:hAnsiTheme="minorHAnsi" w:cstheme="minorBidi"/>
        </w:rPr>
        <w:t>The Quality Focal</w:t>
      </w:r>
    </w:p>
    <w:p w14:paraId="346055F4" w14:textId="301A40DB" w:rsidR="00F827C0" w:rsidRPr="005F0736" w:rsidRDefault="6DADB447" w:rsidP="00B53F72">
      <w:pPr>
        <w:spacing w:after="0"/>
        <w:rPr>
          <w:rFonts w:asciiTheme="minorHAnsi" w:hAnsiTheme="minorHAnsi" w:cstheme="minorBidi"/>
        </w:rPr>
      </w:pPr>
      <w:r w:rsidRPr="00B53F72">
        <w:rPr>
          <w:rFonts w:asciiTheme="minorHAnsi" w:hAnsiTheme="minorHAnsi" w:cstheme="minorBidi"/>
        </w:rPr>
        <w:t>The Assessment Team</w:t>
      </w:r>
    </w:p>
    <w:p w14:paraId="6ECE4568" w14:textId="77777777" w:rsidR="00F827C0" w:rsidRPr="005F0736" w:rsidRDefault="00F827C0" w:rsidP="00602D41">
      <w:pPr>
        <w:pStyle w:val="Heading2"/>
      </w:pPr>
      <w:r w:rsidRPr="005F0736">
        <w:lastRenderedPageBreak/>
        <w:t xml:space="preserve">Opportunities and Risks </w:t>
      </w:r>
    </w:p>
    <w:p w14:paraId="7A49A9D4" w14:textId="77777777" w:rsidR="00F827C0" w:rsidRPr="005F0736" w:rsidRDefault="00F827C0" w:rsidP="00602D41">
      <w:pPr>
        <w:keepNext/>
        <w:rPr>
          <w:rFonts w:asciiTheme="minorHAnsi" w:hAnsiTheme="minorHAnsi" w:cstheme="minorHAnsi"/>
        </w:rPr>
      </w:pPr>
      <w:r w:rsidRPr="005F0736">
        <w:rPr>
          <w:rFonts w:asciiTheme="minorHAnsi" w:hAnsiTheme="minorHAnsi" w:cstheme="minorHAnsi"/>
        </w:rPr>
        <w:t xml:space="preserve">The CORP-P-600-01 (Planning for the Quality Management System) procedure addresses opportunities and risks (risk-based thinking). </w:t>
      </w:r>
    </w:p>
    <w:p w14:paraId="77051E60" w14:textId="77777777" w:rsidR="00F827C0" w:rsidRPr="005F0736" w:rsidRDefault="00F827C0" w:rsidP="00602D41">
      <w:pPr>
        <w:keepNext/>
        <w:rPr>
          <w:rFonts w:asciiTheme="minorHAnsi" w:hAnsiTheme="minorHAnsi" w:cstheme="minorHAnsi"/>
        </w:rPr>
      </w:pPr>
      <w:r w:rsidRPr="005F0736">
        <w:rPr>
          <w:rFonts w:asciiTheme="minorHAnsi" w:hAnsiTheme="minorHAnsi" w:cstheme="minorHAnsi"/>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F827C0" w:rsidRDefault="00F827C0" w:rsidP="00602D41">
      <w:pPr>
        <w:pStyle w:val="ListParagraph"/>
        <w:keepNext/>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602D41">
      <w:pPr>
        <w:pStyle w:val="ListParagraph"/>
        <w:keepNext/>
        <w:numPr>
          <w:ilvl w:val="0"/>
          <w:numId w:val="15"/>
        </w:numPr>
        <w:rPr>
          <w:rFonts w:asciiTheme="minorHAnsi" w:hAnsiTheme="minorHAnsi" w:cstheme="minorHAnsi"/>
        </w:rPr>
      </w:pPr>
      <w:r w:rsidRPr="00F827C0">
        <w:rPr>
          <w:rFonts w:asciiTheme="minorHAnsi" w:hAnsiTheme="minorHAnsi" w:cstheme="minorHAnsi"/>
        </w:rPr>
        <w:t>Enhance desirable effects and prevent or reduce undesired effects.</w:t>
      </w:r>
    </w:p>
    <w:p w14:paraId="039A986C" w14:textId="77777777" w:rsidR="00F827C0" w:rsidRPr="00F827C0" w:rsidRDefault="00F827C0" w:rsidP="00602D41">
      <w:pPr>
        <w:pStyle w:val="ListParagraph"/>
        <w:keepNext/>
        <w:numPr>
          <w:ilvl w:val="0"/>
          <w:numId w:val="15"/>
        </w:numPr>
        <w:rPr>
          <w:rFonts w:asciiTheme="minorHAnsi" w:hAnsiTheme="minorHAnsi" w:cstheme="minorHAnsi"/>
        </w:rPr>
      </w:pPr>
      <w:r w:rsidRPr="00F827C0">
        <w:rPr>
          <w:rFonts w:asciiTheme="minorHAnsi" w:hAnsiTheme="minorHAnsi" w:cstheme="minorHAnsi"/>
        </w:rPr>
        <w:t xml:space="preserve">Achieve improvement.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p w14:paraId="5EDAA3D6" w14:textId="77777777" w:rsidR="00A8454E" w:rsidRPr="000058CF" w:rsidRDefault="00A8454E">
      <w:pPr>
        <w:spacing w:after="160" w:line="278" w:lineRule="auto"/>
        <w:rPr>
          <w:rFonts w:eastAsiaTheme="majorEastAsia"/>
          <w:b/>
          <w:bCs/>
          <w:color w:val="156082" w:themeColor="accent1"/>
          <w:sz w:val="24"/>
          <w:szCs w:val="26"/>
        </w:rPr>
      </w:pPr>
      <w:r w:rsidRPr="000058CF">
        <w:br w:type="page"/>
      </w:r>
    </w:p>
    <w:p w14:paraId="2B152D5F" w14:textId="15545201" w:rsidR="00EB472A" w:rsidRPr="00F209A8" w:rsidRDefault="00EB472A" w:rsidP="00EB472A">
      <w:pPr>
        <w:pStyle w:val="Heading1"/>
        <w:rPr>
          <w:lang w:val="pt-BR"/>
        </w:rPr>
      </w:pPr>
      <w:r w:rsidRPr="00F209A8">
        <w:rPr>
          <w:lang w:val="pt-BR"/>
        </w:rPr>
        <w:lastRenderedPageBreak/>
        <w:t>Objetivo</w:t>
      </w:r>
    </w:p>
    <w:p w14:paraId="667A5D37" w14:textId="77777777" w:rsidR="00EB472A" w:rsidRPr="00F209A8" w:rsidRDefault="00EB472A" w:rsidP="00EB472A">
      <w:pPr>
        <w:rPr>
          <w:lang w:val="pt-BR"/>
        </w:rPr>
      </w:pPr>
      <w:r w:rsidRPr="00F209A8">
        <w:rPr>
          <w:lang w:val="pt-BR"/>
        </w:rPr>
        <w:t>Este procedimiento describe el proceso para realizar auditorías para evidenciar el cumplimiento de las normas AS pertinentes y el cumplimiento de los requisitos reglamentarios y del cliente en Burrana.</w:t>
      </w:r>
    </w:p>
    <w:p w14:paraId="7F5700A9" w14:textId="77777777" w:rsidR="00EB472A" w:rsidRPr="00F209A8" w:rsidRDefault="00EB472A" w:rsidP="00EB472A">
      <w:pPr>
        <w:rPr>
          <w:lang w:val="pt-BR"/>
        </w:rPr>
      </w:pPr>
      <w:r w:rsidRPr="00F209A8">
        <w:rPr>
          <w:lang w:val="pt-BR"/>
        </w:rPr>
        <w:t>Esto incluye auditorías internas y auditorías de proveedores, así como la forma en que Burrana acepta auditorías de terceros, regulatorias y de clientes.</w:t>
      </w:r>
    </w:p>
    <w:p w14:paraId="47C152FF" w14:textId="77777777" w:rsidR="00EB472A" w:rsidRPr="00F209A8" w:rsidRDefault="00EB472A" w:rsidP="00EB472A">
      <w:pPr>
        <w:pStyle w:val="Heading1"/>
        <w:rPr>
          <w:lang w:val="pt-BR"/>
        </w:rPr>
      </w:pPr>
      <w:r w:rsidRPr="00F209A8">
        <w:rPr>
          <w:lang w:val="pt-BR"/>
        </w:rPr>
        <w:t>Aplicabilidad</w:t>
      </w:r>
    </w:p>
    <w:p w14:paraId="5E99E75D" w14:textId="77777777" w:rsidR="00EB472A" w:rsidRPr="00F209A8" w:rsidRDefault="00EB472A" w:rsidP="00EB472A">
      <w:pPr>
        <w:rPr>
          <w:lang w:val="pt-BR"/>
        </w:rPr>
      </w:pPr>
      <w:r w:rsidRPr="00F209A8">
        <w:rPr>
          <w:lang w:val="pt-BR"/>
        </w:rPr>
        <w:t>El procedimiento se aplica a la evaluación del Sistema de Gestión de la Calidad (SGC) en todas las sedes como evidencia de la evaluación del desempeño.</w:t>
      </w:r>
    </w:p>
    <w:p w14:paraId="514DB5BF" w14:textId="77777777" w:rsidR="00EB472A" w:rsidRPr="00F209A8" w:rsidRDefault="00EB472A" w:rsidP="00EB472A">
      <w:pPr>
        <w:pStyle w:val="Heading1"/>
        <w:rPr>
          <w:lang w:val="pt-BR"/>
        </w:rPr>
      </w:pPr>
      <w:r w:rsidRPr="00F209A8">
        <w:rPr>
          <w:lang w:val="pt-BR"/>
        </w:rPr>
        <w:t>Responsabilidades</w:t>
      </w:r>
    </w:p>
    <w:p w14:paraId="2D424DDC" w14:textId="77777777" w:rsidR="00EB472A" w:rsidRPr="00F209A8" w:rsidRDefault="00EB472A" w:rsidP="00EB472A">
      <w:pPr>
        <w:rPr>
          <w:lang w:val="pt-BR"/>
        </w:rPr>
      </w:pPr>
      <w:r w:rsidRPr="00F209A8">
        <w:rPr>
          <w:lang w:val="pt-BR"/>
        </w:rPr>
        <w:t>El Vicepresidente de Calidad tiene la responsabilidad principal y la autoridad de aprobación para este procedimiento.</w:t>
      </w:r>
    </w:p>
    <w:p w14:paraId="63B1B2DB" w14:textId="77777777" w:rsidR="00EB472A" w:rsidRPr="0074290B" w:rsidRDefault="00EB472A" w:rsidP="00EB472A">
      <w:pPr>
        <w:rPr>
          <w:rStyle w:val="Strong"/>
        </w:rPr>
      </w:pPr>
      <w:r w:rsidRPr="0074290B">
        <w:rPr>
          <w:rStyle w:val="Strong"/>
        </w:rPr>
        <w:t>El Auditor Principal:</w:t>
      </w:r>
    </w:p>
    <w:p w14:paraId="332775C5" w14:textId="77777777" w:rsidR="00EB472A" w:rsidRDefault="00EB472A" w:rsidP="00EB472A">
      <w:pPr>
        <w:pStyle w:val="ListParagraph"/>
        <w:numPr>
          <w:ilvl w:val="0"/>
          <w:numId w:val="18"/>
        </w:numPr>
      </w:pPr>
      <w:proofErr w:type="spellStart"/>
      <w:r>
        <w:t>Aprueba</w:t>
      </w:r>
      <w:proofErr w:type="spellEnd"/>
      <w:r>
        <w:t xml:space="preserve"> </w:t>
      </w:r>
      <w:proofErr w:type="spellStart"/>
      <w:r>
        <w:t>los</w:t>
      </w:r>
      <w:proofErr w:type="spellEnd"/>
      <w:r>
        <w:t xml:space="preserve"> </w:t>
      </w:r>
      <w:proofErr w:type="spellStart"/>
      <w:r>
        <w:t>programas</w:t>
      </w:r>
      <w:proofErr w:type="spellEnd"/>
      <w:r>
        <w:t xml:space="preserve"> de </w:t>
      </w:r>
      <w:proofErr w:type="spellStart"/>
      <w:r>
        <w:t>auditoría</w:t>
      </w:r>
      <w:proofErr w:type="spellEnd"/>
    </w:p>
    <w:p w14:paraId="0BDDC3DC" w14:textId="77777777" w:rsidR="00EB472A" w:rsidRDefault="00EB472A" w:rsidP="00EB472A">
      <w:pPr>
        <w:pStyle w:val="ListParagraph"/>
        <w:numPr>
          <w:ilvl w:val="0"/>
          <w:numId w:val="18"/>
        </w:numPr>
      </w:pPr>
      <w:proofErr w:type="spellStart"/>
      <w:r>
        <w:t>Actualiza</w:t>
      </w:r>
      <w:proofErr w:type="spellEnd"/>
      <w:r>
        <w:t xml:space="preserve"> </w:t>
      </w:r>
      <w:proofErr w:type="spellStart"/>
      <w:r>
        <w:t>los</w:t>
      </w:r>
      <w:proofErr w:type="spellEnd"/>
      <w:r>
        <w:t xml:space="preserve"> planes de </w:t>
      </w:r>
      <w:proofErr w:type="spellStart"/>
      <w:r>
        <w:t>auditoría</w:t>
      </w:r>
      <w:proofErr w:type="spellEnd"/>
    </w:p>
    <w:p w14:paraId="55AF98BA" w14:textId="77777777" w:rsidR="00EB472A" w:rsidRPr="00F209A8" w:rsidRDefault="00EB472A" w:rsidP="00EB472A">
      <w:pPr>
        <w:pStyle w:val="ListParagraph"/>
        <w:numPr>
          <w:ilvl w:val="0"/>
          <w:numId w:val="18"/>
        </w:numPr>
        <w:rPr>
          <w:lang w:val="pt-BR"/>
        </w:rPr>
      </w:pPr>
      <w:r w:rsidRPr="00F209A8">
        <w:rPr>
          <w:lang w:val="pt-BR"/>
        </w:rPr>
        <w:t>Notifica al Vicepresidente de Calidad de los programas de auditoría por correo electrónico</w:t>
      </w:r>
    </w:p>
    <w:p w14:paraId="4C82EE30" w14:textId="77777777" w:rsidR="00EB472A" w:rsidRDefault="00EB472A" w:rsidP="00EB472A">
      <w:pPr>
        <w:pStyle w:val="ListParagraph"/>
        <w:numPr>
          <w:ilvl w:val="0"/>
          <w:numId w:val="18"/>
        </w:numPr>
      </w:pPr>
      <w:proofErr w:type="spellStart"/>
      <w:r>
        <w:t>Notifica</w:t>
      </w:r>
      <w:proofErr w:type="spellEnd"/>
      <w:r>
        <w:t xml:space="preserve"> a las partes </w:t>
      </w:r>
      <w:proofErr w:type="spellStart"/>
      <w:r>
        <w:t>interesadas</w:t>
      </w:r>
      <w:proofErr w:type="spellEnd"/>
    </w:p>
    <w:p w14:paraId="55F88060" w14:textId="77777777" w:rsidR="00EB472A" w:rsidRDefault="00EB472A" w:rsidP="00EB472A">
      <w:pPr>
        <w:pStyle w:val="ListParagraph"/>
        <w:numPr>
          <w:ilvl w:val="0"/>
          <w:numId w:val="18"/>
        </w:numPr>
      </w:pPr>
      <w:proofErr w:type="spellStart"/>
      <w:r>
        <w:t>Planifica</w:t>
      </w:r>
      <w:proofErr w:type="spellEnd"/>
      <w:r>
        <w:t xml:space="preserve"> y </w:t>
      </w:r>
      <w:proofErr w:type="spellStart"/>
      <w:r>
        <w:t>asigna</w:t>
      </w:r>
      <w:proofErr w:type="spellEnd"/>
      <w:r>
        <w:t xml:space="preserve"> </w:t>
      </w:r>
      <w:proofErr w:type="spellStart"/>
      <w:r>
        <w:t>auditores</w:t>
      </w:r>
      <w:proofErr w:type="spellEnd"/>
      <w:r>
        <w:t xml:space="preserve"> </w:t>
      </w:r>
      <w:proofErr w:type="spellStart"/>
      <w:r>
        <w:t>internos</w:t>
      </w:r>
      <w:proofErr w:type="spellEnd"/>
    </w:p>
    <w:p w14:paraId="3961D404" w14:textId="77777777" w:rsidR="00EB472A" w:rsidRPr="00F209A8" w:rsidRDefault="00EB472A" w:rsidP="00EB472A">
      <w:pPr>
        <w:pStyle w:val="ListParagraph"/>
        <w:numPr>
          <w:ilvl w:val="0"/>
          <w:numId w:val="18"/>
        </w:numPr>
        <w:rPr>
          <w:lang w:val="pt-BR"/>
        </w:rPr>
      </w:pPr>
      <w:r w:rsidRPr="00F209A8">
        <w:rPr>
          <w:lang w:val="pt-BR"/>
        </w:rPr>
        <w:t>Programa reuniones de auditoría con los miembros apropiados del equipo</w:t>
      </w:r>
    </w:p>
    <w:p w14:paraId="790F81EE" w14:textId="77777777" w:rsidR="00EB472A" w:rsidRPr="00F209A8" w:rsidRDefault="00EB472A" w:rsidP="00EB472A">
      <w:pPr>
        <w:pStyle w:val="ListParagraph"/>
        <w:numPr>
          <w:ilvl w:val="0"/>
          <w:numId w:val="18"/>
        </w:numPr>
        <w:rPr>
          <w:lang w:val="pt-BR"/>
        </w:rPr>
      </w:pPr>
      <w:r w:rsidRPr="00F209A8">
        <w:rPr>
          <w:lang w:val="pt-BR"/>
        </w:rPr>
        <w:t>Revisa la exactitud de las auditorías completadas</w:t>
      </w:r>
    </w:p>
    <w:p w14:paraId="62F8778D" w14:textId="77777777" w:rsidR="00EB472A" w:rsidRPr="00F209A8" w:rsidRDefault="00EB472A" w:rsidP="00EB472A">
      <w:pPr>
        <w:pStyle w:val="ListParagraph"/>
        <w:numPr>
          <w:ilvl w:val="0"/>
          <w:numId w:val="18"/>
        </w:numPr>
        <w:rPr>
          <w:lang w:val="pt-BR"/>
        </w:rPr>
      </w:pPr>
      <w:r w:rsidRPr="00F209A8">
        <w:rPr>
          <w:lang w:val="pt-BR"/>
        </w:rPr>
        <w:t>Revisa los hallazgos para verificar la correcta asignación de propiedad</w:t>
      </w:r>
    </w:p>
    <w:p w14:paraId="710F523B" w14:textId="77777777" w:rsidR="00EB472A" w:rsidRPr="00F209A8" w:rsidRDefault="00EB472A" w:rsidP="00EB472A">
      <w:pPr>
        <w:pStyle w:val="ListParagraph"/>
        <w:numPr>
          <w:ilvl w:val="0"/>
          <w:numId w:val="18"/>
        </w:numPr>
        <w:rPr>
          <w:lang w:val="pt-BR"/>
        </w:rPr>
      </w:pPr>
      <w:r w:rsidRPr="00F209A8">
        <w:rPr>
          <w:lang w:val="pt-BR"/>
        </w:rPr>
        <w:t>Cierra el informe de auditoría después de la revisión</w:t>
      </w:r>
    </w:p>
    <w:p w14:paraId="73D2A4DB" w14:textId="77777777" w:rsidR="00EB472A" w:rsidRPr="00F209A8" w:rsidRDefault="00EB472A" w:rsidP="00EB472A">
      <w:pPr>
        <w:pStyle w:val="ListParagraph"/>
        <w:numPr>
          <w:ilvl w:val="0"/>
          <w:numId w:val="18"/>
        </w:numPr>
        <w:rPr>
          <w:lang w:val="pt-BR"/>
        </w:rPr>
      </w:pPr>
      <w:r w:rsidRPr="00F209A8">
        <w:rPr>
          <w:lang w:val="pt-BR"/>
        </w:rPr>
        <w:t>Notifica al Vicepresidente de Calidad los resultados de la auditoría</w:t>
      </w:r>
    </w:p>
    <w:p w14:paraId="730B5679" w14:textId="77777777" w:rsidR="00EB472A" w:rsidRPr="0074290B" w:rsidRDefault="00EB472A" w:rsidP="00EB472A">
      <w:pPr>
        <w:rPr>
          <w:rStyle w:val="Strong"/>
        </w:rPr>
      </w:pPr>
      <w:r w:rsidRPr="0074290B">
        <w:rPr>
          <w:rStyle w:val="Strong"/>
        </w:rPr>
        <w:t>El Foco de Calidad</w:t>
      </w:r>
    </w:p>
    <w:p w14:paraId="150155F9" w14:textId="77777777" w:rsidR="00EB472A" w:rsidRPr="00F209A8" w:rsidRDefault="00EB472A" w:rsidP="00EB472A">
      <w:pPr>
        <w:pStyle w:val="ListParagraph"/>
        <w:numPr>
          <w:ilvl w:val="0"/>
          <w:numId w:val="20"/>
        </w:numPr>
        <w:rPr>
          <w:lang w:val="pt-BR"/>
        </w:rPr>
      </w:pPr>
      <w:r w:rsidRPr="00F209A8">
        <w:rPr>
          <w:lang w:val="pt-BR"/>
        </w:rPr>
        <w:t>Inicia la Auditoría Interna con base en el cronograma</w:t>
      </w:r>
    </w:p>
    <w:p w14:paraId="6F4BE83A" w14:textId="77777777" w:rsidR="00EB472A" w:rsidRPr="00F209A8" w:rsidRDefault="00EB472A" w:rsidP="00EB472A">
      <w:pPr>
        <w:pStyle w:val="ListParagraph"/>
        <w:numPr>
          <w:ilvl w:val="0"/>
          <w:numId w:val="20"/>
        </w:numPr>
        <w:rPr>
          <w:lang w:val="pt-BR"/>
        </w:rPr>
      </w:pPr>
      <w:r w:rsidRPr="00F209A8">
        <w:rPr>
          <w:lang w:val="pt-BR"/>
        </w:rPr>
        <w:t>Revisa los hallazgos de la auditoría y se asegura de que se capturen en el SGC como acciones correctivas</w:t>
      </w:r>
    </w:p>
    <w:p w14:paraId="4E18F0CE" w14:textId="77777777" w:rsidR="00EB472A" w:rsidRPr="00F209A8" w:rsidRDefault="00EB472A" w:rsidP="00EB472A">
      <w:pPr>
        <w:pStyle w:val="ListParagraph"/>
        <w:numPr>
          <w:ilvl w:val="0"/>
          <w:numId w:val="20"/>
        </w:numPr>
        <w:rPr>
          <w:lang w:val="pt-BR"/>
        </w:rPr>
      </w:pPr>
      <w:r w:rsidRPr="00F209A8">
        <w:rPr>
          <w:lang w:val="pt-BR"/>
        </w:rPr>
        <w:t>Revisa las acciones correctivas de auditorías anteriores para verificar la eficacia continua</w:t>
      </w:r>
    </w:p>
    <w:p w14:paraId="2DDAF2DE" w14:textId="77777777" w:rsidR="00EB472A" w:rsidRPr="00F209A8" w:rsidRDefault="00EB472A" w:rsidP="00EB472A">
      <w:pPr>
        <w:pStyle w:val="ListParagraph"/>
        <w:numPr>
          <w:ilvl w:val="0"/>
          <w:numId w:val="20"/>
        </w:numPr>
        <w:rPr>
          <w:lang w:val="pt-BR"/>
        </w:rPr>
      </w:pPr>
      <w:r w:rsidRPr="00F209A8">
        <w:rPr>
          <w:lang w:val="pt-BR"/>
        </w:rPr>
        <w:t>Horario de la reunión de clausura</w:t>
      </w:r>
    </w:p>
    <w:p w14:paraId="43A3F4EE" w14:textId="77777777" w:rsidR="00EB472A" w:rsidRPr="00F209A8" w:rsidRDefault="00EB472A" w:rsidP="00EB472A">
      <w:pPr>
        <w:pStyle w:val="ListParagraph"/>
        <w:numPr>
          <w:ilvl w:val="0"/>
          <w:numId w:val="20"/>
        </w:numPr>
        <w:rPr>
          <w:lang w:val="pt-BR"/>
        </w:rPr>
      </w:pPr>
      <w:r w:rsidRPr="00F209A8">
        <w:rPr>
          <w:lang w:val="pt-BR"/>
        </w:rPr>
        <w:t>Completa el informe de auditoría, verifica que se adjuntan todas las pruebas objetivas y se completa la lista de verificación</w:t>
      </w:r>
    </w:p>
    <w:p w14:paraId="03F836D7" w14:textId="77777777" w:rsidR="00EB472A" w:rsidRDefault="00EB472A" w:rsidP="00EB472A">
      <w:r w:rsidRPr="00F209A8">
        <w:rPr>
          <w:lang w:val="pt-BR"/>
        </w:rPr>
        <w:t xml:space="preserve"> </w:t>
      </w:r>
      <w:r w:rsidRPr="0074290B">
        <w:rPr>
          <w:rStyle w:val="Strong"/>
        </w:rPr>
        <w:t xml:space="preserve">El Equipo de </w:t>
      </w:r>
      <w:proofErr w:type="spellStart"/>
      <w:r w:rsidRPr="0074290B">
        <w:rPr>
          <w:rStyle w:val="Strong"/>
        </w:rPr>
        <w:t>Evaluación</w:t>
      </w:r>
      <w:proofErr w:type="spellEnd"/>
    </w:p>
    <w:p w14:paraId="645C8A8E" w14:textId="77777777" w:rsidR="00EB472A" w:rsidRPr="00F209A8" w:rsidRDefault="00EB472A" w:rsidP="00EB472A">
      <w:pPr>
        <w:pStyle w:val="ListParagraph"/>
        <w:numPr>
          <w:ilvl w:val="0"/>
          <w:numId w:val="19"/>
        </w:numPr>
        <w:rPr>
          <w:lang w:val="pt-BR"/>
        </w:rPr>
      </w:pPr>
      <w:r w:rsidRPr="00F209A8">
        <w:rPr>
          <w:lang w:val="pt-BR"/>
        </w:rPr>
        <w:t>Realiza las auditorías de acuerdo con el plan de auditoría aprobado</w:t>
      </w:r>
    </w:p>
    <w:p w14:paraId="4D3C491E" w14:textId="77777777" w:rsidR="00EB472A" w:rsidRPr="00F209A8" w:rsidRDefault="00EB472A" w:rsidP="00EB472A">
      <w:pPr>
        <w:pStyle w:val="ListParagraph"/>
        <w:numPr>
          <w:ilvl w:val="0"/>
          <w:numId w:val="19"/>
        </w:numPr>
        <w:rPr>
          <w:lang w:val="pt-BR"/>
        </w:rPr>
      </w:pPr>
      <w:r w:rsidRPr="00F209A8">
        <w:rPr>
          <w:lang w:val="pt-BR"/>
        </w:rPr>
        <w:t>Utiliza las listas de verificación en el SGC diseñado para la auditoría</w:t>
      </w:r>
    </w:p>
    <w:p w14:paraId="1CCDF471" w14:textId="77777777" w:rsidR="00EB472A" w:rsidRPr="00F209A8" w:rsidRDefault="00EB472A" w:rsidP="00EB472A">
      <w:pPr>
        <w:pStyle w:val="ListParagraph"/>
        <w:numPr>
          <w:ilvl w:val="0"/>
          <w:numId w:val="19"/>
        </w:numPr>
        <w:rPr>
          <w:lang w:val="pt-BR"/>
        </w:rPr>
      </w:pPr>
      <w:r w:rsidRPr="00F209A8">
        <w:rPr>
          <w:lang w:val="pt-BR"/>
        </w:rPr>
        <w:t>Revisa los procedimientos relevantes que respaldan el proceso que se está auditando.</w:t>
      </w:r>
    </w:p>
    <w:p w14:paraId="24276626" w14:textId="77777777" w:rsidR="00EB472A" w:rsidRPr="00F209A8" w:rsidRDefault="00EB472A" w:rsidP="00EB472A">
      <w:pPr>
        <w:pStyle w:val="ListParagraph"/>
        <w:numPr>
          <w:ilvl w:val="0"/>
          <w:numId w:val="19"/>
        </w:numPr>
        <w:rPr>
          <w:lang w:val="pt-BR"/>
        </w:rPr>
      </w:pPr>
      <w:r w:rsidRPr="00F209A8">
        <w:rPr>
          <w:lang w:val="pt-BR"/>
        </w:rPr>
        <w:t>Recopila evidencia y la registra para respaldar la auditoría</w:t>
      </w:r>
    </w:p>
    <w:p w14:paraId="16868424" w14:textId="77777777" w:rsidR="00EB472A" w:rsidRPr="00F209A8" w:rsidRDefault="00EB472A" w:rsidP="00EB472A">
      <w:pPr>
        <w:pStyle w:val="ListParagraph"/>
        <w:numPr>
          <w:ilvl w:val="0"/>
          <w:numId w:val="19"/>
        </w:numPr>
        <w:rPr>
          <w:lang w:val="pt-BR"/>
        </w:rPr>
      </w:pPr>
      <w:r w:rsidRPr="00F209A8">
        <w:rPr>
          <w:lang w:val="pt-BR"/>
        </w:rPr>
        <w:t>Realiza entrevistas con los propietarios de los procesos y los líderes</w:t>
      </w:r>
    </w:p>
    <w:p w14:paraId="418825BB" w14:textId="77777777" w:rsidR="00EB472A" w:rsidRPr="00F209A8" w:rsidRDefault="00EB472A" w:rsidP="00EB472A">
      <w:pPr>
        <w:pStyle w:val="ListParagraph"/>
        <w:numPr>
          <w:ilvl w:val="0"/>
          <w:numId w:val="19"/>
        </w:numPr>
        <w:rPr>
          <w:lang w:val="pt-BR"/>
        </w:rPr>
      </w:pPr>
      <w:r w:rsidRPr="00F209A8">
        <w:rPr>
          <w:lang w:val="pt-BR"/>
        </w:rPr>
        <w:t>No conformidades de Wirtes (Hallazgos) basados en evidencia objetiva</w:t>
      </w:r>
    </w:p>
    <w:p w14:paraId="1F1C49CE" w14:textId="77777777" w:rsidR="00EB472A" w:rsidRDefault="00EB472A" w:rsidP="00EB472A">
      <w:pPr>
        <w:pStyle w:val="Heading1"/>
      </w:pPr>
      <w:proofErr w:type="spellStart"/>
      <w:r w:rsidRPr="00BE5E16">
        <w:lastRenderedPageBreak/>
        <w:t>Definiciones</w:t>
      </w:r>
      <w:proofErr w:type="spellEnd"/>
      <w:r w:rsidRPr="00BE5E16">
        <w:t xml:space="preserve"> y </w:t>
      </w:r>
      <w:proofErr w:type="spellStart"/>
      <w:r w:rsidRPr="00BE5E16">
        <w:t>acrónimos</w:t>
      </w:r>
      <w:proofErr w:type="spellEnd"/>
    </w:p>
    <w:p w14:paraId="1B4839A2" w14:textId="77777777" w:rsidR="00EB472A" w:rsidRPr="00602D41" w:rsidRDefault="00EB472A" w:rsidP="00EB472A">
      <w:pPr>
        <w:spacing w:after="0" w:line="240" w:lineRule="auto"/>
      </w:pPr>
    </w:p>
    <w:tbl>
      <w:tblPr>
        <w:tblStyle w:val="TableGrid"/>
        <w:tblW w:w="9928"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660"/>
      </w:tblGrid>
      <w:tr w:rsidR="00EB472A" w:rsidRPr="000058CF" w14:paraId="0E43AD08" w14:textId="77777777" w:rsidTr="005E715B">
        <w:tc>
          <w:tcPr>
            <w:tcW w:w="2268" w:type="dxa"/>
          </w:tcPr>
          <w:p w14:paraId="3CD7AE81"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proofErr w:type="spellStart"/>
            <w:r w:rsidRPr="00602D41">
              <w:t>Evaluación</w:t>
            </w:r>
            <w:proofErr w:type="spellEnd"/>
          </w:p>
        </w:tc>
        <w:tc>
          <w:tcPr>
            <w:tcW w:w="7660" w:type="dxa"/>
          </w:tcPr>
          <w:p w14:paraId="394E5C9C" w14:textId="77777777" w:rsidR="00EB472A" w:rsidRPr="00F209A8"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rPr>
                <w:lang w:val="pt-BR"/>
              </w:rPr>
            </w:pPr>
            <w:r w:rsidRPr="00F209A8">
              <w:rPr>
                <w:lang w:val="pt-BR"/>
              </w:rPr>
              <w:t>Auditoría interna a nivel de sitio completada según los requisitos de AS9100, AS9110, requisitos internos y OEM.</w:t>
            </w:r>
          </w:p>
        </w:tc>
      </w:tr>
      <w:tr w:rsidR="00EB472A" w:rsidRPr="000058CF" w14:paraId="787E15CC" w14:textId="77777777" w:rsidTr="005E715B">
        <w:tc>
          <w:tcPr>
            <w:tcW w:w="2268" w:type="dxa"/>
          </w:tcPr>
          <w:p w14:paraId="5551D602"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 xml:space="preserve">Equipo de </w:t>
            </w:r>
            <w:proofErr w:type="spellStart"/>
            <w:r w:rsidRPr="00602D41">
              <w:t>evaluación</w:t>
            </w:r>
            <w:proofErr w:type="spellEnd"/>
          </w:p>
        </w:tc>
        <w:tc>
          <w:tcPr>
            <w:tcW w:w="7660" w:type="dxa"/>
          </w:tcPr>
          <w:p w14:paraId="3F8BFD38" w14:textId="77777777" w:rsidR="00EB472A" w:rsidRPr="00F209A8"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rPr>
                <w:lang w:val="pt-BR"/>
              </w:rPr>
            </w:pPr>
            <w:r w:rsidRPr="00F209A8">
              <w:rPr>
                <w:lang w:val="pt-BR"/>
              </w:rPr>
              <w:t>Puede ser uno o más evaluadores, incluido el Asesor Principal.</w:t>
            </w:r>
          </w:p>
        </w:tc>
      </w:tr>
      <w:tr w:rsidR="00EB472A" w:rsidRPr="000058CF" w14:paraId="41DAC838" w14:textId="77777777" w:rsidTr="005E715B">
        <w:tc>
          <w:tcPr>
            <w:tcW w:w="2268" w:type="dxa"/>
          </w:tcPr>
          <w:p w14:paraId="181725C1"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 xml:space="preserve">Auditor </w:t>
            </w:r>
            <w:proofErr w:type="spellStart"/>
            <w:r w:rsidRPr="00602D41">
              <w:t>Líder</w:t>
            </w:r>
            <w:proofErr w:type="spellEnd"/>
          </w:p>
        </w:tc>
        <w:tc>
          <w:tcPr>
            <w:tcW w:w="7660" w:type="dxa"/>
          </w:tcPr>
          <w:p w14:paraId="4B100D4B" w14:textId="77777777" w:rsidR="00EB472A" w:rsidRPr="00F209A8"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rPr>
                <w:lang w:val="pt-BR"/>
              </w:rPr>
            </w:pPr>
            <w:r w:rsidRPr="00F209A8">
              <w:rPr>
                <w:lang w:val="pt-BR"/>
              </w:rPr>
              <w:t>Auditor certificado de AS al que se le ha asignado la propiedad del programa de auditoría de Burrana</w:t>
            </w:r>
          </w:p>
        </w:tc>
      </w:tr>
      <w:tr w:rsidR="00EB472A" w:rsidRPr="000058CF" w14:paraId="41D996BE" w14:textId="77777777" w:rsidTr="005E715B">
        <w:tc>
          <w:tcPr>
            <w:tcW w:w="2268" w:type="dxa"/>
          </w:tcPr>
          <w:p w14:paraId="013FDB3F"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Focal de Calidad</w:t>
            </w:r>
          </w:p>
        </w:tc>
        <w:tc>
          <w:tcPr>
            <w:tcW w:w="7660" w:type="dxa"/>
          </w:tcPr>
          <w:p w14:paraId="09CABDA2" w14:textId="77777777" w:rsidR="00EB472A" w:rsidRPr="00F209A8"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rPr>
                <w:lang w:val="pt-BR"/>
              </w:rPr>
            </w:pPr>
            <w:r w:rsidRPr="00F209A8">
              <w:rPr>
                <w:lang w:val="pt-BR"/>
              </w:rPr>
              <w:t>El líder de Calidad en una ubicación determinada, también puede ser el Asesor Principal.</w:t>
            </w:r>
          </w:p>
        </w:tc>
      </w:tr>
      <w:tr w:rsidR="00EB472A" w:rsidRPr="00602D41" w14:paraId="2A657876" w14:textId="77777777" w:rsidTr="005E715B">
        <w:tc>
          <w:tcPr>
            <w:tcW w:w="2268" w:type="dxa"/>
          </w:tcPr>
          <w:p w14:paraId="5378C06A"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QwizPro</w:t>
            </w:r>
          </w:p>
        </w:tc>
        <w:tc>
          <w:tcPr>
            <w:tcW w:w="7660" w:type="dxa"/>
          </w:tcPr>
          <w:p w14:paraId="5A7A8C4E"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Software de SGC</w:t>
            </w:r>
          </w:p>
        </w:tc>
      </w:tr>
      <w:tr w:rsidR="00EB472A" w:rsidRPr="00602D41" w14:paraId="59CED3F4" w14:textId="77777777" w:rsidTr="005E715B">
        <w:tc>
          <w:tcPr>
            <w:tcW w:w="2268" w:type="dxa"/>
          </w:tcPr>
          <w:p w14:paraId="11CAFE78"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En hora</w:t>
            </w:r>
          </w:p>
        </w:tc>
        <w:tc>
          <w:tcPr>
            <w:tcW w:w="7660" w:type="dxa"/>
          </w:tcPr>
          <w:p w14:paraId="3390EC87"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proofErr w:type="spellStart"/>
            <w:r w:rsidRPr="00602D41">
              <w:t>Plazo</w:t>
            </w:r>
            <w:proofErr w:type="spellEnd"/>
            <w:r w:rsidRPr="00602D41">
              <w:t xml:space="preserve"> </w:t>
            </w:r>
            <w:proofErr w:type="spellStart"/>
            <w:r w:rsidRPr="00602D41">
              <w:t>previsto</w:t>
            </w:r>
            <w:proofErr w:type="spellEnd"/>
            <w:r w:rsidRPr="00602D41">
              <w:t xml:space="preserve"> para </w:t>
            </w:r>
            <w:proofErr w:type="spellStart"/>
            <w:r w:rsidRPr="00602D41">
              <w:t>completarse</w:t>
            </w:r>
            <w:proofErr w:type="spellEnd"/>
          </w:p>
        </w:tc>
      </w:tr>
      <w:tr w:rsidR="00EB472A" w:rsidRPr="00602D41" w14:paraId="73E6B87A" w14:textId="77777777" w:rsidTr="005E715B">
        <w:tc>
          <w:tcPr>
            <w:tcW w:w="2268" w:type="dxa"/>
          </w:tcPr>
          <w:p w14:paraId="6EA61A78"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OEM</w:t>
            </w:r>
          </w:p>
        </w:tc>
        <w:tc>
          <w:tcPr>
            <w:tcW w:w="7660" w:type="dxa"/>
          </w:tcPr>
          <w:p w14:paraId="75525DD5"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 xml:space="preserve">Fabricante de </w:t>
            </w:r>
            <w:proofErr w:type="spellStart"/>
            <w:r w:rsidRPr="00602D41">
              <w:t>equipos</w:t>
            </w:r>
            <w:proofErr w:type="spellEnd"/>
            <w:r w:rsidRPr="00602D41">
              <w:t xml:space="preserve"> </w:t>
            </w:r>
            <w:proofErr w:type="spellStart"/>
            <w:r w:rsidRPr="00602D41">
              <w:t>originales</w:t>
            </w:r>
            <w:proofErr w:type="spellEnd"/>
          </w:p>
        </w:tc>
      </w:tr>
      <w:tr w:rsidR="00EB472A" w:rsidRPr="00602D41" w14:paraId="435BBEE4" w14:textId="77777777" w:rsidTr="005E715B">
        <w:tc>
          <w:tcPr>
            <w:tcW w:w="2268" w:type="dxa"/>
          </w:tcPr>
          <w:p w14:paraId="75400326"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QA</w:t>
            </w:r>
          </w:p>
        </w:tc>
        <w:tc>
          <w:tcPr>
            <w:tcW w:w="7660" w:type="dxa"/>
          </w:tcPr>
          <w:p w14:paraId="33C5B920"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proofErr w:type="spellStart"/>
            <w:r w:rsidRPr="00602D41">
              <w:t>Garantía</w:t>
            </w:r>
            <w:proofErr w:type="spellEnd"/>
            <w:r w:rsidRPr="00602D41">
              <w:t xml:space="preserve"> de </w:t>
            </w:r>
            <w:proofErr w:type="spellStart"/>
            <w:r w:rsidRPr="00602D41">
              <w:t>calidad</w:t>
            </w:r>
            <w:proofErr w:type="spellEnd"/>
          </w:p>
        </w:tc>
      </w:tr>
      <w:tr w:rsidR="00EB472A" w:rsidRPr="000058CF" w14:paraId="50072D4E" w14:textId="77777777" w:rsidTr="005E715B">
        <w:tc>
          <w:tcPr>
            <w:tcW w:w="2268" w:type="dxa"/>
          </w:tcPr>
          <w:p w14:paraId="31B7087F"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QMS</w:t>
            </w:r>
          </w:p>
        </w:tc>
        <w:tc>
          <w:tcPr>
            <w:tcW w:w="7660" w:type="dxa"/>
          </w:tcPr>
          <w:p w14:paraId="55CDB78B" w14:textId="77777777" w:rsidR="00EB472A" w:rsidRPr="00F209A8"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rPr>
                <w:lang w:val="pt-BR"/>
              </w:rPr>
            </w:pPr>
            <w:r w:rsidRPr="00F209A8">
              <w:rPr>
                <w:lang w:val="pt-BR"/>
              </w:rPr>
              <w:t>Sistema de Gestión de Calidad</w:t>
            </w:r>
          </w:p>
        </w:tc>
      </w:tr>
      <w:tr w:rsidR="00EB472A" w:rsidRPr="00602D41" w14:paraId="474AD507" w14:textId="77777777" w:rsidTr="005E715B">
        <w:tc>
          <w:tcPr>
            <w:tcW w:w="2268" w:type="dxa"/>
          </w:tcPr>
          <w:p w14:paraId="3E61F30F"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COCHE</w:t>
            </w:r>
          </w:p>
        </w:tc>
        <w:tc>
          <w:tcPr>
            <w:tcW w:w="7660" w:type="dxa"/>
          </w:tcPr>
          <w:p w14:paraId="4EB66B9A" w14:textId="77777777" w:rsidR="00EB472A" w:rsidRPr="00602D41" w:rsidRDefault="00EB472A" w:rsidP="005E715B">
            <w:pPr>
              <w:pStyle w:val="Table"/>
              <w:pBdr>
                <w:top w:val="none" w:sz="0" w:space="0" w:color="auto"/>
                <w:left w:val="none" w:sz="0" w:space="0" w:color="auto"/>
                <w:bottom w:val="none" w:sz="0" w:space="0" w:color="auto"/>
                <w:right w:val="none" w:sz="0" w:space="0" w:color="auto"/>
              </w:pBdr>
              <w:tabs>
                <w:tab w:val="clear" w:pos="2058"/>
              </w:tabs>
              <w:ind w:left="0" w:firstLine="0"/>
            </w:pPr>
            <w:r w:rsidRPr="00602D41">
              <w:t xml:space="preserve">Informe de </w:t>
            </w:r>
            <w:proofErr w:type="spellStart"/>
            <w:r w:rsidRPr="00602D41">
              <w:t>acciones</w:t>
            </w:r>
            <w:proofErr w:type="spellEnd"/>
            <w:r w:rsidRPr="00602D41">
              <w:t xml:space="preserve"> </w:t>
            </w:r>
            <w:proofErr w:type="spellStart"/>
            <w:r w:rsidRPr="00602D41">
              <w:t>correctivas</w:t>
            </w:r>
            <w:proofErr w:type="spellEnd"/>
          </w:p>
        </w:tc>
      </w:tr>
    </w:tbl>
    <w:p w14:paraId="1CDB3E78" w14:textId="77777777" w:rsidR="00EB472A" w:rsidRPr="00BE5E16" w:rsidRDefault="00EB472A" w:rsidP="00EB472A">
      <w:pPr>
        <w:pStyle w:val="Heading1"/>
      </w:pPr>
      <w:proofErr w:type="spellStart"/>
      <w:r w:rsidRPr="00BE5E16">
        <w:t>Proceso</w:t>
      </w:r>
      <w:proofErr w:type="spellEnd"/>
    </w:p>
    <w:p w14:paraId="21F83BAA" w14:textId="77777777" w:rsidR="00EB472A" w:rsidRPr="00F209A8" w:rsidRDefault="00EB472A" w:rsidP="00EB472A">
      <w:pPr>
        <w:rPr>
          <w:lang w:val="pt-BR"/>
        </w:rPr>
      </w:pPr>
      <w:r w:rsidRPr="00F209A8">
        <w:rPr>
          <w:lang w:val="pt-BR"/>
        </w:rPr>
        <w:t>En apoyo del procedimiento de Seguimiento, Medición, Análisis y Evaluación, este procedimiento aborda las evaluaciones internas del SGC.</w:t>
      </w:r>
    </w:p>
    <w:p w14:paraId="4B15B9D4" w14:textId="77777777" w:rsidR="00EB472A" w:rsidRPr="00F209A8" w:rsidRDefault="00EB472A" w:rsidP="00EB472A">
      <w:pPr>
        <w:pStyle w:val="ListParagraph"/>
        <w:numPr>
          <w:ilvl w:val="0"/>
          <w:numId w:val="18"/>
        </w:numPr>
        <w:rPr>
          <w:lang w:val="pt-BR"/>
        </w:rPr>
      </w:pPr>
      <w:r w:rsidRPr="00F209A8">
        <w:rPr>
          <w:lang w:val="pt-BR"/>
        </w:rPr>
        <w:t xml:space="preserve">Se llevan a cabo evaluaciones internas para garantizar que el SGC cumpla con las regulaciones aplicables (FAA, EASA, AFAC, CAA, CAAC, etc.), los requisitos acordados por el cliente, los requisitos de Burrana y las normas aplicables para que se hayan implementado y mantenido de manera efectiva, y continúen siendo adecuados, adecuados y efectivos. </w:t>
      </w:r>
    </w:p>
    <w:p w14:paraId="1B86E863" w14:textId="77777777" w:rsidR="00EB472A" w:rsidRPr="00F209A8" w:rsidRDefault="00EB472A" w:rsidP="00EB472A">
      <w:pPr>
        <w:pStyle w:val="ListParagraph"/>
        <w:numPr>
          <w:ilvl w:val="0"/>
          <w:numId w:val="18"/>
        </w:numPr>
        <w:rPr>
          <w:lang w:val="pt-BR"/>
        </w:rPr>
      </w:pPr>
      <w:r w:rsidRPr="00F209A8">
        <w:rPr>
          <w:lang w:val="pt-BR"/>
        </w:rPr>
        <w:t>Los requisitos/instrucciones adicionales de las auditorías regulatorias se documentan en los manuales correspondientes de la Parte 145 o la Parte 21.</w:t>
      </w:r>
    </w:p>
    <w:p w14:paraId="218DE6CC" w14:textId="77777777" w:rsidR="00EB472A" w:rsidRPr="00F209A8" w:rsidRDefault="00EB472A" w:rsidP="00EB472A">
      <w:pPr>
        <w:rPr>
          <w:lang w:val="pt-BR"/>
        </w:rPr>
      </w:pPr>
      <w:r w:rsidRPr="00F209A8">
        <w:rPr>
          <w:lang w:val="pt-BR"/>
        </w:rPr>
        <w:t xml:space="preserve">En el caso de una auditoría de terceros, cliente o regulatoria, Burrana se adaptará según sea necesario. </w:t>
      </w:r>
    </w:p>
    <w:p w14:paraId="5BDBE8DD" w14:textId="77777777" w:rsidR="00EB472A" w:rsidRPr="00F209A8" w:rsidRDefault="00EB472A" w:rsidP="00EB472A">
      <w:pPr>
        <w:rPr>
          <w:lang w:val="pt-BR"/>
        </w:rPr>
      </w:pPr>
      <w:r w:rsidRPr="00F209A8">
        <w:rPr>
          <w:lang w:val="pt-BR"/>
        </w:rPr>
        <w:t>Al realizar auditorías de proveedores, el proceso de comunicación, almacenamiento de registros y revisión de la documentación sigue siendo el mismo y sigue la lista de verificación de auditoría de proveedores</w:t>
      </w:r>
    </w:p>
    <w:p w14:paraId="1E814E70" w14:textId="77777777" w:rsidR="00EB472A" w:rsidRPr="00F209A8" w:rsidRDefault="00EB472A" w:rsidP="00EB472A">
      <w:pPr>
        <w:rPr>
          <w:lang w:val="pt-BR"/>
        </w:rPr>
      </w:pPr>
      <w:r w:rsidRPr="00F209A8">
        <w:rPr>
          <w:lang w:val="pt-BR"/>
        </w:rPr>
        <w:t>Los resultados de todas las auditorías, incluidas las listas de comprobación, los informes de auditoría y las pruebas objetivas, se almacenan en el módulo de auditoría de QwizPro.</w:t>
      </w:r>
    </w:p>
    <w:p w14:paraId="61AAE498" w14:textId="77777777" w:rsidR="00EB472A" w:rsidRPr="00F209A8" w:rsidRDefault="00EB472A" w:rsidP="00EB472A">
      <w:pPr>
        <w:rPr>
          <w:lang w:val="pt-BR"/>
        </w:rPr>
      </w:pPr>
      <w:r w:rsidRPr="00F209A8">
        <w:rPr>
          <w:lang w:val="pt-BR"/>
        </w:rPr>
        <w:t>El plan de auditoría de Burrana se mantiene en SharePoint y está controlado por el auditor principal.</w:t>
      </w:r>
    </w:p>
    <w:p w14:paraId="7410871D" w14:textId="77777777" w:rsidR="00EB472A" w:rsidRPr="00F209A8" w:rsidRDefault="00EB472A" w:rsidP="00EB472A">
      <w:pPr>
        <w:rPr>
          <w:lang w:val="pt-BR"/>
        </w:rPr>
      </w:pPr>
    </w:p>
    <w:p w14:paraId="0EA73861" w14:textId="77777777" w:rsidR="00EB472A" w:rsidRPr="00F209A8" w:rsidRDefault="00EB472A" w:rsidP="00EB472A">
      <w:pPr>
        <w:spacing w:after="160" w:line="278" w:lineRule="auto"/>
        <w:rPr>
          <w:rFonts w:eastAsiaTheme="majorEastAsia" w:cstheme="majorBidi"/>
          <w:b/>
          <w:color w:val="0F4761" w:themeColor="accent1" w:themeShade="BF"/>
          <w:szCs w:val="32"/>
          <w:lang w:val="pt-BR"/>
        </w:rPr>
      </w:pPr>
      <w:r w:rsidRPr="00F209A8">
        <w:rPr>
          <w:lang w:val="pt-BR"/>
        </w:rPr>
        <w:br w:type="page"/>
      </w:r>
    </w:p>
    <w:p w14:paraId="402A9DA1" w14:textId="77777777" w:rsidR="00EB472A" w:rsidRPr="00F209A8" w:rsidRDefault="00EB472A" w:rsidP="00EB472A">
      <w:pPr>
        <w:pStyle w:val="Heading2"/>
        <w:rPr>
          <w:lang w:val="pt-BR"/>
        </w:rPr>
      </w:pPr>
      <w:r w:rsidRPr="00F209A8">
        <w:rPr>
          <w:lang w:val="pt-BR"/>
        </w:rPr>
        <w:lastRenderedPageBreak/>
        <w:t>Horario Maestro</w:t>
      </w:r>
    </w:p>
    <w:p w14:paraId="3DEE12C3" w14:textId="77777777" w:rsidR="00EB472A" w:rsidRPr="00F209A8" w:rsidRDefault="00EB472A" w:rsidP="00EB472A">
      <w:pPr>
        <w:rPr>
          <w:lang w:val="pt-BR"/>
        </w:rPr>
      </w:pPr>
      <w:r w:rsidRPr="00F209A8">
        <w:rPr>
          <w:lang w:val="pt-BR"/>
        </w:rPr>
        <w:t>El programa maestro está integrado en QwizPro y se basa en:</w:t>
      </w:r>
    </w:p>
    <w:p w14:paraId="7152A48B" w14:textId="77777777" w:rsidR="00EB472A" w:rsidRPr="00F209A8" w:rsidRDefault="00EB472A" w:rsidP="00EB472A">
      <w:pPr>
        <w:pStyle w:val="ListParagraph"/>
        <w:numPr>
          <w:ilvl w:val="0"/>
          <w:numId w:val="17"/>
        </w:numPr>
        <w:rPr>
          <w:lang w:val="pt-BR"/>
        </w:rPr>
      </w:pPr>
      <w:r w:rsidRPr="00F209A8">
        <w:rPr>
          <w:lang w:val="pt-BR"/>
        </w:rPr>
        <w:t>Los resultados de las evaluaciones.</w:t>
      </w:r>
    </w:p>
    <w:p w14:paraId="0A7F634F" w14:textId="77777777" w:rsidR="00EB472A" w:rsidRPr="00F209A8" w:rsidRDefault="00EB472A" w:rsidP="00EB472A">
      <w:pPr>
        <w:pStyle w:val="ListParagraph"/>
        <w:numPr>
          <w:ilvl w:val="0"/>
          <w:numId w:val="17"/>
        </w:numPr>
        <w:rPr>
          <w:lang w:val="pt-BR"/>
        </w:rPr>
      </w:pPr>
      <w:r w:rsidRPr="00F209A8">
        <w:rPr>
          <w:lang w:val="pt-BR"/>
        </w:rPr>
        <w:t>El número de acciones correctivas generadas se utiliza como medida del estado de un área.</w:t>
      </w:r>
    </w:p>
    <w:p w14:paraId="54117616" w14:textId="77777777" w:rsidR="00EB472A" w:rsidRPr="00F209A8" w:rsidRDefault="00EB472A" w:rsidP="00EB472A">
      <w:pPr>
        <w:pStyle w:val="ListParagraph"/>
        <w:numPr>
          <w:ilvl w:val="0"/>
          <w:numId w:val="17"/>
        </w:numPr>
        <w:rPr>
          <w:lang w:val="pt-BR"/>
        </w:rPr>
      </w:pPr>
      <w:r w:rsidRPr="00F209A8">
        <w:rPr>
          <w:lang w:val="pt-BR"/>
        </w:rPr>
        <w:t>Problemas del sistema identificados por acciones correctivas.</w:t>
      </w:r>
    </w:p>
    <w:p w14:paraId="3CEC0029" w14:textId="77777777" w:rsidR="00EB472A" w:rsidRPr="00AC2015" w:rsidRDefault="00EB472A" w:rsidP="00EB472A">
      <w:pPr>
        <w:pStyle w:val="ListParagraph"/>
        <w:numPr>
          <w:ilvl w:val="0"/>
          <w:numId w:val="17"/>
        </w:numPr>
      </w:pPr>
      <w:proofErr w:type="spellStart"/>
      <w:r w:rsidRPr="00AC2015">
        <w:t>Acciones</w:t>
      </w:r>
      <w:proofErr w:type="spellEnd"/>
      <w:r w:rsidRPr="00AC2015">
        <w:t xml:space="preserve"> </w:t>
      </w:r>
      <w:proofErr w:type="spellStart"/>
      <w:r w:rsidRPr="00AC2015">
        <w:t>correctivas</w:t>
      </w:r>
      <w:proofErr w:type="spellEnd"/>
      <w:r w:rsidRPr="00AC2015">
        <w:t xml:space="preserve"> a </w:t>
      </w:r>
      <w:proofErr w:type="spellStart"/>
      <w:r w:rsidRPr="00AC2015">
        <w:t>verificar</w:t>
      </w:r>
      <w:proofErr w:type="spellEnd"/>
      <w:r w:rsidRPr="00AC2015">
        <w:t>.</w:t>
      </w:r>
    </w:p>
    <w:p w14:paraId="44CEFA63" w14:textId="77777777" w:rsidR="00EB472A" w:rsidRDefault="00EB472A" w:rsidP="00EB472A">
      <w:pPr>
        <w:pStyle w:val="ListParagraph"/>
        <w:numPr>
          <w:ilvl w:val="0"/>
          <w:numId w:val="17"/>
        </w:numPr>
      </w:pPr>
      <w:proofErr w:type="spellStart"/>
      <w:r w:rsidRPr="00AC2015">
        <w:t>Otra</w:t>
      </w:r>
      <w:proofErr w:type="spellEnd"/>
      <w:r w:rsidRPr="00AC2015">
        <w:t xml:space="preserve"> </w:t>
      </w:r>
      <w:proofErr w:type="spellStart"/>
      <w:r w:rsidRPr="00AC2015">
        <w:t>información</w:t>
      </w:r>
      <w:proofErr w:type="spellEnd"/>
      <w:r w:rsidRPr="00AC2015">
        <w:t xml:space="preserve"> </w:t>
      </w:r>
      <w:proofErr w:type="spellStart"/>
      <w:r w:rsidRPr="00AC2015">
        <w:t>relevante</w:t>
      </w:r>
      <w:proofErr w:type="spellEnd"/>
      <w:r w:rsidRPr="00AC2015">
        <w:t>.</w:t>
      </w:r>
    </w:p>
    <w:p w14:paraId="53688B78" w14:textId="77777777" w:rsidR="00EB472A" w:rsidRPr="00BE5E16" w:rsidRDefault="00EB472A" w:rsidP="00EB472A">
      <w:pPr>
        <w:pStyle w:val="Heading2"/>
      </w:pPr>
      <w:proofErr w:type="spellStart"/>
      <w:r>
        <w:t>Proceso</w:t>
      </w:r>
      <w:proofErr w:type="spellEnd"/>
      <w:r>
        <w:t xml:space="preserve"> de </w:t>
      </w:r>
      <w:proofErr w:type="spellStart"/>
      <w:r>
        <w:t>Auditoría</w:t>
      </w:r>
      <w:proofErr w:type="spellEnd"/>
      <w:r>
        <w:t xml:space="preserve"> Interna</w:t>
      </w:r>
    </w:p>
    <w:p w14:paraId="6CBB5CD3" w14:textId="77777777" w:rsidR="00EB472A" w:rsidRPr="00F209A8" w:rsidRDefault="00EB472A" w:rsidP="00EB472A">
      <w:pPr>
        <w:rPr>
          <w:lang w:val="pt-BR"/>
        </w:rPr>
      </w:pPr>
      <w:r w:rsidRPr="00F209A8">
        <w:rPr>
          <w:lang w:val="pt-BR"/>
        </w:rPr>
        <w:t>El Asesor Principal se asegura de que las evaluaciones internas se lleven a cabo a intervalos planificados, en función del Riesgo, con un mínimo de una vez al año.</w:t>
      </w:r>
    </w:p>
    <w:p w14:paraId="6AE4E982" w14:textId="77777777" w:rsidR="00EB472A" w:rsidRPr="00F209A8" w:rsidRDefault="00EB472A" w:rsidP="00EB472A">
      <w:pPr>
        <w:rPr>
          <w:lang w:val="pt-BR"/>
        </w:rPr>
      </w:pPr>
      <w:r w:rsidRPr="00F209A8">
        <w:rPr>
          <w:lang w:val="pt-BR"/>
        </w:rPr>
        <w:t>Las evaluaciones de riesgos utilizadas para reducir los cronogramas de auditoría deben mantenerse como información documentada.</w:t>
      </w:r>
    </w:p>
    <w:p w14:paraId="6ADF1EEE" w14:textId="77777777" w:rsidR="00EB472A" w:rsidRPr="00F209A8" w:rsidRDefault="00EB472A" w:rsidP="00EB472A">
      <w:pPr>
        <w:rPr>
          <w:lang w:val="pt-BR"/>
        </w:rPr>
      </w:pPr>
      <w:r w:rsidRPr="00F209A8">
        <w:rPr>
          <w:lang w:val="pt-BR"/>
        </w:rPr>
        <w:t>Todas las Cláusulas Estándar y los requisitos reglamentarios se completan dentro del año calendario según el Programa de Evaluación.</w:t>
      </w:r>
    </w:p>
    <w:p w14:paraId="0CB2704C" w14:textId="77777777" w:rsidR="00EB472A" w:rsidRPr="00F209A8" w:rsidRDefault="00EB472A" w:rsidP="00EB472A">
      <w:pPr>
        <w:rPr>
          <w:lang w:val="pt-BR"/>
        </w:rPr>
      </w:pPr>
      <w:r w:rsidRPr="00F209A8">
        <w:rPr>
          <w:lang w:val="pt-BR"/>
        </w:rPr>
        <w:t>Bajo la dirección del Vicepresidente de Calidad, o del Auditor Principal, las evaluaciones internas pueden realizarse con mayor frecuencia en función del rendimiento y los resultados observados durante las evaluaciones anteriores y las revisiones de la dirección.</w:t>
      </w:r>
    </w:p>
    <w:p w14:paraId="348AD360" w14:textId="77777777" w:rsidR="00EB472A" w:rsidRPr="00EB472A" w:rsidRDefault="00EB472A" w:rsidP="00EB472A">
      <w:pPr>
        <w:rPr>
          <w:lang w:val="pt-BR"/>
        </w:rPr>
      </w:pPr>
      <w:r w:rsidRPr="00EB472A">
        <w:rPr>
          <w:lang w:val="pt-BR"/>
        </w:rPr>
        <w:t>Los indicadores de rendimiento pueden evaluarse para determinar si el SGC se implementa y mantiene de manera efectiva.</w:t>
      </w:r>
    </w:p>
    <w:p w14:paraId="4CDBD374" w14:textId="77777777" w:rsidR="00EB472A" w:rsidRPr="00EB472A" w:rsidRDefault="00EB472A" w:rsidP="00EB472A">
      <w:pPr>
        <w:rPr>
          <w:lang w:val="pt-BR"/>
        </w:rPr>
      </w:pPr>
      <w:r w:rsidRPr="00EB472A">
        <w:rPr>
          <w:lang w:val="pt-BR"/>
        </w:rPr>
        <w:t>El Evaluador Principal o Coordinador de Calidad trabaja junto con el Equipo de Calidad para planificar y preparar las evaluaciones internas.</w:t>
      </w:r>
    </w:p>
    <w:p w14:paraId="284BF138" w14:textId="77777777" w:rsidR="00EB472A" w:rsidRPr="00EB472A" w:rsidRDefault="00EB472A" w:rsidP="00EB472A">
      <w:pPr>
        <w:rPr>
          <w:lang w:val="pt-BR"/>
        </w:rPr>
      </w:pPr>
      <w:r w:rsidRPr="00EB472A">
        <w:rPr>
          <w:lang w:val="pt-BR"/>
        </w:rPr>
        <w:t>El cronograma incluye todas las áreas de la instalación y se basa en el estado y la importancia del área que se está evaluando.</w:t>
      </w:r>
    </w:p>
    <w:p w14:paraId="0471B04A" w14:textId="77777777" w:rsidR="00EB472A" w:rsidRPr="00EB472A" w:rsidRDefault="00EB472A" w:rsidP="00EB472A">
      <w:pPr>
        <w:rPr>
          <w:lang w:val="pt-BR"/>
        </w:rPr>
      </w:pPr>
      <w:r w:rsidRPr="00EB472A">
        <w:rPr>
          <w:lang w:val="pt-BR"/>
        </w:rPr>
        <w:t>Otras consideraciones incluyen los resultados de las evaluaciones anteriores y los cambios que afectan a la empresa, así como los aportes de los informes de auditoría de terceros, clientes y regulatorios.</w:t>
      </w:r>
    </w:p>
    <w:p w14:paraId="1884AA2D" w14:textId="77777777" w:rsidR="00EB472A" w:rsidRPr="00EB472A" w:rsidRDefault="00EB472A" w:rsidP="00EB472A">
      <w:pPr>
        <w:rPr>
          <w:lang w:val="pt-BR"/>
        </w:rPr>
      </w:pPr>
      <w:r w:rsidRPr="00EB472A">
        <w:rPr>
          <w:lang w:val="pt-BR"/>
        </w:rPr>
        <w:t>La programación de SharePoint identifica cuándo se llevarán a cabo las evaluaciones y qué áreas se evaluarán.</w:t>
      </w:r>
    </w:p>
    <w:p w14:paraId="34814907" w14:textId="77777777" w:rsidR="00EB472A" w:rsidRPr="00EB472A" w:rsidRDefault="00EB472A" w:rsidP="00EB472A">
      <w:pPr>
        <w:rPr>
          <w:lang w:val="pt-BR"/>
        </w:rPr>
      </w:pPr>
      <w:r w:rsidRPr="00EB472A">
        <w:rPr>
          <w:lang w:val="pt-BR"/>
        </w:rPr>
        <w:t>Cada área de la instalación identificada en el plan de auditoría se evalúa un mínimo de una vez al año en formato On-Site o Desktop, etiquetado en el planificador como -S o -D.</w:t>
      </w:r>
    </w:p>
    <w:p w14:paraId="5EDB72B9" w14:textId="77777777" w:rsidR="00EB472A" w:rsidRPr="00EB472A" w:rsidRDefault="00EB472A" w:rsidP="00EB472A">
      <w:pPr>
        <w:rPr>
          <w:lang w:val="pt-BR"/>
        </w:rPr>
      </w:pPr>
      <w:r w:rsidRPr="00EB472A">
        <w:rPr>
          <w:lang w:val="pt-BR"/>
        </w:rPr>
        <w:t>QwizPro se utiliza para identificar los procedimientos del SGC que se aplican al proceso y para identificar los procedimientos de enfoque de proceso relacionados.</w:t>
      </w:r>
    </w:p>
    <w:p w14:paraId="23CD139A" w14:textId="77777777" w:rsidR="00EB472A" w:rsidRPr="00EB472A" w:rsidRDefault="00EB472A" w:rsidP="00EB472A">
      <w:pPr>
        <w:rPr>
          <w:lang w:val="pt-BR"/>
        </w:rPr>
      </w:pPr>
      <w:r w:rsidRPr="00EB472A">
        <w:rPr>
          <w:lang w:val="pt-BR"/>
        </w:rPr>
        <w:lastRenderedPageBreak/>
        <w:t>El cumplimiento de los requisitos del SGC y de las normas AS9100 y AS9110 se determina mediante la observación, la entrevista y la revisión de los registros utilizando la lista de verificación de evaluación interna incorporada en el origen de la auditoría como guía.</w:t>
      </w:r>
    </w:p>
    <w:p w14:paraId="0D75C01C" w14:textId="77777777" w:rsidR="00EB472A" w:rsidRPr="00EB472A" w:rsidRDefault="00EB472A" w:rsidP="00EB472A">
      <w:pPr>
        <w:rPr>
          <w:lang w:val="pt-BR"/>
        </w:rPr>
      </w:pPr>
      <w:r w:rsidRPr="00EB472A">
        <w:rPr>
          <w:lang w:val="pt-BR"/>
        </w:rPr>
        <w:t>Se anima a los empleados entrevistados durante la evaluación interna a cooperar con los evaluadores respondiendo a las preguntas de forma breve y honesta.</w:t>
      </w:r>
    </w:p>
    <w:p w14:paraId="79579862" w14:textId="77777777" w:rsidR="00EB472A" w:rsidRPr="00EB472A" w:rsidRDefault="00EB472A" w:rsidP="00EB472A">
      <w:pPr>
        <w:pStyle w:val="Heading2"/>
        <w:rPr>
          <w:lang w:val="pt-BR"/>
        </w:rPr>
      </w:pPr>
      <w:r w:rsidRPr="00EB472A">
        <w:rPr>
          <w:lang w:val="pt-BR"/>
        </w:rPr>
        <w:t>Proceso de Auditoría de Proveedores</w:t>
      </w:r>
    </w:p>
    <w:p w14:paraId="307DD9DE" w14:textId="77777777" w:rsidR="00EB472A" w:rsidRPr="00EB472A" w:rsidRDefault="00EB472A" w:rsidP="00EB472A">
      <w:pPr>
        <w:rPr>
          <w:lang w:val="pt-BR"/>
        </w:rPr>
      </w:pPr>
      <w:r w:rsidRPr="00EB472A">
        <w:rPr>
          <w:lang w:val="pt-BR"/>
        </w:rPr>
        <w:t>Después de evaluar el nivel de riesgo, con el fin de validar el SGC de los proveedores, Burrana puede realizar una auditoría in situ o de escritorio.</w:t>
      </w:r>
    </w:p>
    <w:p w14:paraId="671BF3A3" w14:textId="77777777" w:rsidR="00EB472A" w:rsidRPr="00EB472A" w:rsidRDefault="00EB472A" w:rsidP="00EB472A">
      <w:pPr>
        <w:rPr>
          <w:lang w:val="pt-BR"/>
        </w:rPr>
      </w:pPr>
      <w:r w:rsidRPr="00EB472A">
        <w:rPr>
          <w:lang w:val="pt-BR"/>
        </w:rPr>
        <w:t xml:space="preserve">Las auditorías in situ están reservadas para aquellos proveedores que han tenido una tendencia negativa en la calidad del proveedor o en la entrega a tiempo durante los últimos 12 meses, o con el propósito de aprobarlas a un nivel de riesgo más alto. </w:t>
      </w:r>
    </w:p>
    <w:p w14:paraId="365E93D3" w14:textId="77777777" w:rsidR="00EB472A" w:rsidRPr="00F209A8" w:rsidRDefault="00EB472A" w:rsidP="00EB472A">
      <w:pPr>
        <w:rPr>
          <w:lang w:val="pt-BR"/>
        </w:rPr>
      </w:pPr>
      <w:r w:rsidRPr="00F209A8">
        <w:rPr>
          <w:lang w:val="pt-BR"/>
        </w:rPr>
        <w:t xml:space="preserve">En el caso de los proveedores que contarán con una autoridad de inspección delegada, se requiere una auditoría in situ de los procesos y del SGC. </w:t>
      </w:r>
    </w:p>
    <w:p w14:paraId="6559D6CC" w14:textId="77777777" w:rsidR="00EB472A" w:rsidRPr="00EB472A" w:rsidRDefault="00EB472A" w:rsidP="00EB472A">
      <w:pPr>
        <w:rPr>
          <w:lang w:val="pt-BR"/>
        </w:rPr>
      </w:pPr>
      <w:r w:rsidRPr="00EB472A">
        <w:rPr>
          <w:lang w:val="pt-BR"/>
        </w:rPr>
        <w:t>El Vicepresidente de Calidad o la persona designada debidamente calificada debe realizar las auditorías en el sitio.</w:t>
      </w:r>
    </w:p>
    <w:p w14:paraId="42924572" w14:textId="77777777" w:rsidR="00EB472A" w:rsidRPr="00EB472A" w:rsidRDefault="00EB472A" w:rsidP="00EB472A">
      <w:pPr>
        <w:rPr>
          <w:lang w:val="pt-BR"/>
        </w:rPr>
      </w:pPr>
      <w:r w:rsidRPr="00EB472A">
        <w:rPr>
          <w:lang w:val="pt-BR"/>
        </w:rPr>
        <w:t>Las auditorías de proveedores utilizan listas de verificación que se adjuntarán a la auditoría apropiada en el módulo de auditoría de QwizPro.</w:t>
      </w:r>
    </w:p>
    <w:p w14:paraId="007F117E" w14:textId="77777777" w:rsidR="00EB472A" w:rsidRPr="00EB472A" w:rsidRDefault="00EB472A" w:rsidP="00EB472A">
      <w:pPr>
        <w:pStyle w:val="Heading2"/>
        <w:rPr>
          <w:lang w:val="pt-BR"/>
        </w:rPr>
      </w:pPr>
      <w:r w:rsidRPr="00EB472A">
        <w:rPr>
          <w:lang w:val="pt-BR"/>
        </w:rPr>
        <w:t>Cumplimiento de Auditorías Regulatorias</w:t>
      </w:r>
    </w:p>
    <w:p w14:paraId="25CEB18B" w14:textId="77777777" w:rsidR="00EB472A" w:rsidRPr="00EB472A" w:rsidRDefault="00EB472A" w:rsidP="00EB472A">
      <w:pPr>
        <w:rPr>
          <w:lang w:val="pt-BR"/>
        </w:rPr>
      </w:pPr>
      <w:r w:rsidRPr="00EB472A">
        <w:rPr>
          <w:lang w:val="pt-BR"/>
        </w:rPr>
        <w:t xml:space="preserve">Para el cumplimiento de la auditoría regulatoria, Burrana se compromete a permitir que el representante autorizado de la autoridad reguladora acceda a las instalaciones según sea necesario. </w:t>
      </w:r>
    </w:p>
    <w:p w14:paraId="057DDFC4" w14:textId="77777777" w:rsidR="00EB472A" w:rsidRPr="0078094F" w:rsidRDefault="00EB472A" w:rsidP="00EB472A">
      <w:pPr>
        <w:rPr>
          <w:b/>
          <w:bCs/>
        </w:rPr>
      </w:pPr>
      <w:proofErr w:type="spellStart"/>
      <w:r w:rsidRPr="0078094F">
        <w:rPr>
          <w:b/>
          <w:bCs/>
        </w:rPr>
        <w:t>Aprobaciones</w:t>
      </w:r>
      <w:proofErr w:type="spellEnd"/>
      <w:r w:rsidRPr="0078094F">
        <w:rPr>
          <w:b/>
          <w:bCs/>
        </w:rPr>
        <w:t xml:space="preserve"> </w:t>
      </w:r>
      <w:proofErr w:type="spellStart"/>
      <w:r w:rsidRPr="0078094F">
        <w:rPr>
          <w:b/>
          <w:bCs/>
        </w:rPr>
        <w:t>por</w:t>
      </w:r>
      <w:proofErr w:type="spellEnd"/>
      <w:r w:rsidRPr="0078094F">
        <w:rPr>
          <w:b/>
          <w:bCs/>
        </w:rPr>
        <w:t xml:space="preserve"> </w:t>
      </w:r>
      <w:proofErr w:type="spellStart"/>
      <w:r w:rsidRPr="0078094F">
        <w:rPr>
          <w:b/>
          <w:bCs/>
        </w:rPr>
        <w:t>ubicación</w:t>
      </w:r>
      <w:proofErr w:type="spellEnd"/>
    </w:p>
    <w:tbl>
      <w:tblPr>
        <w:tblStyle w:val="TableGrid"/>
        <w:tblW w:w="5000" w:type="pct"/>
        <w:tblLayout w:type="fixed"/>
        <w:tblLook w:val="04A0" w:firstRow="1" w:lastRow="0" w:firstColumn="1" w:lastColumn="0" w:noHBand="0" w:noVBand="1"/>
      </w:tblPr>
      <w:tblGrid>
        <w:gridCol w:w="1190"/>
        <w:gridCol w:w="1326"/>
        <w:gridCol w:w="1439"/>
        <w:gridCol w:w="1079"/>
        <w:gridCol w:w="1170"/>
        <w:gridCol w:w="1351"/>
        <w:gridCol w:w="1081"/>
        <w:gridCol w:w="1079"/>
        <w:gridCol w:w="1075"/>
      </w:tblGrid>
      <w:tr w:rsidR="00EB472A" w14:paraId="7ACE1EE1" w14:textId="77777777" w:rsidTr="005E715B">
        <w:tc>
          <w:tcPr>
            <w:tcW w:w="551" w:type="pct"/>
            <w:vAlign w:val="center"/>
          </w:tcPr>
          <w:p w14:paraId="48FE1F02" w14:textId="77777777" w:rsidR="00EB472A" w:rsidRDefault="00EB472A" w:rsidP="005E715B">
            <w:pPr>
              <w:spacing w:after="0"/>
              <w:jc w:val="center"/>
            </w:pPr>
            <w:proofErr w:type="spellStart"/>
            <w:r>
              <w:t>Ubicación</w:t>
            </w:r>
            <w:proofErr w:type="spellEnd"/>
          </w:p>
        </w:tc>
        <w:tc>
          <w:tcPr>
            <w:tcW w:w="614" w:type="pct"/>
            <w:vAlign w:val="center"/>
          </w:tcPr>
          <w:p w14:paraId="57F865C8" w14:textId="77777777" w:rsidR="00EB472A" w:rsidRDefault="00EB472A" w:rsidP="005E715B">
            <w:pPr>
              <w:spacing w:after="0"/>
              <w:jc w:val="center"/>
            </w:pPr>
            <w:r>
              <w:t xml:space="preserve">FAA </w:t>
            </w:r>
            <w:proofErr w:type="spellStart"/>
            <w:r>
              <w:t>Parte</w:t>
            </w:r>
            <w:proofErr w:type="spellEnd"/>
            <w:r>
              <w:t xml:space="preserve"> 21</w:t>
            </w:r>
          </w:p>
        </w:tc>
        <w:tc>
          <w:tcPr>
            <w:tcW w:w="667" w:type="pct"/>
            <w:vAlign w:val="center"/>
          </w:tcPr>
          <w:p w14:paraId="6F6587EA" w14:textId="77777777" w:rsidR="00EB472A" w:rsidRDefault="00EB472A" w:rsidP="005E715B">
            <w:pPr>
              <w:spacing w:after="0"/>
              <w:jc w:val="center"/>
            </w:pPr>
            <w:r>
              <w:t xml:space="preserve">FAA </w:t>
            </w:r>
            <w:proofErr w:type="spellStart"/>
            <w:r>
              <w:t>Parte</w:t>
            </w:r>
            <w:proofErr w:type="spellEnd"/>
            <w:r>
              <w:t xml:space="preserve"> 145</w:t>
            </w:r>
          </w:p>
        </w:tc>
        <w:tc>
          <w:tcPr>
            <w:tcW w:w="500" w:type="pct"/>
            <w:vAlign w:val="center"/>
          </w:tcPr>
          <w:p w14:paraId="251C092E" w14:textId="77777777" w:rsidR="00EB472A" w:rsidRDefault="00EB472A" w:rsidP="005E715B">
            <w:pPr>
              <w:spacing w:after="0"/>
              <w:jc w:val="center"/>
            </w:pPr>
            <w:r>
              <w:t>EASA 145</w:t>
            </w:r>
          </w:p>
        </w:tc>
        <w:tc>
          <w:tcPr>
            <w:tcW w:w="542" w:type="pct"/>
            <w:vAlign w:val="center"/>
          </w:tcPr>
          <w:p w14:paraId="3F98F637" w14:textId="77777777" w:rsidR="00EB472A" w:rsidRDefault="00EB472A" w:rsidP="005E715B">
            <w:pPr>
              <w:spacing w:after="0"/>
              <w:jc w:val="center"/>
            </w:pPr>
            <w:r>
              <w:t>CAAC 145</w:t>
            </w:r>
          </w:p>
        </w:tc>
        <w:tc>
          <w:tcPr>
            <w:tcW w:w="626" w:type="pct"/>
            <w:vAlign w:val="center"/>
          </w:tcPr>
          <w:p w14:paraId="6A2A60EA" w14:textId="77777777" w:rsidR="00EB472A" w:rsidRDefault="00EB472A" w:rsidP="005E715B">
            <w:pPr>
              <w:spacing w:after="0"/>
              <w:jc w:val="center"/>
            </w:pPr>
            <w:r>
              <w:t xml:space="preserve">CAA 145 del Reino </w:t>
            </w:r>
            <w:proofErr w:type="spellStart"/>
            <w:r>
              <w:t>Unido</w:t>
            </w:r>
            <w:proofErr w:type="spellEnd"/>
          </w:p>
        </w:tc>
        <w:tc>
          <w:tcPr>
            <w:tcW w:w="501" w:type="pct"/>
            <w:vAlign w:val="center"/>
          </w:tcPr>
          <w:p w14:paraId="76D4CF0A" w14:textId="77777777" w:rsidR="00EB472A" w:rsidRDefault="00EB472A" w:rsidP="005E715B">
            <w:pPr>
              <w:spacing w:after="0"/>
              <w:jc w:val="center"/>
            </w:pPr>
            <w:r>
              <w:t>AFAC 145</w:t>
            </w:r>
          </w:p>
        </w:tc>
        <w:tc>
          <w:tcPr>
            <w:tcW w:w="500" w:type="pct"/>
            <w:vAlign w:val="center"/>
          </w:tcPr>
          <w:p w14:paraId="5D17B143" w14:textId="77777777" w:rsidR="00EB472A" w:rsidRDefault="00EB472A" w:rsidP="005E715B">
            <w:pPr>
              <w:spacing w:after="0"/>
              <w:jc w:val="center"/>
            </w:pPr>
            <w:r>
              <w:t>AS9100/</w:t>
            </w:r>
          </w:p>
          <w:p w14:paraId="70F83047" w14:textId="77777777" w:rsidR="00EB472A" w:rsidRDefault="00EB472A" w:rsidP="005E715B">
            <w:pPr>
              <w:spacing w:after="0"/>
              <w:jc w:val="center"/>
            </w:pPr>
            <w:r>
              <w:t>ISO9001</w:t>
            </w:r>
          </w:p>
        </w:tc>
        <w:tc>
          <w:tcPr>
            <w:tcW w:w="498" w:type="pct"/>
            <w:vAlign w:val="center"/>
          </w:tcPr>
          <w:p w14:paraId="7C6104EE" w14:textId="77777777" w:rsidR="00EB472A" w:rsidRDefault="00EB472A" w:rsidP="005E715B">
            <w:pPr>
              <w:spacing w:after="0"/>
              <w:jc w:val="center"/>
            </w:pPr>
            <w:r>
              <w:t>AS9110/</w:t>
            </w:r>
          </w:p>
          <w:p w14:paraId="31072974" w14:textId="77777777" w:rsidR="00EB472A" w:rsidRDefault="00EB472A" w:rsidP="005E715B">
            <w:pPr>
              <w:spacing w:after="0"/>
              <w:jc w:val="center"/>
            </w:pPr>
            <w:r>
              <w:t>ISO9001</w:t>
            </w:r>
          </w:p>
        </w:tc>
      </w:tr>
      <w:tr w:rsidR="00EB472A" w14:paraId="4DA12235" w14:textId="77777777" w:rsidTr="005E715B">
        <w:tc>
          <w:tcPr>
            <w:tcW w:w="551" w:type="pct"/>
          </w:tcPr>
          <w:p w14:paraId="5083927A" w14:textId="77777777" w:rsidR="00EB472A" w:rsidRDefault="00EB472A" w:rsidP="005E715B">
            <w:pPr>
              <w:spacing w:after="0"/>
            </w:pPr>
            <w:r>
              <w:t>Springville UT</w:t>
            </w:r>
          </w:p>
        </w:tc>
        <w:tc>
          <w:tcPr>
            <w:tcW w:w="614" w:type="pct"/>
            <w:vAlign w:val="center"/>
          </w:tcPr>
          <w:p w14:paraId="62972C28" w14:textId="77777777" w:rsidR="00EB472A" w:rsidRPr="0078094F" w:rsidRDefault="00EB472A" w:rsidP="005E715B">
            <w:pPr>
              <w:spacing w:after="0"/>
              <w:jc w:val="center"/>
              <w:rPr>
                <w:b/>
                <w:bCs/>
                <w:sz w:val="28"/>
                <w:szCs w:val="28"/>
              </w:rPr>
            </w:pPr>
            <w:r w:rsidRPr="0078094F">
              <w:rPr>
                <w:b/>
                <w:bCs/>
                <w:sz w:val="28"/>
                <w:szCs w:val="28"/>
              </w:rPr>
              <w:t>X</w:t>
            </w:r>
          </w:p>
        </w:tc>
        <w:tc>
          <w:tcPr>
            <w:tcW w:w="667" w:type="pct"/>
            <w:vAlign w:val="center"/>
          </w:tcPr>
          <w:p w14:paraId="5C85F291" w14:textId="77777777" w:rsidR="00EB472A" w:rsidRPr="0078094F" w:rsidRDefault="00EB472A" w:rsidP="005E715B">
            <w:pPr>
              <w:spacing w:after="0"/>
              <w:jc w:val="center"/>
              <w:rPr>
                <w:b/>
                <w:bCs/>
                <w:sz w:val="28"/>
                <w:szCs w:val="28"/>
              </w:rPr>
            </w:pPr>
            <w:r w:rsidRPr="0078094F">
              <w:rPr>
                <w:b/>
                <w:bCs/>
                <w:sz w:val="28"/>
                <w:szCs w:val="28"/>
              </w:rPr>
              <w:t>X</w:t>
            </w:r>
          </w:p>
        </w:tc>
        <w:tc>
          <w:tcPr>
            <w:tcW w:w="500" w:type="pct"/>
            <w:vAlign w:val="center"/>
          </w:tcPr>
          <w:p w14:paraId="19B77E11" w14:textId="77777777" w:rsidR="00EB472A" w:rsidRPr="0078094F" w:rsidRDefault="00EB472A" w:rsidP="005E715B">
            <w:pPr>
              <w:spacing w:after="0"/>
              <w:jc w:val="center"/>
              <w:rPr>
                <w:b/>
                <w:bCs/>
                <w:sz w:val="28"/>
                <w:szCs w:val="28"/>
              </w:rPr>
            </w:pPr>
            <w:r w:rsidRPr="0078094F">
              <w:rPr>
                <w:b/>
                <w:bCs/>
                <w:sz w:val="28"/>
                <w:szCs w:val="28"/>
              </w:rPr>
              <w:t>X</w:t>
            </w:r>
          </w:p>
        </w:tc>
        <w:tc>
          <w:tcPr>
            <w:tcW w:w="542" w:type="pct"/>
            <w:vAlign w:val="center"/>
          </w:tcPr>
          <w:p w14:paraId="2F6C2067" w14:textId="77777777" w:rsidR="00EB472A" w:rsidRPr="0078094F" w:rsidRDefault="00EB472A" w:rsidP="005E715B">
            <w:pPr>
              <w:spacing w:after="0"/>
              <w:jc w:val="center"/>
              <w:rPr>
                <w:b/>
                <w:bCs/>
                <w:sz w:val="28"/>
                <w:szCs w:val="28"/>
              </w:rPr>
            </w:pPr>
            <w:r w:rsidRPr="0078094F">
              <w:rPr>
                <w:b/>
                <w:bCs/>
                <w:sz w:val="28"/>
                <w:szCs w:val="28"/>
              </w:rPr>
              <w:t>X</w:t>
            </w:r>
          </w:p>
        </w:tc>
        <w:tc>
          <w:tcPr>
            <w:tcW w:w="626" w:type="pct"/>
            <w:vAlign w:val="center"/>
          </w:tcPr>
          <w:p w14:paraId="6223DB2B" w14:textId="77777777" w:rsidR="00EB472A" w:rsidRPr="0078094F" w:rsidRDefault="00EB472A" w:rsidP="005E715B">
            <w:pPr>
              <w:spacing w:after="0"/>
              <w:jc w:val="center"/>
              <w:rPr>
                <w:b/>
                <w:bCs/>
                <w:sz w:val="28"/>
                <w:szCs w:val="28"/>
              </w:rPr>
            </w:pPr>
            <w:r w:rsidRPr="0078094F">
              <w:rPr>
                <w:b/>
                <w:bCs/>
                <w:sz w:val="28"/>
                <w:szCs w:val="28"/>
              </w:rPr>
              <w:t>X</w:t>
            </w:r>
          </w:p>
        </w:tc>
        <w:tc>
          <w:tcPr>
            <w:tcW w:w="501" w:type="pct"/>
            <w:shd w:val="clear" w:color="auto" w:fill="BFBFBF" w:themeFill="background1" w:themeFillShade="BF"/>
            <w:vAlign w:val="center"/>
          </w:tcPr>
          <w:p w14:paraId="149BF2F7" w14:textId="77777777" w:rsidR="00EB472A" w:rsidRPr="0078094F" w:rsidRDefault="00EB472A" w:rsidP="005E715B">
            <w:pPr>
              <w:spacing w:after="0"/>
              <w:jc w:val="center"/>
              <w:rPr>
                <w:b/>
                <w:bCs/>
                <w:sz w:val="28"/>
                <w:szCs w:val="28"/>
              </w:rPr>
            </w:pPr>
          </w:p>
        </w:tc>
        <w:tc>
          <w:tcPr>
            <w:tcW w:w="500" w:type="pct"/>
            <w:vAlign w:val="center"/>
          </w:tcPr>
          <w:p w14:paraId="3DC4A840" w14:textId="77777777" w:rsidR="00EB472A" w:rsidRPr="0078094F" w:rsidRDefault="00EB472A" w:rsidP="005E715B">
            <w:pPr>
              <w:spacing w:after="0"/>
              <w:jc w:val="center"/>
              <w:rPr>
                <w:b/>
                <w:bCs/>
                <w:sz w:val="28"/>
                <w:szCs w:val="28"/>
              </w:rPr>
            </w:pPr>
            <w:r w:rsidRPr="0078094F">
              <w:rPr>
                <w:b/>
                <w:bCs/>
                <w:sz w:val="28"/>
                <w:szCs w:val="28"/>
              </w:rPr>
              <w:t>X</w:t>
            </w:r>
          </w:p>
        </w:tc>
        <w:tc>
          <w:tcPr>
            <w:tcW w:w="498" w:type="pct"/>
            <w:vAlign w:val="center"/>
          </w:tcPr>
          <w:p w14:paraId="3C7773C5" w14:textId="77777777" w:rsidR="00EB472A" w:rsidRPr="0078094F" w:rsidRDefault="00EB472A" w:rsidP="005E715B">
            <w:pPr>
              <w:spacing w:after="0"/>
              <w:jc w:val="center"/>
              <w:rPr>
                <w:b/>
                <w:bCs/>
                <w:sz w:val="28"/>
                <w:szCs w:val="28"/>
              </w:rPr>
            </w:pPr>
            <w:r w:rsidRPr="0078094F">
              <w:rPr>
                <w:b/>
                <w:bCs/>
                <w:sz w:val="28"/>
                <w:szCs w:val="28"/>
              </w:rPr>
              <w:t>X</w:t>
            </w:r>
          </w:p>
        </w:tc>
      </w:tr>
      <w:tr w:rsidR="00EB472A" w14:paraId="3DB54B26" w14:textId="77777777" w:rsidTr="005E715B">
        <w:tc>
          <w:tcPr>
            <w:tcW w:w="551" w:type="pct"/>
          </w:tcPr>
          <w:p w14:paraId="39AA3CB2" w14:textId="77777777" w:rsidR="00EB472A" w:rsidRDefault="00EB472A" w:rsidP="005E715B">
            <w:pPr>
              <w:spacing w:after="0"/>
            </w:pPr>
            <w:r>
              <w:t>Calexico CA</w:t>
            </w:r>
          </w:p>
        </w:tc>
        <w:tc>
          <w:tcPr>
            <w:tcW w:w="614" w:type="pct"/>
            <w:vAlign w:val="center"/>
          </w:tcPr>
          <w:p w14:paraId="52E752A7" w14:textId="77777777" w:rsidR="00EB472A" w:rsidRPr="0078094F" w:rsidRDefault="00EB472A" w:rsidP="005E715B">
            <w:pPr>
              <w:spacing w:after="0"/>
              <w:jc w:val="center"/>
              <w:rPr>
                <w:b/>
                <w:bCs/>
                <w:sz w:val="28"/>
                <w:szCs w:val="28"/>
              </w:rPr>
            </w:pPr>
            <w:r w:rsidRPr="0078094F">
              <w:rPr>
                <w:b/>
                <w:bCs/>
                <w:sz w:val="28"/>
                <w:szCs w:val="28"/>
              </w:rPr>
              <w:t>X</w:t>
            </w:r>
          </w:p>
        </w:tc>
        <w:tc>
          <w:tcPr>
            <w:tcW w:w="667" w:type="pct"/>
            <w:shd w:val="clear" w:color="auto" w:fill="BFBFBF" w:themeFill="background1" w:themeFillShade="BF"/>
            <w:vAlign w:val="center"/>
          </w:tcPr>
          <w:p w14:paraId="0F5AB048" w14:textId="77777777" w:rsidR="00EB472A" w:rsidRPr="0078094F" w:rsidRDefault="00EB472A" w:rsidP="005E715B">
            <w:pPr>
              <w:spacing w:after="0"/>
              <w:jc w:val="center"/>
              <w:rPr>
                <w:b/>
                <w:bCs/>
                <w:sz w:val="28"/>
                <w:szCs w:val="28"/>
              </w:rPr>
            </w:pPr>
          </w:p>
        </w:tc>
        <w:tc>
          <w:tcPr>
            <w:tcW w:w="500" w:type="pct"/>
            <w:shd w:val="clear" w:color="auto" w:fill="BFBFBF" w:themeFill="background1" w:themeFillShade="BF"/>
            <w:vAlign w:val="center"/>
          </w:tcPr>
          <w:p w14:paraId="252964F1" w14:textId="77777777" w:rsidR="00EB472A" w:rsidRPr="0078094F" w:rsidRDefault="00EB472A" w:rsidP="005E715B">
            <w:pPr>
              <w:spacing w:after="0"/>
              <w:jc w:val="center"/>
              <w:rPr>
                <w:b/>
                <w:bCs/>
                <w:sz w:val="28"/>
                <w:szCs w:val="28"/>
              </w:rPr>
            </w:pPr>
          </w:p>
        </w:tc>
        <w:tc>
          <w:tcPr>
            <w:tcW w:w="542" w:type="pct"/>
            <w:shd w:val="clear" w:color="auto" w:fill="BFBFBF" w:themeFill="background1" w:themeFillShade="BF"/>
            <w:vAlign w:val="center"/>
          </w:tcPr>
          <w:p w14:paraId="40124087" w14:textId="77777777" w:rsidR="00EB472A" w:rsidRPr="0078094F" w:rsidRDefault="00EB472A" w:rsidP="005E715B">
            <w:pPr>
              <w:spacing w:after="0"/>
              <w:jc w:val="center"/>
              <w:rPr>
                <w:b/>
                <w:bCs/>
                <w:sz w:val="28"/>
                <w:szCs w:val="28"/>
              </w:rPr>
            </w:pPr>
          </w:p>
        </w:tc>
        <w:tc>
          <w:tcPr>
            <w:tcW w:w="626" w:type="pct"/>
            <w:shd w:val="clear" w:color="auto" w:fill="BFBFBF" w:themeFill="background1" w:themeFillShade="BF"/>
            <w:vAlign w:val="center"/>
          </w:tcPr>
          <w:p w14:paraId="17423FC1" w14:textId="77777777" w:rsidR="00EB472A" w:rsidRPr="0078094F" w:rsidRDefault="00EB472A" w:rsidP="005E715B">
            <w:pPr>
              <w:spacing w:after="0"/>
              <w:jc w:val="center"/>
              <w:rPr>
                <w:b/>
                <w:bCs/>
                <w:sz w:val="28"/>
                <w:szCs w:val="28"/>
              </w:rPr>
            </w:pPr>
          </w:p>
        </w:tc>
        <w:tc>
          <w:tcPr>
            <w:tcW w:w="501" w:type="pct"/>
            <w:shd w:val="clear" w:color="auto" w:fill="BFBFBF" w:themeFill="background1" w:themeFillShade="BF"/>
            <w:vAlign w:val="center"/>
          </w:tcPr>
          <w:p w14:paraId="6394983E" w14:textId="77777777" w:rsidR="00EB472A" w:rsidRPr="0078094F" w:rsidRDefault="00EB472A" w:rsidP="005E715B">
            <w:pPr>
              <w:spacing w:after="0"/>
              <w:jc w:val="center"/>
              <w:rPr>
                <w:b/>
                <w:bCs/>
                <w:sz w:val="28"/>
                <w:szCs w:val="28"/>
              </w:rPr>
            </w:pPr>
          </w:p>
        </w:tc>
        <w:tc>
          <w:tcPr>
            <w:tcW w:w="500" w:type="pct"/>
            <w:shd w:val="clear" w:color="auto" w:fill="BFBFBF" w:themeFill="background1" w:themeFillShade="BF"/>
            <w:vAlign w:val="center"/>
          </w:tcPr>
          <w:p w14:paraId="56A16727" w14:textId="77777777" w:rsidR="00EB472A" w:rsidRPr="0078094F" w:rsidRDefault="00EB472A" w:rsidP="005E715B">
            <w:pPr>
              <w:spacing w:after="0"/>
              <w:jc w:val="center"/>
              <w:rPr>
                <w:b/>
                <w:bCs/>
                <w:sz w:val="28"/>
                <w:szCs w:val="28"/>
              </w:rPr>
            </w:pPr>
          </w:p>
        </w:tc>
        <w:tc>
          <w:tcPr>
            <w:tcW w:w="498" w:type="pct"/>
            <w:shd w:val="clear" w:color="auto" w:fill="BFBFBF" w:themeFill="background1" w:themeFillShade="BF"/>
            <w:vAlign w:val="center"/>
          </w:tcPr>
          <w:p w14:paraId="08FF1AD6" w14:textId="77777777" w:rsidR="00EB472A" w:rsidRPr="0078094F" w:rsidRDefault="00EB472A" w:rsidP="005E715B">
            <w:pPr>
              <w:spacing w:after="0"/>
              <w:jc w:val="center"/>
              <w:rPr>
                <w:b/>
                <w:bCs/>
                <w:sz w:val="28"/>
                <w:szCs w:val="28"/>
              </w:rPr>
            </w:pPr>
          </w:p>
        </w:tc>
      </w:tr>
      <w:tr w:rsidR="00EB472A" w14:paraId="2787DEEE" w14:textId="77777777" w:rsidTr="005E715B">
        <w:tc>
          <w:tcPr>
            <w:tcW w:w="551" w:type="pct"/>
          </w:tcPr>
          <w:p w14:paraId="6F10CE9D" w14:textId="77777777" w:rsidR="00EB472A" w:rsidRDefault="00EB472A" w:rsidP="005E715B">
            <w:pPr>
              <w:spacing w:after="0"/>
            </w:pPr>
            <w:r>
              <w:t xml:space="preserve">Irvine </w:t>
            </w:r>
          </w:p>
          <w:p w14:paraId="72D346C2" w14:textId="77777777" w:rsidR="00EB472A" w:rsidRDefault="00EB472A" w:rsidP="005E715B">
            <w:pPr>
              <w:spacing w:after="0"/>
            </w:pPr>
            <w:r>
              <w:t>CA</w:t>
            </w:r>
          </w:p>
        </w:tc>
        <w:tc>
          <w:tcPr>
            <w:tcW w:w="614" w:type="pct"/>
            <w:shd w:val="clear" w:color="auto" w:fill="BFBFBF" w:themeFill="background1" w:themeFillShade="BF"/>
            <w:vAlign w:val="center"/>
          </w:tcPr>
          <w:p w14:paraId="2E4E65B5" w14:textId="77777777" w:rsidR="00EB472A" w:rsidRPr="0078094F" w:rsidRDefault="00EB472A" w:rsidP="005E715B">
            <w:pPr>
              <w:spacing w:after="0"/>
              <w:jc w:val="center"/>
              <w:rPr>
                <w:b/>
                <w:bCs/>
                <w:sz w:val="28"/>
                <w:szCs w:val="28"/>
              </w:rPr>
            </w:pPr>
          </w:p>
        </w:tc>
        <w:tc>
          <w:tcPr>
            <w:tcW w:w="667" w:type="pct"/>
            <w:shd w:val="clear" w:color="auto" w:fill="BFBFBF" w:themeFill="background1" w:themeFillShade="BF"/>
            <w:vAlign w:val="center"/>
          </w:tcPr>
          <w:p w14:paraId="10A09385" w14:textId="77777777" w:rsidR="00EB472A" w:rsidRPr="0078094F" w:rsidRDefault="00EB472A" w:rsidP="005E715B">
            <w:pPr>
              <w:spacing w:after="0"/>
              <w:jc w:val="center"/>
              <w:rPr>
                <w:b/>
                <w:bCs/>
                <w:sz w:val="28"/>
                <w:szCs w:val="28"/>
              </w:rPr>
            </w:pPr>
          </w:p>
        </w:tc>
        <w:tc>
          <w:tcPr>
            <w:tcW w:w="500" w:type="pct"/>
            <w:shd w:val="clear" w:color="auto" w:fill="BFBFBF" w:themeFill="background1" w:themeFillShade="BF"/>
            <w:vAlign w:val="center"/>
          </w:tcPr>
          <w:p w14:paraId="7B4802B8" w14:textId="77777777" w:rsidR="00EB472A" w:rsidRPr="0078094F" w:rsidRDefault="00EB472A" w:rsidP="005E715B">
            <w:pPr>
              <w:spacing w:after="0"/>
              <w:jc w:val="center"/>
              <w:rPr>
                <w:b/>
                <w:bCs/>
                <w:sz w:val="28"/>
                <w:szCs w:val="28"/>
              </w:rPr>
            </w:pPr>
          </w:p>
        </w:tc>
        <w:tc>
          <w:tcPr>
            <w:tcW w:w="542" w:type="pct"/>
            <w:shd w:val="clear" w:color="auto" w:fill="BFBFBF" w:themeFill="background1" w:themeFillShade="BF"/>
            <w:vAlign w:val="center"/>
          </w:tcPr>
          <w:p w14:paraId="149D4FE5" w14:textId="77777777" w:rsidR="00EB472A" w:rsidRPr="0078094F" w:rsidRDefault="00EB472A" w:rsidP="005E715B">
            <w:pPr>
              <w:spacing w:after="0"/>
              <w:jc w:val="center"/>
              <w:rPr>
                <w:b/>
                <w:bCs/>
                <w:sz w:val="28"/>
                <w:szCs w:val="28"/>
              </w:rPr>
            </w:pPr>
          </w:p>
        </w:tc>
        <w:tc>
          <w:tcPr>
            <w:tcW w:w="626" w:type="pct"/>
            <w:shd w:val="clear" w:color="auto" w:fill="BFBFBF" w:themeFill="background1" w:themeFillShade="BF"/>
            <w:vAlign w:val="center"/>
          </w:tcPr>
          <w:p w14:paraId="720ED230" w14:textId="77777777" w:rsidR="00EB472A" w:rsidRPr="0078094F" w:rsidRDefault="00EB472A" w:rsidP="005E715B">
            <w:pPr>
              <w:spacing w:after="0"/>
              <w:jc w:val="center"/>
              <w:rPr>
                <w:b/>
                <w:bCs/>
                <w:sz w:val="28"/>
                <w:szCs w:val="28"/>
              </w:rPr>
            </w:pPr>
          </w:p>
        </w:tc>
        <w:tc>
          <w:tcPr>
            <w:tcW w:w="501" w:type="pct"/>
            <w:shd w:val="clear" w:color="auto" w:fill="BFBFBF" w:themeFill="background1" w:themeFillShade="BF"/>
            <w:vAlign w:val="center"/>
          </w:tcPr>
          <w:p w14:paraId="3DA27F03" w14:textId="77777777" w:rsidR="00EB472A" w:rsidRPr="0078094F" w:rsidRDefault="00EB472A" w:rsidP="005E715B">
            <w:pPr>
              <w:spacing w:after="0"/>
              <w:jc w:val="center"/>
              <w:rPr>
                <w:b/>
                <w:bCs/>
                <w:sz w:val="28"/>
                <w:szCs w:val="28"/>
              </w:rPr>
            </w:pPr>
          </w:p>
        </w:tc>
        <w:tc>
          <w:tcPr>
            <w:tcW w:w="500" w:type="pct"/>
            <w:vAlign w:val="center"/>
          </w:tcPr>
          <w:p w14:paraId="1DEF6E6F" w14:textId="77777777" w:rsidR="00EB472A" w:rsidRPr="0078094F" w:rsidRDefault="00EB472A" w:rsidP="005E715B">
            <w:pPr>
              <w:spacing w:after="0"/>
              <w:jc w:val="center"/>
              <w:rPr>
                <w:b/>
                <w:bCs/>
                <w:sz w:val="28"/>
                <w:szCs w:val="28"/>
              </w:rPr>
            </w:pPr>
            <w:r w:rsidRPr="0078094F">
              <w:rPr>
                <w:b/>
                <w:bCs/>
                <w:sz w:val="28"/>
                <w:szCs w:val="28"/>
              </w:rPr>
              <w:t>X</w:t>
            </w:r>
          </w:p>
        </w:tc>
        <w:tc>
          <w:tcPr>
            <w:tcW w:w="498" w:type="pct"/>
            <w:vAlign w:val="center"/>
          </w:tcPr>
          <w:p w14:paraId="056C51B9" w14:textId="77777777" w:rsidR="00EB472A" w:rsidRPr="0078094F" w:rsidRDefault="00EB472A" w:rsidP="005E715B">
            <w:pPr>
              <w:spacing w:after="0"/>
              <w:jc w:val="center"/>
              <w:rPr>
                <w:b/>
                <w:bCs/>
                <w:sz w:val="28"/>
                <w:szCs w:val="28"/>
              </w:rPr>
            </w:pPr>
            <w:r w:rsidRPr="0078094F">
              <w:rPr>
                <w:b/>
                <w:bCs/>
                <w:sz w:val="28"/>
                <w:szCs w:val="28"/>
              </w:rPr>
              <w:t>X</w:t>
            </w:r>
          </w:p>
        </w:tc>
      </w:tr>
      <w:tr w:rsidR="00EB472A" w14:paraId="17EF070C" w14:textId="77777777" w:rsidTr="005E715B">
        <w:tc>
          <w:tcPr>
            <w:tcW w:w="551" w:type="pct"/>
          </w:tcPr>
          <w:p w14:paraId="22801732" w14:textId="77777777" w:rsidR="00EB472A" w:rsidRDefault="00EB472A" w:rsidP="005E715B">
            <w:pPr>
              <w:spacing w:after="0"/>
            </w:pPr>
            <w:r>
              <w:t>Brisbane, Australia</w:t>
            </w:r>
          </w:p>
        </w:tc>
        <w:tc>
          <w:tcPr>
            <w:tcW w:w="614" w:type="pct"/>
            <w:shd w:val="clear" w:color="auto" w:fill="BFBFBF" w:themeFill="background1" w:themeFillShade="BF"/>
            <w:vAlign w:val="center"/>
          </w:tcPr>
          <w:p w14:paraId="27069EA0" w14:textId="77777777" w:rsidR="00EB472A" w:rsidRPr="0078094F" w:rsidRDefault="00EB472A" w:rsidP="005E715B">
            <w:pPr>
              <w:spacing w:after="0"/>
              <w:jc w:val="center"/>
              <w:rPr>
                <w:b/>
                <w:bCs/>
                <w:sz w:val="28"/>
                <w:szCs w:val="28"/>
              </w:rPr>
            </w:pPr>
          </w:p>
        </w:tc>
        <w:tc>
          <w:tcPr>
            <w:tcW w:w="667" w:type="pct"/>
            <w:shd w:val="clear" w:color="auto" w:fill="BFBFBF" w:themeFill="background1" w:themeFillShade="BF"/>
            <w:vAlign w:val="center"/>
          </w:tcPr>
          <w:p w14:paraId="44002236" w14:textId="77777777" w:rsidR="00EB472A" w:rsidRPr="0078094F" w:rsidRDefault="00EB472A" w:rsidP="005E715B">
            <w:pPr>
              <w:spacing w:after="0"/>
              <w:jc w:val="center"/>
              <w:rPr>
                <w:b/>
                <w:bCs/>
                <w:sz w:val="28"/>
                <w:szCs w:val="28"/>
              </w:rPr>
            </w:pPr>
          </w:p>
        </w:tc>
        <w:tc>
          <w:tcPr>
            <w:tcW w:w="500" w:type="pct"/>
            <w:shd w:val="clear" w:color="auto" w:fill="BFBFBF" w:themeFill="background1" w:themeFillShade="BF"/>
            <w:vAlign w:val="center"/>
          </w:tcPr>
          <w:p w14:paraId="542D5366" w14:textId="77777777" w:rsidR="00EB472A" w:rsidRPr="0078094F" w:rsidRDefault="00EB472A" w:rsidP="005E715B">
            <w:pPr>
              <w:spacing w:after="0"/>
              <w:jc w:val="center"/>
              <w:rPr>
                <w:b/>
                <w:bCs/>
                <w:sz w:val="28"/>
                <w:szCs w:val="28"/>
              </w:rPr>
            </w:pPr>
          </w:p>
        </w:tc>
        <w:tc>
          <w:tcPr>
            <w:tcW w:w="542" w:type="pct"/>
            <w:shd w:val="clear" w:color="auto" w:fill="BFBFBF" w:themeFill="background1" w:themeFillShade="BF"/>
            <w:vAlign w:val="center"/>
          </w:tcPr>
          <w:p w14:paraId="69E54B77" w14:textId="77777777" w:rsidR="00EB472A" w:rsidRPr="0078094F" w:rsidRDefault="00EB472A" w:rsidP="005E715B">
            <w:pPr>
              <w:spacing w:after="0"/>
              <w:jc w:val="center"/>
              <w:rPr>
                <w:b/>
                <w:bCs/>
                <w:sz w:val="28"/>
                <w:szCs w:val="28"/>
              </w:rPr>
            </w:pPr>
          </w:p>
        </w:tc>
        <w:tc>
          <w:tcPr>
            <w:tcW w:w="626" w:type="pct"/>
            <w:shd w:val="clear" w:color="auto" w:fill="BFBFBF" w:themeFill="background1" w:themeFillShade="BF"/>
            <w:vAlign w:val="center"/>
          </w:tcPr>
          <w:p w14:paraId="1C8D0526" w14:textId="77777777" w:rsidR="00EB472A" w:rsidRPr="0078094F" w:rsidRDefault="00EB472A" w:rsidP="005E715B">
            <w:pPr>
              <w:spacing w:after="0"/>
              <w:jc w:val="center"/>
              <w:rPr>
                <w:b/>
                <w:bCs/>
                <w:sz w:val="28"/>
                <w:szCs w:val="28"/>
              </w:rPr>
            </w:pPr>
          </w:p>
        </w:tc>
        <w:tc>
          <w:tcPr>
            <w:tcW w:w="501" w:type="pct"/>
            <w:shd w:val="clear" w:color="auto" w:fill="BFBFBF" w:themeFill="background1" w:themeFillShade="BF"/>
            <w:vAlign w:val="center"/>
          </w:tcPr>
          <w:p w14:paraId="690B5260" w14:textId="77777777" w:rsidR="00EB472A" w:rsidRPr="0078094F" w:rsidRDefault="00EB472A" w:rsidP="005E715B">
            <w:pPr>
              <w:spacing w:after="0"/>
              <w:jc w:val="center"/>
              <w:rPr>
                <w:b/>
                <w:bCs/>
                <w:sz w:val="28"/>
                <w:szCs w:val="28"/>
              </w:rPr>
            </w:pPr>
          </w:p>
        </w:tc>
        <w:tc>
          <w:tcPr>
            <w:tcW w:w="500" w:type="pct"/>
            <w:vAlign w:val="center"/>
          </w:tcPr>
          <w:p w14:paraId="72642954" w14:textId="77777777" w:rsidR="00EB472A" w:rsidRPr="0078094F" w:rsidRDefault="00EB472A" w:rsidP="005E715B">
            <w:pPr>
              <w:spacing w:after="0"/>
              <w:jc w:val="center"/>
              <w:rPr>
                <w:b/>
                <w:bCs/>
                <w:sz w:val="28"/>
                <w:szCs w:val="28"/>
              </w:rPr>
            </w:pPr>
            <w:r w:rsidRPr="0078094F">
              <w:rPr>
                <w:b/>
                <w:bCs/>
                <w:sz w:val="28"/>
                <w:szCs w:val="28"/>
              </w:rPr>
              <w:t>X</w:t>
            </w:r>
          </w:p>
        </w:tc>
        <w:tc>
          <w:tcPr>
            <w:tcW w:w="498" w:type="pct"/>
            <w:vAlign w:val="center"/>
          </w:tcPr>
          <w:p w14:paraId="07927068" w14:textId="77777777" w:rsidR="00EB472A" w:rsidRPr="0078094F" w:rsidRDefault="00EB472A" w:rsidP="005E715B">
            <w:pPr>
              <w:spacing w:after="0"/>
              <w:jc w:val="center"/>
              <w:rPr>
                <w:b/>
                <w:bCs/>
                <w:sz w:val="28"/>
                <w:szCs w:val="28"/>
              </w:rPr>
            </w:pPr>
            <w:r w:rsidRPr="0078094F">
              <w:rPr>
                <w:b/>
                <w:bCs/>
                <w:sz w:val="28"/>
                <w:szCs w:val="28"/>
              </w:rPr>
              <w:t>X</w:t>
            </w:r>
          </w:p>
        </w:tc>
      </w:tr>
      <w:tr w:rsidR="00EB472A" w14:paraId="5E592609" w14:textId="77777777" w:rsidTr="005E715B">
        <w:tc>
          <w:tcPr>
            <w:tcW w:w="551" w:type="pct"/>
          </w:tcPr>
          <w:p w14:paraId="47EE12DA" w14:textId="77777777" w:rsidR="00EB472A" w:rsidRDefault="00EB472A" w:rsidP="005E715B">
            <w:pPr>
              <w:spacing w:after="0"/>
            </w:pPr>
            <w:r>
              <w:t>Mexicali MX (PRO)</w:t>
            </w:r>
          </w:p>
        </w:tc>
        <w:tc>
          <w:tcPr>
            <w:tcW w:w="614" w:type="pct"/>
            <w:shd w:val="clear" w:color="auto" w:fill="BFBFBF" w:themeFill="background1" w:themeFillShade="BF"/>
            <w:vAlign w:val="center"/>
          </w:tcPr>
          <w:p w14:paraId="13561794" w14:textId="77777777" w:rsidR="00EB472A" w:rsidRPr="0078094F" w:rsidRDefault="00EB472A" w:rsidP="005E715B">
            <w:pPr>
              <w:spacing w:after="0"/>
              <w:jc w:val="center"/>
              <w:rPr>
                <w:b/>
                <w:bCs/>
                <w:sz w:val="28"/>
                <w:szCs w:val="28"/>
              </w:rPr>
            </w:pPr>
          </w:p>
        </w:tc>
        <w:tc>
          <w:tcPr>
            <w:tcW w:w="667" w:type="pct"/>
            <w:shd w:val="clear" w:color="auto" w:fill="BFBFBF" w:themeFill="background1" w:themeFillShade="BF"/>
            <w:vAlign w:val="center"/>
          </w:tcPr>
          <w:p w14:paraId="68D34F32" w14:textId="77777777" w:rsidR="00EB472A" w:rsidRPr="0078094F" w:rsidRDefault="00EB472A" w:rsidP="005E715B">
            <w:pPr>
              <w:spacing w:after="0"/>
              <w:jc w:val="center"/>
              <w:rPr>
                <w:b/>
                <w:bCs/>
                <w:sz w:val="28"/>
                <w:szCs w:val="28"/>
              </w:rPr>
            </w:pPr>
          </w:p>
        </w:tc>
        <w:tc>
          <w:tcPr>
            <w:tcW w:w="500" w:type="pct"/>
            <w:shd w:val="clear" w:color="auto" w:fill="BFBFBF" w:themeFill="background1" w:themeFillShade="BF"/>
            <w:vAlign w:val="center"/>
          </w:tcPr>
          <w:p w14:paraId="0D92277B" w14:textId="77777777" w:rsidR="00EB472A" w:rsidRPr="0078094F" w:rsidRDefault="00EB472A" w:rsidP="005E715B">
            <w:pPr>
              <w:spacing w:after="0"/>
              <w:jc w:val="center"/>
              <w:rPr>
                <w:b/>
                <w:bCs/>
                <w:sz w:val="28"/>
                <w:szCs w:val="28"/>
              </w:rPr>
            </w:pPr>
          </w:p>
        </w:tc>
        <w:tc>
          <w:tcPr>
            <w:tcW w:w="542" w:type="pct"/>
            <w:shd w:val="clear" w:color="auto" w:fill="BFBFBF" w:themeFill="background1" w:themeFillShade="BF"/>
            <w:vAlign w:val="center"/>
          </w:tcPr>
          <w:p w14:paraId="3B0145E4" w14:textId="77777777" w:rsidR="00EB472A" w:rsidRPr="0078094F" w:rsidRDefault="00EB472A" w:rsidP="005E715B">
            <w:pPr>
              <w:spacing w:after="0"/>
              <w:jc w:val="center"/>
              <w:rPr>
                <w:b/>
                <w:bCs/>
                <w:sz w:val="28"/>
                <w:szCs w:val="28"/>
              </w:rPr>
            </w:pPr>
          </w:p>
        </w:tc>
        <w:tc>
          <w:tcPr>
            <w:tcW w:w="626" w:type="pct"/>
            <w:shd w:val="clear" w:color="auto" w:fill="BFBFBF" w:themeFill="background1" w:themeFillShade="BF"/>
            <w:vAlign w:val="center"/>
          </w:tcPr>
          <w:p w14:paraId="3AE31C1D" w14:textId="77777777" w:rsidR="00EB472A" w:rsidRPr="0078094F" w:rsidRDefault="00EB472A" w:rsidP="005E715B">
            <w:pPr>
              <w:spacing w:after="0"/>
              <w:jc w:val="center"/>
              <w:rPr>
                <w:b/>
                <w:bCs/>
                <w:sz w:val="28"/>
                <w:szCs w:val="28"/>
              </w:rPr>
            </w:pPr>
          </w:p>
        </w:tc>
        <w:tc>
          <w:tcPr>
            <w:tcW w:w="501" w:type="pct"/>
            <w:shd w:val="clear" w:color="auto" w:fill="BFBFBF" w:themeFill="background1" w:themeFillShade="BF"/>
            <w:vAlign w:val="center"/>
          </w:tcPr>
          <w:p w14:paraId="35BA47AC" w14:textId="77777777" w:rsidR="00EB472A" w:rsidRPr="0078094F" w:rsidRDefault="00EB472A" w:rsidP="005E715B">
            <w:pPr>
              <w:spacing w:after="0"/>
              <w:jc w:val="center"/>
              <w:rPr>
                <w:b/>
                <w:bCs/>
                <w:sz w:val="28"/>
                <w:szCs w:val="28"/>
              </w:rPr>
            </w:pPr>
          </w:p>
        </w:tc>
        <w:tc>
          <w:tcPr>
            <w:tcW w:w="500" w:type="pct"/>
            <w:vAlign w:val="center"/>
          </w:tcPr>
          <w:p w14:paraId="465C61BC" w14:textId="77777777" w:rsidR="00EB472A" w:rsidRPr="0078094F" w:rsidRDefault="00EB472A" w:rsidP="005E715B">
            <w:pPr>
              <w:spacing w:after="0"/>
              <w:jc w:val="center"/>
              <w:rPr>
                <w:b/>
                <w:bCs/>
                <w:sz w:val="28"/>
                <w:szCs w:val="28"/>
              </w:rPr>
            </w:pPr>
            <w:r w:rsidRPr="0078094F">
              <w:rPr>
                <w:b/>
                <w:bCs/>
                <w:sz w:val="28"/>
                <w:szCs w:val="28"/>
              </w:rPr>
              <w:t>X</w:t>
            </w:r>
          </w:p>
        </w:tc>
        <w:tc>
          <w:tcPr>
            <w:tcW w:w="498" w:type="pct"/>
            <w:vAlign w:val="center"/>
          </w:tcPr>
          <w:p w14:paraId="611E3160" w14:textId="77777777" w:rsidR="00EB472A" w:rsidRPr="0078094F" w:rsidRDefault="00EB472A" w:rsidP="005E715B">
            <w:pPr>
              <w:spacing w:after="0"/>
              <w:jc w:val="center"/>
              <w:rPr>
                <w:b/>
                <w:bCs/>
                <w:sz w:val="28"/>
                <w:szCs w:val="28"/>
              </w:rPr>
            </w:pPr>
            <w:r w:rsidRPr="0078094F">
              <w:rPr>
                <w:b/>
                <w:bCs/>
                <w:sz w:val="28"/>
                <w:szCs w:val="28"/>
              </w:rPr>
              <w:t>X</w:t>
            </w:r>
          </w:p>
        </w:tc>
      </w:tr>
      <w:tr w:rsidR="00EB472A" w14:paraId="0ADA6838" w14:textId="77777777" w:rsidTr="005E715B">
        <w:tc>
          <w:tcPr>
            <w:tcW w:w="551" w:type="pct"/>
          </w:tcPr>
          <w:p w14:paraId="1D151245" w14:textId="77777777" w:rsidR="00EB472A" w:rsidRDefault="00EB472A" w:rsidP="005E715B">
            <w:pPr>
              <w:spacing w:after="0"/>
            </w:pPr>
            <w:r>
              <w:t>Mexicali MX (MRO)</w:t>
            </w:r>
          </w:p>
        </w:tc>
        <w:tc>
          <w:tcPr>
            <w:tcW w:w="614" w:type="pct"/>
            <w:shd w:val="clear" w:color="auto" w:fill="BFBFBF" w:themeFill="background1" w:themeFillShade="BF"/>
            <w:vAlign w:val="center"/>
          </w:tcPr>
          <w:p w14:paraId="4C6AA33A" w14:textId="77777777" w:rsidR="00EB472A" w:rsidRPr="0078094F" w:rsidRDefault="00EB472A" w:rsidP="005E715B">
            <w:pPr>
              <w:spacing w:after="0"/>
              <w:jc w:val="center"/>
              <w:rPr>
                <w:b/>
                <w:bCs/>
                <w:sz w:val="28"/>
                <w:szCs w:val="28"/>
              </w:rPr>
            </w:pPr>
          </w:p>
        </w:tc>
        <w:tc>
          <w:tcPr>
            <w:tcW w:w="667" w:type="pct"/>
            <w:vAlign w:val="center"/>
          </w:tcPr>
          <w:p w14:paraId="3204D0D2" w14:textId="77777777" w:rsidR="00EB472A" w:rsidRPr="0078094F" w:rsidRDefault="00EB472A" w:rsidP="005E715B">
            <w:pPr>
              <w:spacing w:after="0"/>
              <w:jc w:val="center"/>
              <w:rPr>
                <w:b/>
                <w:bCs/>
                <w:sz w:val="28"/>
                <w:szCs w:val="28"/>
              </w:rPr>
            </w:pPr>
            <w:r w:rsidRPr="0078094F">
              <w:rPr>
                <w:b/>
                <w:bCs/>
                <w:sz w:val="28"/>
                <w:szCs w:val="28"/>
              </w:rPr>
              <w:t>X</w:t>
            </w:r>
          </w:p>
        </w:tc>
        <w:tc>
          <w:tcPr>
            <w:tcW w:w="500" w:type="pct"/>
            <w:vAlign w:val="center"/>
          </w:tcPr>
          <w:p w14:paraId="7DCBDF94" w14:textId="77777777" w:rsidR="00EB472A" w:rsidRPr="0078094F" w:rsidRDefault="00EB472A" w:rsidP="005E715B">
            <w:pPr>
              <w:spacing w:after="0"/>
              <w:jc w:val="center"/>
              <w:rPr>
                <w:b/>
                <w:bCs/>
                <w:sz w:val="28"/>
                <w:szCs w:val="28"/>
              </w:rPr>
            </w:pPr>
            <w:r w:rsidRPr="0078094F">
              <w:rPr>
                <w:b/>
                <w:bCs/>
                <w:sz w:val="28"/>
                <w:szCs w:val="28"/>
              </w:rPr>
              <w:t>X</w:t>
            </w:r>
          </w:p>
        </w:tc>
        <w:tc>
          <w:tcPr>
            <w:tcW w:w="542" w:type="pct"/>
            <w:vAlign w:val="center"/>
          </w:tcPr>
          <w:p w14:paraId="114D220F" w14:textId="77777777" w:rsidR="00EB472A" w:rsidRPr="0078094F" w:rsidRDefault="00EB472A" w:rsidP="005E715B">
            <w:pPr>
              <w:spacing w:after="0"/>
              <w:jc w:val="center"/>
              <w:rPr>
                <w:b/>
                <w:bCs/>
                <w:sz w:val="28"/>
                <w:szCs w:val="28"/>
              </w:rPr>
            </w:pPr>
            <w:r w:rsidRPr="0078094F">
              <w:rPr>
                <w:b/>
                <w:bCs/>
                <w:sz w:val="28"/>
                <w:szCs w:val="28"/>
              </w:rPr>
              <w:t>X</w:t>
            </w:r>
          </w:p>
        </w:tc>
        <w:tc>
          <w:tcPr>
            <w:tcW w:w="626" w:type="pct"/>
            <w:vAlign w:val="center"/>
          </w:tcPr>
          <w:p w14:paraId="57206580" w14:textId="77777777" w:rsidR="00EB472A" w:rsidRPr="00B53F72" w:rsidRDefault="00EB472A" w:rsidP="005E715B">
            <w:pPr>
              <w:spacing w:after="0"/>
              <w:jc w:val="center"/>
            </w:pPr>
            <w:r w:rsidRPr="00B53F72">
              <w:rPr>
                <w:sz w:val="28"/>
                <w:szCs w:val="28"/>
              </w:rPr>
              <w:t>_</w:t>
            </w:r>
            <w:r w:rsidRPr="00B53F72">
              <w:rPr>
                <w:sz w:val="16"/>
                <w:szCs w:val="16"/>
              </w:rPr>
              <w:t>Q3-2025</w:t>
            </w:r>
            <w:r w:rsidRPr="00B53F72">
              <w:rPr>
                <w:sz w:val="28"/>
                <w:szCs w:val="28"/>
              </w:rPr>
              <w:t>_</w:t>
            </w:r>
          </w:p>
        </w:tc>
        <w:tc>
          <w:tcPr>
            <w:tcW w:w="501" w:type="pct"/>
            <w:vAlign w:val="center"/>
          </w:tcPr>
          <w:p w14:paraId="10E2C75B" w14:textId="77777777" w:rsidR="00EB472A" w:rsidRPr="0078094F" w:rsidRDefault="00EB472A" w:rsidP="005E715B">
            <w:pPr>
              <w:spacing w:after="0"/>
              <w:jc w:val="center"/>
              <w:rPr>
                <w:b/>
                <w:bCs/>
                <w:sz w:val="28"/>
                <w:szCs w:val="28"/>
              </w:rPr>
            </w:pPr>
            <w:r w:rsidRPr="38FC8081">
              <w:rPr>
                <w:b/>
                <w:bCs/>
                <w:sz w:val="28"/>
                <w:szCs w:val="28"/>
              </w:rPr>
              <w:t>X</w:t>
            </w:r>
          </w:p>
        </w:tc>
        <w:tc>
          <w:tcPr>
            <w:tcW w:w="500" w:type="pct"/>
            <w:vAlign w:val="center"/>
          </w:tcPr>
          <w:p w14:paraId="67069817" w14:textId="77777777" w:rsidR="00EB472A" w:rsidRPr="0078094F" w:rsidRDefault="00EB472A" w:rsidP="005E715B">
            <w:pPr>
              <w:spacing w:after="0"/>
              <w:jc w:val="center"/>
              <w:rPr>
                <w:b/>
                <w:bCs/>
                <w:sz w:val="28"/>
                <w:szCs w:val="28"/>
              </w:rPr>
            </w:pPr>
            <w:r w:rsidRPr="0078094F">
              <w:rPr>
                <w:b/>
                <w:bCs/>
                <w:sz w:val="28"/>
                <w:szCs w:val="28"/>
              </w:rPr>
              <w:t>X</w:t>
            </w:r>
          </w:p>
        </w:tc>
        <w:tc>
          <w:tcPr>
            <w:tcW w:w="498" w:type="pct"/>
            <w:vAlign w:val="center"/>
          </w:tcPr>
          <w:p w14:paraId="0305A6BE" w14:textId="77777777" w:rsidR="00EB472A" w:rsidRPr="0078094F" w:rsidRDefault="00EB472A" w:rsidP="005E715B">
            <w:pPr>
              <w:spacing w:after="0"/>
              <w:jc w:val="center"/>
              <w:rPr>
                <w:b/>
                <w:bCs/>
                <w:sz w:val="28"/>
                <w:szCs w:val="28"/>
              </w:rPr>
            </w:pPr>
            <w:r w:rsidRPr="0078094F">
              <w:rPr>
                <w:b/>
                <w:bCs/>
                <w:sz w:val="28"/>
                <w:szCs w:val="28"/>
              </w:rPr>
              <w:t>X</w:t>
            </w:r>
          </w:p>
        </w:tc>
      </w:tr>
    </w:tbl>
    <w:p w14:paraId="77DCF1BA" w14:textId="77777777" w:rsidR="00EB472A" w:rsidRDefault="00EB472A" w:rsidP="00EB472A"/>
    <w:p w14:paraId="7232650B" w14:textId="77777777" w:rsidR="00EB472A" w:rsidRPr="00EB472A" w:rsidRDefault="00EB472A" w:rsidP="00EB472A">
      <w:pPr>
        <w:rPr>
          <w:lang w:val="pt-BR"/>
        </w:rPr>
      </w:pPr>
      <w:r w:rsidRPr="00EB472A">
        <w:rPr>
          <w:lang w:val="pt-BR"/>
        </w:rPr>
        <w:lastRenderedPageBreak/>
        <w:t xml:space="preserve">Las auditorías regulatorias se realizan en base a la tabla anterior en cada ubicación. </w:t>
      </w:r>
    </w:p>
    <w:p w14:paraId="125B4B10" w14:textId="77777777" w:rsidR="00EB472A" w:rsidRPr="00EB472A" w:rsidRDefault="00EB472A" w:rsidP="00EB472A">
      <w:pPr>
        <w:rPr>
          <w:lang w:val="pt-BR"/>
        </w:rPr>
      </w:pPr>
      <w:r w:rsidRPr="00EB472A">
        <w:rPr>
          <w:lang w:val="pt-BR"/>
        </w:rPr>
        <w:t xml:space="preserve">21 CFR 21.137 (a) a (o) se aplica a todas las instalaciones de fabricación aprobadas. </w:t>
      </w:r>
    </w:p>
    <w:p w14:paraId="535B6639" w14:textId="77777777" w:rsidR="00EB472A" w:rsidRPr="00EB472A" w:rsidRDefault="00EB472A" w:rsidP="00EB472A">
      <w:pPr>
        <w:rPr>
          <w:lang w:val="pt-BR"/>
        </w:rPr>
      </w:pPr>
      <w:r w:rsidRPr="00EB472A">
        <w:rPr>
          <w:lang w:val="pt-BR"/>
        </w:rPr>
        <w:t>Además, Burrana muestra el cumplimiento de las regulaciones de la Parte 145 con documentación de calidad aprobada que se revisa al menos una vez al año.</w:t>
      </w:r>
    </w:p>
    <w:p w14:paraId="746D887F" w14:textId="77777777" w:rsidR="00EB472A" w:rsidRPr="00EB472A" w:rsidRDefault="00EB472A" w:rsidP="00EB472A">
      <w:pPr>
        <w:rPr>
          <w:lang w:val="pt-BR"/>
        </w:rPr>
      </w:pPr>
      <w:r w:rsidRPr="00EB472A">
        <w:rPr>
          <w:lang w:val="pt-BR"/>
        </w:rPr>
        <w:t xml:space="preserve">El SMS se audita según requisitos específicos. </w:t>
      </w:r>
    </w:p>
    <w:p w14:paraId="291A70A4" w14:textId="77777777" w:rsidR="00EB472A" w:rsidRPr="00EB472A" w:rsidRDefault="00EB472A" w:rsidP="00EB472A">
      <w:pPr>
        <w:rPr>
          <w:lang w:val="pt-BR"/>
        </w:rPr>
      </w:pPr>
      <w:r w:rsidRPr="00EB472A">
        <w:rPr>
          <w:lang w:val="pt-BR"/>
        </w:rPr>
        <w:t>Todos los datos necesarios para respaldar la evaluación de auditoría se incluyen en el informe de auditoría, y las copias de todos los datos de compilación/servicio que se revisan como parte de la auditoría se incluyen en el informe de evaluación como archivo adjunto.</w:t>
      </w:r>
    </w:p>
    <w:p w14:paraId="76600AD5" w14:textId="77777777" w:rsidR="00EB472A" w:rsidRPr="00EB472A" w:rsidRDefault="00EB472A" w:rsidP="00EB472A">
      <w:pPr>
        <w:rPr>
          <w:lang w:val="pt-BR"/>
        </w:rPr>
      </w:pPr>
    </w:p>
    <w:p w14:paraId="5D8C839D" w14:textId="77777777" w:rsidR="00EB472A" w:rsidRPr="00EB472A" w:rsidRDefault="00EB472A" w:rsidP="00EB472A">
      <w:pPr>
        <w:pStyle w:val="Heading2"/>
        <w:rPr>
          <w:lang w:val="pt-BR"/>
        </w:rPr>
      </w:pPr>
      <w:r w:rsidRPr="00EB472A">
        <w:rPr>
          <w:lang w:val="pt-BR"/>
        </w:rPr>
        <w:t>Cumplimiento de la auditoría de productos</w:t>
      </w:r>
    </w:p>
    <w:p w14:paraId="72A21026" w14:textId="77777777" w:rsidR="00EB472A" w:rsidRPr="00EB472A" w:rsidRDefault="00EB472A" w:rsidP="00EB472A">
      <w:pPr>
        <w:rPr>
          <w:lang w:val="pt-BR"/>
        </w:rPr>
      </w:pPr>
      <w:r w:rsidRPr="00EB472A">
        <w:rPr>
          <w:lang w:val="pt-BR"/>
        </w:rPr>
        <w:t xml:space="preserve">Las instalaciones de la estación de reparación de Burrana realizan una auditoría del producto que verifica el cumplimiento de los datos de reparación aplicables al menos una vez al año. </w:t>
      </w:r>
    </w:p>
    <w:p w14:paraId="4E527425" w14:textId="77777777" w:rsidR="00EB472A" w:rsidRPr="00EB472A" w:rsidRDefault="00EB472A" w:rsidP="00EB472A">
      <w:pPr>
        <w:rPr>
          <w:lang w:val="pt-BR"/>
        </w:rPr>
      </w:pPr>
      <w:r w:rsidRPr="00EB472A">
        <w:rPr>
          <w:lang w:val="pt-BR"/>
        </w:rPr>
        <w:t xml:space="preserve">La documentación se registra en la base de datos de QwizPro que identifica claramente los productos auditados, los resultados y los hallazgos de la auditoría. </w:t>
      </w:r>
    </w:p>
    <w:p w14:paraId="4C3E9079" w14:textId="77777777" w:rsidR="00EB472A" w:rsidRPr="00EB472A" w:rsidRDefault="00EB472A" w:rsidP="00EB472A">
      <w:pPr>
        <w:rPr>
          <w:lang w:val="pt-BR"/>
        </w:rPr>
      </w:pPr>
    </w:p>
    <w:p w14:paraId="1739546A" w14:textId="77777777" w:rsidR="00EB472A" w:rsidRPr="00EB472A" w:rsidRDefault="00EB472A" w:rsidP="00EB472A">
      <w:pPr>
        <w:pStyle w:val="Heading2"/>
        <w:rPr>
          <w:lang w:val="pt-BR"/>
        </w:rPr>
      </w:pPr>
      <w:r w:rsidRPr="00EB472A">
        <w:rPr>
          <w:lang w:val="pt-BR"/>
        </w:rPr>
        <w:t>Cumplimiento de auditorías de procesos</w:t>
      </w:r>
      <w:r w:rsidRPr="00EB472A">
        <w:rPr>
          <w:lang w:val="pt-BR"/>
        </w:rPr>
        <w:tab/>
      </w:r>
    </w:p>
    <w:p w14:paraId="0D6833EA" w14:textId="77777777" w:rsidR="00EB472A" w:rsidRPr="00EB472A" w:rsidRDefault="00EB472A" w:rsidP="00EB472A">
      <w:pPr>
        <w:rPr>
          <w:lang w:val="pt-BR"/>
        </w:rPr>
      </w:pPr>
      <w:r w:rsidRPr="00EB472A">
        <w:rPr>
          <w:lang w:val="pt-BR"/>
        </w:rPr>
        <w:t xml:space="preserve">Se lleva a cabo una auditoría de procesos para validar que se cuentan con las herramientas, la documentación y los controles adecuados para producir un producto conforme. </w:t>
      </w:r>
    </w:p>
    <w:p w14:paraId="719C3D78" w14:textId="77777777" w:rsidR="00EB472A" w:rsidRPr="00EB472A" w:rsidRDefault="00EB472A" w:rsidP="00EB472A">
      <w:pPr>
        <w:rPr>
          <w:lang w:val="pt-BR"/>
        </w:rPr>
      </w:pPr>
      <w:r w:rsidRPr="00EB472A">
        <w:rPr>
          <w:lang w:val="pt-BR"/>
        </w:rPr>
        <w:t xml:space="preserve">Esto puede ocurrir en la estación de producción o reparación según sea necesario. </w:t>
      </w:r>
    </w:p>
    <w:p w14:paraId="11EF1DE8" w14:textId="77777777" w:rsidR="00EB472A" w:rsidRPr="00EB472A" w:rsidRDefault="00EB472A" w:rsidP="00EB472A">
      <w:pPr>
        <w:rPr>
          <w:lang w:val="pt-BR"/>
        </w:rPr>
      </w:pPr>
      <w:r w:rsidRPr="00EB472A">
        <w:rPr>
          <w:lang w:val="pt-BR"/>
        </w:rPr>
        <w:t xml:space="preserve">Durante una auditoría de procesos, se lleva a cabo una revisión de los procedimientos, procedimientos operativos estándar y registros. </w:t>
      </w:r>
    </w:p>
    <w:p w14:paraId="1D5B03C2" w14:textId="77777777" w:rsidR="00EB472A" w:rsidRPr="00EB472A" w:rsidRDefault="00EB472A" w:rsidP="00EB472A">
      <w:pPr>
        <w:pStyle w:val="Heading2"/>
        <w:rPr>
          <w:lang w:val="pt-BR"/>
        </w:rPr>
      </w:pPr>
      <w:r w:rsidRPr="00EB472A">
        <w:rPr>
          <w:lang w:val="pt-BR"/>
        </w:rPr>
        <w:t>Cumplimiento de la auditoría CASE</w:t>
      </w:r>
    </w:p>
    <w:p w14:paraId="47ABDEFA" w14:textId="77777777" w:rsidR="00EB472A" w:rsidRPr="00EB472A" w:rsidRDefault="00EB472A" w:rsidP="00EB472A">
      <w:pPr>
        <w:rPr>
          <w:lang w:val="pt-BR"/>
        </w:rPr>
      </w:pPr>
      <w:r w:rsidRPr="00EB472A">
        <w:rPr>
          <w:lang w:val="pt-BR"/>
        </w:rPr>
        <w:t xml:space="preserve">Siguiendo los requisitos del CASO 1A, Burrana revisa el cumplimiento de las estaciones de reparación utilizando la lista de verificación proporcionada y actualizada al menos una vez al año. </w:t>
      </w:r>
    </w:p>
    <w:p w14:paraId="2795EAD3" w14:textId="77777777" w:rsidR="00EB472A" w:rsidRPr="00F209A8" w:rsidRDefault="00EB472A" w:rsidP="00EB472A">
      <w:pPr>
        <w:rPr>
          <w:lang w:val="pt-BR"/>
        </w:rPr>
      </w:pPr>
      <w:r w:rsidRPr="00F209A8">
        <w:rPr>
          <w:lang w:val="pt-BR"/>
        </w:rPr>
        <w:t>La lista de verificación se actualiza en función de la publicación en línea y se verifica antes de la auditoría programada para ese año.</w:t>
      </w:r>
    </w:p>
    <w:p w14:paraId="3D5E5780" w14:textId="77777777" w:rsidR="00EB472A" w:rsidRPr="00EB472A" w:rsidRDefault="00EB472A" w:rsidP="00EB472A">
      <w:pPr>
        <w:pStyle w:val="Heading2"/>
        <w:rPr>
          <w:lang w:val="pt-BR"/>
        </w:rPr>
      </w:pPr>
      <w:r w:rsidRPr="00EB472A">
        <w:rPr>
          <w:lang w:val="pt-BR"/>
        </w:rPr>
        <w:t>Cumplimiento de auditorías de clientes (OEM)</w:t>
      </w:r>
    </w:p>
    <w:p w14:paraId="674FA1D7" w14:textId="77777777" w:rsidR="00EB472A" w:rsidRPr="00EB472A" w:rsidRDefault="00EB472A" w:rsidP="00EB472A">
      <w:pPr>
        <w:rPr>
          <w:lang w:val="pt-BR"/>
        </w:rPr>
      </w:pPr>
      <w:r w:rsidRPr="00EB472A">
        <w:rPr>
          <w:lang w:val="pt-BR"/>
        </w:rPr>
        <w:t>Cuando un Cliente solicita una auditoría, Burrana se compromete a proporcionar fechas de programación adecuadas para la disponibilidad dentro del plazo solicitado. Cuando las fechas solicitadas coinciden con otras auditorías programadas, Burrana sugiere fechas y horas alternativas para ayudar a los clientes a completar su visita.</w:t>
      </w:r>
    </w:p>
    <w:p w14:paraId="750094DC" w14:textId="77777777" w:rsidR="00EB472A" w:rsidRPr="00EB472A" w:rsidRDefault="00EB472A" w:rsidP="00EB472A">
      <w:pPr>
        <w:rPr>
          <w:lang w:val="pt-BR"/>
        </w:rPr>
      </w:pPr>
      <w:r w:rsidRPr="00EB472A">
        <w:rPr>
          <w:lang w:val="pt-BR"/>
        </w:rPr>
        <w:lastRenderedPageBreak/>
        <w:t>Burrana revisa la documentación de auditoría proporcionada por el cliente y se prepara para ayudar cuando sea posible, lo que permite una visita de auditoría bien ejecutada.</w:t>
      </w:r>
    </w:p>
    <w:p w14:paraId="325BC15F" w14:textId="77777777" w:rsidR="00EB472A" w:rsidRPr="00EB472A" w:rsidRDefault="00EB472A" w:rsidP="00EB472A">
      <w:pPr>
        <w:pStyle w:val="Heading2"/>
        <w:rPr>
          <w:lang w:val="pt-BR"/>
        </w:rPr>
      </w:pPr>
      <w:r w:rsidRPr="00EB472A">
        <w:rPr>
          <w:lang w:val="pt-BR"/>
        </w:rPr>
        <w:t>Cumplimiento de auditorías de terceros</w:t>
      </w:r>
    </w:p>
    <w:p w14:paraId="05162053" w14:textId="77777777" w:rsidR="00EB472A" w:rsidRPr="00EB472A" w:rsidRDefault="00EB472A" w:rsidP="00EB472A">
      <w:pPr>
        <w:rPr>
          <w:lang w:val="pt-BR"/>
        </w:rPr>
      </w:pPr>
      <w:r w:rsidRPr="00EB472A">
        <w:rPr>
          <w:lang w:val="pt-BR"/>
        </w:rPr>
        <w:t xml:space="preserve">Las auditorías de terceros, como la certificación, la vigilancia y la reevaluación, cuentan con la asistencia de Burrana y el apoyo de la alta dirección, con la presencia del vicepresidente de calidad. </w:t>
      </w:r>
    </w:p>
    <w:p w14:paraId="3CE2B637" w14:textId="77777777" w:rsidR="00EB472A" w:rsidRPr="00EB472A" w:rsidRDefault="00EB472A" w:rsidP="00EB472A">
      <w:pPr>
        <w:rPr>
          <w:lang w:val="pt-BR"/>
        </w:rPr>
      </w:pPr>
      <w:r w:rsidRPr="00EB472A">
        <w:rPr>
          <w:lang w:val="pt-BR"/>
        </w:rPr>
        <w:t>Se hacen todos los esfuerzos para cumplir con los requisitos del Organismo de Certificación para ayudar a los auditores en su proceso.</w:t>
      </w:r>
    </w:p>
    <w:p w14:paraId="6075404F" w14:textId="77777777" w:rsidR="00EB472A" w:rsidRPr="00EB472A" w:rsidRDefault="00EB472A" w:rsidP="00EB472A">
      <w:pPr>
        <w:rPr>
          <w:lang w:val="pt-BR"/>
        </w:rPr>
      </w:pPr>
      <w:r w:rsidRPr="00EB472A">
        <w:rPr>
          <w:lang w:val="pt-BR"/>
        </w:rPr>
        <w:t xml:space="preserve">Al hospedar a los Auditores, las comidas, el transporte y el alojamiento pueden ser suministrados por Burrana, cuando se encuentre dentro del alcance de la organización auditora. </w:t>
      </w:r>
    </w:p>
    <w:p w14:paraId="0D30F8DC" w14:textId="77777777" w:rsidR="00EB472A" w:rsidRPr="00EB472A" w:rsidRDefault="00EB472A" w:rsidP="00EB472A">
      <w:pPr>
        <w:pStyle w:val="Heading2"/>
        <w:rPr>
          <w:lang w:val="pt-BR"/>
        </w:rPr>
      </w:pPr>
      <w:r w:rsidRPr="00EB472A">
        <w:rPr>
          <w:lang w:val="pt-BR"/>
        </w:rPr>
        <w:t>Cumplimiento de auditorías de configuración de ingeniería</w:t>
      </w:r>
    </w:p>
    <w:p w14:paraId="2AC7C173" w14:textId="77777777" w:rsidR="00EB472A" w:rsidRPr="00EB472A" w:rsidRDefault="00EB472A" w:rsidP="00EB472A">
      <w:pPr>
        <w:rPr>
          <w:lang w:val="pt-BR"/>
        </w:rPr>
      </w:pPr>
      <w:r w:rsidRPr="00EB472A">
        <w:rPr>
          <w:lang w:val="pt-BR"/>
        </w:rPr>
        <w:t>Los Representantes de Ingeniería Designados (DER) de la FAA llevan a cabo auditorías de configuración de los productos Burrana durante el proceso de certificación. Burrana utiliza estas comprobaciones realizadas por un tercero como comprobación independiente para la auditoría de la configuración del producto.</w:t>
      </w:r>
    </w:p>
    <w:p w14:paraId="4C553517" w14:textId="77777777" w:rsidR="00EB472A" w:rsidRPr="00EB472A" w:rsidRDefault="00EB472A" w:rsidP="00EB472A">
      <w:pPr>
        <w:pStyle w:val="Heading2"/>
        <w:rPr>
          <w:lang w:val="pt-BR"/>
        </w:rPr>
      </w:pPr>
      <w:r w:rsidRPr="00EB472A">
        <w:rPr>
          <w:lang w:val="pt-BR"/>
        </w:rPr>
        <w:t>Cumplimiento de auditorías 5S y FOD</w:t>
      </w:r>
    </w:p>
    <w:p w14:paraId="7BE284CD" w14:textId="77777777" w:rsidR="00EB472A" w:rsidRPr="00EB472A" w:rsidRDefault="00EB472A" w:rsidP="00EB472A">
      <w:pPr>
        <w:rPr>
          <w:lang w:val="pt-BR"/>
        </w:rPr>
      </w:pPr>
      <w:r w:rsidRPr="00EB472A">
        <w:rPr>
          <w:lang w:val="pt-BR"/>
        </w:rPr>
        <w:t>De acuerdo con los requisitos del cliente, Burrana realiza auditorías de residuos de objetos extraños (FOD) y las evaluaciones 5 (6) S para mostrar la prevención y detección de FOD para los productos Burrana.  La auditoría 5S se realiza semanalmente en todas las áreas de Burrana: producción, almacén, calidad y centro de reparación. El Equipo de Calidad supervisa su ejecución de acuerdo con la agenda establecida. Cada departamento se divide en equipos y, en función de los datos recogidos, se obtienen los resultados y se publican mensualmente. El objetivo es motivar y animar a los empleados a utilizar las 5S para lograr una mejora continua en nuestros procesos, lo que conduce a un mayor estándar de calidad.</w:t>
      </w:r>
    </w:p>
    <w:p w14:paraId="3C0D9752" w14:textId="77777777" w:rsidR="00EB472A" w:rsidRPr="00EB472A" w:rsidRDefault="00EB472A" w:rsidP="00EB472A">
      <w:pPr>
        <w:rPr>
          <w:rFonts w:eastAsiaTheme="majorEastAsia" w:cstheme="majorBidi"/>
          <w:b/>
          <w:color w:val="0F4761" w:themeColor="accent1" w:themeShade="BF"/>
          <w:lang w:val="pt-BR"/>
        </w:rPr>
      </w:pPr>
      <w:r w:rsidRPr="00EB472A">
        <w:rPr>
          <w:rFonts w:eastAsiaTheme="majorEastAsia" w:cstheme="majorBidi"/>
          <w:b/>
          <w:color w:val="0F4761" w:themeColor="accent1" w:themeShade="BF"/>
          <w:lang w:val="pt-BR"/>
        </w:rPr>
        <w:t>Cumplimiento de auditorías de ciberseguridad</w:t>
      </w:r>
    </w:p>
    <w:p w14:paraId="7072FF86" w14:textId="77777777" w:rsidR="00EB472A" w:rsidRPr="00EB472A" w:rsidRDefault="00EB472A" w:rsidP="00EB472A">
      <w:pPr>
        <w:rPr>
          <w:lang w:val="pt-BR"/>
        </w:rPr>
      </w:pPr>
      <w:r w:rsidRPr="00EB472A">
        <w:rPr>
          <w:lang w:val="pt-BR"/>
        </w:rPr>
        <w:t>Burrana lleva a cabo auditorías de cumplimiento de ciberseguridad según sea necesario que se alinean con los procesos internos, así como con los requisitos, estándares y mandatos regulatorios aplicables de los clientes. Estas auditorías están diseñadas para proteger los datos confidenciales, mitigar los riesgos y garantizar que nuestras soluciones cumplan con las estrictas expectativas de seguridad de nuestros clientes</w:t>
      </w:r>
    </w:p>
    <w:p w14:paraId="06C1B69D" w14:textId="77777777" w:rsidR="00EB472A" w:rsidRPr="00EB472A" w:rsidRDefault="00EB472A" w:rsidP="00EB472A">
      <w:pPr>
        <w:rPr>
          <w:rFonts w:eastAsiaTheme="majorEastAsia" w:cstheme="majorBidi"/>
          <w:b/>
          <w:bCs/>
          <w:color w:val="0F4761" w:themeColor="accent1" w:themeShade="BF"/>
          <w:lang w:val="pt-BR"/>
        </w:rPr>
      </w:pPr>
      <w:r w:rsidRPr="00EB472A">
        <w:rPr>
          <w:rFonts w:eastAsiaTheme="majorEastAsia" w:cstheme="majorBidi"/>
          <w:b/>
          <w:bCs/>
          <w:color w:val="0F4761" w:themeColor="accent1" w:themeShade="BF"/>
          <w:lang w:val="pt-BR"/>
        </w:rPr>
        <w:t>Auditoría Mensual de Extintores - EHS</w:t>
      </w:r>
    </w:p>
    <w:p w14:paraId="50874D1F" w14:textId="77777777" w:rsidR="00EB472A" w:rsidRPr="00EB472A" w:rsidRDefault="00EB472A" w:rsidP="00EB472A">
      <w:pPr>
        <w:rPr>
          <w:lang w:val="pt-BR"/>
        </w:rPr>
      </w:pPr>
      <w:r w:rsidRPr="00EB472A">
        <w:rPr>
          <w:lang w:val="pt-BR"/>
        </w:rPr>
        <w:t>El Departamento de EHS verifica y revisa el estado de los extintores y las fechas de vencimiento, así como la condición física del contenedor del extintor. Se escribe un informe con los resultados y se almacena en QWIZPRO bajo el prefijo EHS en el módulo AUDITS.</w:t>
      </w:r>
    </w:p>
    <w:p w14:paraId="71A67EEB" w14:textId="77777777" w:rsidR="00EB472A" w:rsidRPr="00EB472A" w:rsidRDefault="00EB472A" w:rsidP="00EB472A">
      <w:pPr>
        <w:rPr>
          <w:rFonts w:eastAsiaTheme="majorEastAsia" w:cstheme="majorBidi"/>
          <w:b/>
          <w:bCs/>
          <w:color w:val="0F4761" w:themeColor="accent1" w:themeShade="BF"/>
          <w:lang w:val="pt-BR"/>
        </w:rPr>
      </w:pPr>
      <w:r w:rsidRPr="00EB472A">
        <w:rPr>
          <w:rFonts w:eastAsiaTheme="majorEastAsia" w:cstheme="majorBidi"/>
          <w:b/>
          <w:bCs/>
          <w:color w:val="0F4761" w:themeColor="accent1" w:themeShade="BF"/>
          <w:lang w:val="pt-BR"/>
        </w:rPr>
        <w:t>Auditoría Mensual del Sistema de Extinción de Incendios - EHS</w:t>
      </w:r>
    </w:p>
    <w:p w14:paraId="1B5FE35A" w14:textId="77777777" w:rsidR="00EB472A" w:rsidRPr="00EB472A" w:rsidRDefault="00EB472A" w:rsidP="00EB472A">
      <w:pPr>
        <w:rPr>
          <w:lang w:val="pt-BR"/>
        </w:rPr>
      </w:pPr>
      <w:r w:rsidRPr="00EB472A">
        <w:rPr>
          <w:lang w:val="pt-BR"/>
        </w:rPr>
        <w:t>El Departamento de EHS revisa todos los elementos y componentes del Sistema de Extinción de Incendios de la instalación. Se escribe un informe con los resultados y se almacena en QWIZPRO bajo el prefijo EHS en el módulo AUDITS.</w:t>
      </w:r>
    </w:p>
    <w:p w14:paraId="48A1AF6A" w14:textId="77777777" w:rsidR="00EB472A" w:rsidRPr="00EB472A" w:rsidRDefault="00EB472A" w:rsidP="00EB472A">
      <w:pPr>
        <w:rPr>
          <w:rFonts w:eastAsiaTheme="majorEastAsia" w:cstheme="majorBidi"/>
          <w:b/>
          <w:bCs/>
          <w:color w:val="0F4761" w:themeColor="accent1" w:themeShade="BF"/>
          <w:lang w:val="pt-BR"/>
        </w:rPr>
      </w:pPr>
      <w:r w:rsidRPr="00EB472A">
        <w:rPr>
          <w:rFonts w:eastAsiaTheme="majorEastAsia" w:cstheme="majorBidi"/>
          <w:b/>
          <w:bCs/>
          <w:color w:val="0F4761" w:themeColor="accent1" w:themeShade="BF"/>
          <w:lang w:val="pt-BR"/>
        </w:rPr>
        <w:lastRenderedPageBreak/>
        <w:t>Comisión de Seguridad Bimensual - EHS</w:t>
      </w:r>
    </w:p>
    <w:p w14:paraId="7DD3466D" w14:textId="77777777" w:rsidR="00EB472A" w:rsidRPr="00EB472A" w:rsidRDefault="00EB472A" w:rsidP="00EB472A">
      <w:pPr>
        <w:rPr>
          <w:lang w:val="pt-BR"/>
        </w:rPr>
      </w:pPr>
      <w:r w:rsidRPr="00EB472A">
        <w:rPr>
          <w:lang w:val="pt-BR"/>
        </w:rPr>
        <w:t>La Comisión de Seguridad integrada por 6 miembros supervisa la revisión en base a una lista de chequeo de puntos críticos y diferentes elementos para salvaguardar las buenas condiciones de: Los edificios, baños, áreas comunes, comedor, estaciones de trabajo, y cualquier otra condición potencial o insegura dentro de las instalaciones.</w:t>
      </w:r>
    </w:p>
    <w:p w14:paraId="788062D9" w14:textId="77777777" w:rsidR="00EB472A" w:rsidRPr="00BE5E16" w:rsidRDefault="00EB472A" w:rsidP="00EB472A">
      <w:pPr>
        <w:pStyle w:val="Heading1"/>
      </w:pPr>
      <w:proofErr w:type="spellStart"/>
      <w:r w:rsidRPr="00BE5E16">
        <w:t>Registros</w:t>
      </w:r>
      <w:proofErr w:type="spellEnd"/>
      <w:r w:rsidRPr="00BE5E16">
        <w:t xml:space="preserve"> y </w:t>
      </w:r>
      <w:proofErr w:type="spellStart"/>
      <w:r w:rsidRPr="00BE5E16">
        <w:t>formularios</w:t>
      </w:r>
      <w:proofErr w:type="spellEnd"/>
    </w:p>
    <w:tbl>
      <w:tblPr>
        <w:tblStyle w:val="TableGrid"/>
        <w:tblW w:w="5000" w:type="pct"/>
        <w:tblLook w:val="04A0" w:firstRow="1" w:lastRow="0" w:firstColumn="1" w:lastColumn="0" w:noHBand="0" w:noVBand="1"/>
      </w:tblPr>
      <w:tblGrid>
        <w:gridCol w:w="3906"/>
        <w:gridCol w:w="6884"/>
      </w:tblGrid>
      <w:tr w:rsidR="00EB472A" w14:paraId="003E80E8" w14:textId="77777777" w:rsidTr="005E715B">
        <w:tc>
          <w:tcPr>
            <w:tcW w:w="1810" w:type="pct"/>
          </w:tcPr>
          <w:p w14:paraId="705D1A50" w14:textId="77777777" w:rsidR="00EB472A" w:rsidRDefault="00EB472A" w:rsidP="005E715B">
            <w:pPr>
              <w:keepNext/>
            </w:pPr>
          </w:p>
        </w:tc>
        <w:tc>
          <w:tcPr>
            <w:tcW w:w="3190" w:type="pct"/>
          </w:tcPr>
          <w:p w14:paraId="3EC75617" w14:textId="77777777" w:rsidR="00EB472A" w:rsidRDefault="00EB472A" w:rsidP="005E715B">
            <w:pPr>
              <w:keepNext/>
            </w:pPr>
          </w:p>
        </w:tc>
      </w:tr>
      <w:tr w:rsidR="00EB472A" w14:paraId="599C33E5" w14:textId="77777777" w:rsidTr="005E715B">
        <w:tc>
          <w:tcPr>
            <w:tcW w:w="1810" w:type="pct"/>
          </w:tcPr>
          <w:p w14:paraId="78E401DF" w14:textId="77777777" w:rsidR="00EB472A" w:rsidRDefault="00EB472A" w:rsidP="005E715B">
            <w:pPr>
              <w:keepNext/>
            </w:pPr>
          </w:p>
        </w:tc>
        <w:tc>
          <w:tcPr>
            <w:tcW w:w="3190" w:type="pct"/>
          </w:tcPr>
          <w:p w14:paraId="5E28ADB0" w14:textId="77777777" w:rsidR="00EB472A" w:rsidRDefault="00EB472A" w:rsidP="005E715B">
            <w:pPr>
              <w:keepNext/>
            </w:pPr>
          </w:p>
        </w:tc>
      </w:tr>
      <w:tr w:rsidR="00EB472A" w14:paraId="04AC8B1D" w14:textId="77777777" w:rsidTr="005E715B">
        <w:tc>
          <w:tcPr>
            <w:tcW w:w="1810" w:type="pct"/>
          </w:tcPr>
          <w:p w14:paraId="587FB4CD" w14:textId="77777777" w:rsidR="00EB472A" w:rsidRDefault="00EB472A" w:rsidP="005E715B">
            <w:pPr>
              <w:keepNext/>
            </w:pPr>
          </w:p>
        </w:tc>
        <w:tc>
          <w:tcPr>
            <w:tcW w:w="3190" w:type="pct"/>
          </w:tcPr>
          <w:p w14:paraId="364809CB" w14:textId="77777777" w:rsidR="00EB472A" w:rsidRDefault="00EB472A" w:rsidP="005E715B">
            <w:pPr>
              <w:keepNext/>
            </w:pPr>
          </w:p>
        </w:tc>
      </w:tr>
      <w:tr w:rsidR="00EB472A" w14:paraId="128951F4" w14:textId="77777777" w:rsidTr="005E715B">
        <w:tc>
          <w:tcPr>
            <w:tcW w:w="1810" w:type="pct"/>
          </w:tcPr>
          <w:p w14:paraId="6A618D42" w14:textId="77777777" w:rsidR="00EB472A" w:rsidRDefault="00EB472A" w:rsidP="005E715B"/>
        </w:tc>
        <w:tc>
          <w:tcPr>
            <w:tcW w:w="3190" w:type="pct"/>
          </w:tcPr>
          <w:p w14:paraId="3B74FFE2" w14:textId="77777777" w:rsidR="00EB472A" w:rsidRDefault="00EB472A" w:rsidP="005E715B"/>
        </w:tc>
      </w:tr>
    </w:tbl>
    <w:p w14:paraId="3919B0BE" w14:textId="77777777" w:rsidR="00EB472A" w:rsidRDefault="00EB472A" w:rsidP="00EB472A">
      <w:pPr>
        <w:ind w:left="360" w:hanging="360"/>
      </w:pPr>
    </w:p>
    <w:p w14:paraId="299E3E38" w14:textId="77777777" w:rsidR="00EB472A" w:rsidRPr="00BE5E16" w:rsidRDefault="00EB472A" w:rsidP="00EB472A">
      <w:pPr>
        <w:pStyle w:val="Heading1"/>
      </w:pPr>
      <w:r w:rsidRPr="00BE5E16">
        <w:t xml:space="preserve">Normas que </w:t>
      </w:r>
      <w:proofErr w:type="spellStart"/>
      <w:r w:rsidRPr="00BE5E16">
        <w:t>rigen</w:t>
      </w:r>
      <w:proofErr w:type="spellEnd"/>
    </w:p>
    <w:p w14:paraId="36C5B1FA" w14:textId="77777777" w:rsidR="00EB472A" w:rsidRPr="00DB04E0" w:rsidRDefault="00EB472A" w:rsidP="00EB472A">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5949902C" w14:textId="77777777" w:rsidR="00EB472A" w:rsidRPr="00DB04E0" w:rsidRDefault="00EB472A" w:rsidP="00EB472A">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762CC558" w14:textId="77777777" w:rsidR="00EB472A" w:rsidRPr="00DB04E0" w:rsidRDefault="00EB472A" w:rsidP="00EB472A">
      <w:pPr>
        <w:pStyle w:val="ListParagraph"/>
        <w:rPr>
          <w:rFonts w:asciiTheme="minorHAnsi" w:hAnsiTheme="minorHAnsi" w:cstheme="minorHAnsi"/>
        </w:rPr>
      </w:pPr>
      <w:r w:rsidRPr="38FC8081">
        <w:rPr>
          <w:rFonts w:asciiTheme="minorHAnsi" w:hAnsiTheme="minorHAnsi" w:cstheme="minorBidi"/>
        </w:rPr>
        <w:t>AS9110</w:t>
      </w:r>
    </w:p>
    <w:p w14:paraId="2E9BA73F" w14:textId="77777777" w:rsidR="00EB472A" w:rsidRPr="00EB472A" w:rsidRDefault="00EB472A" w:rsidP="00EB472A">
      <w:pPr>
        <w:pStyle w:val="ListParagraph"/>
        <w:rPr>
          <w:rFonts w:asciiTheme="minorHAnsi" w:hAnsiTheme="minorHAnsi" w:cstheme="minorBidi"/>
          <w:lang w:val="pt-BR"/>
        </w:rPr>
      </w:pPr>
      <w:r w:rsidRPr="00EB472A">
        <w:rPr>
          <w:rFonts w:asciiTheme="minorHAnsi" w:hAnsiTheme="minorHAnsi" w:cstheme="minorBidi"/>
          <w:lang w:val="pt-BR"/>
        </w:rPr>
        <w:t>Requisitos reglamentarios de la Parte 145 (FAA, CAAC, AFAC, EASA, CAA-UK, otros según sea necesario)</w:t>
      </w:r>
    </w:p>
    <w:p w14:paraId="246BF37B" w14:textId="77777777" w:rsidR="00EB472A" w:rsidRPr="00BE5E16" w:rsidRDefault="00EB472A" w:rsidP="00EB472A">
      <w:pPr>
        <w:pStyle w:val="Heading1"/>
      </w:pPr>
      <w:proofErr w:type="spellStart"/>
      <w:r w:rsidRPr="00BE5E16">
        <w:t>Procesos</w:t>
      </w:r>
      <w:proofErr w:type="spellEnd"/>
      <w:r w:rsidRPr="00BE5E16">
        <w:t xml:space="preserve"> </w:t>
      </w:r>
      <w:proofErr w:type="spellStart"/>
      <w:r w:rsidRPr="00BE5E16">
        <w:t>relacionados</w:t>
      </w:r>
      <w:proofErr w:type="spellEnd"/>
    </w:p>
    <w:p w14:paraId="5C68761F" w14:textId="77777777" w:rsidR="00EB472A" w:rsidRPr="00EB472A" w:rsidRDefault="00EB472A" w:rsidP="00EB472A">
      <w:pPr>
        <w:pStyle w:val="ListParagraph"/>
        <w:numPr>
          <w:ilvl w:val="0"/>
          <w:numId w:val="14"/>
        </w:numPr>
        <w:rPr>
          <w:rFonts w:asciiTheme="minorHAnsi" w:hAnsiTheme="minorHAnsi" w:cstheme="minorHAnsi"/>
          <w:lang w:val="pt-BR"/>
        </w:rPr>
      </w:pPr>
      <w:r w:rsidRPr="00EB472A">
        <w:rPr>
          <w:rFonts w:asciiTheme="minorHAnsi" w:hAnsiTheme="minorHAnsi" w:cstheme="minorHAnsi"/>
          <w:lang w:val="pt-BR"/>
        </w:rPr>
        <w:t xml:space="preserve">CORP-P-600-01 Planificación del Sistema de Gestión de la Calidad </w:t>
      </w:r>
    </w:p>
    <w:p w14:paraId="2E886532" w14:textId="77777777" w:rsidR="00EB472A" w:rsidRPr="00EB472A" w:rsidRDefault="00EB472A" w:rsidP="00EB472A">
      <w:pPr>
        <w:pStyle w:val="ListParagraph"/>
        <w:numPr>
          <w:ilvl w:val="0"/>
          <w:numId w:val="14"/>
        </w:numPr>
        <w:rPr>
          <w:rFonts w:asciiTheme="minorHAnsi" w:hAnsiTheme="minorHAnsi" w:cstheme="minorHAnsi"/>
          <w:lang w:val="pt-BR"/>
        </w:rPr>
      </w:pPr>
      <w:r w:rsidRPr="00EB472A">
        <w:rPr>
          <w:rFonts w:asciiTheme="minorHAnsi" w:hAnsiTheme="minorHAnsi" w:cstheme="minorHAnsi"/>
          <w:lang w:val="pt-BR"/>
        </w:rPr>
        <w:t>QC-P-715-01 Control de equipos de monitoreo y medición</w:t>
      </w:r>
    </w:p>
    <w:p w14:paraId="419EF226" w14:textId="77777777" w:rsidR="00EB472A" w:rsidRPr="00EB472A" w:rsidRDefault="00EB472A" w:rsidP="00EB472A">
      <w:pPr>
        <w:pStyle w:val="ListParagraph"/>
        <w:numPr>
          <w:ilvl w:val="0"/>
          <w:numId w:val="14"/>
        </w:numPr>
        <w:rPr>
          <w:rFonts w:asciiTheme="minorHAnsi" w:hAnsiTheme="minorHAnsi" w:cstheme="minorHAnsi"/>
          <w:lang w:val="pt-BR"/>
        </w:rPr>
      </w:pPr>
      <w:r w:rsidRPr="00EB472A">
        <w:rPr>
          <w:rFonts w:asciiTheme="minorHAnsi" w:hAnsiTheme="minorHAnsi" w:cstheme="minorHAnsi"/>
          <w:lang w:val="pt-BR"/>
        </w:rPr>
        <w:t xml:space="preserve">QA-P-750-1 Control de información documentada </w:t>
      </w:r>
    </w:p>
    <w:p w14:paraId="09BC847C" w14:textId="77777777" w:rsidR="00EB472A" w:rsidRPr="00EB472A" w:rsidRDefault="00EB472A" w:rsidP="00EB472A">
      <w:pPr>
        <w:rPr>
          <w:lang w:val="pt-BR"/>
        </w:rPr>
      </w:pPr>
    </w:p>
    <w:p w14:paraId="20333302" w14:textId="77777777" w:rsidR="00EB472A" w:rsidRPr="00EB472A" w:rsidRDefault="00EB472A" w:rsidP="00EB472A">
      <w:pPr>
        <w:pStyle w:val="Heading2"/>
        <w:rPr>
          <w:lang w:val="pt-BR"/>
        </w:rPr>
      </w:pPr>
      <w:r w:rsidRPr="00EB472A">
        <w:rPr>
          <w:lang w:val="pt-BR"/>
        </w:rPr>
        <w:t xml:space="preserve">Métricas </w:t>
      </w:r>
    </w:p>
    <w:p w14:paraId="6738A2C6" w14:textId="77777777" w:rsidR="00EB472A" w:rsidRPr="00EB472A" w:rsidRDefault="00EB472A" w:rsidP="00EB472A">
      <w:pPr>
        <w:rPr>
          <w:lang w:val="pt-BR"/>
        </w:rPr>
      </w:pPr>
      <w:r w:rsidRPr="00EB472A">
        <w:rPr>
          <w:lang w:val="pt-BR"/>
        </w:rPr>
        <w:t xml:space="preserve">Los KPIs para el desempeño de la Auditoría Interna son: </w:t>
      </w:r>
    </w:p>
    <w:p w14:paraId="02C977F9" w14:textId="77777777" w:rsidR="00EB472A" w:rsidRDefault="00EB472A" w:rsidP="00EB472A">
      <w:pPr>
        <w:pStyle w:val="ListParagraph"/>
        <w:numPr>
          <w:ilvl w:val="0"/>
          <w:numId w:val="16"/>
        </w:numPr>
      </w:pPr>
      <w:proofErr w:type="spellStart"/>
      <w:r w:rsidRPr="00AC2015">
        <w:t>Realización</w:t>
      </w:r>
      <w:proofErr w:type="spellEnd"/>
      <w:r w:rsidRPr="00AC2015">
        <w:t xml:space="preserve"> de </w:t>
      </w:r>
      <w:proofErr w:type="spellStart"/>
      <w:r w:rsidRPr="00AC2015">
        <w:t>Auditoría</w:t>
      </w:r>
      <w:proofErr w:type="spellEnd"/>
      <w:r w:rsidRPr="00AC2015">
        <w:t xml:space="preserve"> Interna "On Time" superior al 90%</w:t>
      </w:r>
    </w:p>
    <w:p w14:paraId="060C5078" w14:textId="77777777" w:rsidR="00EB472A" w:rsidRPr="00EB472A" w:rsidRDefault="00EB472A" w:rsidP="00EB472A">
      <w:pPr>
        <w:pStyle w:val="ListParagraph"/>
        <w:numPr>
          <w:ilvl w:val="0"/>
          <w:numId w:val="16"/>
        </w:numPr>
        <w:rPr>
          <w:lang w:val="pt-BR"/>
        </w:rPr>
      </w:pPr>
      <w:r w:rsidRPr="00EB472A">
        <w:rPr>
          <w:lang w:val="pt-BR"/>
        </w:rPr>
        <w:t xml:space="preserve">Auditorías internas para capturar más hallazgos que las auditorías regulatorias o estándar de AS &gt;98%. </w:t>
      </w:r>
    </w:p>
    <w:p w14:paraId="2177CA3D" w14:textId="77777777" w:rsidR="00EB472A" w:rsidRPr="00EB472A" w:rsidRDefault="00EB472A" w:rsidP="00EB472A">
      <w:pPr>
        <w:pStyle w:val="Heading2"/>
        <w:rPr>
          <w:lang w:val="pt-BR"/>
        </w:rPr>
      </w:pPr>
      <w:r w:rsidRPr="00EB472A">
        <w:rPr>
          <w:lang w:val="pt-BR"/>
        </w:rPr>
        <w:t>Adiestramiento</w:t>
      </w:r>
    </w:p>
    <w:p w14:paraId="0B964AF0" w14:textId="77777777" w:rsidR="00EB472A" w:rsidRPr="00EB472A" w:rsidRDefault="00EB472A" w:rsidP="00EB472A">
      <w:pPr>
        <w:spacing w:after="0"/>
        <w:rPr>
          <w:rFonts w:asciiTheme="minorHAnsi" w:hAnsiTheme="minorHAnsi" w:cstheme="minorBidi"/>
          <w:lang w:val="pt-BR"/>
        </w:rPr>
      </w:pPr>
      <w:r w:rsidRPr="00EB472A">
        <w:rPr>
          <w:rFonts w:asciiTheme="minorHAnsi" w:hAnsiTheme="minorHAnsi" w:cstheme="minorBidi"/>
          <w:lang w:val="pt-BR"/>
        </w:rPr>
        <w:t>Auditor Líder</w:t>
      </w:r>
    </w:p>
    <w:p w14:paraId="1FC59A0A" w14:textId="77777777" w:rsidR="00EB472A" w:rsidRPr="00EB472A" w:rsidRDefault="00EB472A" w:rsidP="00EB472A">
      <w:pPr>
        <w:spacing w:after="0"/>
        <w:rPr>
          <w:rFonts w:asciiTheme="minorHAnsi" w:hAnsiTheme="minorHAnsi" w:cstheme="minorBidi"/>
          <w:lang w:val="pt-BR"/>
        </w:rPr>
      </w:pPr>
      <w:r w:rsidRPr="00EB472A">
        <w:rPr>
          <w:rFonts w:asciiTheme="minorHAnsi" w:hAnsiTheme="minorHAnsi" w:cstheme="minorBidi"/>
          <w:lang w:val="pt-BR"/>
        </w:rPr>
        <w:t>El Foco de Calidad</w:t>
      </w:r>
    </w:p>
    <w:p w14:paraId="7AB34057" w14:textId="77777777" w:rsidR="00EB472A" w:rsidRPr="00EB472A" w:rsidRDefault="00EB472A" w:rsidP="00EB472A">
      <w:pPr>
        <w:spacing w:after="0"/>
        <w:rPr>
          <w:rFonts w:asciiTheme="minorHAnsi" w:hAnsiTheme="minorHAnsi" w:cstheme="minorBidi"/>
          <w:lang w:val="pt-BR"/>
        </w:rPr>
      </w:pPr>
      <w:r w:rsidRPr="00EB472A">
        <w:rPr>
          <w:rFonts w:asciiTheme="minorHAnsi" w:hAnsiTheme="minorHAnsi" w:cstheme="minorBidi"/>
          <w:lang w:val="pt-BR"/>
        </w:rPr>
        <w:t>El Equipo de Evaluación</w:t>
      </w:r>
    </w:p>
    <w:p w14:paraId="49B855D5" w14:textId="77777777" w:rsidR="00EB472A" w:rsidRPr="00EB472A" w:rsidRDefault="00EB472A" w:rsidP="00EB472A">
      <w:pPr>
        <w:pStyle w:val="Heading2"/>
        <w:rPr>
          <w:lang w:val="pt-BR"/>
        </w:rPr>
      </w:pPr>
      <w:r w:rsidRPr="00EB472A">
        <w:rPr>
          <w:lang w:val="pt-BR"/>
        </w:rPr>
        <w:lastRenderedPageBreak/>
        <w:t xml:space="preserve">Oportunidades y riesgos </w:t>
      </w:r>
    </w:p>
    <w:p w14:paraId="3FC1B727" w14:textId="77777777" w:rsidR="00EB472A" w:rsidRPr="00EB472A" w:rsidRDefault="00EB472A" w:rsidP="00EB472A">
      <w:pPr>
        <w:keepNext/>
        <w:rPr>
          <w:rFonts w:asciiTheme="minorHAnsi" w:hAnsiTheme="minorHAnsi" w:cstheme="minorHAnsi"/>
          <w:lang w:val="pt-BR"/>
        </w:rPr>
      </w:pPr>
      <w:r w:rsidRPr="00EB472A">
        <w:rPr>
          <w:rFonts w:asciiTheme="minorHAnsi" w:hAnsiTheme="minorHAnsi" w:cstheme="minorHAnsi"/>
          <w:lang w:val="pt-BR"/>
        </w:rPr>
        <w:t xml:space="preserve">El procedimiento CORP-P-600-01 (Planificación del Sistema de Gestión de la Calidad) aborda las oportunidades y los riesgos (pensamiento basado en el riesgo). </w:t>
      </w:r>
    </w:p>
    <w:p w14:paraId="059C26CB" w14:textId="77777777" w:rsidR="00EB472A" w:rsidRPr="00EB472A" w:rsidRDefault="00EB472A" w:rsidP="00EB472A">
      <w:pPr>
        <w:keepNext/>
        <w:rPr>
          <w:rFonts w:asciiTheme="minorHAnsi" w:hAnsiTheme="minorHAnsi" w:cstheme="minorHAnsi"/>
          <w:lang w:val="pt-BR"/>
        </w:rPr>
      </w:pPr>
      <w:r w:rsidRPr="00EB472A">
        <w:rPr>
          <w:rFonts w:asciiTheme="minorHAnsi" w:hAnsiTheme="minorHAnsi" w:cstheme="minorHAnsi"/>
          <w:lang w:val="pt-BR"/>
        </w:rPr>
        <w:t xml:space="preserve">Burrana hace uso del conocimiento organizacional, las lecciones aprendidas y la experiencia con las actividades asociadas con la Mejora para determinar las oportunidades y los riesgos que deben abordarse y que pueden: </w:t>
      </w:r>
    </w:p>
    <w:p w14:paraId="5288E222" w14:textId="77777777" w:rsidR="00EB472A" w:rsidRPr="00EB472A" w:rsidRDefault="00EB472A" w:rsidP="00EB472A">
      <w:pPr>
        <w:pStyle w:val="ListParagraph"/>
        <w:keepNext/>
        <w:numPr>
          <w:ilvl w:val="0"/>
          <w:numId w:val="15"/>
        </w:numPr>
        <w:rPr>
          <w:rFonts w:asciiTheme="minorHAnsi" w:hAnsiTheme="minorHAnsi" w:cstheme="minorHAnsi"/>
          <w:lang w:val="pt-BR"/>
        </w:rPr>
      </w:pPr>
      <w:r w:rsidRPr="00EB472A">
        <w:rPr>
          <w:rFonts w:asciiTheme="minorHAnsi" w:hAnsiTheme="minorHAnsi" w:cstheme="minorHAnsi"/>
          <w:lang w:val="pt-BR"/>
        </w:rPr>
        <w:t>Dar garantías de que el procedimiento puede lograr los resultados previstos.</w:t>
      </w:r>
    </w:p>
    <w:p w14:paraId="68580884" w14:textId="77777777" w:rsidR="00EB472A" w:rsidRPr="00EB472A" w:rsidRDefault="00EB472A" w:rsidP="00EB472A">
      <w:pPr>
        <w:pStyle w:val="ListParagraph"/>
        <w:keepNext/>
        <w:numPr>
          <w:ilvl w:val="0"/>
          <w:numId w:val="15"/>
        </w:numPr>
        <w:rPr>
          <w:rFonts w:asciiTheme="minorHAnsi" w:hAnsiTheme="minorHAnsi" w:cstheme="minorHAnsi"/>
          <w:lang w:val="pt-BR"/>
        </w:rPr>
      </w:pPr>
      <w:r w:rsidRPr="00EB472A">
        <w:rPr>
          <w:rFonts w:asciiTheme="minorHAnsi" w:hAnsiTheme="minorHAnsi" w:cstheme="minorHAnsi"/>
          <w:lang w:val="pt-BR"/>
        </w:rPr>
        <w:t>Mejorar los efectos deseables y prevenir o reducir los efectos no deseados.</w:t>
      </w:r>
    </w:p>
    <w:p w14:paraId="144BABD0" w14:textId="77777777" w:rsidR="00EB472A" w:rsidRPr="00F827C0" w:rsidRDefault="00EB472A" w:rsidP="00EB472A">
      <w:pPr>
        <w:pStyle w:val="ListParagraph"/>
        <w:keepNext/>
        <w:numPr>
          <w:ilvl w:val="0"/>
          <w:numId w:val="15"/>
        </w:numPr>
        <w:rPr>
          <w:rFonts w:asciiTheme="minorHAnsi" w:hAnsiTheme="minorHAnsi" w:cstheme="minorHAnsi"/>
        </w:rPr>
      </w:pPr>
      <w:proofErr w:type="spellStart"/>
      <w:r w:rsidRPr="00F827C0">
        <w:rPr>
          <w:rFonts w:asciiTheme="minorHAnsi" w:hAnsiTheme="minorHAnsi" w:cstheme="minorHAnsi"/>
        </w:rPr>
        <w:t>Lograr</w:t>
      </w:r>
      <w:proofErr w:type="spellEnd"/>
      <w:r w:rsidRPr="00F827C0">
        <w:rPr>
          <w:rFonts w:asciiTheme="minorHAnsi" w:hAnsiTheme="minorHAnsi" w:cstheme="minorHAnsi"/>
        </w:rPr>
        <w:t xml:space="preserve"> la </w:t>
      </w:r>
      <w:proofErr w:type="spellStart"/>
      <w:r w:rsidRPr="00F827C0">
        <w:rPr>
          <w:rFonts w:asciiTheme="minorHAnsi" w:hAnsiTheme="minorHAnsi" w:cstheme="minorHAnsi"/>
        </w:rPr>
        <w:t>mejora</w:t>
      </w:r>
      <w:proofErr w:type="spellEnd"/>
      <w:r w:rsidRPr="00F827C0">
        <w:rPr>
          <w:rFonts w:asciiTheme="minorHAnsi" w:hAnsiTheme="minorHAnsi" w:cstheme="minorHAnsi"/>
        </w:rPr>
        <w:t xml:space="preserve">.  </w:t>
      </w:r>
    </w:p>
    <w:p w14:paraId="0DBE02E3" w14:textId="6643100B" w:rsidR="00A80A5E" w:rsidRPr="00EB472A" w:rsidRDefault="00EB472A" w:rsidP="00EB472A">
      <w:pPr>
        <w:pStyle w:val="ListParagraph"/>
        <w:numPr>
          <w:ilvl w:val="0"/>
          <w:numId w:val="15"/>
        </w:numPr>
        <w:rPr>
          <w:lang w:val="pt-BR"/>
        </w:rPr>
      </w:pPr>
      <w:r w:rsidRPr="00EB472A">
        <w:rPr>
          <w:rFonts w:asciiTheme="minorHAnsi" w:hAnsiTheme="minorHAnsi" w:cstheme="minorHAnsi"/>
          <w:lang w:val="pt-BR"/>
        </w:rPr>
        <w:t>Siempre que sea necesario, esta información se documenta.</w:t>
      </w:r>
    </w:p>
    <w:sectPr w:rsidR="00A80A5E" w:rsidRPr="00EB472A" w:rsidSect="00A47D34">
      <w:headerReference w:type="default" r:id="rId8"/>
      <w:footerReference w:type="default" r:id="rId9"/>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FADDE" w14:textId="77777777" w:rsidR="00827AB7" w:rsidRDefault="00827AB7" w:rsidP="007C4F15">
      <w:r>
        <w:separator/>
      </w:r>
    </w:p>
  </w:endnote>
  <w:endnote w:type="continuationSeparator" w:id="0">
    <w:p w14:paraId="6B408221" w14:textId="77777777" w:rsidR="00827AB7" w:rsidRDefault="00827AB7" w:rsidP="007C4F15">
      <w:r>
        <w:continuationSeparator/>
      </w:r>
    </w:p>
  </w:endnote>
  <w:endnote w:type="continuationNotice" w:id="1">
    <w:p w14:paraId="6E6A2271" w14:textId="77777777" w:rsidR="00827AB7" w:rsidRDefault="00827A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0BCD45AF"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proofErr w:type="spellStart"/>
    <w:ins w:id="2" w:author="Damien Mills" w:date="2024-12-13T15:01:00Z" w16du:dateUtc="2024-12-13T04:01:00Z">
      <w:r w:rsidRPr="00724B46">
        <w:rPr>
          <w:lang w:val="es-ES"/>
        </w:rPr>
        <w:t>of</w:t>
      </w:r>
      <w:proofErr w:type="spellEnd"/>
      <w:r w:rsidRPr="00724B46">
        <w:rPr>
          <w:lang w:val="es-ES"/>
        </w:rPr>
        <w:t xml:space="preserve"> </w:t>
      </w:r>
      <w:r>
        <w:rPr>
          <w:lang w:val="es-ES"/>
        </w:rPr>
        <w:fldChar w:fldCharType="begin"/>
      </w:r>
      <w:r>
        <w:rPr>
          <w:lang w:val="es-ES"/>
        </w:rPr>
        <w:instrText xml:space="preserve"> SECTIONPAGES  \# "0"  \* MERGEFORMAT </w:instrText>
      </w:r>
      <w:r>
        <w:rPr>
          <w:lang w:val="es-ES"/>
        </w:rPr>
        <w:fldChar w:fldCharType="separate"/>
      </w:r>
    </w:ins>
    <w:r w:rsidR="000058CF">
      <w:rPr>
        <w:noProof/>
        <w:lang w:val="es-ES"/>
      </w:rPr>
      <w:t>16</w:t>
    </w:r>
    <w:ins w:id="3"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1F47F" w14:textId="77777777" w:rsidR="00827AB7" w:rsidRDefault="00827AB7" w:rsidP="007C4F15">
      <w:r>
        <w:separator/>
      </w:r>
    </w:p>
  </w:footnote>
  <w:footnote w:type="continuationSeparator" w:id="0">
    <w:p w14:paraId="08CFD15D" w14:textId="77777777" w:rsidR="00827AB7" w:rsidRDefault="00827AB7" w:rsidP="007C4F15">
      <w:r>
        <w:continuationSeparator/>
      </w:r>
    </w:p>
  </w:footnote>
  <w:footnote w:type="continuationNotice" w:id="1">
    <w:p w14:paraId="31B2D1E4" w14:textId="77777777" w:rsidR="00827AB7" w:rsidRDefault="00827A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58240"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C0F14D6" w:rsidR="00A47D34" w:rsidRPr="00166E84" w:rsidRDefault="00A47D34" w:rsidP="00166E84">
          <w:pPr>
            <w:pStyle w:val="Header"/>
            <w:tabs>
              <w:tab w:val="clear" w:pos="4680"/>
              <w:tab w:val="clear" w:pos="9360"/>
            </w:tabs>
            <w:spacing w:before="120"/>
            <w:jc w:val="center"/>
            <w:rPr>
              <w:b/>
              <w:bCs/>
            </w:rPr>
          </w:pPr>
          <w:proofErr w:type="spellStart"/>
          <w:r>
            <w:rPr>
              <w:b/>
              <w:bCs/>
            </w:rPr>
            <w:t>Título</w:t>
          </w:r>
          <w:proofErr w:type="spellEnd"/>
          <w:r>
            <w:rPr>
              <w:b/>
              <w:bCs/>
            </w:rPr>
            <w:t xml:space="preserve"> del </w:t>
          </w:r>
          <w:proofErr w:type="spellStart"/>
          <w:r>
            <w:rPr>
              <w:b/>
              <w:bCs/>
            </w:rPr>
            <w:t>documento</w:t>
          </w:r>
          <w:proofErr w:type="spellEnd"/>
        </w:p>
      </w:tc>
      <w:tc>
        <w:tcPr>
          <w:tcW w:w="1440" w:type="dxa"/>
        </w:tcPr>
        <w:p w14:paraId="2A65B3AA" w14:textId="12DCF5E8" w:rsidR="00A47D34" w:rsidRPr="00166E84" w:rsidRDefault="00A47D34" w:rsidP="00166E84">
          <w:pPr>
            <w:pStyle w:val="Header"/>
            <w:tabs>
              <w:tab w:val="clear" w:pos="4680"/>
              <w:tab w:val="clear" w:pos="9360"/>
            </w:tabs>
            <w:spacing w:before="120"/>
            <w:jc w:val="center"/>
            <w:rPr>
              <w:b/>
              <w:bCs/>
            </w:rPr>
          </w:pPr>
          <w:r w:rsidRPr="00EC653B">
            <w:t>P-</w:t>
          </w:r>
          <w:r w:rsidR="00A62DD5">
            <w:t>000-00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40E7330B" w:rsidR="00A47D34" w:rsidRPr="00166E84" w:rsidRDefault="00A62DD5" w:rsidP="00166E84">
          <w:pPr>
            <w:pStyle w:val="Header"/>
            <w:tabs>
              <w:tab w:val="clear" w:pos="4680"/>
              <w:tab w:val="clear" w:pos="9360"/>
            </w:tabs>
            <w:spacing w:before="120"/>
            <w:jc w:val="center"/>
            <w:rPr>
              <w:b/>
              <w:bCs/>
            </w:rPr>
          </w:pPr>
          <w:r>
            <w:t>X</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B9A"/>
    <w:multiLevelType w:val="hybridMultilevel"/>
    <w:tmpl w:val="348E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D3D98"/>
    <w:multiLevelType w:val="hybridMultilevel"/>
    <w:tmpl w:val="455EA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305C37"/>
    <w:multiLevelType w:val="hybridMultilevel"/>
    <w:tmpl w:val="CA581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30652"/>
    <w:multiLevelType w:val="hybridMultilevel"/>
    <w:tmpl w:val="5D4C8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E15D6"/>
    <w:multiLevelType w:val="hybridMultilevel"/>
    <w:tmpl w:val="4C4A23DC"/>
    <w:lvl w:ilvl="0" w:tplc="1AD6E426">
      <w:numFmt w:val="bullet"/>
      <w:pStyle w:val="ListParagraph"/>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500F47"/>
    <w:multiLevelType w:val="hybridMultilevel"/>
    <w:tmpl w:val="A318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7"/>
  </w:num>
  <w:num w:numId="2" w16cid:durableId="336615081">
    <w:abstractNumId w:val="10"/>
  </w:num>
  <w:num w:numId="3" w16cid:durableId="1391733727">
    <w:abstractNumId w:val="7"/>
  </w:num>
  <w:num w:numId="4" w16cid:durableId="2031684267">
    <w:abstractNumId w:val="19"/>
  </w:num>
  <w:num w:numId="5" w16cid:durableId="324482240">
    <w:abstractNumId w:val="14"/>
  </w:num>
  <w:num w:numId="6" w16cid:durableId="1062631323">
    <w:abstractNumId w:val="9"/>
  </w:num>
  <w:num w:numId="7" w16cid:durableId="95289879">
    <w:abstractNumId w:val="3"/>
  </w:num>
  <w:num w:numId="8" w16cid:durableId="1183975246">
    <w:abstractNumId w:val="18"/>
  </w:num>
  <w:num w:numId="9" w16cid:durableId="163514665">
    <w:abstractNumId w:val="6"/>
  </w:num>
  <w:num w:numId="10" w16cid:durableId="283578515">
    <w:abstractNumId w:val="2"/>
  </w:num>
  <w:num w:numId="11" w16cid:durableId="1717198003">
    <w:abstractNumId w:val="15"/>
  </w:num>
  <w:num w:numId="12" w16cid:durableId="1896891178">
    <w:abstractNumId w:val="11"/>
  </w:num>
  <w:num w:numId="13" w16cid:durableId="290404091">
    <w:abstractNumId w:val="16"/>
  </w:num>
  <w:num w:numId="14" w16cid:durableId="71631236">
    <w:abstractNumId w:val="13"/>
  </w:num>
  <w:num w:numId="15" w16cid:durableId="117839270">
    <w:abstractNumId w:val="8"/>
  </w:num>
  <w:num w:numId="16" w16cid:durableId="2118210432">
    <w:abstractNumId w:val="1"/>
  </w:num>
  <w:num w:numId="17" w16cid:durableId="1346134296">
    <w:abstractNumId w:val="4"/>
  </w:num>
  <w:num w:numId="18" w16cid:durableId="21052230">
    <w:abstractNumId w:val="5"/>
  </w:num>
  <w:num w:numId="19" w16cid:durableId="1737823179">
    <w:abstractNumId w:val="0"/>
  </w:num>
  <w:num w:numId="20" w16cid:durableId="58747803">
    <w:abstractNumId w:val="12"/>
  </w:num>
  <w:num w:numId="21" w16cid:durableId="1412704085">
    <w:abstractNumId w:val="6"/>
  </w:num>
  <w:num w:numId="22" w16cid:durableId="331952857">
    <w:abstractNumId w:val="6"/>
  </w:num>
  <w:num w:numId="23" w16cid:durableId="1385518525">
    <w:abstractNumId w:val="6"/>
  </w:num>
  <w:num w:numId="24" w16cid:durableId="983965699">
    <w:abstractNumId w:val="6"/>
  </w:num>
  <w:num w:numId="25" w16cid:durableId="1940066143">
    <w:abstractNumId w:val="6"/>
  </w:num>
  <w:num w:numId="26" w16cid:durableId="6589225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00DEB"/>
    <w:rsid w:val="00004E79"/>
    <w:rsid w:val="000058CF"/>
    <w:rsid w:val="00016924"/>
    <w:rsid w:val="00025BD2"/>
    <w:rsid w:val="00041DEF"/>
    <w:rsid w:val="000422DC"/>
    <w:rsid w:val="000515BF"/>
    <w:rsid w:val="00054F79"/>
    <w:rsid w:val="0007444B"/>
    <w:rsid w:val="000875F7"/>
    <w:rsid w:val="000A09DB"/>
    <w:rsid w:val="000A3907"/>
    <w:rsid w:val="000A6D31"/>
    <w:rsid w:val="000C1901"/>
    <w:rsid w:val="000C7259"/>
    <w:rsid w:val="000E1655"/>
    <w:rsid w:val="000F46B4"/>
    <w:rsid w:val="0010595A"/>
    <w:rsid w:val="00114F6D"/>
    <w:rsid w:val="00114FF6"/>
    <w:rsid w:val="00125DD4"/>
    <w:rsid w:val="00137717"/>
    <w:rsid w:val="00145F31"/>
    <w:rsid w:val="001562EF"/>
    <w:rsid w:val="001624A5"/>
    <w:rsid w:val="00166A55"/>
    <w:rsid w:val="00166E84"/>
    <w:rsid w:val="0018046F"/>
    <w:rsid w:val="001812F1"/>
    <w:rsid w:val="00183965"/>
    <w:rsid w:val="00183B28"/>
    <w:rsid w:val="00183DD8"/>
    <w:rsid w:val="00184B46"/>
    <w:rsid w:val="00196DE7"/>
    <w:rsid w:val="001A77F2"/>
    <w:rsid w:val="001B461B"/>
    <w:rsid w:val="001B5049"/>
    <w:rsid w:val="001E3D81"/>
    <w:rsid w:val="001E6784"/>
    <w:rsid w:val="001F2707"/>
    <w:rsid w:val="00201E88"/>
    <w:rsid w:val="00202349"/>
    <w:rsid w:val="002035C0"/>
    <w:rsid w:val="00206DFB"/>
    <w:rsid w:val="00207404"/>
    <w:rsid w:val="00207DFC"/>
    <w:rsid w:val="00210E6F"/>
    <w:rsid w:val="00216C05"/>
    <w:rsid w:val="00224DDE"/>
    <w:rsid w:val="00235A9F"/>
    <w:rsid w:val="002376C3"/>
    <w:rsid w:val="0024306A"/>
    <w:rsid w:val="0024540B"/>
    <w:rsid w:val="0025073B"/>
    <w:rsid w:val="00254567"/>
    <w:rsid w:val="00257BC8"/>
    <w:rsid w:val="00276279"/>
    <w:rsid w:val="002763D8"/>
    <w:rsid w:val="00284AC7"/>
    <w:rsid w:val="00286C7B"/>
    <w:rsid w:val="0028783E"/>
    <w:rsid w:val="00290D85"/>
    <w:rsid w:val="0029119A"/>
    <w:rsid w:val="00297861"/>
    <w:rsid w:val="002A4141"/>
    <w:rsid w:val="002B27CC"/>
    <w:rsid w:val="002B40C9"/>
    <w:rsid w:val="002B6C10"/>
    <w:rsid w:val="002C16C5"/>
    <w:rsid w:val="002C299D"/>
    <w:rsid w:val="002C3EC8"/>
    <w:rsid w:val="002C6506"/>
    <w:rsid w:val="002D4291"/>
    <w:rsid w:val="002D4BDA"/>
    <w:rsid w:val="002D5647"/>
    <w:rsid w:val="002D6F02"/>
    <w:rsid w:val="002E2708"/>
    <w:rsid w:val="002E3E84"/>
    <w:rsid w:val="002E752B"/>
    <w:rsid w:val="002F2946"/>
    <w:rsid w:val="00301B73"/>
    <w:rsid w:val="00312518"/>
    <w:rsid w:val="0031577C"/>
    <w:rsid w:val="00316CC4"/>
    <w:rsid w:val="0032A81B"/>
    <w:rsid w:val="00332269"/>
    <w:rsid w:val="0034145D"/>
    <w:rsid w:val="00345217"/>
    <w:rsid w:val="00362288"/>
    <w:rsid w:val="00374FCE"/>
    <w:rsid w:val="00385752"/>
    <w:rsid w:val="00386BCD"/>
    <w:rsid w:val="003874A1"/>
    <w:rsid w:val="00392D64"/>
    <w:rsid w:val="00397FF5"/>
    <w:rsid w:val="003A1C81"/>
    <w:rsid w:val="003A3FF0"/>
    <w:rsid w:val="003A7971"/>
    <w:rsid w:val="003B19FD"/>
    <w:rsid w:val="003B7E36"/>
    <w:rsid w:val="003C170B"/>
    <w:rsid w:val="003C2D52"/>
    <w:rsid w:val="003C773F"/>
    <w:rsid w:val="003D427C"/>
    <w:rsid w:val="003E05C6"/>
    <w:rsid w:val="003E3992"/>
    <w:rsid w:val="003E3C0F"/>
    <w:rsid w:val="003E7801"/>
    <w:rsid w:val="003F108E"/>
    <w:rsid w:val="003F1EC6"/>
    <w:rsid w:val="003F51C5"/>
    <w:rsid w:val="003F64C7"/>
    <w:rsid w:val="00404754"/>
    <w:rsid w:val="0040753A"/>
    <w:rsid w:val="00424056"/>
    <w:rsid w:val="00424862"/>
    <w:rsid w:val="004321AE"/>
    <w:rsid w:val="00433621"/>
    <w:rsid w:val="00435F34"/>
    <w:rsid w:val="00447366"/>
    <w:rsid w:val="004509E4"/>
    <w:rsid w:val="004539CF"/>
    <w:rsid w:val="00457469"/>
    <w:rsid w:val="00461D2B"/>
    <w:rsid w:val="00466501"/>
    <w:rsid w:val="004728E0"/>
    <w:rsid w:val="00481E86"/>
    <w:rsid w:val="00486C7F"/>
    <w:rsid w:val="00491F3E"/>
    <w:rsid w:val="00493B4C"/>
    <w:rsid w:val="004975F3"/>
    <w:rsid w:val="004A2BB5"/>
    <w:rsid w:val="004A3011"/>
    <w:rsid w:val="004A452F"/>
    <w:rsid w:val="004A7A9F"/>
    <w:rsid w:val="004B0E40"/>
    <w:rsid w:val="004B4049"/>
    <w:rsid w:val="004C5D43"/>
    <w:rsid w:val="004C65BC"/>
    <w:rsid w:val="004E1053"/>
    <w:rsid w:val="004E5CA3"/>
    <w:rsid w:val="004E5FD7"/>
    <w:rsid w:val="004F1589"/>
    <w:rsid w:val="0050111C"/>
    <w:rsid w:val="00502A97"/>
    <w:rsid w:val="00504C0C"/>
    <w:rsid w:val="005102F2"/>
    <w:rsid w:val="0053048E"/>
    <w:rsid w:val="005324C8"/>
    <w:rsid w:val="0053365F"/>
    <w:rsid w:val="00534FA6"/>
    <w:rsid w:val="00540DDA"/>
    <w:rsid w:val="005437E1"/>
    <w:rsid w:val="005459A0"/>
    <w:rsid w:val="00545B3E"/>
    <w:rsid w:val="00556843"/>
    <w:rsid w:val="00556C83"/>
    <w:rsid w:val="00561A11"/>
    <w:rsid w:val="00564FEA"/>
    <w:rsid w:val="00567C6F"/>
    <w:rsid w:val="005750B9"/>
    <w:rsid w:val="00584696"/>
    <w:rsid w:val="0058601E"/>
    <w:rsid w:val="00593B26"/>
    <w:rsid w:val="005B20EA"/>
    <w:rsid w:val="005B45B4"/>
    <w:rsid w:val="005C7789"/>
    <w:rsid w:val="005D1DB1"/>
    <w:rsid w:val="005E3F14"/>
    <w:rsid w:val="005E4EB7"/>
    <w:rsid w:val="005F1AD0"/>
    <w:rsid w:val="005F67D2"/>
    <w:rsid w:val="00602D41"/>
    <w:rsid w:val="0060368D"/>
    <w:rsid w:val="0060435A"/>
    <w:rsid w:val="00605610"/>
    <w:rsid w:val="00605D5F"/>
    <w:rsid w:val="006150F8"/>
    <w:rsid w:val="00622094"/>
    <w:rsid w:val="00625557"/>
    <w:rsid w:val="00625774"/>
    <w:rsid w:val="006276E5"/>
    <w:rsid w:val="00641E45"/>
    <w:rsid w:val="00643233"/>
    <w:rsid w:val="006502E2"/>
    <w:rsid w:val="006710E4"/>
    <w:rsid w:val="00671E6A"/>
    <w:rsid w:val="006813FF"/>
    <w:rsid w:val="00690F1E"/>
    <w:rsid w:val="006A4922"/>
    <w:rsid w:val="006A5B45"/>
    <w:rsid w:val="006B6CA3"/>
    <w:rsid w:val="006C3393"/>
    <w:rsid w:val="006C4318"/>
    <w:rsid w:val="006C670B"/>
    <w:rsid w:val="006D5433"/>
    <w:rsid w:val="006F0DF4"/>
    <w:rsid w:val="0071546C"/>
    <w:rsid w:val="007223A7"/>
    <w:rsid w:val="00724551"/>
    <w:rsid w:val="00724B46"/>
    <w:rsid w:val="00725CCC"/>
    <w:rsid w:val="0073313A"/>
    <w:rsid w:val="00735357"/>
    <w:rsid w:val="0073614B"/>
    <w:rsid w:val="00740211"/>
    <w:rsid w:val="0074290B"/>
    <w:rsid w:val="00744790"/>
    <w:rsid w:val="00757A14"/>
    <w:rsid w:val="00760413"/>
    <w:rsid w:val="00774BB0"/>
    <w:rsid w:val="0078094F"/>
    <w:rsid w:val="007831B0"/>
    <w:rsid w:val="00784C51"/>
    <w:rsid w:val="00790311"/>
    <w:rsid w:val="00791F4B"/>
    <w:rsid w:val="007A48E7"/>
    <w:rsid w:val="007B15BB"/>
    <w:rsid w:val="007B76F2"/>
    <w:rsid w:val="007C4F15"/>
    <w:rsid w:val="007D10DD"/>
    <w:rsid w:val="007D4247"/>
    <w:rsid w:val="007D4D05"/>
    <w:rsid w:val="007D56E2"/>
    <w:rsid w:val="007F53B3"/>
    <w:rsid w:val="007F5A3A"/>
    <w:rsid w:val="00801A1D"/>
    <w:rsid w:val="00827AB7"/>
    <w:rsid w:val="00831DEB"/>
    <w:rsid w:val="00834D30"/>
    <w:rsid w:val="0083522C"/>
    <w:rsid w:val="00836E03"/>
    <w:rsid w:val="00840AC0"/>
    <w:rsid w:val="00850FD0"/>
    <w:rsid w:val="00852880"/>
    <w:rsid w:val="00852E7F"/>
    <w:rsid w:val="008547DA"/>
    <w:rsid w:val="00855C36"/>
    <w:rsid w:val="00856535"/>
    <w:rsid w:val="008674FF"/>
    <w:rsid w:val="0087190F"/>
    <w:rsid w:val="008903B3"/>
    <w:rsid w:val="008B2749"/>
    <w:rsid w:val="008B48FA"/>
    <w:rsid w:val="008B4E43"/>
    <w:rsid w:val="008C0D7E"/>
    <w:rsid w:val="008C42D6"/>
    <w:rsid w:val="008C51A5"/>
    <w:rsid w:val="008D0BC8"/>
    <w:rsid w:val="008D4FEE"/>
    <w:rsid w:val="00900D39"/>
    <w:rsid w:val="009068E6"/>
    <w:rsid w:val="00912261"/>
    <w:rsid w:val="0092219B"/>
    <w:rsid w:val="0094123A"/>
    <w:rsid w:val="00944571"/>
    <w:rsid w:val="0094476E"/>
    <w:rsid w:val="009458E0"/>
    <w:rsid w:val="0095257D"/>
    <w:rsid w:val="00955131"/>
    <w:rsid w:val="0096033B"/>
    <w:rsid w:val="00981E2C"/>
    <w:rsid w:val="00985F4F"/>
    <w:rsid w:val="009A7841"/>
    <w:rsid w:val="009B3B21"/>
    <w:rsid w:val="009C299C"/>
    <w:rsid w:val="009D274C"/>
    <w:rsid w:val="009F466A"/>
    <w:rsid w:val="00A06F34"/>
    <w:rsid w:val="00A14350"/>
    <w:rsid w:val="00A148AD"/>
    <w:rsid w:val="00A25100"/>
    <w:rsid w:val="00A30CFD"/>
    <w:rsid w:val="00A368D4"/>
    <w:rsid w:val="00A41FE1"/>
    <w:rsid w:val="00A4271B"/>
    <w:rsid w:val="00A47D34"/>
    <w:rsid w:val="00A54675"/>
    <w:rsid w:val="00A5520C"/>
    <w:rsid w:val="00A62DD5"/>
    <w:rsid w:val="00A637E8"/>
    <w:rsid w:val="00A73EC2"/>
    <w:rsid w:val="00A80A5E"/>
    <w:rsid w:val="00A81F53"/>
    <w:rsid w:val="00A8454E"/>
    <w:rsid w:val="00A92701"/>
    <w:rsid w:val="00A936C4"/>
    <w:rsid w:val="00AA0BF6"/>
    <w:rsid w:val="00AA203E"/>
    <w:rsid w:val="00AA4E4A"/>
    <w:rsid w:val="00AC2FEC"/>
    <w:rsid w:val="00AD574D"/>
    <w:rsid w:val="00AD6D8D"/>
    <w:rsid w:val="00AE00B4"/>
    <w:rsid w:val="00AE0C17"/>
    <w:rsid w:val="00AE27E6"/>
    <w:rsid w:val="00AE7D3D"/>
    <w:rsid w:val="00AF4071"/>
    <w:rsid w:val="00B0554A"/>
    <w:rsid w:val="00B10D56"/>
    <w:rsid w:val="00B113A5"/>
    <w:rsid w:val="00B2023C"/>
    <w:rsid w:val="00B21E1A"/>
    <w:rsid w:val="00B248D6"/>
    <w:rsid w:val="00B31B99"/>
    <w:rsid w:val="00B323C2"/>
    <w:rsid w:val="00B34624"/>
    <w:rsid w:val="00B43635"/>
    <w:rsid w:val="00B53E18"/>
    <w:rsid w:val="00B53F72"/>
    <w:rsid w:val="00B57B1C"/>
    <w:rsid w:val="00B777DD"/>
    <w:rsid w:val="00B81CC4"/>
    <w:rsid w:val="00B82F1A"/>
    <w:rsid w:val="00B83C1A"/>
    <w:rsid w:val="00B916C1"/>
    <w:rsid w:val="00B91F64"/>
    <w:rsid w:val="00BA153A"/>
    <w:rsid w:val="00BB528F"/>
    <w:rsid w:val="00BC5558"/>
    <w:rsid w:val="00BD233E"/>
    <w:rsid w:val="00BD58B9"/>
    <w:rsid w:val="00BD6E4E"/>
    <w:rsid w:val="00BD754D"/>
    <w:rsid w:val="00BE0FF6"/>
    <w:rsid w:val="00BE1E35"/>
    <w:rsid w:val="00BE5E16"/>
    <w:rsid w:val="00BF5858"/>
    <w:rsid w:val="00BF7D3F"/>
    <w:rsid w:val="00C01E97"/>
    <w:rsid w:val="00C079D0"/>
    <w:rsid w:val="00C11633"/>
    <w:rsid w:val="00C17678"/>
    <w:rsid w:val="00C278CA"/>
    <w:rsid w:val="00C33F53"/>
    <w:rsid w:val="00C514A9"/>
    <w:rsid w:val="00C579CE"/>
    <w:rsid w:val="00C6399D"/>
    <w:rsid w:val="00C6484B"/>
    <w:rsid w:val="00C64FF0"/>
    <w:rsid w:val="00C7225C"/>
    <w:rsid w:val="00C75958"/>
    <w:rsid w:val="00C81338"/>
    <w:rsid w:val="00C97CF8"/>
    <w:rsid w:val="00CA6119"/>
    <w:rsid w:val="00CB7EB5"/>
    <w:rsid w:val="00CC0494"/>
    <w:rsid w:val="00CC27E2"/>
    <w:rsid w:val="00CD5F7B"/>
    <w:rsid w:val="00CD640F"/>
    <w:rsid w:val="00CF1C43"/>
    <w:rsid w:val="00D01C71"/>
    <w:rsid w:val="00D039F5"/>
    <w:rsid w:val="00D10F32"/>
    <w:rsid w:val="00D11292"/>
    <w:rsid w:val="00D15766"/>
    <w:rsid w:val="00D21665"/>
    <w:rsid w:val="00D22B0E"/>
    <w:rsid w:val="00D25289"/>
    <w:rsid w:val="00D31C97"/>
    <w:rsid w:val="00D3454E"/>
    <w:rsid w:val="00D40D29"/>
    <w:rsid w:val="00D43B00"/>
    <w:rsid w:val="00D444BC"/>
    <w:rsid w:val="00D47A5B"/>
    <w:rsid w:val="00D5141D"/>
    <w:rsid w:val="00D52703"/>
    <w:rsid w:val="00D52858"/>
    <w:rsid w:val="00D66F72"/>
    <w:rsid w:val="00D727D7"/>
    <w:rsid w:val="00D73A8F"/>
    <w:rsid w:val="00D83B0C"/>
    <w:rsid w:val="00D8467A"/>
    <w:rsid w:val="00DA05B9"/>
    <w:rsid w:val="00DA2581"/>
    <w:rsid w:val="00DA64F4"/>
    <w:rsid w:val="00DA66D2"/>
    <w:rsid w:val="00DB04E0"/>
    <w:rsid w:val="00DB506B"/>
    <w:rsid w:val="00DB5A3C"/>
    <w:rsid w:val="00DB78AB"/>
    <w:rsid w:val="00DC42B7"/>
    <w:rsid w:val="00DF6FF4"/>
    <w:rsid w:val="00E02933"/>
    <w:rsid w:val="00E03E7E"/>
    <w:rsid w:val="00E047C8"/>
    <w:rsid w:val="00E178C8"/>
    <w:rsid w:val="00E17A49"/>
    <w:rsid w:val="00E23800"/>
    <w:rsid w:val="00E264F2"/>
    <w:rsid w:val="00E43440"/>
    <w:rsid w:val="00E467FA"/>
    <w:rsid w:val="00E54492"/>
    <w:rsid w:val="00E54CAD"/>
    <w:rsid w:val="00E6061D"/>
    <w:rsid w:val="00E60D81"/>
    <w:rsid w:val="00E63425"/>
    <w:rsid w:val="00E67295"/>
    <w:rsid w:val="00E67D51"/>
    <w:rsid w:val="00E7020D"/>
    <w:rsid w:val="00E70A8C"/>
    <w:rsid w:val="00E71FB9"/>
    <w:rsid w:val="00E74278"/>
    <w:rsid w:val="00E761F2"/>
    <w:rsid w:val="00E85252"/>
    <w:rsid w:val="00E9588B"/>
    <w:rsid w:val="00EA3623"/>
    <w:rsid w:val="00EA47DA"/>
    <w:rsid w:val="00EB472A"/>
    <w:rsid w:val="00EB4BA7"/>
    <w:rsid w:val="00EB77A5"/>
    <w:rsid w:val="00EC0A2F"/>
    <w:rsid w:val="00EC4011"/>
    <w:rsid w:val="00EC653B"/>
    <w:rsid w:val="00EC6BB3"/>
    <w:rsid w:val="00ED425C"/>
    <w:rsid w:val="00ED6310"/>
    <w:rsid w:val="00ED7ED7"/>
    <w:rsid w:val="00EE544E"/>
    <w:rsid w:val="00EE7361"/>
    <w:rsid w:val="00EE7AF0"/>
    <w:rsid w:val="00EF7C55"/>
    <w:rsid w:val="00F010FF"/>
    <w:rsid w:val="00F06F71"/>
    <w:rsid w:val="00F1697E"/>
    <w:rsid w:val="00F1768B"/>
    <w:rsid w:val="00F17FBB"/>
    <w:rsid w:val="00F21D6E"/>
    <w:rsid w:val="00F248C1"/>
    <w:rsid w:val="00F271BC"/>
    <w:rsid w:val="00F27FE2"/>
    <w:rsid w:val="00F352D5"/>
    <w:rsid w:val="00F41CB5"/>
    <w:rsid w:val="00F4381F"/>
    <w:rsid w:val="00F51FDD"/>
    <w:rsid w:val="00F55F9B"/>
    <w:rsid w:val="00F56650"/>
    <w:rsid w:val="00F60D14"/>
    <w:rsid w:val="00F60D35"/>
    <w:rsid w:val="00F827C0"/>
    <w:rsid w:val="00FA19EB"/>
    <w:rsid w:val="00FB6ED3"/>
    <w:rsid w:val="00FC72EB"/>
    <w:rsid w:val="00FD3CCF"/>
    <w:rsid w:val="00FD7F60"/>
    <w:rsid w:val="00FE4E6A"/>
    <w:rsid w:val="00FF1F0A"/>
    <w:rsid w:val="012930D8"/>
    <w:rsid w:val="042C908B"/>
    <w:rsid w:val="04734FD9"/>
    <w:rsid w:val="05DC0F19"/>
    <w:rsid w:val="077DC78B"/>
    <w:rsid w:val="07A6E9CD"/>
    <w:rsid w:val="11D321DB"/>
    <w:rsid w:val="1211FEAF"/>
    <w:rsid w:val="1394CC3D"/>
    <w:rsid w:val="1474D2EA"/>
    <w:rsid w:val="15BAC1FD"/>
    <w:rsid w:val="16830884"/>
    <w:rsid w:val="18F8B83E"/>
    <w:rsid w:val="18FF8489"/>
    <w:rsid w:val="1993A0D1"/>
    <w:rsid w:val="19D42B53"/>
    <w:rsid w:val="1AFB7968"/>
    <w:rsid w:val="1B021733"/>
    <w:rsid w:val="1BE12C66"/>
    <w:rsid w:val="1C145998"/>
    <w:rsid w:val="1D6F5D34"/>
    <w:rsid w:val="1FBB1B0F"/>
    <w:rsid w:val="200626AA"/>
    <w:rsid w:val="224F55EE"/>
    <w:rsid w:val="22D914BB"/>
    <w:rsid w:val="22ECF655"/>
    <w:rsid w:val="23BBA357"/>
    <w:rsid w:val="23FDD357"/>
    <w:rsid w:val="24B839BD"/>
    <w:rsid w:val="262C2255"/>
    <w:rsid w:val="26D3691E"/>
    <w:rsid w:val="26E12078"/>
    <w:rsid w:val="28DB21C5"/>
    <w:rsid w:val="293F2E2E"/>
    <w:rsid w:val="2B41D8F9"/>
    <w:rsid w:val="2BFDCBF4"/>
    <w:rsid w:val="2D37BE6F"/>
    <w:rsid w:val="2DC3E2F3"/>
    <w:rsid w:val="2E13F111"/>
    <w:rsid w:val="3283868C"/>
    <w:rsid w:val="33A7E30C"/>
    <w:rsid w:val="352BE2E9"/>
    <w:rsid w:val="35E27EB3"/>
    <w:rsid w:val="38F4FE92"/>
    <w:rsid w:val="38FC8081"/>
    <w:rsid w:val="3B64FA56"/>
    <w:rsid w:val="3B7A0056"/>
    <w:rsid w:val="3CAD5E48"/>
    <w:rsid w:val="3D0B53CC"/>
    <w:rsid w:val="3D1E0F95"/>
    <w:rsid w:val="3FDC8E73"/>
    <w:rsid w:val="4083E0C7"/>
    <w:rsid w:val="41EE452A"/>
    <w:rsid w:val="4204C827"/>
    <w:rsid w:val="4247691E"/>
    <w:rsid w:val="42AEC632"/>
    <w:rsid w:val="42BE1DD2"/>
    <w:rsid w:val="44DC8C9B"/>
    <w:rsid w:val="46DBDFCB"/>
    <w:rsid w:val="4755B11B"/>
    <w:rsid w:val="495D0582"/>
    <w:rsid w:val="4A6830EE"/>
    <w:rsid w:val="4B0C834E"/>
    <w:rsid w:val="4C01FF26"/>
    <w:rsid w:val="4C69E6BF"/>
    <w:rsid w:val="4DD47560"/>
    <w:rsid w:val="5104E415"/>
    <w:rsid w:val="51941CE1"/>
    <w:rsid w:val="5213D00D"/>
    <w:rsid w:val="521A3EEC"/>
    <w:rsid w:val="53AAB4E1"/>
    <w:rsid w:val="56461EEE"/>
    <w:rsid w:val="57DBB348"/>
    <w:rsid w:val="5ABC85D7"/>
    <w:rsid w:val="5B1E07C6"/>
    <w:rsid w:val="5DA8D405"/>
    <w:rsid w:val="5F3157C3"/>
    <w:rsid w:val="6084C3CD"/>
    <w:rsid w:val="6248EDC0"/>
    <w:rsid w:val="63A8E8F5"/>
    <w:rsid w:val="6451529E"/>
    <w:rsid w:val="6599AA8E"/>
    <w:rsid w:val="6A3A940F"/>
    <w:rsid w:val="6A75E98A"/>
    <w:rsid w:val="6B5E9E66"/>
    <w:rsid w:val="6C00E80F"/>
    <w:rsid w:val="6DADB447"/>
    <w:rsid w:val="6E15AD54"/>
    <w:rsid w:val="6E86BC48"/>
    <w:rsid w:val="70FF6622"/>
    <w:rsid w:val="715DFF8C"/>
    <w:rsid w:val="71776EAD"/>
    <w:rsid w:val="71DE477C"/>
    <w:rsid w:val="7209D08F"/>
    <w:rsid w:val="72DF51A9"/>
    <w:rsid w:val="796EF968"/>
    <w:rsid w:val="7DDE17E9"/>
    <w:rsid w:val="7E7C45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216C04E-50FA-4713-B7F8-0A6DF285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character" w:styleId="Strong">
    <w:name w:val="Strong"/>
    <w:basedOn w:val="DefaultParagraphFont"/>
    <w:uiPriority w:val="22"/>
    <w:qFormat/>
    <w:rsid w:val="0074290B"/>
    <w:rPr>
      <w:b/>
      <w:bCs/>
    </w:rPr>
  </w:style>
  <w:style w:type="character" w:styleId="CommentReference">
    <w:name w:val="annotation reference"/>
    <w:basedOn w:val="DefaultParagraphFont"/>
    <w:uiPriority w:val="99"/>
    <w:semiHidden/>
    <w:unhideWhenUsed/>
    <w:rsid w:val="004E5FD7"/>
    <w:rPr>
      <w:sz w:val="16"/>
      <w:szCs w:val="16"/>
    </w:rPr>
  </w:style>
  <w:style w:type="paragraph" w:styleId="CommentText">
    <w:name w:val="annotation text"/>
    <w:basedOn w:val="Normal"/>
    <w:link w:val="CommentTextChar"/>
    <w:uiPriority w:val="99"/>
    <w:unhideWhenUsed/>
    <w:rsid w:val="004E5FD7"/>
    <w:pPr>
      <w:spacing w:line="240" w:lineRule="auto"/>
    </w:pPr>
    <w:rPr>
      <w:sz w:val="20"/>
      <w:szCs w:val="20"/>
    </w:rPr>
  </w:style>
  <w:style w:type="character" w:customStyle="1" w:styleId="CommentTextChar">
    <w:name w:val="Comment Text Char"/>
    <w:basedOn w:val="DefaultParagraphFont"/>
    <w:link w:val="CommentText"/>
    <w:uiPriority w:val="99"/>
    <w:rsid w:val="004E5FD7"/>
    <w:rPr>
      <w:rFonts w:ascii="Calibri" w:eastAsiaTheme="minorEastAsia"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5FD7"/>
    <w:rPr>
      <w:b/>
      <w:bCs/>
    </w:rPr>
  </w:style>
  <w:style w:type="character" w:customStyle="1" w:styleId="CommentSubjectChar">
    <w:name w:val="Comment Subject Char"/>
    <w:basedOn w:val="CommentTextChar"/>
    <w:link w:val="CommentSubject"/>
    <w:uiPriority w:val="99"/>
    <w:semiHidden/>
    <w:rsid w:val="004E5FD7"/>
    <w:rPr>
      <w:rFonts w:ascii="Calibri" w:eastAsiaTheme="minorEastAsia" w:hAnsi="Calibri" w:cs="Calibri"/>
      <w:b/>
      <w:bCs/>
      <w:kern w:val="0"/>
      <w:sz w:val="20"/>
      <w:szCs w:val="20"/>
      <w14:ligatures w14:val="none"/>
    </w:rPr>
  </w:style>
  <w:style w:type="character" w:styleId="Mention">
    <w:name w:val="Mention"/>
    <w:basedOn w:val="DefaultParagraphFont"/>
    <w:uiPriority w:val="99"/>
    <w:unhideWhenUsed/>
    <w:rsid w:val="004E5F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9/05/relationships/documenttasks" Target="documenttasks/documenttask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11D01CB-12A1-42C6-BA79-79631D711B8B}">
    <t:Anchor>
      <t:Comment id="1081410201"/>
    </t:Anchor>
    <t:History>
      <t:Event id="{5956F791-3D4C-4F9A-BB92-2624DAF489A6}" time="2025-01-14T00:23:59.727Z">
        <t:Attribution userId="S::Brian.Olea@burrana.aero::d8d39cc3-6fee-4f10-8d13-fd583ce79e81" userProvider="AD" userName="Brian Olea"/>
        <t:Anchor>
          <t:Comment id="1081410201"/>
        </t:Anchor>
        <t:Create/>
      </t:Event>
      <t:Event id="{C14C9CBD-6F98-46FE-8587-44DB9FFBC19E}" time="2025-01-14T00:23:59.727Z">
        <t:Attribution userId="S::Brian.Olea@burrana.aero::d8d39cc3-6fee-4f10-8d13-fd583ce79e81" userProvider="AD" userName="Brian Olea"/>
        <t:Anchor>
          <t:Comment id="1081410201"/>
        </t:Anchor>
        <t:Assign userId="S::Mike.Bower@burrana.aero::1e4c9300-ac27-4a78-aee5-8c5a95dc3bbf" userProvider="AD" userName="Mike Bower"/>
      </t:Event>
      <t:Event id="{9895B9C5-E1F3-433B-8201-DF329AE7F267}" time="2025-01-14T00:23:59.727Z">
        <t:Attribution userId="S::Brian.Olea@burrana.aero::d8d39cc3-6fee-4f10-8d13-fd583ce79e81" userProvider="AD" userName="Brian Olea"/>
        <t:Anchor>
          <t:Comment id="1081410201"/>
        </t:Anchor>
        <t:SetTitle title="@Mike Bower looking to flesh this out more for our Cyber compliance, what would you like to have stated?"/>
      </t:Event>
      <t:Event id="{31BE0801-F94E-46FC-9742-1DE3A2D60833}" time="2025-01-14T02:38:32.782Z">
        <t:Attribution userId="S::Brian.Olea@burrana.aero::d8d39cc3-6fee-4f10-8d13-fd583ce79e81" userProvider="AD" userName="Brian Olea"/>
        <t:Progress percentComplete="100"/>
      </t:Event>
    </t:History>
  </t:Task>
  <t:Task id="{2E5D4E25-EA54-40CE-9D0C-02867FAAEC3B}">
    <t:Anchor>
      <t:Comment id="906878443"/>
    </t:Anchor>
    <t:History>
      <t:Event id="{2754E7E6-0243-4C25-8277-E76D997DFF12}" time="2025-01-14T00:23:59.727Z">
        <t:Attribution userId="S::Brian.Olea@burrana.aero::d8d39cc3-6fee-4f10-8d13-fd583ce79e81" userProvider="AD" userName="Brian Olea"/>
        <t:Anchor>
          <t:Comment id="906878443"/>
        </t:Anchor>
        <t:Create/>
      </t:Event>
      <t:Event id="{535F5F90-A367-4D76-8A2C-4A2A5DD0107B}" time="2025-01-14T00:23:59.727Z">
        <t:Attribution userId="S::Brian.Olea@burrana.aero::d8d39cc3-6fee-4f10-8d13-fd583ce79e81" userProvider="AD" userName="Brian Olea"/>
        <t:Anchor>
          <t:Comment id="906878443"/>
        </t:Anchor>
        <t:Assign userId="S::Mike.Bower@burrana.aero::1e4c9300-ac27-4a78-aee5-8c5a95dc3bbf" userProvider="AD" userName="Mike Bower"/>
      </t:Event>
      <t:Event id="{0D66330D-8390-4AC2-8F07-C2889FD04B14}" time="2025-01-14T00:23:59.727Z">
        <t:Attribution userId="S::Brian.Olea@burrana.aero::d8d39cc3-6fee-4f10-8d13-fd583ce79e81" userProvider="AD" userName="Brian Olea"/>
        <t:Anchor>
          <t:Comment id="906878443"/>
        </t:Anchor>
        <t:SetTitle title="@Mike Bower looking to flesh this out more for our Cyber compliance, what would you like to have stated?"/>
      </t:Event>
      <t:Event id="{F8D84781-D2C7-414A-A72B-F5E7B0D7735C}" time="2025-01-14T02:38:32.782Z">
        <t:Attribution userId="S::Brian.Olea@burrana.aero::d8d39cc3-6fee-4f10-8d13-fd583ce79e81" userProvider="AD" userName="Brian Olea"/>
        <t:Progress percentComplete="100"/>
      </t:Event>
    </t:History>
  </t:Task>
  <t:Task id="{4257694D-D609-4795-BA8E-4DAAE634103D}">
    <t:Anchor>
      <t:Comment id="1121012950"/>
    </t:Anchor>
    <t:History>
      <t:Event id="{DB0FA954-9AFA-4554-933D-191D6BA7DF13}" time="2025-01-14T00:23:59.727Z">
        <t:Attribution userId="S::Brian.Olea@burrana.aero::d8d39cc3-6fee-4f10-8d13-fd583ce79e81" userProvider="AD" userName="Brian Olea"/>
        <t:Anchor>
          <t:Comment id="1121012950"/>
        </t:Anchor>
        <t:Create/>
      </t:Event>
      <t:Event id="{95AA1C12-C799-45BE-B88C-2D9C2AC0981C}" time="2025-01-14T00:23:59.727Z">
        <t:Attribution userId="S::Brian.Olea@burrana.aero::d8d39cc3-6fee-4f10-8d13-fd583ce79e81" userProvider="AD" userName="Brian Olea"/>
        <t:Anchor>
          <t:Comment id="1121012950"/>
        </t:Anchor>
        <t:Assign userId="S::Mike.Bower@burrana.aero::1e4c9300-ac27-4a78-aee5-8c5a95dc3bbf" userProvider="AD" userName="Mike Bower"/>
      </t:Event>
      <t:Event id="{85B21B34-8BD5-48D3-8398-515CB93CE665}" time="2025-01-14T00:23:59.727Z">
        <t:Attribution userId="S::Brian.Olea@burrana.aero::d8d39cc3-6fee-4f10-8d13-fd583ce79e81" userProvider="AD" userName="Brian Olea"/>
        <t:Anchor>
          <t:Comment id="1121012950"/>
        </t:Anchor>
        <t:SetTitle title="@Mike Bower looking to flesh this out more for our Cyber compliance, what would you like to have stated?"/>
      </t:Event>
      <t:Event id="{9BC84C29-995A-418C-8C24-FAAFD1599A55}" time="2025-01-14T02:38:32.782Z">
        <t:Attribution userId="S::Brian.Olea@burrana.aero::d8d39cc3-6fee-4f10-8d13-fd583ce79e81" userProvider="AD" userName="Brian Olea"/>
        <t:Progress percentComplete="100"/>
      </t:Event>
    </t:History>
  </t:Task>
  <t:Task id="{67A90928-893C-4DD8-BDE9-2DBFCC5F1594}">
    <t:Anchor>
      <t:Comment id="2008231712"/>
    </t:Anchor>
    <t:History>
      <t:Event id="{769D9C19-8240-4A82-9B81-1EBB9ADA2814}" time="2025-01-14T00:23:59.727Z">
        <t:Attribution userId="S::Brian.Olea@burrana.aero::d8d39cc3-6fee-4f10-8d13-fd583ce79e81" userProvider="AD" userName="Brian Olea"/>
        <t:Anchor>
          <t:Comment id="2008231712"/>
        </t:Anchor>
        <t:Create/>
      </t:Event>
      <t:Event id="{225CB065-3250-40D4-9705-DC14D2D90868}" time="2025-01-14T00:23:59.727Z">
        <t:Attribution userId="S::Brian.Olea@burrana.aero::d8d39cc3-6fee-4f10-8d13-fd583ce79e81" userProvider="AD" userName="Brian Olea"/>
        <t:Anchor>
          <t:Comment id="2008231712"/>
        </t:Anchor>
        <t:Assign userId="S::Mike.Bower@burrana.aero::1e4c9300-ac27-4a78-aee5-8c5a95dc3bbf" userProvider="AD" userName="Mike Bower"/>
      </t:Event>
      <t:Event id="{471CD718-86C1-4BFA-8FD5-2B0AB88BC010}" time="2025-01-14T00:23:59.727Z">
        <t:Attribution userId="S::Brian.Olea@burrana.aero::d8d39cc3-6fee-4f10-8d13-fd583ce79e81" userProvider="AD" userName="Brian Olea"/>
        <t:Anchor>
          <t:Comment id="2008231712"/>
        </t:Anchor>
        <t:SetTitle title="@Mike Bower looking to flesh this out more for our Cyber compliance, what would you like to have stated?"/>
      </t:Event>
      <t:Event id="{53D34B61-2987-4A15-B9AD-47A7F60D8538}" time="2025-01-14T02:38:32.782Z">
        <t:Attribution userId="S::Brian.Olea@burrana.aero::d8d39cc3-6fee-4f10-8d13-fd583ce79e81" userProvider="AD" userName="Brian Ole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4138</Words>
  <Characters>23074</Characters>
  <Application>Microsoft Office Word</Application>
  <DocSecurity>0</DocSecurity>
  <Lines>607</Lines>
  <Paragraphs>438</Paragraphs>
  <ScaleCrop>false</ScaleCrop>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212</cp:revision>
  <dcterms:created xsi:type="dcterms:W3CDTF">2025-01-07T16:52:00Z</dcterms:created>
  <dcterms:modified xsi:type="dcterms:W3CDTF">2025-04-02T17:16:00Z</dcterms:modified>
</cp:coreProperties>
</file>