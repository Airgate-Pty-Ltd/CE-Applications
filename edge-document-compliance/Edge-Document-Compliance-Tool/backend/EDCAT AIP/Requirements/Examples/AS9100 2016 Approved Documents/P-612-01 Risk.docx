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5E16" w:rsidRDefault="0028783E" w:rsidP="007C4F15">
      <w:pPr>
        <w:pStyle w:val="Heading1"/>
      </w:pPr>
      <w:r w:rsidRPr="00BE5E16">
        <w:t>Objective</w:t>
      </w:r>
    </w:p>
    <w:p w14:paraId="44E5F3FD" w14:textId="24D13799" w:rsidR="00CA3BE8" w:rsidRPr="00CA3BE8" w:rsidRDefault="00CA3BE8" w:rsidP="00CA3BE8">
      <w:pPr>
        <w:pStyle w:val="Heading1"/>
        <w:rPr>
          <w:b w:val="0"/>
          <w:bCs w:val="0"/>
          <w:color w:val="000000" w:themeColor="text1"/>
          <w:sz w:val="22"/>
          <w:szCs w:val="24"/>
        </w:rPr>
      </w:pPr>
      <w:r w:rsidRPr="00CA3BE8">
        <w:rPr>
          <w:b w:val="0"/>
          <w:bCs w:val="0"/>
          <w:color w:val="000000" w:themeColor="text1"/>
          <w:sz w:val="22"/>
          <w:szCs w:val="24"/>
        </w:rPr>
        <w:t>This procedure establishes Burrana's systematic process for managing risks throughout product realization, maintenance, and related service provision activities</w:t>
      </w:r>
      <w:r w:rsidR="0078625C">
        <w:rPr>
          <w:b w:val="0"/>
          <w:bCs w:val="0"/>
          <w:color w:val="000000" w:themeColor="text1"/>
          <w:sz w:val="22"/>
          <w:szCs w:val="24"/>
        </w:rPr>
        <w:t xml:space="preserve"> as they relate to </w:t>
      </w:r>
      <w:r w:rsidR="00890E0E">
        <w:rPr>
          <w:b w:val="0"/>
          <w:bCs w:val="0"/>
          <w:color w:val="000000" w:themeColor="text1"/>
          <w:sz w:val="22"/>
          <w:szCs w:val="24"/>
        </w:rPr>
        <w:t>the QMS</w:t>
      </w:r>
      <w:r w:rsidRPr="00CA3BE8">
        <w:rPr>
          <w:b w:val="0"/>
          <w:bCs w:val="0"/>
          <w:color w:val="000000" w:themeColor="text1"/>
          <w:sz w:val="22"/>
          <w:szCs w:val="24"/>
        </w:rPr>
        <w:t>. Th</w:t>
      </w:r>
      <w:r w:rsidR="000F741C">
        <w:rPr>
          <w:b w:val="0"/>
          <w:bCs w:val="0"/>
          <w:color w:val="000000" w:themeColor="text1"/>
          <w:sz w:val="22"/>
          <w:szCs w:val="24"/>
        </w:rPr>
        <w:t>is</w:t>
      </w:r>
      <w:r w:rsidRPr="00CA3BE8">
        <w:rPr>
          <w:b w:val="0"/>
          <w:bCs w:val="0"/>
          <w:color w:val="000000" w:themeColor="text1"/>
          <w:sz w:val="22"/>
          <w:szCs w:val="24"/>
        </w:rPr>
        <w:t xml:space="preserve"> procedure ensures compliance with aerospace industry standards</w:t>
      </w:r>
      <w:r w:rsidR="000F741C">
        <w:rPr>
          <w:b w:val="0"/>
          <w:bCs w:val="0"/>
          <w:color w:val="000000" w:themeColor="text1"/>
          <w:sz w:val="22"/>
          <w:szCs w:val="24"/>
        </w:rPr>
        <w:t xml:space="preserve"> such as,</w:t>
      </w:r>
      <w:r w:rsidRPr="00CA3BE8">
        <w:rPr>
          <w:b w:val="0"/>
          <w:bCs w:val="0"/>
          <w:color w:val="000000" w:themeColor="text1"/>
          <w:sz w:val="22"/>
          <w:szCs w:val="24"/>
        </w:rPr>
        <w:t xml:space="preserve"> AS9100, AS9110, AS9115, AS9145, and SAE AS13004. It facilitates consistent identification, analysis, mitigation, monitoring, and reporting of risks to ensure product conformity, customer satisfaction, regulatory compliance, and continuous improvement of the Quality Management System (QMS).</w:t>
      </w:r>
    </w:p>
    <w:p w14:paraId="7AD62483" w14:textId="77777777" w:rsidR="0028783E" w:rsidRPr="00BE5E16" w:rsidRDefault="0028783E" w:rsidP="007C4F15">
      <w:pPr>
        <w:pStyle w:val="Heading1"/>
      </w:pPr>
      <w:r w:rsidRPr="00BE5E16">
        <w:t>Applicability</w:t>
      </w:r>
    </w:p>
    <w:p w14:paraId="669EF98D" w14:textId="73115CD0" w:rsidR="0054355B" w:rsidRDefault="0054355B" w:rsidP="0054355B">
      <w:r w:rsidRPr="0054355B">
        <w:t xml:space="preserve">This procedure applies globally across all Burrana facilities and includes all personnel and departments involved in the </w:t>
      </w:r>
      <w:r w:rsidR="00890E0E">
        <w:t xml:space="preserve">QMS </w:t>
      </w:r>
      <w:r w:rsidRPr="0054355B">
        <w:t xml:space="preserve">processes that impact product conformity, operational performance, regulatory compliance, and customer satisfaction. </w:t>
      </w:r>
      <w:r w:rsidR="00890E0E">
        <w:t>This</w:t>
      </w:r>
      <w:r w:rsidRPr="0054355B">
        <w:t xml:space="preserve"> procedure is mandatory unless otherwise specified by a higher-level regulatory or customer requirement.</w:t>
      </w:r>
    </w:p>
    <w:p w14:paraId="0D9AA6A4" w14:textId="07820A69" w:rsidR="00890E0E" w:rsidRPr="0054355B" w:rsidRDefault="00890E0E" w:rsidP="0054355B">
      <w:r>
        <w:t xml:space="preserve">This document does not </w:t>
      </w:r>
      <w:r w:rsidR="00A327D8">
        <w:t>replace Operational Risk Management</w:t>
      </w:r>
      <w:r w:rsidR="00E9125D">
        <w:t>,</w:t>
      </w:r>
      <w:r w:rsidR="00A327D8">
        <w:t xml:space="preserve"> which is specific to the Operations </w:t>
      </w:r>
      <w:r w:rsidR="00E9125D">
        <w:t>within Burrana for the Design, Development, Manufacturing, and Repair of products.</w:t>
      </w:r>
    </w:p>
    <w:p w14:paraId="34B05DC6" w14:textId="77777777" w:rsidR="0028783E" w:rsidRPr="00BE5E16" w:rsidRDefault="0028783E" w:rsidP="007C4F15">
      <w:pPr>
        <w:pStyle w:val="Heading1"/>
      </w:pPr>
      <w:r w:rsidRPr="00BE5E16">
        <w:t>Responsibilities</w:t>
      </w:r>
    </w:p>
    <w:p w14:paraId="13B4DA05" w14:textId="77777777" w:rsidR="0054355B" w:rsidRPr="0054355B" w:rsidRDefault="0054355B" w:rsidP="0054355B">
      <w:r w:rsidRPr="0054355B">
        <w:t xml:space="preserve">The Vice President of Quality is responsible for approving and ensuring the effective implementation and continuous improvement of this procedure. Global Quality Managers ensure that the risk management process is consistently deployed across all Burrana </w:t>
      </w:r>
      <w:proofErr w:type="gramStart"/>
      <w:r w:rsidRPr="0054355B">
        <w:t>locations</w:t>
      </w:r>
      <w:proofErr w:type="gramEnd"/>
      <w:r w:rsidRPr="0054355B">
        <w:t xml:space="preserve"> and that compliance is verified through periodic assessments.</w:t>
      </w:r>
    </w:p>
    <w:p w14:paraId="1C1CB6AE" w14:textId="77777777" w:rsidR="0054355B" w:rsidRPr="0054355B" w:rsidRDefault="0054355B" w:rsidP="0054355B">
      <w:r w:rsidRPr="0054355B">
        <w:t>Process Owners are accountable for identifying, evaluating, mitigating, and monitoring risks associated with their respective processes and functional areas. They must ensure adherence to established risk management practices, timely implementation of mitigation actions, and regular reporting of risk statuses.</w:t>
      </w:r>
    </w:p>
    <w:p w14:paraId="1498E1EB" w14:textId="77777777" w:rsidR="0054355B" w:rsidRPr="0054355B" w:rsidRDefault="0054355B" w:rsidP="0054355B">
      <w:r w:rsidRPr="0054355B">
        <w:t>Quality Assurance is responsible for providing oversight and support to ensure compliance with aerospace standards, verifying the effectiveness of risk management activities, and recommending improvements based on internal audit results and lessons learned.</w:t>
      </w:r>
    </w:p>
    <w:p w14:paraId="402BFB61" w14:textId="77777777" w:rsidR="00736134" w:rsidRDefault="0054355B" w:rsidP="00736134">
      <w:r w:rsidRPr="0054355B">
        <w:t>All Burrana employees are responsible for proactively identifying and communicating potential risks within their areas of responsibility, facilitating timely management and resolution in accordance with established processes.</w:t>
      </w:r>
    </w:p>
    <w:p w14:paraId="21C49B5A" w14:textId="6F4EE173" w:rsidR="0028783E" w:rsidRPr="00736134" w:rsidRDefault="0028783E" w:rsidP="00422F7C">
      <w:pPr>
        <w:keepNext/>
        <w:rPr>
          <w:rFonts w:eastAsiaTheme="majorEastAsia"/>
          <w:b/>
          <w:bCs/>
          <w:color w:val="156082" w:themeColor="accent1"/>
          <w:sz w:val="24"/>
          <w:szCs w:val="26"/>
        </w:rPr>
      </w:pPr>
      <w:r w:rsidRPr="00736134">
        <w:rPr>
          <w:rFonts w:eastAsiaTheme="majorEastAsia"/>
          <w:b/>
          <w:bCs/>
          <w:color w:val="156082" w:themeColor="accent1"/>
          <w:sz w:val="24"/>
          <w:szCs w:val="26"/>
        </w:rPr>
        <w:lastRenderedPageBreak/>
        <w:t>Definitions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3"/>
        <w:gridCol w:w="8847"/>
      </w:tblGrid>
      <w:tr w:rsidR="00736134" w14:paraId="20A30F7E" w14:textId="77777777" w:rsidTr="00FA3719">
        <w:tc>
          <w:tcPr>
            <w:tcW w:w="904" w:type="pct"/>
          </w:tcPr>
          <w:p w14:paraId="44F54B1A" w14:textId="647C53C3"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Risk</w:t>
            </w:r>
          </w:p>
        </w:tc>
        <w:tc>
          <w:tcPr>
            <w:tcW w:w="4096" w:type="pct"/>
          </w:tcPr>
          <w:p w14:paraId="114F0C99" w14:textId="6CCBA5D6"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The potential for an adverse event or condition that could impact Burrana's ability to meet defined objectives and requirements.</w:t>
            </w:r>
          </w:p>
        </w:tc>
      </w:tr>
      <w:tr w:rsidR="00736134" w14:paraId="41C1F6C6" w14:textId="77777777" w:rsidTr="00FA3719">
        <w:tc>
          <w:tcPr>
            <w:tcW w:w="904" w:type="pct"/>
          </w:tcPr>
          <w:p w14:paraId="2A961A4F" w14:textId="62B40601"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Risk Management</w:t>
            </w:r>
          </w:p>
        </w:tc>
        <w:tc>
          <w:tcPr>
            <w:tcW w:w="4096" w:type="pct"/>
          </w:tcPr>
          <w:p w14:paraId="5B7C11C1" w14:textId="3DEBA5D2"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Coordinated activities aimed at identifying, assessing, prioritizing, mitigating, and monitoring risks.</w:t>
            </w:r>
          </w:p>
        </w:tc>
      </w:tr>
      <w:tr w:rsidR="00736134" w14:paraId="7C1594B4" w14:textId="77777777" w:rsidTr="00FA3719">
        <w:tc>
          <w:tcPr>
            <w:tcW w:w="904" w:type="pct"/>
          </w:tcPr>
          <w:p w14:paraId="4924E5B7" w14:textId="332D3A02"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Risk Identification</w:t>
            </w:r>
          </w:p>
        </w:tc>
        <w:tc>
          <w:tcPr>
            <w:tcW w:w="4096" w:type="pct"/>
          </w:tcPr>
          <w:p w14:paraId="05BABAB3" w14:textId="54501907" w:rsidR="00736134" w:rsidRP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Process of systematically discovering and documenting potential risks.</w:t>
            </w:r>
          </w:p>
          <w:p w14:paraId="278D8AE1" w14:textId="77777777" w:rsidR="00736134" w:rsidRDefault="00736134" w:rsidP="00736134">
            <w:pPr>
              <w:pStyle w:val="Heading1"/>
              <w:spacing w:before="0" w:line="240" w:lineRule="auto"/>
              <w:rPr>
                <w:b w:val="0"/>
                <w:bCs w:val="0"/>
                <w:color w:val="000000" w:themeColor="text1"/>
                <w:sz w:val="22"/>
                <w:szCs w:val="24"/>
              </w:rPr>
            </w:pPr>
          </w:p>
        </w:tc>
      </w:tr>
      <w:tr w:rsidR="00736134" w14:paraId="5B1609B1" w14:textId="77777777" w:rsidTr="00FA3719">
        <w:tc>
          <w:tcPr>
            <w:tcW w:w="904" w:type="pct"/>
          </w:tcPr>
          <w:p w14:paraId="62F6BBB8" w14:textId="4736E800"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 xml:space="preserve">Risk Analysis </w:t>
            </w:r>
          </w:p>
        </w:tc>
        <w:tc>
          <w:tcPr>
            <w:tcW w:w="4096" w:type="pct"/>
          </w:tcPr>
          <w:p w14:paraId="2E8C6546" w14:textId="734F7283"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Process to evaluate the likelihood and impact of identified risks to inform prioritization and mitigation.</w:t>
            </w:r>
          </w:p>
        </w:tc>
      </w:tr>
      <w:tr w:rsidR="00736134" w14:paraId="1F9A40CD" w14:textId="77777777" w:rsidTr="00FA3719">
        <w:tc>
          <w:tcPr>
            <w:tcW w:w="904" w:type="pct"/>
          </w:tcPr>
          <w:p w14:paraId="777EAE47" w14:textId="7C077BD7"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Risk Mitigation</w:t>
            </w:r>
          </w:p>
        </w:tc>
        <w:tc>
          <w:tcPr>
            <w:tcW w:w="4096" w:type="pct"/>
          </w:tcPr>
          <w:p w14:paraId="51F0D7F9" w14:textId="07251BDA"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Implementation of actions to reduce the probability or severity of identified risks.</w:t>
            </w:r>
          </w:p>
        </w:tc>
      </w:tr>
      <w:tr w:rsidR="00736134" w14:paraId="336708D4" w14:textId="77777777" w:rsidTr="00FA3719">
        <w:tc>
          <w:tcPr>
            <w:tcW w:w="904" w:type="pct"/>
          </w:tcPr>
          <w:p w14:paraId="740D301E" w14:textId="4DCEE4E6"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Contingency Plan</w:t>
            </w:r>
          </w:p>
        </w:tc>
        <w:tc>
          <w:tcPr>
            <w:tcW w:w="4096" w:type="pct"/>
          </w:tcPr>
          <w:p w14:paraId="38FBEAAF" w14:textId="29E90BA5" w:rsidR="00736134" w:rsidRDefault="00736134" w:rsidP="00736134">
            <w:pPr>
              <w:pStyle w:val="Heading1"/>
              <w:spacing w:before="0" w:line="240" w:lineRule="auto"/>
              <w:rPr>
                <w:b w:val="0"/>
                <w:bCs w:val="0"/>
                <w:color w:val="000000" w:themeColor="text1"/>
                <w:sz w:val="22"/>
                <w:szCs w:val="24"/>
              </w:rPr>
            </w:pPr>
            <w:r w:rsidRPr="00736134">
              <w:rPr>
                <w:b w:val="0"/>
                <w:bCs w:val="0"/>
                <w:color w:val="000000" w:themeColor="text1"/>
                <w:sz w:val="22"/>
                <w:szCs w:val="24"/>
              </w:rPr>
              <w:t>Alternative predefined actions planned to address risks that materialize despite mitigation efforts.</w:t>
            </w:r>
          </w:p>
        </w:tc>
      </w:tr>
    </w:tbl>
    <w:p w14:paraId="2649E3BC" w14:textId="136065FC" w:rsidR="0028783E" w:rsidRPr="00BE5E16" w:rsidRDefault="0028783E" w:rsidP="007C4F15">
      <w:pPr>
        <w:pStyle w:val="Heading1"/>
      </w:pPr>
      <w:r w:rsidRPr="00BE5E16">
        <w:t>Process</w:t>
      </w:r>
    </w:p>
    <w:p w14:paraId="47265821" w14:textId="77777777" w:rsidR="00A82427" w:rsidRDefault="007A71E0" w:rsidP="00BE5E16">
      <w:r w:rsidRPr="007A71E0">
        <w:t xml:space="preserve">The Risk Management process at Burrana systematically aligns with aerospace industry standards (AS9100, AS9110, AS9115, AS9145, and SAE AS13004) and complies with applicable regulatory and customer-specific requirements. </w:t>
      </w:r>
    </w:p>
    <w:p w14:paraId="2D3BD646" w14:textId="77777777" w:rsidR="00A82427" w:rsidRDefault="007A71E0" w:rsidP="00BE5E16">
      <w:r w:rsidRPr="007A71E0">
        <w:t xml:space="preserve">The process comprises five distinct phases: </w:t>
      </w:r>
    </w:p>
    <w:p w14:paraId="7D3D0AAE" w14:textId="47E323FE" w:rsidR="00A82427" w:rsidRDefault="007A71E0" w:rsidP="00A82427">
      <w:pPr>
        <w:pStyle w:val="ListParagraph"/>
        <w:numPr>
          <w:ilvl w:val="0"/>
          <w:numId w:val="18"/>
        </w:numPr>
      </w:pPr>
      <w:r w:rsidRPr="007A71E0">
        <w:t>risk management planning</w:t>
      </w:r>
    </w:p>
    <w:p w14:paraId="7CDAB585" w14:textId="41963D05" w:rsidR="00A82427" w:rsidRDefault="007A71E0" w:rsidP="00A82427">
      <w:pPr>
        <w:pStyle w:val="ListParagraph"/>
        <w:numPr>
          <w:ilvl w:val="0"/>
          <w:numId w:val="18"/>
        </w:numPr>
      </w:pPr>
      <w:r w:rsidRPr="007A71E0">
        <w:t>risk identification</w:t>
      </w:r>
    </w:p>
    <w:p w14:paraId="0C140289" w14:textId="162CD4DC" w:rsidR="00A82427" w:rsidRDefault="007A71E0" w:rsidP="00A82427">
      <w:pPr>
        <w:pStyle w:val="ListParagraph"/>
        <w:numPr>
          <w:ilvl w:val="0"/>
          <w:numId w:val="18"/>
        </w:numPr>
      </w:pPr>
      <w:r w:rsidRPr="007A71E0">
        <w:t>risk analysis and prioritization</w:t>
      </w:r>
    </w:p>
    <w:p w14:paraId="3E5B9C8D" w14:textId="5B15814D" w:rsidR="00A82427" w:rsidRDefault="007A71E0" w:rsidP="00A82427">
      <w:pPr>
        <w:pStyle w:val="ListParagraph"/>
        <w:numPr>
          <w:ilvl w:val="0"/>
          <w:numId w:val="18"/>
        </w:numPr>
      </w:pPr>
      <w:r w:rsidRPr="007A71E0">
        <w:t>risk mitigation and contingency planning</w:t>
      </w:r>
    </w:p>
    <w:p w14:paraId="6F8DF371" w14:textId="26720BD0" w:rsidR="00BE5E16" w:rsidRDefault="007A71E0" w:rsidP="00A82427">
      <w:pPr>
        <w:pStyle w:val="ListParagraph"/>
        <w:numPr>
          <w:ilvl w:val="0"/>
          <w:numId w:val="18"/>
        </w:numPr>
      </w:pPr>
      <w:r w:rsidRPr="007A71E0">
        <w:t>continuous risk monitoring, control, and reporting</w:t>
      </w:r>
    </w:p>
    <w:p w14:paraId="33C11FC7" w14:textId="1C80F076" w:rsidR="00BE5E16" w:rsidRPr="00BE5E16" w:rsidRDefault="00DA310C" w:rsidP="00E74278">
      <w:pPr>
        <w:pStyle w:val="Heading2"/>
      </w:pPr>
      <w:r w:rsidRPr="00DA310C">
        <w:t>Risk Management Planning</w:t>
      </w:r>
    </w:p>
    <w:p w14:paraId="0D2E3CEE" w14:textId="77777777" w:rsidR="00DA310C" w:rsidRDefault="00DA310C" w:rsidP="00E74278">
      <w:r w:rsidRPr="00DA310C">
        <w:t xml:space="preserve">Risk Management Plans are formally documented using Form F-612-01 and approved by the Vice President of Quality or an appointed delegate. Each plan explicitly defines the scope of risk management activities, details the methodologies and tools to be used, assigns clear roles and responsibilities, allocates necessary resources, and establishes schedules for executing risk management tasks. </w:t>
      </w:r>
    </w:p>
    <w:p w14:paraId="72896DC8" w14:textId="77777777" w:rsidR="00AA79F9" w:rsidRDefault="00DA310C" w:rsidP="00E74278">
      <w:r w:rsidRPr="00DA310C">
        <w:t xml:space="preserve">Plans consider inputs from regulatory requirements, customer specifications, historical performance data, product complexity, supplier risk profiles, and industry best practices such as AS9145 Advanced Product Quality Planning (APQP) and Production Part Approval Process (PPAP). </w:t>
      </w:r>
    </w:p>
    <w:p w14:paraId="3D00B197" w14:textId="2642FA4F" w:rsidR="00BE5E16" w:rsidRPr="00BE5E16" w:rsidRDefault="00DA310C" w:rsidP="00E74278">
      <w:r w:rsidRPr="00DA310C">
        <w:t>Risk Management Plans are reviewed and revised as necessary in response to changes in project scope, regulatory standards, or customer requirements, and undergo formal reapproval following revisions</w:t>
      </w:r>
      <w:r>
        <w:t>.</w:t>
      </w:r>
    </w:p>
    <w:p w14:paraId="17932D5D" w14:textId="10AFA6F7" w:rsidR="00BE5E16" w:rsidRPr="00BE5E16" w:rsidRDefault="00AA79F9" w:rsidP="00E74278">
      <w:pPr>
        <w:pStyle w:val="Heading2"/>
      </w:pPr>
      <w:r w:rsidRPr="00AA79F9">
        <w:t>Risk Identification</w:t>
      </w:r>
    </w:p>
    <w:p w14:paraId="2BEAA45F" w14:textId="77777777" w:rsidR="00915223" w:rsidRDefault="00915223" w:rsidP="00E74278">
      <w:r w:rsidRPr="00915223">
        <w:t xml:space="preserve">Risks are systematically identified using standardized, documented methods consistent with SAE AS13004. Inputs to risk identification include historical quality records, audit reports, customer feedback, regulatory communications, engineering design reviews, and supplier evaluations. </w:t>
      </w:r>
    </w:p>
    <w:p w14:paraId="287C5C23" w14:textId="77777777" w:rsidR="00915223" w:rsidRDefault="00915223" w:rsidP="00E74278">
      <w:r w:rsidRPr="00915223">
        <w:t xml:space="preserve">Tools such as Failure Mode and Effects Analysis (FMEA), APQP, and risk checklists are applied to thoroughly identify potential risks. </w:t>
      </w:r>
    </w:p>
    <w:p w14:paraId="23234C88" w14:textId="43A83EC1" w:rsidR="00E74278" w:rsidRDefault="00915223" w:rsidP="00E74278">
      <w:r w:rsidRPr="00915223">
        <w:lastRenderedPageBreak/>
        <w:t>Identified risks are documented clearly in the Risk Management Plan with detailed descriptions, unique identifiers, potential root causes, and the likely impacts on product conformity, regulatory compliance, and customer satisfaction.</w:t>
      </w:r>
    </w:p>
    <w:p w14:paraId="737C71ED" w14:textId="77777777" w:rsidR="00A82427" w:rsidRDefault="00A82427" w:rsidP="00A82427">
      <w:pPr>
        <w:rPr>
          <w:rFonts w:eastAsiaTheme="majorEastAsia" w:cstheme="majorBidi"/>
          <w:b/>
          <w:color w:val="0F4761" w:themeColor="accent1" w:themeShade="BF"/>
          <w:szCs w:val="32"/>
        </w:rPr>
      </w:pPr>
      <w:r w:rsidRPr="00A82427">
        <w:rPr>
          <w:rFonts w:eastAsiaTheme="majorEastAsia" w:cstheme="majorBidi"/>
          <w:b/>
          <w:color w:val="0F4761" w:themeColor="accent1" w:themeShade="BF"/>
          <w:szCs w:val="32"/>
        </w:rPr>
        <w:t>Risk Analysis and Prioritization</w:t>
      </w:r>
    </w:p>
    <w:p w14:paraId="0A01A92F" w14:textId="77777777" w:rsidR="00A82427" w:rsidRDefault="00A82427" w:rsidP="00A82427">
      <w:r w:rsidRPr="00A82427">
        <w:t xml:space="preserve">Identified risks are analyzed using structured qualitative and quantitative methodologies. Risks are evaluated based on established criteria for probability (likelihood of occurrence), severity (potential impact on product quality, compliance, safety, and customer satisfaction), and detectability. </w:t>
      </w:r>
    </w:p>
    <w:p w14:paraId="5D25F909" w14:textId="381B4A64" w:rsidR="00A82427" w:rsidRPr="00A82427" w:rsidRDefault="00A82427" w:rsidP="00A82427">
      <w:r w:rsidRPr="00A82427">
        <w:t>Risks are then prioritized as High, Medium, or Low, with prioritization criteria clearly documented in the Risk Management Plan. High-priority risks receive immediate attention from responsible process owners and management, ensuring timely allocation of resources for effective mitigation.</w:t>
      </w:r>
    </w:p>
    <w:p w14:paraId="5D12F6A2" w14:textId="77777777" w:rsidR="00A82427" w:rsidRDefault="00A82427" w:rsidP="00A82427">
      <w:pPr>
        <w:rPr>
          <w:rFonts w:eastAsiaTheme="majorEastAsia" w:cstheme="majorBidi"/>
          <w:b/>
          <w:color w:val="0F4761" w:themeColor="accent1" w:themeShade="BF"/>
          <w:szCs w:val="32"/>
        </w:rPr>
      </w:pPr>
      <w:r w:rsidRPr="00A82427">
        <w:rPr>
          <w:rFonts w:eastAsiaTheme="majorEastAsia" w:cstheme="majorBidi"/>
          <w:b/>
          <w:color w:val="0F4761" w:themeColor="accent1" w:themeShade="BF"/>
          <w:szCs w:val="32"/>
        </w:rPr>
        <w:t>Risk Mitigation and Contingency Planning</w:t>
      </w:r>
    </w:p>
    <w:p w14:paraId="14CFAB8F" w14:textId="3006F64B" w:rsidR="00A82427" w:rsidRPr="00A82427" w:rsidRDefault="00A82427" w:rsidP="00A82427">
      <w:r w:rsidRPr="00A82427">
        <w:t>For each identified risk, explicit risk mitigation actions are documented and approved prior to implementation. Mitigation plans detail specific tasks, assigned responsibilities, clear deadlines, and measurable success criteria. Mitigation effectiveness is regularly monitored, and adjustments are made as necessary to ensure continued compliance and effectiveness. Contingency plans are required for high-severity risks where complete mitigation is not practical or feasible. These contingency plans specify alternative response actions, activation criteria, responsible personnel, and expected outcomes, and require formal approval by the process owner and Quality function prior to release.</w:t>
      </w:r>
    </w:p>
    <w:p w14:paraId="0B9F0448" w14:textId="77777777" w:rsidR="00A82427" w:rsidRDefault="00A82427" w:rsidP="00A82427">
      <w:r w:rsidRPr="00A82427">
        <w:rPr>
          <w:rFonts w:eastAsiaTheme="majorEastAsia" w:cstheme="majorBidi"/>
          <w:b/>
          <w:color w:val="0F4761" w:themeColor="accent1" w:themeShade="BF"/>
          <w:szCs w:val="32"/>
        </w:rPr>
        <w:t>Continuous Risk Monitoring, Control, and Reporting</w:t>
      </w:r>
      <w:r w:rsidRPr="00A82427">
        <w:br/>
        <w:t xml:space="preserve">Risk management effectiveness is continuously monitored by process owners and periodically verified by Quality Assurance through internal audits and management reviews. </w:t>
      </w:r>
    </w:p>
    <w:p w14:paraId="6AB56E23" w14:textId="77777777" w:rsidR="00A82427" w:rsidRDefault="00A82427" w:rsidP="00A82427">
      <w:r w:rsidRPr="00A82427">
        <w:t xml:space="preserve">Monitoring activities include scheduled reviews of Risk Management Plans, analysis of mitigation action effectiveness, assessment of emerging risks, and verification of regulatory compliance. Any changes in risk status, mitigation or contingency strategies, schedules, or resource allocations must be formally documented, approved, and communicated through established organizational channels. </w:t>
      </w:r>
    </w:p>
    <w:p w14:paraId="7DF545E4" w14:textId="5945ED82" w:rsidR="00A82427" w:rsidRPr="00A82427" w:rsidRDefault="00A82427" w:rsidP="00A82427">
      <w:r w:rsidRPr="00A82427">
        <w:t>Periodic risk status reports are prepared by process owners, reviewed by Quality, and presented to senior management to ensure transparency, accountability, and timely decision-making.</w:t>
      </w:r>
    </w:p>
    <w:p w14:paraId="45873DD4" w14:textId="77777777" w:rsidR="00A82427" w:rsidRPr="00A82427" w:rsidRDefault="00A82427" w:rsidP="00A82427">
      <w:r w:rsidRPr="00A82427">
        <w:t>This structured approach to risk management ensures comprehensive identification, proactive mitigation, and rigorous control of risks throughout Burrana’s operational and product lifecycle processes, providing robust evidence of compliance to aerospace auditors, major customers, and regulatory authorities.</w:t>
      </w:r>
    </w:p>
    <w:p w14:paraId="0707B574" w14:textId="77777777" w:rsidR="0028783E" w:rsidRPr="00BE5E16" w:rsidRDefault="0028783E" w:rsidP="007C4F15">
      <w:pPr>
        <w:pStyle w:val="Heading1"/>
      </w:pPr>
      <w:r w:rsidRPr="00BE5E16">
        <w:t>Records</w:t>
      </w:r>
    </w:p>
    <w:p w14:paraId="31C3E982" w14:textId="77777777" w:rsidR="00370527" w:rsidRPr="00370527" w:rsidRDefault="00370527" w:rsidP="00370527">
      <w:pPr>
        <w:pStyle w:val="ListParagraph"/>
        <w:numPr>
          <w:ilvl w:val="0"/>
          <w:numId w:val="12"/>
        </w:numPr>
        <w:rPr>
          <w:rFonts w:asciiTheme="minorHAnsi" w:hAnsiTheme="minorHAnsi" w:cstheme="minorHAnsi"/>
        </w:rPr>
      </w:pPr>
      <w:r w:rsidRPr="00370527">
        <w:rPr>
          <w:rFonts w:asciiTheme="minorHAnsi" w:hAnsiTheme="minorHAnsi" w:cstheme="minorHAnsi"/>
        </w:rPr>
        <w:t>Approved Risk Management Plans (Form F-612-01)</w:t>
      </w:r>
    </w:p>
    <w:p w14:paraId="43E1E34A" w14:textId="77777777" w:rsidR="00370527" w:rsidRPr="00370527" w:rsidRDefault="00370527" w:rsidP="00370527">
      <w:pPr>
        <w:pStyle w:val="ListParagraph"/>
        <w:numPr>
          <w:ilvl w:val="0"/>
          <w:numId w:val="12"/>
        </w:numPr>
        <w:rPr>
          <w:rFonts w:asciiTheme="minorHAnsi" w:hAnsiTheme="minorHAnsi" w:cstheme="minorHAnsi"/>
        </w:rPr>
      </w:pPr>
      <w:r w:rsidRPr="00370527">
        <w:rPr>
          <w:rFonts w:asciiTheme="minorHAnsi" w:hAnsiTheme="minorHAnsi" w:cstheme="minorHAnsi"/>
        </w:rPr>
        <w:t>Risk assessments and prioritization results</w:t>
      </w:r>
    </w:p>
    <w:p w14:paraId="4BD9572A" w14:textId="77777777" w:rsidR="00370527" w:rsidRPr="00370527" w:rsidRDefault="00370527" w:rsidP="00370527">
      <w:pPr>
        <w:pStyle w:val="ListParagraph"/>
        <w:numPr>
          <w:ilvl w:val="0"/>
          <w:numId w:val="12"/>
        </w:numPr>
        <w:rPr>
          <w:rFonts w:asciiTheme="minorHAnsi" w:hAnsiTheme="minorHAnsi" w:cstheme="minorHAnsi"/>
        </w:rPr>
      </w:pPr>
      <w:r w:rsidRPr="00370527">
        <w:rPr>
          <w:rFonts w:asciiTheme="minorHAnsi" w:hAnsiTheme="minorHAnsi" w:cstheme="minorHAnsi"/>
        </w:rPr>
        <w:t>Risk mitigation and contingency plans documentation</w:t>
      </w:r>
    </w:p>
    <w:p w14:paraId="6BF1B275" w14:textId="77777777" w:rsidR="00370527" w:rsidRPr="00370527" w:rsidRDefault="00370527" w:rsidP="00370527">
      <w:pPr>
        <w:pStyle w:val="ListParagraph"/>
        <w:numPr>
          <w:ilvl w:val="0"/>
          <w:numId w:val="12"/>
        </w:numPr>
        <w:rPr>
          <w:rFonts w:asciiTheme="minorHAnsi" w:hAnsiTheme="minorHAnsi" w:cstheme="minorHAnsi"/>
        </w:rPr>
      </w:pPr>
      <w:r w:rsidRPr="00370527">
        <w:rPr>
          <w:rFonts w:asciiTheme="minorHAnsi" w:hAnsiTheme="minorHAnsi" w:cstheme="minorHAnsi"/>
        </w:rPr>
        <w:t>Records of periodic risk reviews</w:t>
      </w:r>
    </w:p>
    <w:p w14:paraId="3258284B" w14:textId="77777777" w:rsidR="00370527" w:rsidRPr="00370527" w:rsidRDefault="00370527" w:rsidP="00370527">
      <w:pPr>
        <w:pStyle w:val="ListParagraph"/>
        <w:numPr>
          <w:ilvl w:val="0"/>
          <w:numId w:val="12"/>
        </w:numPr>
        <w:rPr>
          <w:rFonts w:asciiTheme="minorHAnsi" w:hAnsiTheme="minorHAnsi" w:cstheme="minorHAnsi"/>
        </w:rPr>
      </w:pPr>
      <w:r w:rsidRPr="00370527">
        <w:rPr>
          <w:rFonts w:asciiTheme="minorHAnsi" w:hAnsiTheme="minorHAnsi" w:cstheme="minorHAnsi"/>
        </w:rPr>
        <w:t>Internal audit reports</w:t>
      </w:r>
    </w:p>
    <w:p w14:paraId="7B0E8D66" w14:textId="77777777" w:rsidR="00370527" w:rsidRPr="00370527" w:rsidRDefault="00370527" w:rsidP="00370527">
      <w:pPr>
        <w:pStyle w:val="ListParagraph"/>
        <w:numPr>
          <w:ilvl w:val="0"/>
          <w:numId w:val="12"/>
        </w:numPr>
        <w:rPr>
          <w:rFonts w:asciiTheme="minorHAnsi" w:hAnsiTheme="minorHAnsi" w:cstheme="minorHAnsi"/>
        </w:rPr>
      </w:pPr>
      <w:r w:rsidRPr="00370527">
        <w:rPr>
          <w:rFonts w:asciiTheme="minorHAnsi" w:hAnsiTheme="minorHAnsi" w:cstheme="minorHAnsi"/>
        </w:rPr>
        <w:t>Management review meeting minutes and outcomes</w:t>
      </w:r>
    </w:p>
    <w:p w14:paraId="2E98E928" w14:textId="77777777" w:rsidR="0028783E" w:rsidRPr="00BE5E16" w:rsidRDefault="0028783E" w:rsidP="007C4F15">
      <w:pPr>
        <w:pStyle w:val="Heading1"/>
      </w:pPr>
      <w:r w:rsidRPr="00BE5E16">
        <w:lastRenderedPageBreak/>
        <w:t>Governing Standards</w:t>
      </w:r>
    </w:p>
    <w:p w14:paraId="485EC34D" w14:textId="77777777" w:rsidR="00E54CAD" w:rsidRPr="00BE5E16" w:rsidRDefault="0028783E" w:rsidP="007C4F15">
      <w:r w:rsidRPr="00BE5E16">
        <w:t>Reference applicable standards and guidelines:</w:t>
      </w:r>
    </w:p>
    <w:p w14:paraId="70F47B9D" w14:textId="77777777" w:rsidR="00C37F59" w:rsidRPr="00C37F59" w:rsidRDefault="00C37F59" w:rsidP="00C37F59">
      <w:pPr>
        <w:pStyle w:val="ListParagraph"/>
        <w:numPr>
          <w:ilvl w:val="0"/>
          <w:numId w:val="12"/>
        </w:numPr>
        <w:rPr>
          <w:rFonts w:asciiTheme="minorHAnsi" w:hAnsiTheme="minorHAnsi" w:cstheme="minorHAnsi"/>
        </w:rPr>
      </w:pPr>
      <w:r w:rsidRPr="00C37F59">
        <w:rPr>
          <w:rFonts w:asciiTheme="minorHAnsi" w:hAnsiTheme="minorHAnsi" w:cstheme="minorHAnsi"/>
        </w:rPr>
        <w:t>AS9100 Quality Management Systems - Aviation, Space, and Defense Organizations</w:t>
      </w:r>
    </w:p>
    <w:p w14:paraId="6E373B41" w14:textId="77777777" w:rsidR="00C37F59" w:rsidRPr="00C37F59" w:rsidRDefault="00C37F59" w:rsidP="00C37F59">
      <w:pPr>
        <w:pStyle w:val="ListParagraph"/>
        <w:numPr>
          <w:ilvl w:val="0"/>
          <w:numId w:val="12"/>
        </w:numPr>
        <w:rPr>
          <w:rFonts w:asciiTheme="minorHAnsi" w:hAnsiTheme="minorHAnsi" w:cstheme="minorHAnsi"/>
        </w:rPr>
      </w:pPr>
      <w:r w:rsidRPr="00C37F59">
        <w:rPr>
          <w:rFonts w:asciiTheme="minorHAnsi" w:hAnsiTheme="minorHAnsi" w:cstheme="minorHAnsi"/>
        </w:rPr>
        <w:t>AS9110 Quality Management Systems - Aviation Maintenance Organizations</w:t>
      </w:r>
    </w:p>
    <w:p w14:paraId="57E92B51" w14:textId="77777777" w:rsidR="00C37F59" w:rsidRPr="00C37F59" w:rsidRDefault="00C37F59" w:rsidP="00C37F59">
      <w:pPr>
        <w:pStyle w:val="ListParagraph"/>
        <w:numPr>
          <w:ilvl w:val="0"/>
          <w:numId w:val="12"/>
        </w:numPr>
        <w:rPr>
          <w:rFonts w:asciiTheme="minorHAnsi" w:hAnsiTheme="minorHAnsi" w:cstheme="minorHAnsi"/>
        </w:rPr>
      </w:pPr>
      <w:r w:rsidRPr="00C37F59">
        <w:rPr>
          <w:rFonts w:asciiTheme="minorHAnsi" w:hAnsiTheme="minorHAnsi" w:cstheme="minorHAnsi"/>
        </w:rPr>
        <w:t>AS9115 Software Risk Management for Aerospace</w:t>
      </w:r>
    </w:p>
    <w:p w14:paraId="272FA243" w14:textId="77777777" w:rsidR="00C37F59" w:rsidRPr="00C37F59" w:rsidRDefault="00C37F59" w:rsidP="00C37F59">
      <w:pPr>
        <w:pStyle w:val="ListParagraph"/>
        <w:numPr>
          <w:ilvl w:val="0"/>
          <w:numId w:val="12"/>
        </w:numPr>
        <w:rPr>
          <w:rFonts w:asciiTheme="minorHAnsi" w:hAnsiTheme="minorHAnsi" w:cstheme="minorHAnsi"/>
        </w:rPr>
      </w:pPr>
      <w:r w:rsidRPr="00C37F59">
        <w:rPr>
          <w:rFonts w:asciiTheme="minorHAnsi" w:hAnsiTheme="minorHAnsi" w:cstheme="minorHAnsi"/>
        </w:rPr>
        <w:t>AS9145 APQP and PPAP</w:t>
      </w:r>
    </w:p>
    <w:p w14:paraId="3DA818E3" w14:textId="1F9FCD61" w:rsidR="00C37F59" w:rsidRPr="005E7D97" w:rsidRDefault="00C37F59" w:rsidP="00641E0C">
      <w:pPr>
        <w:pStyle w:val="ListParagraph"/>
        <w:numPr>
          <w:ilvl w:val="0"/>
          <w:numId w:val="12"/>
        </w:numPr>
        <w:spacing w:after="160" w:line="278" w:lineRule="auto"/>
        <w:rPr>
          <w:rFonts w:eastAsiaTheme="majorEastAsia"/>
          <w:b/>
          <w:bCs/>
          <w:color w:val="156082" w:themeColor="accent1"/>
          <w:sz w:val="24"/>
          <w:szCs w:val="26"/>
        </w:rPr>
      </w:pPr>
      <w:r w:rsidRPr="005E7D97">
        <w:rPr>
          <w:rFonts w:asciiTheme="minorHAnsi" w:hAnsiTheme="minorHAnsi" w:cstheme="minorHAnsi"/>
        </w:rPr>
        <w:t>SAE AS13004 Aerospace Risk Management Standard</w:t>
      </w:r>
    </w:p>
    <w:p w14:paraId="0AE71BEA" w14:textId="369CEFCB" w:rsidR="0028783E" w:rsidRPr="00BE5E16" w:rsidRDefault="0028783E" w:rsidP="007C4F15">
      <w:pPr>
        <w:pStyle w:val="Heading1"/>
      </w:pPr>
      <w:r w:rsidRPr="00BE5E16">
        <w:t>Related Processes</w:t>
      </w:r>
    </w:p>
    <w:p w14:paraId="223571A8" w14:textId="30CEC63E" w:rsidR="00F4381F" w:rsidRPr="00F4381F" w:rsidRDefault="00F4381F" w:rsidP="00F4381F">
      <w:pPr>
        <w:pStyle w:val="ListParagraph"/>
        <w:numPr>
          <w:ilvl w:val="0"/>
          <w:numId w:val="14"/>
        </w:numPr>
        <w:rPr>
          <w:rFonts w:asciiTheme="minorHAnsi" w:hAnsiTheme="minorHAnsi" w:cstheme="minorHAnsi"/>
        </w:rPr>
      </w:pPr>
      <w:bookmarkStart w:id="0" w:name="_Hlk158880411"/>
      <w:r w:rsidRPr="00F4381F">
        <w:rPr>
          <w:rFonts w:asciiTheme="minorHAnsi" w:hAnsiTheme="minorHAnsi" w:cstheme="minorHAnsi"/>
        </w:rPr>
        <w:t xml:space="preserve">P-600-01 Planning for the Quality Management System </w:t>
      </w:r>
    </w:p>
    <w:p w14:paraId="7755EC28" w14:textId="4DFCE7B2" w:rsidR="00F4381F" w:rsidRPr="00F4381F" w:rsidRDefault="007376C9" w:rsidP="00F4381F">
      <w:pPr>
        <w:pStyle w:val="ListParagraph"/>
        <w:numPr>
          <w:ilvl w:val="0"/>
          <w:numId w:val="14"/>
        </w:numPr>
        <w:rPr>
          <w:rFonts w:asciiTheme="minorHAnsi" w:hAnsiTheme="minorHAnsi" w:cstheme="minorHAnsi"/>
        </w:rPr>
      </w:pPr>
      <w:r>
        <w:rPr>
          <w:rFonts w:asciiTheme="minorHAnsi" w:hAnsiTheme="minorHAnsi" w:cstheme="minorHAnsi"/>
        </w:rPr>
        <w:t>SOP-</w:t>
      </w:r>
      <w:r w:rsidR="0055022B">
        <w:rPr>
          <w:rFonts w:asciiTheme="minorHAnsi" w:hAnsiTheme="minorHAnsi" w:cstheme="minorHAnsi"/>
        </w:rPr>
        <w:t>612-01</w:t>
      </w:r>
      <w:r w:rsidR="00F4381F" w:rsidRPr="00F4381F">
        <w:rPr>
          <w:rFonts w:asciiTheme="minorHAnsi" w:hAnsiTheme="minorHAnsi" w:cstheme="minorHAnsi"/>
        </w:rPr>
        <w:t xml:space="preserve"> Control of monitoring and measuring equipment</w:t>
      </w:r>
    </w:p>
    <w:bookmarkEnd w:id="0"/>
    <w:p w14:paraId="241E2AE5" w14:textId="77777777" w:rsidR="00F827C0" w:rsidRPr="005F0736" w:rsidRDefault="00F827C0" w:rsidP="00F827C0">
      <w:pPr>
        <w:pStyle w:val="Heading2"/>
      </w:pPr>
      <w:r w:rsidRPr="005F0736">
        <w:t>Training</w:t>
      </w:r>
    </w:p>
    <w:p w14:paraId="2B6681B7" w14:textId="7888B1CD" w:rsidR="00B63642" w:rsidRPr="00B63642" w:rsidRDefault="00F827C0" w:rsidP="00B63642">
      <w:pPr>
        <w:rPr>
          <w:rFonts w:asciiTheme="minorHAnsi" w:hAnsiTheme="minorHAnsi" w:cstheme="minorHAnsi"/>
        </w:rPr>
      </w:pPr>
      <w:r w:rsidRPr="005F0736">
        <w:rPr>
          <w:rFonts w:asciiTheme="minorHAnsi" w:hAnsiTheme="minorHAnsi" w:cstheme="minorHAnsi"/>
        </w:rPr>
        <w:t xml:space="preserve">All </w:t>
      </w:r>
      <w:r w:rsidR="00B63642" w:rsidRPr="00B63642">
        <w:rPr>
          <w:rFonts w:asciiTheme="minorHAnsi" w:hAnsiTheme="minorHAnsi" w:cstheme="minorHAnsi"/>
        </w:rPr>
        <w:t xml:space="preserve">Burrana personnel involved in risk management activities </w:t>
      </w:r>
      <w:r w:rsidR="00FA3719">
        <w:rPr>
          <w:rFonts w:asciiTheme="minorHAnsi" w:hAnsiTheme="minorHAnsi" w:cstheme="minorHAnsi"/>
        </w:rPr>
        <w:t xml:space="preserve">will </w:t>
      </w:r>
      <w:r w:rsidR="00B63642" w:rsidRPr="00B63642">
        <w:rPr>
          <w:rFonts w:asciiTheme="minorHAnsi" w:hAnsiTheme="minorHAnsi" w:cstheme="minorHAnsi"/>
        </w:rPr>
        <w:t>receive comprehensive training on this procedure to ensure thorough understanding, effective implementation, and compliance with applicable aerospace industry standards.</w:t>
      </w:r>
    </w:p>
    <w:p w14:paraId="6ECE4568" w14:textId="77777777" w:rsidR="00F827C0" w:rsidRPr="005F0736" w:rsidRDefault="00F827C0" w:rsidP="00F827C0">
      <w:pPr>
        <w:pStyle w:val="Heading2"/>
      </w:pPr>
      <w:r w:rsidRPr="005F0736">
        <w:t xml:space="preserve">Opportunities and Risks </w:t>
      </w:r>
    </w:p>
    <w:p w14:paraId="7A49A9D4" w14:textId="3FF04F5C"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The P-600-01 (Planning for the Quality Management System) procedure addresses opportunities and risks (risk-based thinking). </w:t>
      </w:r>
    </w:p>
    <w:p w14:paraId="77051E60"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Burrana makes use of organizational knowledge, lessons learned and experience with the activities associated with Improvement to determine opportunities and risks that need to be addressed and which can: </w:t>
      </w:r>
    </w:p>
    <w:p w14:paraId="1A6B4C87"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Give assurance that the procedure can achieve its intended result(s).</w:t>
      </w:r>
    </w:p>
    <w:p w14:paraId="21639011"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Enhance desirable effects and prevent or reduce undesired effects.</w:t>
      </w:r>
    </w:p>
    <w:p w14:paraId="039A986C"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 xml:space="preserve">Achieve improvement.  </w:t>
      </w:r>
    </w:p>
    <w:p w14:paraId="5CD61C35"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Whenever necessary, this information is documented.</w:t>
      </w:r>
    </w:p>
    <w:p w14:paraId="00481D20" w14:textId="77777777" w:rsidR="00F827C0" w:rsidRDefault="00F827C0" w:rsidP="00F827C0"/>
    <w:p w14:paraId="43AF8EA1" w14:textId="77777777" w:rsidR="005E7D97" w:rsidRPr="00BE5E16" w:rsidRDefault="005E7D97" w:rsidP="00F827C0">
      <w:pPr>
        <w:sectPr w:rsidR="005E7D97" w:rsidRPr="00BE5E16" w:rsidSect="00A47D34">
          <w:headerReference w:type="default" r:id="rId8"/>
          <w:footerReference w:type="default" r:id="rId9"/>
          <w:pgSz w:w="12240" w:h="15840" w:code="1"/>
          <w:pgMar w:top="720" w:right="720" w:bottom="1135" w:left="720" w:header="504" w:footer="510" w:gutter="0"/>
          <w:cols w:space="720"/>
          <w:docGrid w:linePitch="360"/>
        </w:sectPr>
      </w:pPr>
    </w:p>
    <w:p w14:paraId="07E2AEAD" w14:textId="77777777" w:rsidR="0075282B" w:rsidRPr="00526E53" w:rsidRDefault="0075282B" w:rsidP="0075282B">
      <w:pPr>
        <w:pStyle w:val="Heading1"/>
        <w:rPr>
          <w:lang w:val="pt-BR"/>
        </w:rPr>
      </w:pPr>
      <w:r w:rsidRPr="00526E53">
        <w:rPr>
          <w:lang w:val="pt-BR"/>
        </w:rPr>
        <w:lastRenderedPageBreak/>
        <w:t>Objetivo</w:t>
      </w:r>
    </w:p>
    <w:p w14:paraId="1E53DFD7" w14:textId="77777777" w:rsidR="0075282B" w:rsidRPr="00526E53" w:rsidRDefault="0075282B" w:rsidP="0075282B">
      <w:pPr>
        <w:pStyle w:val="Heading1"/>
        <w:rPr>
          <w:b w:val="0"/>
          <w:bCs w:val="0"/>
          <w:color w:val="000000" w:themeColor="text1"/>
          <w:sz w:val="22"/>
          <w:szCs w:val="24"/>
          <w:lang w:val="pt-BR"/>
        </w:rPr>
      </w:pPr>
      <w:r w:rsidRPr="00526E53">
        <w:rPr>
          <w:b w:val="0"/>
          <w:bCs w:val="0"/>
          <w:color w:val="000000" w:themeColor="text1"/>
          <w:sz w:val="22"/>
          <w:szCs w:val="24"/>
          <w:lang w:val="pt-BR"/>
        </w:rPr>
        <w:t>Este procedimiento establece el proceso sistemático de Burrana para la gestión de riesgos a lo largo de la realización del producto, el mantenimiento y las actividades relacionadas con la prestación de servicios en relación con el SGC. Este procedimiento garantiza el cumplimiento de los estándares de la industria aeroespacial, como AS9100, AS9110, AS9115, AS9145 y SAE AS13004. Facilita la identificación, el análisis, la mitigación, el seguimiento y la generación de informes coherentes de los riesgos para garantizar la conformidad del producto, la satisfacción del cliente, el cumplimiento normativo y la mejora continua del Sistema de Gestión de la Calidad (SGC).</w:t>
      </w:r>
    </w:p>
    <w:p w14:paraId="12BF0F67" w14:textId="77777777" w:rsidR="0075282B" w:rsidRPr="00526E53" w:rsidRDefault="0075282B" w:rsidP="0075282B">
      <w:pPr>
        <w:pStyle w:val="Heading1"/>
        <w:rPr>
          <w:lang w:val="pt-BR"/>
        </w:rPr>
      </w:pPr>
      <w:r w:rsidRPr="00526E53">
        <w:rPr>
          <w:lang w:val="pt-BR"/>
        </w:rPr>
        <w:t>Aplicabilidad</w:t>
      </w:r>
    </w:p>
    <w:p w14:paraId="46BEA328" w14:textId="77777777" w:rsidR="0075282B" w:rsidRPr="00526E53" w:rsidRDefault="0075282B" w:rsidP="0075282B">
      <w:pPr>
        <w:rPr>
          <w:lang w:val="pt-BR"/>
        </w:rPr>
      </w:pPr>
      <w:r w:rsidRPr="00526E53">
        <w:rPr>
          <w:lang w:val="pt-BR"/>
        </w:rPr>
        <w:t>Este procedimiento se aplica globalmente en todas las instalaciones de Burrana e incluye a todo el personal y los departamentos involucrados en los procesos del SGC que afectan la conformidad del producto, el rendimiento operativo, el cumplimiento normativo y la satisfacción del cliente. Este procedimiento es obligatorio a menos que se especifique lo contrario por un requisito regulatorio o del cliente de nivel superior.</w:t>
      </w:r>
    </w:p>
    <w:p w14:paraId="1A860CFA" w14:textId="77777777" w:rsidR="0075282B" w:rsidRPr="00526E53" w:rsidRDefault="0075282B" w:rsidP="0075282B">
      <w:pPr>
        <w:rPr>
          <w:lang w:val="pt-BR"/>
        </w:rPr>
      </w:pPr>
      <w:r w:rsidRPr="00526E53">
        <w:rPr>
          <w:lang w:val="pt-BR"/>
        </w:rPr>
        <w:t>Este documento no reemplaza la Gestión de Riesgo Operacional, que es específica de las Operaciones dentro de Burrana para el Diseño, Desarrollo, Fabricación y Reparación de productos.</w:t>
      </w:r>
    </w:p>
    <w:p w14:paraId="23AC8553" w14:textId="77777777" w:rsidR="0075282B" w:rsidRPr="00526E53" w:rsidRDefault="0075282B" w:rsidP="0075282B">
      <w:pPr>
        <w:pStyle w:val="Heading1"/>
        <w:rPr>
          <w:lang w:val="pt-BR"/>
        </w:rPr>
      </w:pPr>
      <w:r w:rsidRPr="00526E53">
        <w:rPr>
          <w:lang w:val="pt-BR"/>
        </w:rPr>
        <w:t>Responsabilidades</w:t>
      </w:r>
    </w:p>
    <w:p w14:paraId="2C8384F7" w14:textId="77777777" w:rsidR="0075282B" w:rsidRPr="00526E53" w:rsidRDefault="0075282B" w:rsidP="0075282B">
      <w:pPr>
        <w:rPr>
          <w:lang w:val="pt-BR"/>
        </w:rPr>
      </w:pPr>
      <w:r w:rsidRPr="00526E53">
        <w:rPr>
          <w:lang w:val="pt-BR"/>
        </w:rPr>
        <w:t>El Vicepresidente de Calidad es responsable de aprobar y garantizar la implementación efectiva y la mejora continua de este procedimiento. Los Gerentes de Calidad Globales se aseguran de que el proceso de gestión de riesgos se implemente de manera consistente en todas las ubicaciones de Burrana y que el cumplimiento se verifique a través de evaluaciones periódicas.</w:t>
      </w:r>
    </w:p>
    <w:p w14:paraId="4C90B9F7" w14:textId="77777777" w:rsidR="0075282B" w:rsidRPr="00526E53" w:rsidRDefault="0075282B" w:rsidP="0075282B">
      <w:pPr>
        <w:rPr>
          <w:lang w:val="pt-BR"/>
        </w:rPr>
      </w:pPr>
      <w:r w:rsidRPr="00526E53">
        <w:rPr>
          <w:lang w:val="pt-BR"/>
        </w:rPr>
        <w:t>Los propietarios de procesos son responsables de identificar, evaluar, mitigar y monitorear los riesgos asociados con sus respectivos procesos y áreas funcionales. Deben garantizar el cumplimiento de las prácticas de gestión de riesgos establecidas, la implementación oportuna de acciones de mitigación y la presentación periódica de informes sobre los estados de riesgo.</w:t>
      </w:r>
    </w:p>
    <w:p w14:paraId="673B2872" w14:textId="77777777" w:rsidR="0075282B" w:rsidRPr="00526E53" w:rsidRDefault="0075282B" w:rsidP="0075282B">
      <w:pPr>
        <w:rPr>
          <w:lang w:val="pt-BR"/>
        </w:rPr>
      </w:pPr>
      <w:r w:rsidRPr="00526E53">
        <w:rPr>
          <w:lang w:val="pt-BR"/>
        </w:rPr>
        <w:t>El aseguramiento de la calidad es responsable de proporcionar supervisión y apoyo para garantizar el cumplimiento de las normas aeroespaciales, verificar la eficacia de las actividades de gestión de riesgos y recomendar mejoras basadas en los resultados de la auditoría interna y las lecciones aprendidas.</w:t>
      </w:r>
    </w:p>
    <w:p w14:paraId="638B96F2" w14:textId="77777777" w:rsidR="0075282B" w:rsidRPr="00526E53" w:rsidRDefault="0075282B" w:rsidP="0075282B">
      <w:pPr>
        <w:rPr>
          <w:lang w:val="pt-BR"/>
        </w:rPr>
      </w:pPr>
      <w:r w:rsidRPr="00526E53">
        <w:rPr>
          <w:lang w:val="pt-BR"/>
        </w:rPr>
        <w:t>Todos los empleados de Burrana son responsables de identificar y comunicar de manera proactiva los riesgos potenciales dentro de sus áreas de responsabilidad, facilitando la gestión y resolución oportuna de acuerdo con los procesos establecidos.</w:t>
      </w:r>
    </w:p>
    <w:p w14:paraId="7D2AB394" w14:textId="77777777" w:rsidR="0075282B" w:rsidRPr="00736134" w:rsidRDefault="0075282B" w:rsidP="0075282B">
      <w:pPr>
        <w:keepNext/>
        <w:rPr>
          <w:rFonts w:eastAsiaTheme="majorEastAsia"/>
          <w:b/>
          <w:bCs/>
          <w:color w:val="156082" w:themeColor="accent1"/>
          <w:sz w:val="24"/>
          <w:szCs w:val="26"/>
        </w:rPr>
      </w:pPr>
      <w:proofErr w:type="spellStart"/>
      <w:r w:rsidRPr="00736134">
        <w:rPr>
          <w:rFonts w:eastAsiaTheme="majorEastAsia"/>
          <w:b/>
          <w:bCs/>
          <w:color w:val="156082" w:themeColor="accent1"/>
          <w:sz w:val="24"/>
          <w:szCs w:val="26"/>
        </w:rPr>
        <w:lastRenderedPageBreak/>
        <w:t>Definiciones</w:t>
      </w:r>
      <w:proofErr w:type="spell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3"/>
        <w:gridCol w:w="8847"/>
      </w:tblGrid>
      <w:tr w:rsidR="0075282B" w:rsidRPr="007232BE" w14:paraId="168FAEDA" w14:textId="77777777" w:rsidTr="005E715B">
        <w:tc>
          <w:tcPr>
            <w:tcW w:w="904" w:type="pct"/>
          </w:tcPr>
          <w:p w14:paraId="6A3823A8" w14:textId="77777777" w:rsidR="0075282B" w:rsidRDefault="0075282B" w:rsidP="005E715B">
            <w:pPr>
              <w:pStyle w:val="Heading1"/>
              <w:spacing w:before="0" w:line="240" w:lineRule="auto"/>
              <w:rPr>
                <w:b w:val="0"/>
                <w:bCs w:val="0"/>
                <w:color w:val="000000" w:themeColor="text1"/>
                <w:sz w:val="22"/>
                <w:szCs w:val="24"/>
              </w:rPr>
            </w:pPr>
            <w:r w:rsidRPr="00736134">
              <w:rPr>
                <w:b w:val="0"/>
                <w:bCs w:val="0"/>
                <w:color w:val="000000" w:themeColor="text1"/>
                <w:sz w:val="22"/>
                <w:szCs w:val="24"/>
              </w:rPr>
              <w:t>Riesgo</w:t>
            </w:r>
          </w:p>
        </w:tc>
        <w:tc>
          <w:tcPr>
            <w:tcW w:w="4096" w:type="pct"/>
          </w:tcPr>
          <w:p w14:paraId="06BCDDA5" w14:textId="77777777" w:rsidR="0075282B" w:rsidRPr="00526E53" w:rsidRDefault="0075282B" w:rsidP="005E715B">
            <w:pPr>
              <w:pStyle w:val="Heading1"/>
              <w:spacing w:before="0" w:line="240" w:lineRule="auto"/>
              <w:rPr>
                <w:b w:val="0"/>
                <w:bCs w:val="0"/>
                <w:color w:val="000000" w:themeColor="text1"/>
                <w:sz w:val="22"/>
                <w:szCs w:val="24"/>
                <w:lang w:val="pt-BR"/>
              </w:rPr>
            </w:pPr>
            <w:r w:rsidRPr="00526E53">
              <w:rPr>
                <w:b w:val="0"/>
                <w:bCs w:val="0"/>
                <w:color w:val="000000" w:themeColor="text1"/>
                <w:sz w:val="22"/>
                <w:szCs w:val="24"/>
                <w:lang w:val="pt-BR"/>
              </w:rPr>
              <w:t>La posibilidad de que ocurra un evento o condición adversa que podría afectar la capacidad de Burrana para cumplir con los objetivos y requisitos definidos.</w:t>
            </w:r>
          </w:p>
        </w:tc>
      </w:tr>
      <w:tr w:rsidR="0075282B" w:rsidRPr="007232BE" w14:paraId="1E94BF37" w14:textId="77777777" w:rsidTr="005E715B">
        <w:tc>
          <w:tcPr>
            <w:tcW w:w="904" w:type="pct"/>
          </w:tcPr>
          <w:p w14:paraId="2133A59B" w14:textId="77777777" w:rsidR="0075282B" w:rsidRDefault="0075282B" w:rsidP="005E715B">
            <w:pPr>
              <w:pStyle w:val="Heading1"/>
              <w:spacing w:before="0" w:line="240" w:lineRule="auto"/>
              <w:rPr>
                <w:b w:val="0"/>
                <w:bCs w:val="0"/>
                <w:color w:val="000000" w:themeColor="text1"/>
                <w:sz w:val="22"/>
                <w:szCs w:val="24"/>
              </w:rPr>
            </w:pPr>
            <w:proofErr w:type="spellStart"/>
            <w:r w:rsidRPr="00736134">
              <w:rPr>
                <w:b w:val="0"/>
                <w:bCs w:val="0"/>
                <w:color w:val="000000" w:themeColor="text1"/>
                <w:sz w:val="22"/>
                <w:szCs w:val="24"/>
              </w:rPr>
              <w:t>Gestión</w:t>
            </w:r>
            <w:proofErr w:type="spellEnd"/>
            <w:r w:rsidRPr="00736134">
              <w:rPr>
                <w:b w:val="0"/>
                <w:bCs w:val="0"/>
                <w:color w:val="000000" w:themeColor="text1"/>
                <w:sz w:val="22"/>
                <w:szCs w:val="24"/>
              </w:rPr>
              <w:t xml:space="preserve"> de </w:t>
            </w:r>
            <w:proofErr w:type="spellStart"/>
            <w:r w:rsidRPr="00736134">
              <w:rPr>
                <w:b w:val="0"/>
                <w:bCs w:val="0"/>
                <w:color w:val="000000" w:themeColor="text1"/>
                <w:sz w:val="22"/>
                <w:szCs w:val="24"/>
              </w:rPr>
              <w:t>riesgos</w:t>
            </w:r>
            <w:proofErr w:type="spellEnd"/>
          </w:p>
        </w:tc>
        <w:tc>
          <w:tcPr>
            <w:tcW w:w="4096" w:type="pct"/>
          </w:tcPr>
          <w:p w14:paraId="5564FEED" w14:textId="77777777" w:rsidR="0075282B" w:rsidRPr="00526E53" w:rsidRDefault="0075282B" w:rsidP="005E715B">
            <w:pPr>
              <w:pStyle w:val="Heading1"/>
              <w:spacing w:before="0" w:line="240" w:lineRule="auto"/>
              <w:rPr>
                <w:b w:val="0"/>
                <w:bCs w:val="0"/>
                <w:color w:val="000000" w:themeColor="text1"/>
                <w:sz w:val="22"/>
                <w:szCs w:val="24"/>
                <w:lang w:val="pt-BR"/>
              </w:rPr>
            </w:pPr>
            <w:r w:rsidRPr="00526E53">
              <w:rPr>
                <w:b w:val="0"/>
                <w:bCs w:val="0"/>
                <w:color w:val="000000" w:themeColor="text1"/>
                <w:sz w:val="22"/>
                <w:szCs w:val="24"/>
                <w:lang w:val="pt-BR"/>
              </w:rPr>
              <w:t>Actividades coordinadas destinadas a identificar, evaluar, priorizar, mitigar y monitorear riesgos.</w:t>
            </w:r>
          </w:p>
        </w:tc>
      </w:tr>
      <w:tr w:rsidR="0075282B" w:rsidRPr="007232BE" w14:paraId="4855EFF3" w14:textId="77777777" w:rsidTr="005E715B">
        <w:tc>
          <w:tcPr>
            <w:tcW w:w="904" w:type="pct"/>
          </w:tcPr>
          <w:p w14:paraId="4B7850C9" w14:textId="77777777" w:rsidR="0075282B" w:rsidRDefault="0075282B" w:rsidP="005E715B">
            <w:pPr>
              <w:pStyle w:val="Heading1"/>
              <w:spacing w:before="0" w:line="240" w:lineRule="auto"/>
              <w:rPr>
                <w:b w:val="0"/>
                <w:bCs w:val="0"/>
                <w:color w:val="000000" w:themeColor="text1"/>
                <w:sz w:val="22"/>
                <w:szCs w:val="24"/>
              </w:rPr>
            </w:pPr>
            <w:proofErr w:type="spellStart"/>
            <w:r w:rsidRPr="00736134">
              <w:rPr>
                <w:b w:val="0"/>
                <w:bCs w:val="0"/>
                <w:color w:val="000000" w:themeColor="text1"/>
                <w:sz w:val="22"/>
                <w:szCs w:val="24"/>
              </w:rPr>
              <w:t>Identificación</w:t>
            </w:r>
            <w:proofErr w:type="spellEnd"/>
            <w:r w:rsidRPr="00736134">
              <w:rPr>
                <w:b w:val="0"/>
                <w:bCs w:val="0"/>
                <w:color w:val="000000" w:themeColor="text1"/>
                <w:sz w:val="22"/>
                <w:szCs w:val="24"/>
              </w:rPr>
              <w:t xml:space="preserve"> de </w:t>
            </w:r>
            <w:proofErr w:type="spellStart"/>
            <w:r w:rsidRPr="00736134">
              <w:rPr>
                <w:b w:val="0"/>
                <w:bCs w:val="0"/>
                <w:color w:val="000000" w:themeColor="text1"/>
                <w:sz w:val="22"/>
                <w:szCs w:val="24"/>
              </w:rPr>
              <w:t>riesgos</w:t>
            </w:r>
            <w:proofErr w:type="spellEnd"/>
          </w:p>
        </w:tc>
        <w:tc>
          <w:tcPr>
            <w:tcW w:w="4096" w:type="pct"/>
          </w:tcPr>
          <w:p w14:paraId="61C00483" w14:textId="77777777" w:rsidR="0075282B" w:rsidRPr="00526E53" w:rsidRDefault="0075282B" w:rsidP="005E715B">
            <w:pPr>
              <w:pStyle w:val="Heading1"/>
              <w:spacing w:before="0" w:line="240" w:lineRule="auto"/>
              <w:rPr>
                <w:b w:val="0"/>
                <w:bCs w:val="0"/>
                <w:color w:val="000000" w:themeColor="text1"/>
                <w:sz w:val="22"/>
                <w:szCs w:val="24"/>
                <w:lang w:val="pt-BR"/>
              </w:rPr>
            </w:pPr>
            <w:r w:rsidRPr="00526E53">
              <w:rPr>
                <w:b w:val="0"/>
                <w:bCs w:val="0"/>
                <w:color w:val="000000" w:themeColor="text1"/>
                <w:sz w:val="22"/>
                <w:szCs w:val="24"/>
                <w:lang w:val="pt-BR"/>
              </w:rPr>
              <w:t>Proceso de descubrimiento y documentación sistemática de riesgos potenciales.</w:t>
            </w:r>
          </w:p>
          <w:p w14:paraId="1E79F919" w14:textId="77777777" w:rsidR="0075282B" w:rsidRPr="00526E53" w:rsidRDefault="0075282B" w:rsidP="005E715B">
            <w:pPr>
              <w:pStyle w:val="Heading1"/>
              <w:spacing w:before="0" w:line="240" w:lineRule="auto"/>
              <w:rPr>
                <w:b w:val="0"/>
                <w:bCs w:val="0"/>
                <w:color w:val="000000" w:themeColor="text1"/>
                <w:sz w:val="22"/>
                <w:szCs w:val="24"/>
                <w:lang w:val="pt-BR"/>
              </w:rPr>
            </w:pPr>
          </w:p>
        </w:tc>
      </w:tr>
      <w:tr w:rsidR="0075282B" w:rsidRPr="007232BE" w14:paraId="5D02901A" w14:textId="77777777" w:rsidTr="005E715B">
        <w:tc>
          <w:tcPr>
            <w:tcW w:w="904" w:type="pct"/>
          </w:tcPr>
          <w:p w14:paraId="23E31C23" w14:textId="77777777" w:rsidR="0075282B" w:rsidRDefault="0075282B" w:rsidP="005E715B">
            <w:pPr>
              <w:pStyle w:val="Heading1"/>
              <w:spacing w:before="0" w:line="240" w:lineRule="auto"/>
              <w:rPr>
                <w:b w:val="0"/>
                <w:bCs w:val="0"/>
                <w:color w:val="000000" w:themeColor="text1"/>
                <w:sz w:val="22"/>
                <w:szCs w:val="24"/>
              </w:rPr>
            </w:pPr>
            <w:proofErr w:type="spellStart"/>
            <w:r w:rsidRPr="00736134">
              <w:rPr>
                <w:b w:val="0"/>
                <w:bCs w:val="0"/>
                <w:color w:val="000000" w:themeColor="text1"/>
                <w:sz w:val="22"/>
                <w:szCs w:val="24"/>
              </w:rPr>
              <w:t>Análisis</w:t>
            </w:r>
            <w:proofErr w:type="spellEnd"/>
            <w:r w:rsidRPr="00736134">
              <w:rPr>
                <w:b w:val="0"/>
                <w:bCs w:val="0"/>
                <w:color w:val="000000" w:themeColor="text1"/>
                <w:sz w:val="22"/>
                <w:szCs w:val="24"/>
              </w:rPr>
              <w:t xml:space="preserve"> del </w:t>
            </w:r>
            <w:proofErr w:type="spellStart"/>
            <w:r w:rsidRPr="00736134">
              <w:rPr>
                <w:b w:val="0"/>
                <w:bCs w:val="0"/>
                <w:color w:val="000000" w:themeColor="text1"/>
                <w:sz w:val="22"/>
                <w:szCs w:val="24"/>
              </w:rPr>
              <w:t>riesgo</w:t>
            </w:r>
            <w:proofErr w:type="spellEnd"/>
            <w:r w:rsidRPr="00736134">
              <w:rPr>
                <w:b w:val="0"/>
                <w:bCs w:val="0"/>
                <w:color w:val="000000" w:themeColor="text1"/>
                <w:sz w:val="22"/>
                <w:szCs w:val="24"/>
              </w:rPr>
              <w:t xml:space="preserve"> </w:t>
            </w:r>
          </w:p>
        </w:tc>
        <w:tc>
          <w:tcPr>
            <w:tcW w:w="4096" w:type="pct"/>
          </w:tcPr>
          <w:p w14:paraId="5ABB42E7" w14:textId="77777777" w:rsidR="0075282B" w:rsidRPr="00526E53" w:rsidRDefault="0075282B" w:rsidP="005E715B">
            <w:pPr>
              <w:pStyle w:val="Heading1"/>
              <w:spacing w:before="0" w:line="240" w:lineRule="auto"/>
              <w:rPr>
                <w:b w:val="0"/>
                <w:bCs w:val="0"/>
                <w:color w:val="000000" w:themeColor="text1"/>
                <w:sz w:val="22"/>
                <w:szCs w:val="24"/>
                <w:lang w:val="pt-BR"/>
              </w:rPr>
            </w:pPr>
            <w:r w:rsidRPr="00526E53">
              <w:rPr>
                <w:b w:val="0"/>
                <w:bCs w:val="0"/>
                <w:color w:val="000000" w:themeColor="text1"/>
                <w:sz w:val="22"/>
                <w:szCs w:val="24"/>
                <w:lang w:val="pt-BR"/>
              </w:rPr>
              <w:t>Proceso para evaluar la probabilidad y el impacto de los riesgos identificados para informar la priorización y la mitigación.</w:t>
            </w:r>
          </w:p>
        </w:tc>
      </w:tr>
      <w:tr w:rsidR="0075282B" w:rsidRPr="007232BE" w14:paraId="22B9E683" w14:textId="77777777" w:rsidTr="005E715B">
        <w:tc>
          <w:tcPr>
            <w:tcW w:w="904" w:type="pct"/>
          </w:tcPr>
          <w:p w14:paraId="465F1CC5" w14:textId="77777777" w:rsidR="0075282B" w:rsidRDefault="0075282B" w:rsidP="005E715B">
            <w:pPr>
              <w:pStyle w:val="Heading1"/>
              <w:spacing w:before="0" w:line="240" w:lineRule="auto"/>
              <w:rPr>
                <w:b w:val="0"/>
                <w:bCs w:val="0"/>
                <w:color w:val="000000" w:themeColor="text1"/>
                <w:sz w:val="22"/>
                <w:szCs w:val="24"/>
              </w:rPr>
            </w:pPr>
            <w:proofErr w:type="spellStart"/>
            <w:r w:rsidRPr="00736134">
              <w:rPr>
                <w:b w:val="0"/>
                <w:bCs w:val="0"/>
                <w:color w:val="000000" w:themeColor="text1"/>
                <w:sz w:val="22"/>
                <w:szCs w:val="24"/>
              </w:rPr>
              <w:t>Mitigación</w:t>
            </w:r>
            <w:proofErr w:type="spellEnd"/>
            <w:r w:rsidRPr="00736134">
              <w:rPr>
                <w:b w:val="0"/>
                <w:bCs w:val="0"/>
                <w:color w:val="000000" w:themeColor="text1"/>
                <w:sz w:val="22"/>
                <w:szCs w:val="24"/>
              </w:rPr>
              <w:t xml:space="preserve"> de </w:t>
            </w:r>
            <w:proofErr w:type="spellStart"/>
            <w:r w:rsidRPr="00736134">
              <w:rPr>
                <w:b w:val="0"/>
                <w:bCs w:val="0"/>
                <w:color w:val="000000" w:themeColor="text1"/>
                <w:sz w:val="22"/>
                <w:szCs w:val="24"/>
              </w:rPr>
              <w:t>riesgos</w:t>
            </w:r>
            <w:proofErr w:type="spellEnd"/>
          </w:p>
        </w:tc>
        <w:tc>
          <w:tcPr>
            <w:tcW w:w="4096" w:type="pct"/>
          </w:tcPr>
          <w:p w14:paraId="49DF9DEA" w14:textId="77777777" w:rsidR="0075282B" w:rsidRPr="00526E53" w:rsidRDefault="0075282B" w:rsidP="005E715B">
            <w:pPr>
              <w:pStyle w:val="Heading1"/>
              <w:spacing w:before="0" w:line="240" w:lineRule="auto"/>
              <w:rPr>
                <w:b w:val="0"/>
                <w:bCs w:val="0"/>
                <w:color w:val="000000" w:themeColor="text1"/>
                <w:sz w:val="22"/>
                <w:szCs w:val="24"/>
                <w:lang w:val="pt-BR"/>
              </w:rPr>
            </w:pPr>
            <w:r w:rsidRPr="00526E53">
              <w:rPr>
                <w:b w:val="0"/>
                <w:bCs w:val="0"/>
                <w:color w:val="000000" w:themeColor="text1"/>
                <w:sz w:val="22"/>
                <w:szCs w:val="24"/>
                <w:lang w:val="pt-BR"/>
              </w:rPr>
              <w:t>Implementación de acciones para reducir la probabilidad o severidad de los riesgos identificados.</w:t>
            </w:r>
          </w:p>
        </w:tc>
      </w:tr>
      <w:tr w:rsidR="0075282B" w:rsidRPr="007232BE" w14:paraId="271BC2BF" w14:textId="77777777" w:rsidTr="005E715B">
        <w:tc>
          <w:tcPr>
            <w:tcW w:w="904" w:type="pct"/>
          </w:tcPr>
          <w:p w14:paraId="50CCF486" w14:textId="77777777" w:rsidR="0075282B" w:rsidRDefault="0075282B" w:rsidP="005E715B">
            <w:pPr>
              <w:pStyle w:val="Heading1"/>
              <w:spacing w:before="0" w:line="240" w:lineRule="auto"/>
              <w:rPr>
                <w:b w:val="0"/>
                <w:bCs w:val="0"/>
                <w:color w:val="000000" w:themeColor="text1"/>
                <w:sz w:val="22"/>
                <w:szCs w:val="24"/>
              </w:rPr>
            </w:pPr>
            <w:r w:rsidRPr="00736134">
              <w:rPr>
                <w:b w:val="0"/>
                <w:bCs w:val="0"/>
                <w:color w:val="000000" w:themeColor="text1"/>
                <w:sz w:val="22"/>
                <w:szCs w:val="24"/>
              </w:rPr>
              <w:t xml:space="preserve">Plan de </w:t>
            </w:r>
            <w:proofErr w:type="spellStart"/>
            <w:r w:rsidRPr="00736134">
              <w:rPr>
                <w:b w:val="0"/>
                <w:bCs w:val="0"/>
                <w:color w:val="000000" w:themeColor="text1"/>
                <w:sz w:val="22"/>
                <w:szCs w:val="24"/>
              </w:rPr>
              <w:t>contingencia</w:t>
            </w:r>
            <w:proofErr w:type="spellEnd"/>
          </w:p>
        </w:tc>
        <w:tc>
          <w:tcPr>
            <w:tcW w:w="4096" w:type="pct"/>
          </w:tcPr>
          <w:p w14:paraId="61CD96B7" w14:textId="77777777" w:rsidR="0075282B" w:rsidRPr="00526E53" w:rsidRDefault="0075282B" w:rsidP="005E715B">
            <w:pPr>
              <w:pStyle w:val="Heading1"/>
              <w:spacing w:before="0" w:line="240" w:lineRule="auto"/>
              <w:rPr>
                <w:b w:val="0"/>
                <w:bCs w:val="0"/>
                <w:color w:val="000000" w:themeColor="text1"/>
                <w:sz w:val="22"/>
                <w:szCs w:val="24"/>
                <w:lang w:val="pt-BR"/>
              </w:rPr>
            </w:pPr>
            <w:r w:rsidRPr="00526E53">
              <w:rPr>
                <w:b w:val="0"/>
                <w:bCs w:val="0"/>
                <w:color w:val="000000" w:themeColor="text1"/>
                <w:sz w:val="22"/>
                <w:szCs w:val="24"/>
                <w:lang w:val="pt-BR"/>
              </w:rPr>
              <w:t>Acciones alternativas predefinidas planificadas para abordar los riesgos que se materializan a pesar de los esfuerzos de mitigación.</w:t>
            </w:r>
          </w:p>
        </w:tc>
      </w:tr>
    </w:tbl>
    <w:p w14:paraId="6F0AF22D" w14:textId="77777777" w:rsidR="0075282B" w:rsidRPr="00526E53" w:rsidRDefault="0075282B" w:rsidP="0075282B">
      <w:pPr>
        <w:pStyle w:val="Heading1"/>
        <w:rPr>
          <w:lang w:val="pt-BR"/>
        </w:rPr>
      </w:pPr>
      <w:r w:rsidRPr="00526E53">
        <w:rPr>
          <w:lang w:val="pt-BR"/>
        </w:rPr>
        <w:t>Proceso</w:t>
      </w:r>
    </w:p>
    <w:p w14:paraId="11F98B8E" w14:textId="77777777" w:rsidR="0075282B" w:rsidRPr="00526E53" w:rsidRDefault="0075282B" w:rsidP="0075282B">
      <w:pPr>
        <w:rPr>
          <w:lang w:val="pt-BR"/>
        </w:rPr>
      </w:pPr>
      <w:r w:rsidRPr="00526E53">
        <w:rPr>
          <w:lang w:val="pt-BR"/>
        </w:rPr>
        <w:t xml:space="preserve">El proceso de gestión de riesgos en Burrana se alinea sistemáticamente con los estándares de la industria aeroespacial (AS9100, AS9110, AS9115, AS9145 y SAE AS13004) y cumple con los requisitos reglamentarios y específicos del cliente aplicables. </w:t>
      </w:r>
    </w:p>
    <w:p w14:paraId="2D6B8CF2" w14:textId="77777777" w:rsidR="0075282B" w:rsidRPr="00526E53" w:rsidRDefault="0075282B" w:rsidP="0075282B">
      <w:pPr>
        <w:rPr>
          <w:lang w:val="pt-BR"/>
        </w:rPr>
      </w:pPr>
      <w:r w:rsidRPr="00526E53">
        <w:rPr>
          <w:lang w:val="pt-BR"/>
        </w:rPr>
        <w:t xml:space="preserve">El proceso consta de cinco fases distintas: </w:t>
      </w:r>
    </w:p>
    <w:p w14:paraId="120AE8E6" w14:textId="77777777" w:rsidR="0075282B" w:rsidRPr="00526E53" w:rsidRDefault="0075282B" w:rsidP="0075282B">
      <w:pPr>
        <w:pStyle w:val="ListParagraph"/>
        <w:numPr>
          <w:ilvl w:val="0"/>
          <w:numId w:val="18"/>
        </w:numPr>
        <w:rPr>
          <w:lang w:val="pt-BR"/>
        </w:rPr>
      </w:pPr>
      <w:r w:rsidRPr="00526E53">
        <w:rPr>
          <w:lang w:val="pt-BR"/>
        </w:rPr>
        <w:t>Planificación de la gestión de riesgos</w:t>
      </w:r>
    </w:p>
    <w:p w14:paraId="47956FE2" w14:textId="77777777" w:rsidR="0075282B" w:rsidRDefault="0075282B" w:rsidP="0075282B">
      <w:pPr>
        <w:pStyle w:val="ListParagraph"/>
        <w:numPr>
          <w:ilvl w:val="0"/>
          <w:numId w:val="18"/>
        </w:numPr>
      </w:pPr>
      <w:proofErr w:type="spellStart"/>
      <w:r w:rsidRPr="007A71E0">
        <w:t>Identificación</w:t>
      </w:r>
      <w:proofErr w:type="spellEnd"/>
      <w:r w:rsidRPr="007A71E0">
        <w:t xml:space="preserve"> de </w:t>
      </w:r>
      <w:proofErr w:type="spellStart"/>
      <w:r w:rsidRPr="007A71E0">
        <w:t>riesgos</w:t>
      </w:r>
      <w:proofErr w:type="spellEnd"/>
    </w:p>
    <w:p w14:paraId="4AF21102" w14:textId="77777777" w:rsidR="0075282B" w:rsidRDefault="0075282B" w:rsidP="0075282B">
      <w:pPr>
        <w:pStyle w:val="ListParagraph"/>
        <w:numPr>
          <w:ilvl w:val="0"/>
          <w:numId w:val="18"/>
        </w:numPr>
      </w:pPr>
      <w:proofErr w:type="spellStart"/>
      <w:r w:rsidRPr="007A71E0">
        <w:t>Análisis</w:t>
      </w:r>
      <w:proofErr w:type="spellEnd"/>
      <w:r w:rsidRPr="007A71E0">
        <w:t xml:space="preserve"> y </w:t>
      </w:r>
      <w:proofErr w:type="spellStart"/>
      <w:r w:rsidRPr="007A71E0">
        <w:t>priorización</w:t>
      </w:r>
      <w:proofErr w:type="spellEnd"/>
      <w:r w:rsidRPr="007A71E0">
        <w:t xml:space="preserve"> de </w:t>
      </w:r>
      <w:proofErr w:type="spellStart"/>
      <w:r w:rsidRPr="007A71E0">
        <w:t>riesgos</w:t>
      </w:r>
      <w:proofErr w:type="spellEnd"/>
    </w:p>
    <w:p w14:paraId="438366BF" w14:textId="77777777" w:rsidR="0075282B" w:rsidRPr="00526E53" w:rsidRDefault="0075282B" w:rsidP="0075282B">
      <w:pPr>
        <w:pStyle w:val="ListParagraph"/>
        <w:numPr>
          <w:ilvl w:val="0"/>
          <w:numId w:val="18"/>
        </w:numPr>
        <w:rPr>
          <w:lang w:val="pt-BR"/>
        </w:rPr>
      </w:pPr>
      <w:r w:rsidRPr="00526E53">
        <w:rPr>
          <w:lang w:val="pt-BR"/>
        </w:rPr>
        <w:t>Mitigación de riesgos y planificación de contingencias</w:t>
      </w:r>
    </w:p>
    <w:p w14:paraId="2309923E" w14:textId="77777777" w:rsidR="0075282B" w:rsidRPr="00526E53" w:rsidRDefault="0075282B" w:rsidP="0075282B">
      <w:pPr>
        <w:pStyle w:val="ListParagraph"/>
        <w:numPr>
          <w:ilvl w:val="0"/>
          <w:numId w:val="18"/>
        </w:numPr>
        <w:rPr>
          <w:lang w:val="pt-BR"/>
        </w:rPr>
      </w:pPr>
      <w:r w:rsidRPr="00526E53">
        <w:rPr>
          <w:lang w:val="pt-BR"/>
        </w:rPr>
        <w:t>Supervisión, control e informes continuos de riesgos</w:t>
      </w:r>
    </w:p>
    <w:p w14:paraId="413C1ABB" w14:textId="77777777" w:rsidR="0075282B" w:rsidRPr="00526E53" w:rsidRDefault="0075282B" w:rsidP="0075282B">
      <w:pPr>
        <w:pStyle w:val="Heading2"/>
        <w:rPr>
          <w:lang w:val="pt-BR"/>
        </w:rPr>
      </w:pPr>
      <w:r w:rsidRPr="00526E53">
        <w:rPr>
          <w:lang w:val="pt-BR"/>
        </w:rPr>
        <w:t>Planificación de la gestión de riesgos</w:t>
      </w:r>
    </w:p>
    <w:p w14:paraId="39DA5957" w14:textId="77777777" w:rsidR="0075282B" w:rsidRPr="00526E53" w:rsidRDefault="0075282B" w:rsidP="0075282B">
      <w:pPr>
        <w:rPr>
          <w:lang w:val="pt-BR"/>
        </w:rPr>
      </w:pPr>
      <w:r w:rsidRPr="00526E53">
        <w:rPr>
          <w:lang w:val="pt-BR"/>
        </w:rPr>
        <w:t xml:space="preserve">Los Planes de Gestión de Riesgos se documentan formalmente mediante el Formulario F-612-01 y son aprobados por el Vicepresidente de Calidad o un delegado designado. Cada plan define explícitamente el alcance de las actividades de gestión de riesgos, detalla las metodologías y herramientas que se utilizarán, asigna roles y responsabilidades claros, asigna los recursos necesarios y establece cronogramas para ejecutar las tareas de gestión de riesgos. </w:t>
      </w:r>
    </w:p>
    <w:p w14:paraId="08A23D8B" w14:textId="77777777" w:rsidR="0075282B" w:rsidRPr="00526E53" w:rsidRDefault="0075282B" w:rsidP="0075282B">
      <w:pPr>
        <w:rPr>
          <w:lang w:val="pt-BR"/>
        </w:rPr>
      </w:pPr>
      <w:r w:rsidRPr="00526E53">
        <w:rPr>
          <w:lang w:val="pt-BR"/>
        </w:rPr>
        <w:t xml:space="preserve">Los planes tienen en cuenta las aportaciones de los requisitos normativos, las especificaciones del cliente, los datos históricos de rendimiento, la complejidad del producto, los perfiles de riesgo de los proveedores y las mejores prácticas del sector, como la planificación avanzada de la calidad del producto (APQP) y el proceso de aprobación de piezas de producción (PPAP) de la norma AS9145. </w:t>
      </w:r>
    </w:p>
    <w:p w14:paraId="531FB64A" w14:textId="77777777" w:rsidR="0075282B" w:rsidRPr="00526E53" w:rsidRDefault="0075282B" w:rsidP="0075282B">
      <w:pPr>
        <w:rPr>
          <w:lang w:val="pt-BR"/>
        </w:rPr>
      </w:pPr>
      <w:r w:rsidRPr="00526E53">
        <w:rPr>
          <w:lang w:val="pt-BR"/>
        </w:rPr>
        <w:t>Los Planes de Gestión de Riesgos se revisan y revisan según sea necesario en respuesta a cambios en el alcance del proyecto, las normas reglamentarias o los requisitos del cliente, y se someten a una reaprobación formal después de las revisiones.</w:t>
      </w:r>
    </w:p>
    <w:p w14:paraId="02A128F3" w14:textId="77777777" w:rsidR="0075282B" w:rsidRPr="00526E53" w:rsidRDefault="0075282B" w:rsidP="0075282B">
      <w:pPr>
        <w:pStyle w:val="Heading2"/>
        <w:rPr>
          <w:lang w:val="pt-BR"/>
        </w:rPr>
      </w:pPr>
      <w:r w:rsidRPr="00526E53">
        <w:rPr>
          <w:lang w:val="pt-BR"/>
        </w:rPr>
        <w:t>Identificación de riesgos</w:t>
      </w:r>
    </w:p>
    <w:p w14:paraId="7BACB39D" w14:textId="77777777" w:rsidR="0075282B" w:rsidRPr="00526E53" w:rsidRDefault="0075282B" w:rsidP="0075282B">
      <w:pPr>
        <w:rPr>
          <w:lang w:val="pt-BR"/>
        </w:rPr>
      </w:pPr>
      <w:r w:rsidRPr="00526E53">
        <w:rPr>
          <w:lang w:val="pt-BR"/>
        </w:rPr>
        <w:t xml:space="preserve">Los riesgos se identifican sistemáticamente utilizando métodos estandarizados y documentados consistentes con el AS13004 SAE. Las entradas para la identificación de riesgos incluyen registros de calidad históricos, informes de </w:t>
      </w:r>
      <w:r w:rsidRPr="00526E53">
        <w:rPr>
          <w:lang w:val="pt-BR"/>
        </w:rPr>
        <w:lastRenderedPageBreak/>
        <w:t xml:space="preserve">auditoría, comentarios de los clientes, comunicaciones regulatorias, revisiones de diseño de ingeniería y evaluaciones de proveedores. </w:t>
      </w:r>
    </w:p>
    <w:p w14:paraId="2B7376DD" w14:textId="77777777" w:rsidR="0075282B" w:rsidRPr="00526E53" w:rsidRDefault="0075282B" w:rsidP="0075282B">
      <w:pPr>
        <w:rPr>
          <w:lang w:val="pt-BR"/>
        </w:rPr>
      </w:pPr>
      <w:r w:rsidRPr="00526E53">
        <w:rPr>
          <w:lang w:val="pt-BR"/>
        </w:rPr>
        <w:t xml:space="preserve">Se aplican herramientas como el análisis modal de fallos y efectos (FMEA), APQP y listas de comprobación de riesgos para identificar a fondo los riesgos potenciales. </w:t>
      </w:r>
    </w:p>
    <w:p w14:paraId="07A3CB30" w14:textId="77777777" w:rsidR="0075282B" w:rsidRPr="00526E53" w:rsidRDefault="0075282B" w:rsidP="0075282B">
      <w:pPr>
        <w:rPr>
          <w:lang w:val="pt-BR"/>
        </w:rPr>
      </w:pPr>
      <w:r w:rsidRPr="00526E53">
        <w:rPr>
          <w:lang w:val="pt-BR"/>
        </w:rPr>
        <w:t>Los riesgos identificados se documentan claramente en el Plan de Gestión de Riesgos con descripciones detalladas, identificadores únicos, posibles causas raíz y los posibles impactos en la conformidad del producto, el cumplimiento normativo y la satisfacción del cliente.</w:t>
      </w:r>
    </w:p>
    <w:p w14:paraId="31B6AE2E" w14:textId="77777777" w:rsidR="0075282B" w:rsidRPr="00526E53" w:rsidRDefault="0075282B" w:rsidP="0075282B">
      <w:pPr>
        <w:rPr>
          <w:rFonts w:eastAsiaTheme="majorEastAsia" w:cstheme="majorBidi"/>
          <w:b/>
          <w:color w:val="0F4761" w:themeColor="accent1" w:themeShade="BF"/>
          <w:szCs w:val="32"/>
          <w:lang w:val="pt-BR"/>
        </w:rPr>
      </w:pPr>
      <w:r w:rsidRPr="00526E53">
        <w:rPr>
          <w:rFonts w:eastAsiaTheme="majorEastAsia" w:cstheme="majorBidi"/>
          <w:b/>
          <w:color w:val="0F4761" w:themeColor="accent1" w:themeShade="BF"/>
          <w:szCs w:val="32"/>
          <w:lang w:val="pt-BR"/>
        </w:rPr>
        <w:t>Análisis y priorización de riesgos</w:t>
      </w:r>
    </w:p>
    <w:p w14:paraId="4844E7F6" w14:textId="77777777" w:rsidR="0075282B" w:rsidRPr="00526E53" w:rsidRDefault="0075282B" w:rsidP="0075282B">
      <w:pPr>
        <w:rPr>
          <w:lang w:val="pt-BR"/>
        </w:rPr>
      </w:pPr>
      <w:r w:rsidRPr="00526E53">
        <w:rPr>
          <w:lang w:val="pt-BR"/>
        </w:rPr>
        <w:t xml:space="preserve">Los riesgos identificados se analizan utilizando metodologías cualitativas y cuantitativas estructuradas. Los riesgos se evalúan en función de los criterios establecidos de probabilidad (probabilidad de ocurrencia), gravedad (impacto potencial en la calidad del producto, cumplimiento, seguridad y satisfacción del cliente) y detectabilidad. </w:t>
      </w:r>
    </w:p>
    <w:p w14:paraId="1683ACA0" w14:textId="77777777" w:rsidR="0075282B" w:rsidRPr="00526E53" w:rsidRDefault="0075282B" w:rsidP="0075282B">
      <w:pPr>
        <w:rPr>
          <w:lang w:val="pt-BR"/>
        </w:rPr>
      </w:pPr>
      <w:r w:rsidRPr="00526E53">
        <w:rPr>
          <w:lang w:val="pt-BR"/>
        </w:rPr>
        <w:t>A continuación, los riesgos se priorizan como Alto, Medio o Bajo, con criterios de priorización claramente documentados en el Plan de Gestión de Riesgos. Los riesgos de alta prioridad reciben atención inmediata de los propietarios y la gestión responsables de los procesos, lo que garantiza la asignación oportuna de recursos para una mitigación eficaz.</w:t>
      </w:r>
    </w:p>
    <w:p w14:paraId="54822AF3" w14:textId="77777777" w:rsidR="0075282B" w:rsidRPr="00526E53" w:rsidRDefault="0075282B" w:rsidP="0075282B">
      <w:pPr>
        <w:rPr>
          <w:rFonts w:eastAsiaTheme="majorEastAsia" w:cstheme="majorBidi"/>
          <w:b/>
          <w:color w:val="0F4761" w:themeColor="accent1" w:themeShade="BF"/>
          <w:szCs w:val="32"/>
          <w:lang w:val="pt-BR"/>
        </w:rPr>
      </w:pPr>
      <w:r w:rsidRPr="00526E53">
        <w:rPr>
          <w:rFonts w:eastAsiaTheme="majorEastAsia" w:cstheme="majorBidi"/>
          <w:b/>
          <w:color w:val="0F4761" w:themeColor="accent1" w:themeShade="BF"/>
          <w:szCs w:val="32"/>
          <w:lang w:val="pt-BR"/>
        </w:rPr>
        <w:t>Mitigación de riesgos y planificación de contingencias</w:t>
      </w:r>
    </w:p>
    <w:p w14:paraId="20B6884B" w14:textId="77777777" w:rsidR="0075282B" w:rsidRPr="00526E53" w:rsidRDefault="0075282B" w:rsidP="0075282B">
      <w:pPr>
        <w:rPr>
          <w:lang w:val="pt-BR"/>
        </w:rPr>
      </w:pPr>
      <w:r w:rsidRPr="00526E53">
        <w:rPr>
          <w:lang w:val="pt-BR"/>
        </w:rPr>
        <w:t>Para cada riesgo identificado, se documentan y aprueban acciones explícitas de mitigación de riesgos antes de su implementación. Los planes de mitigación detallan tareas específicas, responsabilidades asignadas, plazos claros y criterios de éxito medibles. La eficacia de la mitigación se supervisa periódicamente y se realizan los ajustes necesarios para garantizar el cumplimiento y la eficacia continuos. Se requieren planes de contingencia para riesgos de alta gravedad en los que la mitigación completa no es práctica o factible. Estos planes de contingencia especifican acciones de respuesta alternativas, criterios de activación, personal responsable y resultados esperados, y requieren la aprobación formal del propietario del proceso y la función de Calidad antes de su publicación.</w:t>
      </w:r>
    </w:p>
    <w:p w14:paraId="15975AD3" w14:textId="77777777" w:rsidR="0075282B" w:rsidRPr="00526E53" w:rsidRDefault="0075282B" w:rsidP="0075282B">
      <w:pPr>
        <w:rPr>
          <w:lang w:val="pt-BR"/>
        </w:rPr>
      </w:pPr>
      <w:r w:rsidRPr="00526E53">
        <w:rPr>
          <w:rFonts w:eastAsiaTheme="majorEastAsia" w:cstheme="majorBidi"/>
          <w:b/>
          <w:color w:val="0F4761" w:themeColor="accent1" w:themeShade="BF"/>
          <w:szCs w:val="32"/>
          <w:lang w:val="pt-BR"/>
        </w:rPr>
        <w:t xml:space="preserve">Monitoreo, control e informes continuos de riesgosLa efectividad de la gestión de riesgos es monitoreada continuamente por los propietarios de los procesos y verificada periódicamente por el aseguramiento de la calidad a través de auditorías internas y revisiones de gestión. </w:t>
      </w:r>
    </w:p>
    <w:p w14:paraId="6A83FF41" w14:textId="77777777" w:rsidR="0075282B" w:rsidRPr="00526E53" w:rsidRDefault="0075282B" w:rsidP="0075282B">
      <w:pPr>
        <w:rPr>
          <w:lang w:val="pt-BR"/>
        </w:rPr>
      </w:pPr>
      <w:r w:rsidRPr="00526E53">
        <w:rPr>
          <w:lang w:val="pt-BR"/>
        </w:rPr>
        <w:t xml:space="preserve">Las actividades de monitoreo incluyen revisiones programadas de los Planes de Gestión de Riesgos, análisis de la efectividad de las acciones de mitigación, evaluación de riesgos emergentes y verificación del cumplimiento regulatorio. Cualquier cambio en el estado del riesgo, las estrategias de mitigación o contingencia, los cronogramas o las asignaciones de recursos debe documentarse, aprobarse y comunicarse formalmente a través de los canales organizacionales establecidos. </w:t>
      </w:r>
    </w:p>
    <w:p w14:paraId="64E46010" w14:textId="77777777" w:rsidR="0075282B" w:rsidRPr="00526E53" w:rsidRDefault="0075282B" w:rsidP="0075282B">
      <w:pPr>
        <w:rPr>
          <w:lang w:val="pt-BR"/>
        </w:rPr>
      </w:pPr>
      <w:r w:rsidRPr="00526E53">
        <w:rPr>
          <w:lang w:val="pt-BR"/>
        </w:rPr>
        <w:t>Los propietarios de los procesos preparan informes periódicos sobre el estado de los riesgos, los revisa Calidad y los presenta a la alta dirección para garantizar la transparencia, la responsabilidad y la toma de decisiones oportuna.</w:t>
      </w:r>
    </w:p>
    <w:p w14:paraId="284644E5" w14:textId="77777777" w:rsidR="0075282B" w:rsidRPr="00526E53" w:rsidRDefault="0075282B" w:rsidP="0075282B">
      <w:pPr>
        <w:rPr>
          <w:lang w:val="pt-BR"/>
        </w:rPr>
      </w:pPr>
      <w:r w:rsidRPr="00526E53">
        <w:rPr>
          <w:lang w:val="pt-BR"/>
        </w:rPr>
        <w:t xml:space="preserve">Este enfoque estructurado de la gestión de riesgos garantiza una identificación integral, una mitigación proactiva y un control riguroso de los riesgos a lo largo de los procesos operativos y del ciclo de vida del producto de Burrana, </w:t>
      </w:r>
      <w:r w:rsidRPr="00526E53">
        <w:rPr>
          <w:lang w:val="pt-BR"/>
        </w:rPr>
        <w:lastRenderedPageBreak/>
        <w:t>proporcionando pruebas sólidas de cumplimiento a los auditores aeroespaciales, los principales clientes y las autoridades reguladoras.</w:t>
      </w:r>
    </w:p>
    <w:p w14:paraId="2ACDBB11" w14:textId="77777777" w:rsidR="0075282B" w:rsidRPr="00BE5E16" w:rsidRDefault="0075282B" w:rsidP="0075282B">
      <w:pPr>
        <w:pStyle w:val="Heading1"/>
      </w:pPr>
      <w:proofErr w:type="spellStart"/>
      <w:r w:rsidRPr="00BE5E16">
        <w:t>Archivo</w:t>
      </w:r>
      <w:proofErr w:type="spellEnd"/>
    </w:p>
    <w:p w14:paraId="318E45A8" w14:textId="77777777" w:rsidR="0075282B" w:rsidRPr="00526E53" w:rsidRDefault="0075282B" w:rsidP="0075282B">
      <w:pPr>
        <w:pStyle w:val="ListParagraph"/>
        <w:numPr>
          <w:ilvl w:val="0"/>
          <w:numId w:val="12"/>
        </w:numPr>
        <w:rPr>
          <w:rFonts w:asciiTheme="minorHAnsi" w:hAnsiTheme="minorHAnsi" w:cstheme="minorHAnsi"/>
          <w:lang w:val="pt-BR"/>
        </w:rPr>
      </w:pPr>
      <w:r w:rsidRPr="00526E53">
        <w:rPr>
          <w:rFonts w:asciiTheme="minorHAnsi" w:hAnsiTheme="minorHAnsi" w:cstheme="minorHAnsi"/>
          <w:lang w:val="pt-BR"/>
        </w:rPr>
        <w:t>Planes de administración de riesgos aprobados (formulario F-612-01)</w:t>
      </w:r>
    </w:p>
    <w:p w14:paraId="3A1306A3" w14:textId="77777777" w:rsidR="0075282B" w:rsidRPr="00526E53" w:rsidRDefault="0075282B" w:rsidP="0075282B">
      <w:pPr>
        <w:pStyle w:val="ListParagraph"/>
        <w:numPr>
          <w:ilvl w:val="0"/>
          <w:numId w:val="12"/>
        </w:numPr>
        <w:rPr>
          <w:rFonts w:asciiTheme="minorHAnsi" w:hAnsiTheme="minorHAnsi" w:cstheme="minorHAnsi"/>
          <w:lang w:val="pt-BR"/>
        </w:rPr>
      </w:pPr>
      <w:r w:rsidRPr="00526E53">
        <w:rPr>
          <w:rFonts w:asciiTheme="minorHAnsi" w:hAnsiTheme="minorHAnsi" w:cstheme="minorHAnsi"/>
          <w:lang w:val="pt-BR"/>
        </w:rPr>
        <w:t>Evaluaciones de riesgos y resultados de priorización</w:t>
      </w:r>
    </w:p>
    <w:p w14:paraId="06F2756F" w14:textId="77777777" w:rsidR="0075282B" w:rsidRPr="00526E53" w:rsidRDefault="0075282B" w:rsidP="0075282B">
      <w:pPr>
        <w:pStyle w:val="ListParagraph"/>
        <w:numPr>
          <w:ilvl w:val="0"/>
          <w:numId w:val="12"/>
        </w:numPr>
        <w:rPr>
          <w:rFonts w:asciiTheme="minorHAnsi" w:hAnsiTheme="minorHAnsi" w:cstheme="minorHAnsi"/>
          <w:lang w:val="pt-BR"/>
        </w:rPr>
      </w:pPr>
      <w:r w:rsidRPr="00526E53">
        <w:rPr>
          <w:rFonts w:asciiTheme="minorHAnsi" w:hAnsiTheme="minorHAnsi" w:cstheme="minorHAnsi"/>
          <w:lang w:val="pt-BR"/>
        </w:rPr>
        <w:t>Documentación de planes de contingencia y mitigación de riesgos</w:t>
      </w:r>
    </w:p>
    <w:p w14:paraId="1E8FCB1D" w14:textId="77777777" w:rsidR="0075282B" w:rsidRPr="00526E53" w:rsidRDefault="0075282B" w:rsidP="0075282B">
      <w:pPr>
        <w:pStyle w:val="ListParagraph"/>
        <w:numPr>
          <w:ilvl w:val="0"/>
          <w:numId w:val="12"/>
        </w:numPr>
        <w:rPr>
          <w:rFonts w:asciiTheme="minorHAnsi" w:hAnsiTheme="minorHAnsi" w:cstheme="minorHAnsi"/>
          <w:lang w:val="pt-BR"/>
        </w:rPr>
      </w:pPr>
      <w:r w:rsidRPr="00526E53">
        <w:rPr>
          <w:rFonts w:asciiTheme="minorHAnsi" w:hAnsiTheme="minorHAnsi" w:cstheme="minorHAnsi"/>
          <w:lang w:val="pt-BR"/>
        </w:rPr>
        <w:t>Registros de revisiones periódicas de riesgos</w:t>
      </w:r>
    </w:p>
    <w:p w14:paraId="0D6FDC53" w14:textId="77777777" w:rsidR="0075282B" w:rsidRPr="00370527" w:rsidRDefault="0075282B" w:rsidP="0075282B">
      <w:pPr>
        <w:pStyle w:val="ListParagraph"/>
        <w:numPr>
          <w:ilvl w:val="0"/>
          <w:numId w:val="12"/>
        </w:numPr>
        <w:rPr>
          <w:rFonts w:asciiTheme="minorHAnsi" w:hAnsiTheme="minorHAnsi" w:cstheme="minorHAnsi"/>
        </w:rPr>
      </w:pPr>
      <w:proofErr w:type="spellStart"/>
      <w:r w:rsidRPr="00370527">
        <w:rPr>
          <w:rFonts w:asciiTheme="minorHAnsi" w:hAnsiTheme="minorHAnsi" w:cstheme="minorHAnsi"/>
        </w:rPr>
        <w:t>Informes</w:t>
      </w:r>
      <w:proofErr w:type="spellEnd"/>
      <w:r w:rsidRPr="00370527">
        <w:rPr>
          <w:rFonts w:asciiTheme="minorHAnsi" w:hAnsiTheme="minorHAnsi" w:cstheme="minorHAnsi"/>
        </w:rPr>
        <w:t xml:space="preserve"> de </w:t>
      </w:r>
      <w:proofErr w:type="spellStart"/>
      <w:r w:rsidRPr="00370527">
        <w:rPr>
          <w:rFonts w:asciiTheme="minorHAnsi" w:hAnsiTheme="minorHAnsi" w:cstheme="minorHAnsi"/>
        </w:rPr>
        <w:t>auditoría</w:t>
      </w:r>
      <w:proofErr w:type="spellEnd"/>
      <w:r w:rsidRPr="00370527">
        <w:rPr>
          <w:rFonts w:asciiTheme="minorHAnsi" w:hAnsiTheme="minorHAnsi" w:cstheme="minorHAnsi"/>
        </w:rPr>
        <w:t xml:space="preserve"> interna</w:t>
      </w:r>
    </w:p>
    <w:p w14:paraId="176405E4" w14:textId="77777777" w:rsidR="0075282B" w:rsidRPr="00526E53" w:rsidRDefault="0075282B" w:rsidP="0075282B">
      <w:pPr>
        <w:pStyle w:val="ListParagraph"/>
        <w:numPr>
          <w:ilvl w:val="0"/>
          <w:numId w:val="12"/>
        </w:numPr>
        <w:rPr>
          <w:rFonts w:asciiTheme="minorHAnsi" w:hAnsiTheme="minorHAnsi" w:cstheme="minorHAnsi"/>
          <w:lang w:val="pt-BR"/>
        </w:rPr>
      </w:pPr>
      <w:r w:rsidRPr="00526E53">
        <w:rPr>
          <w:rFonts w:asciiTheme="minorHAnsi" w:hAnsiTheme="minorHAnsi" w:cstheme="minorHAnsi"/>
          <w:lang w:val="pt-BR"/>
        </w:rPr>
        <w:t>Revisión de la dirección, actas y resultados de las reuniones</w:t>
      </w:r>
    </w:p>
    <w:p w14:paraId="7342B5F8" w14:textId="77777777" w:rsidR="0075282B" w:rsidRPr="00526E53" w:rsidRDefault="0075282B" w:rsidP="0075282B">
      <w:pPr>
        <w:pStyle w:val="Heading1"/>
        <w:rPr>
          <w:lang w:val="pt-BR"/>
        </w:rPr>
      </w:pPr>
      <w:r w:rsidRPr="00526E53">
        <w:rPr>
          <w:lang w:val="pt-BR"/>
        </w:rPr>
        <w:t>Normas que rigen</w:t>
      </w:r>
    </w:p>
    <w:p w14:paraId="614BE97F" w14:textId="77777777" w:rsidR="0075282B" w:rsidRPr="00526E53" w:rsidRDefault="0075282B" w:rsidP="0075282B">
      <w:pPr>
        <w:rPr>
          <w:lang w:val="pt-BR"/>
        </w:rPr>
      </w:pPr>
      <w:r w:rsidRPr="00526E53">
        <w:rPr>
          <w:lang w:val="pt-BR"/>
        </w:rPr>
        <w:t>Consulte las normas y directrices aplicables:</w:t>
      </w:r>
    </w:p>
    <w:p w14:paraId="38499776" w14:textId="77777777" w:rsidR="0075282B" w:rsidRPr="00526E53" w:rsidRDefault="0075282B" w:rsidP="0075282B">
      <w:pPr>
        <w:pStyle w:val="ListParagraph"/>
        <w:numPr>
          <w:ilvl w:val="0"/>
          <w:numId w:val="12"/>
        </w:numPr>
        <w:rPr>
          <w:rFonts w:asciiTheme="minorHAnsi" w:hAnsiTheme="minorHAnsi" w:cstheme="minorHAnsi"/>
          <w:lang w:val="pt-BR"/>
        </w:rPr>
      </w:pPr>
      <w:r w:rsidRPr="00526E53">
        <w:rPr>
          <w:rFonts w:asciiTheme="minorHAnsi" w:hAnsiTheme="minorHAnsi" w:cstheme="minorHAnsi"/>
          <w:lang w:val="pt-BR"/>
        </w:rPr>
        <w:t>Sistemas de gestión de calidad AS9100 - Organizaciones de aviación, espacio y defensa</w:t>
      </w:r>
    </w:p>
    <w:p w14:paraId="7A445A0A" w14:textId="77777777" w:rsidR="0075282B" w:rsidRPr="00526E53" w:rsidRDefault="0075282B" w:rsidP="0075282B">
      <w:pPr>
        <w:pStyle w:val="ListParagraph"/>
        <w:numPr>
          <w:ilvl w:val="0"/>
          <w:numId w:val="12"/>
        </w:numPr>
        <w:rPr>
          <w:rFonts w:asciiTheme="minorHAnsi" w:hAnsiTheme="minorHAnsi" w:cstheme="minorHAnsi"/>
          <w:lang w:val="pt-BR"/>
        </w:rPr>
      </w:pPr>
      <w:r w:rsidRPr="00526E53">
        <w:rPr>
          <w:rFonts w:asciiTheme="minorHAnsi" w:hAnsiTheme="minorHAnsi" w:cstheme="minorHAnsi"/>
          <w:lang w:val="pt-BR"/>
        </w:rPr>
        <w:t>AS9110 Sistemas de Gestión de Calidad - Organizaciones de Mantenimiento de Aviación</w:t>
      </w:r>
    </w:p>
    <w:p w14:paraId="2B3F191C" w14:textId="77777777" w:rsidR="0075282B" w:rsidRPr="00526E53" w:rsidRDefault="0075282B" w:rsidP="0075282B">
      <w:pPr>
        <w:pStyle w:val="ListParagraph"/>
        <w:numPr>
          <w:ilvl w:val="0"/>
          <w:numId w:val="12"/>
        </w:numPr>
        <w:rPr>
          <w:rFonts w:asciiTheme="minorHAnsi" w:hAnsiTheme="minorHAnsi" w:cstheme="minorHAnsi"/>
          <w:lang w:val="pt-BR"/>
        </w:rPr>
      </w:pPr>
      <w:r w:rsidRPr="00526E53">
        <w:rPr>
          <w:rFonts w:asciiTheme="minorHAnsi" w:hAnsiTheme="minorHAnsi" w:cstheme="minorHAnsi"/>
          <w:lang w:val="pt-BR"/>
        </w:rPr>
        <w:t>AS9115 Gestión de riesgos de software para la industria aeroespacial</w:t>
      </w:r>
    </w:p>
    <w:p w14:paraId="2EB31B2B" w14:textId="77777777" w:rsidR="0075282B" w:rsidRPr="00C37F59" w:rsidRDefault="0075282B" w:rsidP="0075282B">
      <w:pPr>
        <w:pStyle w:val="ListParagraph"/>
        <w:numPr>
          <w:ilvl w:val="0"/>
          <w:numId w:val="12"/>
        </w:numPr>
        <w:rPr>
          <w:rFonts w:asciiTheme="minorHAnsi" w:hAnsiTheme="minorHAnsi" w:cstheme="minorHAnsi"/>
        </w:rPr>
      </w:pPr>
      <w:r w:rsidRPr="00C37F59">
        <w:rPr>
          <w:rFonts w:asciiTheme="minorHAnsi" w:hAnsiTheme="minorHAnsi" w:cstheme="minorHAnsi"/>
        </w:rPr>
        <w:t>AS9145 APQP y PPAP</w:t>
      </w:r>
    </w:p>
    <w:p w14:paraId="28260BDA" w14:textId="77777777" w:rsidR="0075282B" w:rsidRPr="00526E53" w:rsidRDefault="0075282B" w:rsidP="0075282B">
      <w:pPr>
        <w:pStyle w:val="ListParagraph"/>
        <w:numPr>
          <w:ilvl w:val="0"/>
          <w:numId w:val="12"/>
        </w:numPr>
        <w:spacing w:after="160" w:line="278" w:lineRule="auto"/>
        <w:rPr>
          <w:rFonts w:eastAsiaTheme="majorEastAsia"/>
          <w:b/>
          <w:bCs/>
          <w:color w:val="156082" w:themeColor="accent1"/>
          <w:sz w:val="24"/>
          <w:szCs w:val="26"/>
          <w:lang w:val="pt-BR"/>
        </w:rPr>
      </w:pPr>
      <w:r w:rsidRPr="00526E53">
        <w:rPr>
          <w:rFonts w:asciiTheme="minorHAnsi" w:hAnsiTheme="minorHAnsi" w:cstheme="minorHAnsi"/>
          <w:lang w:val="pt-BR"/>
        </w:rPr>
        <w:t>Norma SAE AS13004 de Gestión de Riesgos Aeroespaciales</w:t>
      </w:r>
    </w:p>
    <w:p w14:paraId="56A16BC2" w14:textId="77777777" w:rsidR="0075282B" w:rsidRPr="00BE5E16" w:rsidRDefault="0075282B" w:rsidP="0075282B">
      <w:pPr>
        <w:pStyle w:val="Heading1"/>
      </w:pPr>
      <w:proofErr w:type="spellStart"/>
      <w:r w:rsidRPr="00BE5E16">
        <w:t>Procesos</w:t>
      </w:r>
      <w:proofErr w:type="spellEnd"/>
      <w:r w:rsidRPr="00BE5E16">
        <w:t xml:space="preserve"> </w:t>
      </w:r>
      <w:proofErr w:type="spellStart"/>
      <w:r w:rsidRPr="00BE5E16">
        <w:t>relacionados</w:t>
      </w:r>
      <w:proofErr w:type="spellEnd"/>
    </w:p>
    <w:p w14:paraId="09AFC8D9" w14:textId="77777777" w:rsidR="0075282B" w:rsidRPr="00526E53" w:rsidRDefault="0075282B" w:rsidP="0075282B">
      <w:pPr>
        <w:pStyle w:val="ListParagraph"/>
        <w:numPr>
          <w:ilvl w:val="0"/>
          <w:numId w:val="14"/>
        </w:numPr>
        <w:rPr>
          <w:rFonts w:asciiTheme="minorHAnsi" w:hAnsiTheme="minorHAnsi" w:cstheme="minorHAnsi"/>
          <w:lang w:val="pt-BR"/>
        </w:rPr>
      </w:pPr>
      <w:r w:rsidRPr="00526E53">
        <w:rPr>
          <w:rFonts w:asciiTheme="minorHAnsi" w:hAnsiTheme="minorHAnsi" w:cstheme="minorHAnsi"/>
          <w:lang w:val="pt-BR"/>
        </w:rPr>
        <w:t xml:space="preserve">P-600-01 Planificación del Sistema de Gestión de la Calidad </w:t>
      </w:r>
    </w:p>
    <w:p w14:paraId="37B8D85E" w14:textId="77777777" w:rsidR="0075282B" w:rsidRPr="00526E53" w:rsidRDefault="0075282B" w:rsidP="0075282B">
      <w:pPr>
        <w:pStyle w:val="ListParagraph"/>
        <w:numPr>
          <w:ilvl w:val="0"/>
          <w:numId w:val="14"/>
        </w:numPr>
        <w:rPr>
          <w:rFonts w:asciiTheme="minorHAnsi" w:hAnsiTheme="minorHAnsi" w:cstheme="minorHAnsi"/>
          <w:lang w:val="pt-BR"/>
        </w:rPr>
      </w:pPr>
      <w:r w:rsidRPr="00526E53">
        <w:rPr>
          <w:rFonts w:asciiTheme="minorHAnsi" w:hAnsiTheme="minorHAnsi" w:cstheme="minorHAnsi"/>
          <w:lang w:val="pt-BR"/>
        </w:rPr>
        <w:t>SOP-612-01 Control de equipos de monitoreo y medición</w:t>
      </w:r>
    </w:p>
    <w:p w14:paraId="49515614" w14:textId="77777777" w:rsidR="0075282B" w:rsidRPr="00526E53" w:rsidRDefault="0075282B" w:rsidP="0075282B">
      <w:pPr>
        <w:pStyle w:val="Heading2"/>
        <w:rPr>
          <w:lang w:val="pt-BR"/>
        </w:rPr>
      </w:pPr>
      <w:r w:rsidRPr="00526E53">
        <w:rPr>
          <w:lang w:val="pt-BR"/>
        </w:rPr>
        <w:t>Adiestramiento</w:t>
      </w:r>
    </w:p>
    <w:p w14:paraId="5060257D" w14:textId="77777777" w:rsidR="0075282B" w:rsidRPr="00526E53" w:rsidRDefault="0075282B" w:rsidP="0075282B">
      <w:pPr>
        <w:rPr>
          <w:rFonts w:asciiTheme="minorHAnsi" w:hAnsiTheme="minorHAnsi" w:cstheme="minorHAnsi"/>
          <w:lang w:val="pt-BR"/>
        </w:rPr>
      </w:pPr>
      <w:r w:rsidRPr="00526E53">
        <w:rPr>
          <w:rFonts w:asciiTheme="minorHAnsi" w:hAnsiTheme="minorHAnsi" w:cstheme="minorHAnsi"/>
          <w:lang w:val="pt-BR"/>
        </w:rPr>
        <w:t>Todo el personal de Burrana involucrado en las actividades de gestión de riesgos recibirá una capacitación integral sobre este procedimiento para garantizar una comprensión completa, una implementación efectiva y el cumplimiento de los estándares aplicables de la industria aeroespacial.</w:t>
      </w:r>
    </w:p>
    <w:p w14:paraId="138B1FA7" w14:textId="77777777" w:rsidR="0075282B" w:rsidRPr="00526E53" w:rsidRDefault="0075282B" w:rsidP="0075282B">
      <w:pPr>
        <w:pStyle w:val="Heading2"/>
        <w:rPr>
          <w:lang w:val="pt-BR"/>
        </w:rPr>
      </w:pPr>
      <w:r w:rsidRPr="00526E53">
        <w:rPr>
          <w:lang w:val="pt-BR"/>
        </w:rPr>
        <w:t xml:space="preserve">Oportunidades y riesgos </w:t>
      </w:r>
    </w:p>
    <w:p w14:paraId="5B4A0B14" w14:textId="77777777" w:rsidR="0075282B" w:rsidRPr="00526E53" w:rsidRDefault="0075282B" w:rsidP="0075282B">
      <w:pPr>
        <w:rPr>
          <w:rFonts w:asciiTheme="minorHAnsi" w:hAnsiTheme="minorHAnsi" w:cstheme="minorHAnsi"/>
          <w:lang w:val="pt-BR"/>
        </w:rPr>
      </w:pPr>
      <w:r w:rsidRPr="00526E53">
        <w:rPr>
          <w:rFonts w:asciiTheme="minorHAnsi" w:hAnsiTheme="minorHAnsi" w:cstheme="minorHAnsi"/>
          <w:lang w:val="pt-BR"/>
        </w:rPr>
        <w:t xml:space="preserve">El procedimiento P-600-01 (Planificación del Sistema de Gestión de la Calidad) aborda las oportunidades y los riesgos (pensamiento basado en el riesgo). </w:t>
      </w:r>
    </w:p>
    <w:p w14:paraId="4297EE0F" w14:textId="77777777" w:rsidR="0075282B" w:rsidRPr="00526E53" w:rsidRDefault="0075282B" w:rsidP="0075282B">
      <w:pPr>
        <w:rPr>
          <w:rFonts w:asciiTheme="minorHAnsi" w:hAnsiTheme="minorHAnsi" w:cstheme="minorHAnsi"/>
          <w:lang w:val="pt-BR"/>
        </w:rPr>
      </w:pPr>
      <w:r w:rsidRPr="00526E53">
        <w:rPr>
          <w:rFonts w:asciiTheme="minorHAnsi" w:hAnsiTheme="minorHAnsi" w:cstheme="minorHAnsi"/>
          <w:lang w:val="pt-BR"/>
        </w:rPr>
        <w:t xml:space="preserve">Burrana hace uso del conocimiento organizacional, las lecciones aprendidas y la experiencia con las actividades asociadas con la Mejora para determinar las oportunidades y los riesgos que deben abordarse y que pueden: </w:t>
      </w:r>
    </w:p>
    <w:p w14:paraId="59948F96" w14:textId="77777777" w:rsidR="0075282B" w:rsidRPr="00526E53" w:rsidRDefault="0075282B" w:rsidP="0075282B">
      <w:pPr>
        <w:pStyle w:val="ListParagraph"/>
        <w:numPr>
          <w:ilvl w:val="0"/>
          <w:numId w:val="15"/>
        </w:numPr>
        <w:rPr>
          <w:rFonts w:asciiTheme="minorHAnsi" w:hAnsiTheme="minorHAnsi" w:cstheme="minorHAnsi"/>
          <w:lang w:val="pt-BR"/>
        </w:rPr>
      </w:pPr>
      <w:r w:rsidRPr="00526E53">
        <w:rPr>
          <w:rFonts w:asciiTheme="minorHAnsi" w:hAnsiTheme="minorHAnsi" w:cstheme="minorHAnsi"/>
          <w:lang w:val="pt-BR"/>
        </w:rPr>
        <w:t>Dar garantías de que el procedimiento puede lograr los resultados previstos.</w:t>
      </w:r>
    </w:p>
    <w:p w14:paraId="33555B0A" w14:textId="77777777" w:rsidR="0075282B" w:rsidRPr="00526E53" w:rsidRDefault="0075282B" w:rsidP="0075282B">
      <w:pPr>
        <w:pStyle w:val="ListParagraph"/>
        <w:numPr>
          <w:ilvl w:val="0"/>
          <w:numId w:val="15"/>
        </w:numPr>
        <w:rPr>
          <w:rFonts w:asciiTheme="minorHAnsi" w:hAnsiTheme="minorHAnsi" w:cstheme="minorHAnsi"/>
          <w:lang w:val="pt-BR"/>
        </w:rPr>
      </w:pPr>
      <w:r w:rsidRPr="00526E53">
        <w:rPr>
          <w:rFonts w:asciiTheme="minorHAnsi" w:hAnsiTheme="minorHAnsi" w:cstheme="minorHAnsi"/>
          <w:lang w:val="pt-BR"/>
        </w:rPr>
        <w:t>Mejorar los efectos deseables y prevenir o reducir los efectos no deseados.</w:t>
      </w:r>
    </w:p>
    <w:p w14:paraId="6C925789" w14:textId="77777777" w:rsidR="0075282B" w:rsidRPr="00F827C0" w:rsidRDefault="0075282B" w:rsidP="0075282B">
      <w:pPr>
        <w:pStyle w:val="ListParagraph"/>
        <w:numPr>
          <w:ilvl w:val="0"/>
          <w:numId w:val="15"/>
        </w:numPr>
        <w:rPr>
          <w:rFonts w:asciiTheme="minorHAnsi" w:hAnsiTheme="minorHAnsi" w:cstheme="minorHAnsi"/>
        </w:rPr>
      </w:pPr>
      <w:proofErr w:type="spellStart"/>
      <w:r w:rsidRPr="00F827C0">
        <w:rPr>
          <w:rFonts w:asciiTheme="minorHAnsi" w:hAnsiTheme="minorHAnsi" w:cstheme="minorHAnsi"/>
        </w:rPr>
        <w:t>Lograr</w:t>
      </w:r>
      <w:proofErr w:type="spellEnd"/>
      <w:r w:rsidRPr="00F827C0">
        <w:rPr>
          <w:rFonts w:asciiTheme="minorHAnsi" w:hAnsiTheme="minorHAnsi" w:cstheme="minorHAnsi"/>
        </w:rPr>
        <w:t xml:space="preserve"> la </w:t>
      </w:r>
      <w:proofErr w:type="spellStart"/>
      <w:r w:rsidRPr="00F827C0">
        <w:rPr>
          <w:rFonts w:asciiTheme="minorHAnsi" w:hAnsiTheme="minorHAnsi" w:cstheme="minorHAnsi"/>
        </w:rPr>
        <w:t>mejora</w:t>
      </w:r>
      <w:proofErr w:type="spellEnd"/>
      <w:r w:rsidRPr="00F827C0">
        <w:rPr>
          <w:rFonts w:asciiTheme="minorHAnsi" w:hAnsiTheme="minorHAnsi" w:cstheme="minorHAnsi"/>
        </w:rPr>
        <w:t xml:space="preserve">.  </w:t>
      </w:r>
    </w:p>
    <w:p w14:paraId="453518DB" w14:textId="77777777" w:rsidR="0075282B" w:rsidRPr="00526E53" w:rsidRDefault="0075282B" w:rsidP="0075282B">
      <w:pPr>
        <w:pStyle w:val="ListParagraph"/>
        <w:numPr>
          <w:ilvl w:val="0"/>
          <w:numId w:val="15"/>
        </w:numPr>
        <w:rPr>
          <w:rFonts w:asciiTheme="minorHAnsi" w:hAnsiTheme="minorHAnsi" w:cstheme="minorHAnsi"/>
          <w:lang w:val="pt-BR"/>
        </w:rPr>
      </w:pPr>
      <w:r w:rsidRPr="00526E53">
        <w:rPr>
          <w:rFonts w:asciiTheme="minorHAnsi" w:hAnsiTheme="minorHAnsi" w:cstheme="minorHAnsi"/>
          <w:lang w:val="pt-BR"/>
        </w:rPr>
        <w:t>Siempre que sea necesario, esta información se documenta.</w:t>
      </w:r>
    </w:p>
    <w:p w14:paraId="3CAB5725" w14:textId="4A3FAD28" w:rsidR="00BA1BDB" w:rsidRPr="001615A6" w:rsidRDefault="00BA1BDB" w:rsidP="0075282B">
      <w:pPr>
        <w:pStyle w:val="Heading1"/>
        <w:rPr>
          <w:lang w:val="pt-BR"/>
        </w:rPr>
      </w:pPr>
    </w:p>
    <w:sectPr w:rsidR="00BA1BDB" w:rsidRPr="001615A6" w:rsidSect="00A47D34">
      <w:headerReference w:type="default" r:id="rId10"/>
      <w:footerReference w:type="default" r:id="rId11"/>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E4FA6" w14:textId="77777777" w:rsidR="007D5A00" w:rsidRDefault="007D5A00" w:rsidP="007C4F15">
      <w:r>
        <w:separator/>
      </w:r>
    </w:p>
  </w:endnote>
  <w:endnote w:type="continuationSeparator" w:id="0">
    <w:p w14:paraId="75D60F21" w14:textId="77777777" w:rsidR="007D5A00" w:rsidRDefault="007D5A00" w:rsidP="007C4F15">
      <w:r>
        <w:continuationSeparator/>
      </w:r>
    </w:p>
  </w:endnote>
  <w:endnote w:type="continuationNotice" w:id="1">
    <w:p w14:paraId="581A4C73" w14:textId="77777777" w:rsidR="007D5A00" w:rsidRDefault="007D5A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6A964697"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 SECTIONPAGES   \* MERGEFORMAT ">
      <w:r w:rsidR="007232BE">
        <w:rPr>
          <w:noProof/>
        </w:rPr>
        <w:t>4</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355DB6D1"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proofErr w:type="spellStart"/>
    <w:ins w:id="1"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7232BE">
      <w:rPr>
        <w:noProof/>
        <w:lang w:val="es-ES"/>
      </w:rPr>
      <w:t>4</w:t>
    </w:r>
    <w:ins w:id="2"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80535" w14:textId="77777777" w:rsidR="007D5A00" w:rsidRDefault="007D5A00" w:rsidP="007C4F15">
      <w:r>
        <w:separator/>
      </w:r>
    </w:p>
  </w:footnote>
  <w:footnote w:type="continuationSeparator" w:id="0">
    <w:p w14:paraId="13B6B93E" w14:textId="77777777" w:rsidR="007D5A00" w:rsidRDefault="007D5A00" w:rsidP="007C4F15">
      <w:r>
        <w:continuationSeparator/>
      </w:r>
    </w:p>
  </w:footnote>
  <w:footnote w:type="continuationNotice" w:id="1">
    <w:p w14:paraId="1D2F1FA8" w14:textId="77777777" w:rsidR="007D5A00" w:rsidRDefault="007D5A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62337"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202643294"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A47D34">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879" w:type="dxa"/>
        </w:tcPr>
        <w:p w14:paraId="24AD9F6B" w14:textId="46DE637B" w:rsidR="00A47D34" w:rsidRPr="00166E84" w:rsidRDefault="008768D8" w:rsidP="00166E84">
          <w:pPr>
            <w:pStyle w:val="Header"/>
            <w:tabs>
              <w:tab w:val="clear" w:pos="4680"/>
              <w:tab w:val="clear" w:pos="9360"/>
            </w:tabs>
            <w:spacing w:before="120"/>
            <w:jc w:val="center"/>
            <w:rPr>
              <w:b/>
              <w:bCs/>
            </w:rPr>
          </w:pPr>
          <w:r>
            <w:rPr>
              <w:b/>
              <w:bCs/>
            </w:rPr>
            <w:t>RISK</w:t>
          </w:r>
        </w:p>
      </w:tc>
      <w:tc>
        <w:tcPr>
          <w:tcW w:w="1260" w:type="dxa"/>
        </w:tcPr>
        <w:p w14:paraId="33C998F9" w14:textId="64ECDB5F" w:rsidR="00A47D34" w:rsidRPr="00166E84" w:rsidRDefault="0022567C" w:rsidP="00166E84">
          <w:pPr>
            <w:pStyle w:val="Header"/>
            <w:tabs>
              <w:tab w:val="clear" w:pos="4680"/>
              <w:tab w:val="clear" w:pos="9360"/>
            </w:tabs>
            <w:spacing w:before="120"/>
            <w:jc w:val="center"/>
            <w:rPr>
              <w:b/>
              <w:bCs/>
            </w:rPr>
          </w:pPr>
          <w:r>
            <w:t>P-612-01</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034512DF" w:rsidR="00A47D34" w:rsidRPr="00166E84" w:rsidRDefault="007232BE" w:rsidP="00166E84">
          <w:pPr>
            <w:pStyle w:val="Header"/>
            <w:tabs>
              <w:tab w:val="clear" w:pos="4680"/>
              <w:tab w:val="clear" w:pos="9360"/>
            </w:tabs>
            <w:spacing w:before="120"/>
            <w:jc w:val="center"/>
            <w:rPr>
              <w:b/>
              <w:bCs/>
            </w:rPr>
          </w:pPr>
          <w:r>
            <w:t>E</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60289"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6173EF5C" w:rsidR="00A47D34" w:rsidRPr="00166E84" w:rsidRDefault="00664E3D" w:rsidP="00166E84">
          <w:pPr>
            <w:pStyle w:val="Header"/>
            <w:tabs>
              <w:tab w:val="clear" w:pos="4680"/>
              <w:tab w:val="clear" w:pos="9360"/>
            </w:tabs>
            <w:spacing w:before="120"/>
            <w:jc w:val="center"/>
            <w:rPr>
              <w:b/>
              <w:bCs/>
            </w:rPr>
          </w:pPr>
          <w:r>
            <w:rPr>
              <w:b/>
              <w:bCs/>
            </w:rPr>
            <w:t>RIESGO</w:t>
          </w:r>
        </w:p>
      </w:tc>
      <w:tc>
        <w:tcPr>
          <w:tcW w:w="1440" w:type="dxa"/>
        </w:tcPr>
        <w:p w14:paraId="2A65B3AA" w14:textId="09F6A796" w:rsidR="00A47D34" w:rsidRPr="00166E84" w:rsidRDefault="00A47D34" w:rsidP="00166E84">
          <w:pPr>
            <w:pStyle w:val="Header"/>
            <w:tabs>
              <w:tab w:val="clear" w:pos="4680"/>
              <w:tab w:val="clear" w:pos="9360"/>
            </w:tabs>
            <w:spacing w:before="120"/>
            <w:jc w:val="center"/>
            <w:rPr>
              <w:b/>
              <w:bCs/>
            </w:rPr>
          </w:pPr>
          <w:r w:rsidRPr="00EC653B">
            <w:t>P-</w:t>
          </w:r>
          <w:r w:rsidR="00664E3D">
            <w:t>612-01</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0D2002AD" w:rsidR="00A47D34" w:rsidRPr="00166E84" w:rsidRDefault="007232BE" w:rsidP="00166E84">
          <w:pPr>
            <w:pStyle w:val="Header"/>
            <w:tabs>
              <w:tab w:val="clear" w:pos="4680"/>
              <w:tab w:val="clear" w:pos="9360"/>
            </w:tabs>
            <w:spacing w:before="120"/>
            <w:jc w:val="center"/>
            <w:rPr>
              <w:b/>
              <w:bCs/>
            </w:rPr>
          </w:pPr>
          <w:r>
            <w:t>E</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A98"/>
    <w:multiLevelType w:val="multilevel"/>
    <w:tmpl w:val="252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E23937"/>
    <w:multiLevelType w:val="hybridMultilevel"/>
    <w:tmpl w:val="F8DEF5E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867034"/>
    <w:multiLevelType w:val="hybridMultilevel"/>
    <w:tmpl w:val="A82C3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3F67B4"/>
    <w:multiLevelType w:val="multilevel"/>
    <w:tmpl w:val="8986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40E20"/>
    <w:multiLevelType w:val="multilevel"/>
    <w:tmpl w:val="03E0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17"/>
  </w:num>
  <w:num w:numId="2" w16cid:durableId="336615081">
    <w:abstractNumId w:val="11"/>
  </w:num>
  <w:num w:numId="3" w16cid:durableId="1391733727">
    <w:abstractNumId w:val="6"/>
  </w:num>
  <w:num w:numId="4" w16cid:durableId="2031684267">
    <w:abstractNumId w:val="19"/>
  </w:num>
  <w:num w:numId="5" w16cid:durableId="324482240">
    <w:abstractNumId w:val="14"/>
  </w:num>
  <w:num w:numId="6" w16cid:durableId="1062631323">
    <w:abstractNumId w:val="10"/>
  </w:num>
  <w:num w:numId="7" w16cid:durableId="95289879">
    <w:abstractNumId w:val="2"/>
  </w:num>
  <w:num w:numId="8" w16cid:durableId="1183975246">
    <w:abstractNumId w:val="18"/>
  </w:num>
  <w:num w:numId="9" w16cid:durableId="163514665">
    <w:abstractNumId w:val="5"/>
  </w:num>
  <w:num w:numId="10" w16cid:durableId="283578515">
    <w:abstractNumId w:val="1"/>
  </w:num>
  <w:num w:numId="11" w16cid:durableId="1717198003">
    <w:abstractNumId w:val="15"/>
  </w:num>
  <w:num w:numId="12" w16cid:durableId="1896891178">
    <w:abstractNumId w:val="12"/>
  </w:num>
  <w:num w:numId="13" w16cid:durableId="290404091">
    <w:abstractNumId w:val="16"/>
  </w:num>
  <w:num w:numId="14" w16cid:durableId="71631236">
    <w:abstractNumId w:val="13"/>
  </w:num>
  <w:num w:numId="15" w16cid:durableId="117839270">
    <w:abstractNumId w:val="7"/>
  </w:num>
  <w:num w:numId="16" w16cid:durableId="1479952678">
    <w:abstractNumId w:val="8"/>
  </w:num>
  <w:num w:numId="17" w16cid:durableId="1993412145">
    <w:abstractNumId w:val="4"/>
  </w:num>
  <w:num w:numId="18" w16cid:durableId="817186022">
    <w:abstractNumId w:val="3"/>
  </w:num>
  <w:num w:numId="19" w16cid:durableId="886531548">
    <w:abstractNumId w:val="9"/>
  </w:num>
  <w:num w:numId="20" w16cid:durableId="201721434">
    <w:abstractNumId w:val="5"/>
  </w:num>
  <w:num w:numId="21" w16cid:durableId="579295219">
    <w:abstractNumId w:val="0"/>
  </w:num>
  <w:num w:numId="22" w16cid:durableId="187861625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54F79"/>
    <w:rsid w:val="000875F7"/>
    <w:rsid w:val="000D260A"/>
    <w:rsid w:val="000D6F5C"/>
    <w:rsid w:val="000E1655"/>
    <w:rsid w:val="000F741C"/>
    <w:rsid w:val="001140E0"/>
    <w:rsid w:val="00114F6D"/>
    <w:rsid w:val="00137717"/>
    <w:rsid w:val="001624A5"/>
    <w:rsid w:val="00166A55"/>
    <w:rsid w:val="00166E84"/>
    <w:rsid w:val="0018046F"/>
    <w:rsid w:val="00183965"/>
    <w:rsid w:val="00184B46"/>
    <w:rsid w:val="001E6784"/>
    <w:rsid w:val="001F2707"/>
    <w:rsid w:val="00207DFC"/>
    <w:rsid w:val="0022567C"/>
    <w:rsid w:val="002376C3"/>
    <w:rsid w:val="00257BC8"/>
    <w:rsid w:val="00284AC7"/>
    <w:rsid w:val="0028783E"/>
    <w:rsid w:val="002C3EC8"/>
    <w:rsid w:val="002D4291"/>
    <w:rsid w:val="00347015"/>
    <w:rsid w:val="00370527"/>
    <w:rsid w:val="003874A1"/>
    <w:rsid w:val="00397FF5"/>
    <w:rsid w:val="003A7971"/>
    <w:rsid w:val="003B19FD"/>
    <w:rsid w:val="003C170B"/>
    <w:rsid w:val="00404754"/>
    <w:rsid w:val="00422F7C"/>
    <w:rsid w:val="00433621"/>
    <w:rsid w:val="004509E4"/>
    <w:rsid w:val="004539CF"/>
    <w:rsid w:val="00461D2B"/>
    <w:rsid w:val="004975F3"/>
    <w:rsid w:val="005115B1"/>
    <w:rsid w:val="00540DDA"/>
    <w:rsid w:val="0054355B"/>
    <w:rsid w:val="00545B3E"/>
    <w:rsid w:val="0055022B"/>
    <w:rsid w:val="00556843"/>
    <w:rsid w:val="00556C83"/>
    <w:rsid w:val="0058601E"/>
    <w:rsid w:val="00593B26"/>
    <w:rsid w:val="005D1DB1"/>
    <w:rsid w:val="005E4EB7"/>
    <w:rsid w:val="005E7D97"/>
    <w:rsid w:val="00622094"/>
    <w:rsid w:val="00625774"/>
    <w:rsid w:val="00641E45"/>
    <w:rsid w:val="00643233"/>
    <w:rsid w:val="00664E3D"/>
    <w:rsid w:val="006C4318"/>
    <w:rsid w:val="006F0DF4"/>
    <w:rsid w:val="0071546C"/>
    <w:rsid w:val="007232BE"/>
    <w:rsid w:val="00724B46"/>
    <w:rsid w:val="00725CCC"/>
    <w:rsid w:val="00736134"/>
    <w:rsid w:val="007376C9"/>
    <w:rsid w:val="0075282B"/>
    <w:rsid w:val="0078625C"/>
    <w:rsid w:val="00791F4B"/>
    <w:rsid w:val="007A71E0"/>
    <w:rsid w:val="007B76F2"/>
    <w:rsid w:val="007C4F15"/>
    <w:rsid w:val="007D10DD"/>
    <w:rsid w:val="007D4247"/>
    <w:rsid w:val="007D56E2"/>
    <w:rsid w:val="007D5A00"/>
    <w:rsid w:val="00836E03"/>
    <w:rsid w:val="00840AC0"/>
    <w:rsid w:val="00856535"/>
    <w:rsid w:val="008674FF"/>
    <w:rsid w:val="008768D8"/>
    <w:rsid w:val="00890E0E"/>
    <w:rsid w:val="008B48FA"/>
    <w:rsid w:val="008C0D7E"/>
    <w:rsid w:val="008C42D6"/>
    <w:rsid w:val="00906F33"/>
    <w:rsid w:val="00915223"/>
    <w:rsid w:val="0094476E"/>
    <w:rsid w:val="00945817"/>
    <w:rsid w:val="0095257D"/>
    <w:rsid w:val="009D33B1"/>
    <w:rsid w:val="00A24D14"/>
    <w:rsid w:val="00A25100"/>
    <w:rsid w:val="00A30CFD"/>
    <w:rsid w:val="00A327D8"/>
    <w:rsid w:val="00A4271B"/>
    <w:rsid w:val="00A47D34"/>
    <w:rsid w:val="00A62DD5"/>
    <w:rsid w:val="00A76A2B"/>
    <w:rsid w:val="00A80A5E"/>
    <w:rsid w:val="00A82427"/>
    <w:rsid w:val="00AA4E4A"/>
    <w:rsid w:val="00AA79F9"/>
    <w:rsid w:val="00AC2FEC"/>
    <w:rsid w:val="00AD574D"/>
    <w:rsid w:val="00AD6D8D"/>
    <w:rsid w:val="00AE00B4"/>
    <w:rsid w:val="00AE0C17"/>
    <w:rsid w:val="00AE7D3D"/>
    <w:rsid w:val="00B2023C"/>
    <w:rsid w:val="00B57B1C"/>
    <w:rsid w:val="00B63642"/>
    <w:rsid w:val="00B81CC4"/>
    <w:rsid w:val="00B82F1A"/>
    <w:rsid w:val="00B916C1"/>
    <w:rsid w:val="00BA1BDB"/>
    <w:rsid w:val="00BD233E"/>
    <w:rsid w:val="00BE5E16"/>
    <w:rsid w:val="00C17678"/>
    <w:rsid w:val="00C37F59"/>
    <w:rsid w:val="00C7225C"/>
    <w:rsid w:val="00C75958"/>
    <w:rsid w:val="00C81338"/>
    <w:rsid w:val="00CA3BE8"/>
    <w:rsid w:val="00CD640F"/>
    <w:rsid w:val="00CF1C43"/>
    <w:rsid w:val="00D12E1C"/>
    <w:rsid w:val="00D21665"/>
    <w:rsid w:val="00D36056"/>
    <w:rsid w:val="00D40D29"/>
    <w:rsid w:val="00D47A5B"/>
    <w:rsid w:val="00D5141D"/>
    <w:rsid w:val="00D52858"/>
    <w:rsid w:val="00DA310C"/>
    <w:rsid w:val="00DA64F4"/>
    <w:rsid w:val="00DB04E0"/>
    <w:rsid w:val="00DB78AB"/>
    <w:rsid w:val="00E264F2"/>
    <w:rsid w:val="00E54CAD"/>
    <w:rsid w:val="00E67D51"/>
    <w:rsid w:val="00E70A8C"/>
    <w:rsid w:val="00E74278"/>
    <w:rsid w:val="00E9125D"/>
    <w:rsid w:val="00E9588B"/>
    <w:rsid w:val="00EB25D4"/>
    <w:rsid w:val="00EC0A2F"/>
    <w:rsid w:val="00EC4011"/>
    <w:rsid w:val="00EC653B"/>
    <w:rsid w:val="00EC6BB3"/>
    <w:rsid w:val="00ED2200"/>
    <w:rsid w:val="00ED425C"/>
    <w:rsid w:val="00EE544E"/>
    <w:rsid w:val="00EE7361"/>
    <w:rsid w:val="00F11308"/>
    <w:rsid w:val="00F248C1"/>
    <w:rsid w:val="00F27FE2"/>
    <w:rsid w:val="00F4381F"/>
    <w:rsid w:val="00F827C0"/>
    <w:rsid w:val="00FA3719"/>
    <w:rsid w:val="00FB6ED3"/>
    <w:rsid w:val="00FC72EB"/>
    <w:rsid w:val="00FE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paragraph" w:styleId="NormalWeb">
    <w:name w:val="Normal (Web)"/>
    <w:basedOn w:val="Normal"/>
    <w:uiPriority w:val="99"/>
    <w:semiHidden/>
    <w:unhideWhenUsed/>
    <w:rsid w:val="005435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73928">
      <w:bodyDiv w:val="1"/>
      <w:marLeft w:val="0"/>
      <w:marRight w:val="0"/>
      <w:marTop w:val="0"/>
      <w:marBottom w:val="0"/>
      <w:divBdr>
        <w:top w:val="none" w:sz="0" w:space="0" w:color="auto"/>
        <w:left w:val="none" w:sz="0" w:space="0" w:color="auto"/>
        <w:bottom w:val="none" w:sz="0" w:space="0" w:color="auto"/>
        <w:right w:val="none" w:sz="0" w:space="0" w:color="auto"/>
      </w:divBdr>
    </w:div>
    <w:div w:id="283772962">
      <w:bodyDiv w:val="1"/>
      <w:marLeft w:val="0"/>
      <w:marRight w:val="0"/>
      <w:marTop w:val="0"/>
      <w:marBottom w:val="0"/>
      <w:divBdr>
        <w:top w:val="none" w:sz="0" w:space="0" w:color="auto"/>
        <w:left w:val="none" w:sz="0" w:space="0" w:color="auto"/>
        <w:bottom w:val="none" w:sz="0" w:space="0" w:color="auto"/>
        <w:right w:val="none" w:sz="0" w:space="0" w:color="auto"/>
      </w:divBdr>
    </w:div>
    <w:div w:id="994338698">
      <w:bodyDiv w:val="1"/>
      <w:marLeft w:val="0"/>
      <w:marRight w:val="0"/>
      <w:marTop w:val="0"/>
      <w:marBottom w:val="0"/>
      <w:divBdr>
        <w:top w:val="none" w:sz="0" w:space="0" w:color="auto"/>
        <w:left w:val="none" w:sz="0" w:space="0" w:color="auto"/>
        <w:bottom w:val="none" w:sz="0" w:space="0" w:color="auto"/>
        <w:right w:val="none" w:sz="0" w:space="0" w:color="auto"/>
      </w:divBdr>
    </w:div>
    <w:div w:id="1156798802">
      <w:bodyDiv w:val="1"/>
      <w:marLeft w:val="0"/>
      <w:marRight w:val="0"/>
      <w:marTop w:val="0"/>
      <w:marBottom w:val="0"/>
      <w:divBdr>
        <w:top w:val="none" w:sz="0" w:space="0" w:color="auto"/>
        <w:left w:val="none" w:sz="0" w:space="0" w:color="auto"/>
        <w:bottom w:val="none" w:sz="0" w:space="0" w:color="auto"/>
        <w:right w:val="none" w:sz="0" w:space="0" w:color="auto"/>
      </w:divBdr>
    </w:div>
    <w:div w:id="1309017594">
      <w:bodyDiv w:val="1"/>
      <w:marLeft w:val="0"/>
      <w:marRight w:val="0"/>
      <w:marTop w:val="0"/>
      <w:marBottom w:val="0"/>
      <w:divBdr>
        <w:top w:val="none" w:sz="0" w:space="0" w:color="auto"/>
        <w:left w:val="none" w:sz="0" w:space="0" w:color="auto"/>
        <w:bottom w:val="none" w:sz="0" w:space="0" w:color="auto"/>
        <w:right w:val="none" w:sz="0" w:space="0" w:color="auto"/>
      </w:divBdr>
    </w:div>
    <w:div w:id="1513298434">
      <w:bodyDiv w:val="1"/>
      <w:marLeft w:val="0"/>
      <w:marRight w:val="0"/>
      <w:marTop w:val="0"/>
      <w:marBottom w:val="0"/>
      <w:divBdr>
        <w:top w:val="none" w:sz="0" w:space="0" w:color="auto"/>
        <w:left w:val="none" w:sz="0" w:space="0" w:color="auto"/>
        <w:bottom w:val="none" w:sz="0" w:space="0" w:color="auto"/>
        <w:right w:val="none" w:sz="0" w:space="0" w:color="auto"/>
      </w:divBdr>
    </w:div>
    <w:div w:id="1514807448">
      <w:bodyDiv w:val="1"/>
      <w:marLeft w:val="0"/>
      <w:marRight w:val="0"/>
      <w:marTop w:val="0"/>
      <w:marBottom w:val="0"/>
      <w:divBdr>
        <w:top w:val="none" w:sz="0" w:space="0" w:color="auto"/>
        <w:left w:val="none" w:sz="0" w:space="0" w:color="auto"/>
        <w:bottom w:val="none" w:sz="0" w:space="0" w:color="auto"/>
        <w:right w:val="none" w:sz="0" w:space="0" w:color="auto"/>
      </w:divBdr>
    </w:div>
    <w:div w:id="1753816575">
      <w:bodyDiv w:val="1"/>
      <w:marLeft w:val="0"/>
      <w:marRight w:val="0"/>
      <w:marTop w:val="0"/>
      <w:marBottom w:val="0"/>
      <w:divBdr>
        <w:top w:val="none" w:sz="0" w:space="0" w:color="auto"/>
        <w:left w:val="none" w:sz="0" w:space="0" w:color="auto"/>
        <w:bottom w:val="none" w:sz="0" w:space="0" w:color="auto"/>
        <w:right w:val="none" w:sz="0" w:space="0" w:color="auto"/>
      </w:divBdr>
    </w:div>
    <w:div w:id="1771731331">
      <w:bodyDiv w:val="1"/>
      <w:marLeft w:val="0"/>
      <w:marRight w:val="0"/>
      <w:marTop w:val="0"/>
      <w:marBottom w:val="0"/>
      <w:divBdr>
        <w:top w:val="none" w:sz="0" w:space="0" w:color="auto"/>
        <w:left w:val="none" w:sz="0" w:space="0" w:color="auto"/>
        <w:bottom w:val="none" w:sz="0" w:space="0" w:color="auto"/>
        <w:right w:val="none" w:sz="0" w:space="0" w:color="auto"/>
      </w:divBdr>
    </w:div>
    <w:div w:id="1779105922">
      <w:bodyDiv w:val="1"/>
      <w:marLeft w:val="0"/>
      <w:marRight w:val="0"/>
      <w:marTop w:val="0"/>
      <w:marBottom w:val="0"/>
      <w:divBdr>
        <w:top w:val="none" w:sz="0" w:space="0" w:color="auto"/>
        <w:left w:val="none" w:sz="0" w:space="0" w:color="auto"/>
        <w:bottom w:val="none" w:sz="0" w:space="0" w:color="auto"/>
        <w:right w:val="none" w:sz="0" w:space="0" w:color="auto"/>
      </w:divBdr>
    </w:div>
    <w:div w:id="1854567744">
      <w:bodyDiv w:val="1"/>
      <w:marLeft w:val="0"/>
      <w:marRight w:val="0"/>
      <w:marTop w:val="0"/>
      <w:marBottom w:val="0"/>
      <w:divBdr>
        <w:top w:val="none" w:sz="0" w:space="0" w:color="auto"/>
        <w:left w:val="none" w:sz="0" w:space="0" w:color="auto"/>
        <w:bottom w:val="none" w:sz="0" w:space="0" w:color="auto"/>
        <w:right w:val="none" w:sz="0" w:space="0" w:color="auto"/>
      </w:divBdr>
    </w:div>
    <w:div w:id="1894191984">
      <w:bodyDiv w:val="1"/>
      <w:marLeft w:val="0"/>
      <w:marRight w:val="0"/>
      <w:marTop w:val="0"/>
      <w:marBottom w:val="0"/>
      <w:divBdr>
        <w:top w:val="none" w:sz="0" w:space="0" w:color="auto"/>
        <w:left w:val="none" w:sz="0" w:space="0" w:color="auto"/>
        <w:bottom w:val="none" w:sz="0" w:space="0" w:color="auto"/>
        <w:right w:val="none" w:sz="0" w:space="0" w:color="auto"/>
      </w:divBdr>
    </w:div>
    <w:div w:id="1942445228">
      <w:bodyDiv w:val="1"/>
      <w:marLeft w:val="0"/>
      <w:marRight w:val="0"/>
      <w:marTop w:val="0"/>
      <w:marBottom w:val="0"/>
      <w:divBdr>
        <w:top w:val="none" w:sz="0" w:space="0" w:color="auto"/>
        <w:left w:val="none" w:sz="0" w:space="0" w:color="auto"/>
        <w:bottom w:val="none" w:sz="0" w:space="0" w:color="auto"/>
        <w:right w:val="none" w:sz="0" w:space="0" w:color="auto"/>
      </w:divBdr>
    </w:div>
    <w:div w:id="2010206843">
      <w:bodyDiv w:val="1"/>
      <w:marLeft w:val="0"/>
      <w:marRight w:val="0"/>
      <w:marTop w:val="0"/>
      <w:marBottom w:val="0"/>
      <w:divBdr>
        <w:top w:val="none" w:sz="0" w:space="0" w:color="auto"/>
        <w:left w:val="none" w:sz="0" w:space="0" w:color="auto"/>
        <w:bottom w:val="none" w:sz="0" w:space="0" w:color="auto"/>
        <w:right w:val="none" w:sz="0" w:space="0" w:color="auto"/>
      </w:divBdr>
    </w:div>
    <w:div w:id="201302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8</Pages>
  <Words>2689</Words>
  <Characters>16963</Characters>
  <Application>Microsoft Office Word</Application>
  <DocSecurity>0</DocSecurity>
  <Lines>269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33</cp:revision>
  <dcterms:created xsi:type="dcterms:W3CDTF">2025-03-13T17:51:00Z</dcterms:created>
  <dcterms:modified xsi:type="dcterms:W3CDTF">2025-04-03T22:50:00Z</dcterms:modified>
</cp:coreProperties>
</file>