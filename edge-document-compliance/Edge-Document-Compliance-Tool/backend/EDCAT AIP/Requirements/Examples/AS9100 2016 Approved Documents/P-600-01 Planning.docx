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E52BCC" w:rsidRDefault="0028783E" w:rsidP="007C4F15">
      <w:pPr>
        <w:pStyle w:val="Heading1"/>
        <w:rPr>
          <w:sz w:val="22"/>
          <w:szCs w:val="22"/>
        </w:rPr>
      </w:pPr>
      <w:r w:rsidRPr="00E52BCC">
        <w:rPr>
          <w:sz w:val="22"/>
          <w:szCs w:val="22"/>
        </w:rPr>
        <w:t>Objective</w:t>
      </w:r>
    </w:p>
    <w:p w14:paraId="7C86D26F" w14:textId="1CBB72F9" w:rsidR="00317536" w:rsidRPr="00317536" w:rsidRDefault="00317536" w:rsidP="003319A9">
      <w:pPr>
        <w:pStyle w:val="Heading1"/>
        <w:jc w:val="both"/>
        <w:rPr>
          <w:b w:val="0"/>
          <w:bCs w:val="0"/>
          <w:color w:val="auto"/>
          <w:sz w:val="22"/>
          <w:szCs w:val="22"/>
        </w:rPr>
      </w:pPr>
      <w:r w:rsidRPr="00317536">
        <w:rPr>
          <w:b w:val="0"/>
          <w:bCs w:val="0"/>
          <w:color w:val="auto"/>
          <w:sz w:val="22"/>
          <w:szCs w:val="22"/>
        </w:rPr>
        <w:t xml:space="preserve">This procedure is the </w:t>
      </w:r>
      <w:r w:rsidR="00B308FC">
        <w:rPr>
          <w:b w:val="0"/>
          <w:bCs w:val="0"/>
          <w:color w:val="auto"/>
          <w:sz w:val="22"/>
          <w:szCs w:val="22"/>
        </w:rPr>
        <w:t>corporate-level</w:t>
      </w:r>
      <w:r w:rsidRPr="00317536">
        <w:rPr>
          <w:b w:val="0"/>
          <w:bCs w:val="0"/>
          <w:color w:val="auto"/>
          <w:sz w:val="22"/>
          <w:szCs w:val="22"/>
        </w:rPr>
        <w:t xml:space="preserve"> document in </w:t>
      </w:r>
      <w:r w:rsidR="00A42C4F">
        <w:rPr>
          <w:b w:val="0"/>
          <w:bCs w:val="0"/>
          <w:color w:val="auto"/>
          <w:sz w:val="22"/>
          <w:szCs w:val="22"/>
        </w:rPr>
        <w:t>effect</w:t>
      </w:r>
      <w:r w:rsidRPr="00317536">
        <w:rPr>
          <w:b w:val="0"/>
          <w:bCs w:val="0"/>
          <w:color w:val="auto"/>
          <w:sz w:val="22"/>
          <w:szCs w:val="22"/>
        </w:rPr>
        <w:t xml:space="preserve"> when site-level processes are not approved by a regulatory authority or directed by customer </w:t>
      </w:r>
      <w:r w:rsidR="00B308FC">
        <w:rPr>
          <w:b w:val="0"/>
          <w:bCs w:val="0"/>
          <w:color w:val="auto"/>
          <w:sz w:val="22"/>
          <w:szCs w:val="22"/>
        </w:rPr>
        <w:t>requirements</w:t>
      </w:r>
      <w:r w:rsidRPr="00317536">
        <w:rPr>
          <w:b w:val="0"/>
          <w:bCs w:val="0"/>
          <w:color w:val="auto"/>
          <w:sz w:val="22"/>
          <w:szCs w:val="22"/>
        </w:rPr>
        <w:t xml:space="preserve">. This procedure </w:t>
      </w:r>
      <w:r w:rsidR="00A42C4F">
        <w:rPr>
          <w:b w:val="0"/>
          <w:bCs w:val="0"/>
          <w:color w:val="auto"/>
          <w:sz w:val="22"/>
          <w:szCs w:val="22"/>
        </w:rPr>
        <w:t>must</w:t>
      </w:r>
      <w:r w:rsidRPr="00317536">
        <w:rPr>
          <w:b w:val="0"/>
          <w:bCs w:val="0"/>
          <w:color w:val="auto"/>
          <w:sz w:val="22"/>
          <w:szCs w:val="22"/>
        </w:rPr>
        <w:t xml:space="preserve"> be followed when no other approved process </w:t>
      </w:r>
      <w:r w:rsidR="00A42C4F">
        <w:rPr>
          <w:b w:val="0"/>
          <w:bCs w:val="0"/>
          <w:color w:val="auto"/>
          <w:sz w:val="22"/>
          <w:szCs w:val="22"/>
        </w:rPr>
        <w:t>exists</w:t>
      </w:r>
      <w:r w:rsidRPr="00317536">
        <w:rPr>
          <w:b w:val="0"/>
          <w:bCs w:val="0"/>
          <w:color w:val="auto"/>
          <w:sz w:val="22"/>
          <w:szCs w:val="22"/>
        </w:rPr>
        <w:t xml:space="preserve"> and </w:t>
      </w:r>
      <w:r w:rsidR="00A42C4F">
        <w:rPr>
          <w:b w:val="0"/>
          <w:bCs w:val="0"/>
          <w:color w:val="auto"/>
          <w:sz w:val="22"/>
          <w:szCs w:val="22"/>
        </w:rPr>
        <w:t>serves a</w:t>
      </w:r>
      <w:r w:rsidRPr="00317536">
        <w:rPr>
          <w:b w:val="0"/>
          <w:bCs w:val="0"/>
          <w:color w:val="auto"/>
          <w:sz w:val="22"/>
          <w:szCs w:val="22"/>
        </w:rPr>
        <w:t>s</w:t>
      </w:r>
      <w:r w:rsidRPr="00317536">
        <w:rPr>
          <w:b w:val="0"/>
          <w:bCs w:val="0"/>
          <w:color w:val="auto"/>
          <w:sz w:val="22"/>
          <w:szCs w:val="22"/>
        </w:rPr>
        <w:t xml:space="preserve"> the default for all sites. The </w:t>
      </w:r>
      <w:r w:rsidR="00A42C4F">
        <w:rPr>
          <w:b w:val="0"/>
          <w:bCs w:val="0"/>
          <w:color w:val="auto"/>
          <w:sz w:val="22"/>
          <w:szCs w:val="22"/>
        </w:rPr>
        <w:t>aim</w:t>
      </w:r>
      <w:r w:rsidRPr="00317536">
        <w:rPr>
          <w:b w:val="0"/>
          <w:bCs w:val="0"/>
          <w:color w:val="auto"/>
          <w:sz w:val="22"/>
          <w:szCs w:val="22"/>
        </w:rPr>
        <w:t xml:space="preserve"> of this procedure is to establish the process for planning the Quality Management System (QMS). This procedure </w:t>
      </w:r>
      <w:r w:rsidR="00A42C4F">
        <w:rPr>
          <w:b w:val="0"/>
          <w:bCs w:val="0"/>
          <w:color w:val="auto"/>
          <w:sz w:val="22"/>
          <w:szCs w:val="22"/>
        </w:rPr>
        <w:t>pertain</w:t>
      </w:r>
      <w:r w:rsidRPr="00317536">
        <w:rPr>
          <w:b w:val="0"/>
          <w:bCs w:val="0"/>
          <w:color w:val="auto"/>
          <w:sz w:val="22"/>
          <w:szCs w:val="22"/>
        </w:rPr>
        <w:t>s</w:t>
      </w:r>
      <w:r w:rsidRPr="00317536">
        <w:rPr>
          <w:b w:val="0"/>
          <w:bCs w:val="0"/>
          <w:color w:val="auto"/>
          <w:sz w:val="22"/>
          <w:szCs w:val="22"/>
        </w:rPr>
        <w:t xml:space="preserve"> to the planning activities and resources </w:t>
      </w:r>
      <w:r w:rsidR="00A42C4F">
        <w:rPr>
          <w:b w:val="0"/>
          <w:bCs w:val="0"/>
          <w:color w:val="auto"/>
          <w:sz w:val="22"/>
          <w:szCs w:val="22"/>
        </w:rPr>
        <w:t>necessary</w:t>
      </w:r>
      <w:r w:rsidRPr="00317536">
        <w:rPr>
          <w:b w:val="0"/>
          <w:bCs w:val="0"/>
          <w:color w:val="auto"/>
          <w:sz w:val="22"/>
          <w:szCs w:val="22"/>
        </w:rPr>
        <w:t xml:space="preserve"> to </w:t>
      </w:r>
      <w:r w:rsidR="00A42C4F">
        <w:rPr>
          <w:b w:val="0"/>
          <w:bCs w:val="0"/>
          <w:color w:val="auto"/>
          <w:sz w:val="22"/>
          <w:szCs w:val="22"/>
        </w:rPr>
        <w:t>achieve</w:t>
      </w:r>
      <w:r w:rsidRPr="00317536">
        <w:rPr>
          <w:b w:val="0"/>
          <w:bCs w:val="0"/>
          <w:color w:val="auto"/>
          <w:sz w:val="22"/>
          <w:szCs w:val="22"/>
        </w:rPr>
        <w:t xml:space="preserve"> the objectives of the QMS. </w:t>
      </w:r>
      <w:r w:rsidR="00A42C4F">
        <w:rPr>
          <w:b w:val="0"/>
          <w:bCs w:val="0"/>
          <w:color w:val="auto"/>
          <w:sz w:val="22"/>
          <w:szCs w:val="22"/>
        </w:rPr>
        <w:t>It</w:t>
      </w:r>
      <w:r w:rsidRPr="00317536">
        <w:rPr>
          <w:b w:val="0"/>
          <w:bCs w:val="0"/>
          <w:color w:val="auto"/>
          <w:sz w:val="22"/>
          <w:szCs w:val="22"/>
        </w:rPr>
        <w:t xml:space="preserve"> addresses the </w:t>
      </w:r>
      <w:r w:rsidR="00B308FC">
        <w:rPr>
          <w:b w:val="0"/>
          <w:bCs w:val="0"/>
          <w:color w:val="auto"/>
          <w:sz w:val="22"/>
          <w:szCs w:val="22"/>
        </w:rPr>
        <w:t>risks</w:t>
      </w:r>
      <w:r w:rsidRPr="00317536">
        <w:rPr>
          <w:b w:val="0"/>
          <w:bCs w:val="0"/>
          <w:color w:val="auto"/>
          <w:sz w:val="22"/>
          <w:szCs w:val="22"/>
        </w:rPr>
        <w:t xml:space="preserve"> and opportunities associated with </w:t>
      </w:r>
      <w:r w:rsidR="00A42C4F">
        <w:rPr>
          <w:b w:val="0"/>
          <w:bCs w:val="0"/>
          <w:color w:val="auto"/>
          <w:sz w:val="22"/>
          <w:szCs w:val="22"/>
        </w:rPr>
        <w:t>QMS</w:t>
      </w:r>
      <w:r w:rsidRPr="00317536">
        <w:rPr>
          <w:b w:val="0"/>
          <w:bCs w:val="0"/>
          <w:color w:val="auto"/>
          <w:sz w:val="22"/>
          <w:szCs w:val="22"/>
        </w:rPr>
        <w:t xml:space="preserve"> planning.</w:t>
      </w:r>
    </w:p>
    <w:p w14:paraId="7AD62483" w14:textId="77777777" w:rsidR="0028783E" w:rsidRPr="00E52BCC" w:rsidRDefault="0028783E" w:rsidP="007C4F15">
      <w:pPr>
        <w:pStyle w:val="Heading1"/>
        <w:rPr>
          <w:sz w:val="22"/>
          <w:szCs w:val="22"/>
        </w:rPr>
      </w:pPr>
      <w:r w:rsidRPr="00E52BCC">
        <w:rPr>
          <w:sz w:val="22"/>
          <w:szCs w:val="22"/>
        </w:rPr>
        <w:t>Applicability</w:t>
      </w:r>
    </w:p>
    <w:p w14:paraId="1DDF514E" w14:textId="31F217B4" w:rsidR="006F0DF4" w:rsidRPr="0045066D" w:rsidRDefault="00317536" w:rsidP="0045066D">
      <w:pPr>
        <w:pStyle w:val="Heading1"/>
        <w:jc w:val="both"/>
        <w:rPr>
          <w:b w:val="0"/>
          <w:color w:val="auto"/>
          <w:sz w:val="22"/>
          <w:szCs w:val="22"/>
        </w:rPr>
      </w:pPr>
      <w:r w:rsidRPr="00647C5B">
        <w:rPr>
          <w:b w:val="0"/>
          <w:color w:val="auto"/>
          <w:sz w:val="22"/>
          <w:szCs w:val="22"/>
        </w:rPr>
        <w:t xml:space="preserve">This procedure applies to all Burrana locations where site-level processes </w:t>
      </w:r>
      <w:r w:rsidR="0045066D" w:rsidRPr="0045066D">
        <w:rPr>
          <w:b w:val="0"/>
          <w:bCs w:val="0"/>
          <w:color w:val="auto"/>
          <w:sz w:val="22"/>
          <w:szCs w:val="22"/>
        </w:rPr>
        <w:t xml:space="preserve">lack approval from </w:t>
      </w:r>
      <w:r w:rsidRPr="00647C5B">
        <w:rPr>
          <w:b w:val="0"/>
          <w:color w:val="auto"/>
          <w:sz w:val="22"/>
          <w:szCs w:val="22"/>
        </w:rPr>
        <w:t xml:space="preserve">a regulatory authority or </w:t>
      </w:r>
      <w:r w:rsidR="0045066D" w:rsidRPr="0045066D">
        <w:rPr>
          <w:b w:val="0"/>
          <w:bCs w:val="0"/>
          <w:color w:val="auto"/>
          <w:sz w:val="22"/>
          <w:szCs w:val="22"/>
        </w:rPr>
        <w:t>are not driven</w:t>
      </w:r>
      <w:r w:rsidRPr="00647C5B">
        <w:rPr>
          <w:b w:val="0"/>
          <w:color w:val="auto"/>
          <w:sz w:val="22"/>
          <w:szCs w:val="22"/>
        </w:rPr>
        <w:t xml:space="preserve"> by customer requirements. It is </w:t>
      </w:r>
      <w:r w:rsidR="0045066D" w:rsidRPr="0045066D">
        <w:rPr>
          <w:b w:val="0"/>
          <w:bCs w:val="0"/>
          <w:color w:val="auto"/>
          <w:sz w:val="22"/>
          <w:szCs w:val="22"/>
        </w:rPr>
        <w:t>relevant</w:t>
      </w:r>
      <w:r w:rsidRPr="00647C5B">
        <w:rPr>
          <w:b w:val="0"/>
          <w:color w:val="auto"/>
          <w:sz w:val="22"/>
          <w:szCs w:val="22"/>
        </w:rPr>
        <w:t xml:space="preserve"> to all functions responsible for planning, </w:t>
      </w:r>
      <w:r w:rsidR="0045066D" w:rsidRPr="0045066D">
        <w:rPr>
          <w:b w:val="0"/>
          <w:bCs w:val="0"/>
          <w:color w:val="auto"/>
          <w:sz w:val="22"/>
          <w:szCs w:val="22"/>
        </w:rPr>
        <w:t>implementing</w:t>
      </w:r>
      <w:r w:rsidRPr="00647C5B">
        <w:rPr>
          <w:b w:val="0"/>
          <w:color w:val="auto"/>
          <w:sz w:val="22"/>
          <w:szCs w:val="22"/>
        </w:rPr>
        <w:t xml:space="preserve">, and </w:t>
      </w:r>
      <w:r w:rsidR="0045066D" w:rsidRPr="0045066D">
        <w:rPr>
          <w:b w:val="0"/>
          <w:bCs w:val="0"/>
          <w:color w:val="auto"/>
          <w:sz w:val="22"/>
          <w:szCs w:val="22"/>
        </w:rPr>
        <w:t>maintaining</w:t>
      </w:r>
      <w:r w:rsidRPr="00647C5B">
        <w:rPr>
          <w:b w:val="0"/>
          <w:color w:val="auto"/>
          <w:sz w:val="22"/>
          <w:szCs w:val="22"/>
        </w:rPr>
        <w:t xml:space="preserve"> the Quality Management System (QMS), including manufacturing, repair, and corporate quality oversight.</w:t>
      </w:r>
    </w:p>
    <w:p w14:paraId="7EC4047E" w14:textId="77777777" w:rsidR="00F91609" w:rsidRPr="00F91609" w:rsidRDefault="00F91609" w:rsidP="00F91609"/>
    <w:p w14:paraId="34B05DC6" w14:textId="77777777" w:rsidR="0028783E" w:rsidRPr="00E52BCC" w:rsidRDefault="0028783E" w:rsidP="007C4F15">
      <w:pPr>
        <w:pStyle w:val="Heading1"/>
        <w:rPr>
          <w:sz w:val="22"/>
          <w:szCs w:val="22"/>
        </w:rPr>
      </w:pPr>
      <w:r w:rsidRPr="00E52BCC">
        <w:rPr>
          <w:sz w:val="22"/>
          <w:szCs w:val="22"/>
        </w:rPr>
        <w:t>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8334"/>
      </w:tblGrid>
      <w:tr w:rsidR="00FF0DD0" w:rsidRPr="00FF0DD0" w14:paraId="5A4E4DEF" w14:textId="77777777" w:rsidTr="00FF0DD0">
        <w:trPr>
          <w:tblCellSpacing w:w="15" w:type="dxa"/>
        </w:trPr>
        <w:tc>
          <w:tcPr>
            <w:tcW w:w="0" w:type="auto"/>
            <w:vAlign w:val="center"/>
            <w:hideMark/>
          </w:tcPr>
          <w:p w14:paraId="39C47725" w14:textId="77777777" w:rsidR="00FF0DD0" w:rsidRPr="00FF0DD0" w:rsidRDefault="00FF0DD0" w:rsidP="00FF0DD0">
            <w:pPr>
              <w:rPr>
                <w:b/>
                <w:bCs/>
              </w:rPr>
            </w:pPr>
            <w:r w:rsidRPr="00FF0DD0">
              <w:rPr>
                <w:b/>
                <w:bCs/>
              </w:rPr>
              <w:t>Role</w:t>
            </w:r>
          </w:p>
        </w:tc>
        <w:tc>
          <w:tcPr>
            <w:tcW w:w="0" w:type="auto"/>
            <w:vAlign w:val="center"/>
            <w:hideMark/>
          </w:tcPr>
          <w:p w14:paraId="411B95CA" w14:textId="77777777" w:rsidR="00FF0DD0" w:rsidRPr="00FF0DD0" w:rsidRDefault="00FF0DD0" w:rsidP="00FF0DD0">
            <w:pPr>
              <w:rPr>
                <w:b/>
                <w:bCs/>
              </w:rPr>
            </w:pPr>
            <w:r w:rsidRPr="00FF0DD0">
              <w:rPr>
                <w:b/>
                <w:bCs/>
              </w:rPr>
              <w:t>Responsibility</w:t>
            </w:r>
          </w:p>
        </w:tc>
      </w:tr>
      <w:tr w:rsidR="00FF0DD0" w:rsidRPr="00FF0DD0" w14:paraId="326959D2" w14:textId="77777777" w:rsidTr="00FF0DD0">
        <w:trPr>
          <w:tblCellSpacing w:w="15" w:type="dxa"/>
        </w:trPr>
        <w:tc>
          <w:tcPr>
            <w:tcW w:w="0" w:type="auto"/>
            <w:vAlign w:val="center"/>
            <w:hideMark/>
          </w:tcPr>
          <w:p w14:paraId="0910A4B7" w14:textId="77777777" w:rsidR="00FF0DD0" w:rsidRPr="00FF0DD0" w:rsidRDefault="00FF0DD0" w:rsidP="00FF0DD0">
            <w:r w:rsidRPr="00FF0DD0">
              <w:t>VP Quality</w:t>
            </w:r>
          </w:p>
        </w:tc>
        <w:tc>
          <w:tcPr>
            <w:tcW w:w="0" w:type="auto"/>
            <w:vAlign w:val="center"/>
            <w:hideMark/>
          </w:tcPr>
          <w:p w14:paraId="5E8BC09E" w14:textId="77777777" w:rsidR="00FF0DD0" w:rsidRPr="00FF0DD0" w:rsidRDefault="00FF0DD0" w:rsidP="00FF0DD0">
            <w:r w:rsidRPr="00FF0DD0">
              <w:t xml:space="preserve">Has </w:t>
            </w:r>
            <w:proofErr w:type="gramStart"/>
            <w:r w:rsidRPr="00FF0DD0">
              <w:t>the prime</w:t>
            </w:r>
            <w:proofErr w:type="gramEnd"/>
            <w:r w:rsidRPr="00FF0DD0">
              <w:t xml:space="preserve"> responsibility and approval authority for this procedure.</w:t>
            </w:r>
          </w:p>
        </w:tc>
      </w:tr>
      <w:tr w:rsidR="00FF0DD0" w:rsidRPr="00FF0DD0" w14:paraId="5717FA14" w14:textId="77777777" w:rsidTr="00FF0DD0">
        <w:trPr>
          <w:tblCellSpacing w:w="15" w:type="dxa"/>
        </w:trPr>
        <w:tc>
          <w:tcPr>
            <w:tcW w:w="0" w:type="auto"/>
            <w:vAlign w:val="center"/>
            <w:hideMark/>
          </w:tcPr>
          <w:p w14:paraId="0EA7A0C3" w14:textId="77777777" w:rsidR="00FF0DD0" w:rsidRPr="00FF0DD0" w:rsidRDefault="00FF0DD0" w:rsidP="00FF0DD0">
            <w:r w:rsidRPr="00FF0DD0">
              <w:t>Top Management</w:t>
            </w:r>
          </w:p>
        </w:tc>
        <w:tc>
          <w:tcPr>
            <w:tcW w:w="0" w:type="auto"/>
            <w:vAlign w:val="center"/>
            <w:hideMark/>
          </w:tcPr>
          <w:p w14:paraId="4FCF19A7" w14:textId="77777777" w:rsidR="00FF0DD0" w:rsidRPr="00FF0DD0" w:rsidRDefault="00FF0DD0" w:rsidP="00FF0DD0">
            <w:r w:rsidRPr="00FF0DD0">
              <w:t>Ensures that responsibilities and authorities for the QMS are defined and communicated.</w:t>
            </w:r>
          </w:p>
        </w:tc>
      </w:tr>
      <w:tr w:rsidR="00FF0DD0" w:rsidRPr="00FF0DD0" w14:paraId="7CC7B381" w14:textId="77777777" w:rsidTr="00FF0DD0">
        <w:trPr>
          <w:tblCellSpacing w:w="15" w:type="dxa"/>
        </w:trPr>
        <w:tc>
          <w:tcPr>
            <w:tcW w:w="0" w:type="auto"/>
            <w:vAlign w:val="center"/>
            <w:hideMark/>
          </w:tcPr>
          <w:p w14:paraId="4DE1A602" w14:textId="77777777" w:rsidR="00FF0DD0" w:rsidRPr="00FF0DD0" w:rsidRDefault="00FF0DD0" w:rsidP="00FF0DD0">
            <w:r w:rsidRPr="00FF0DD0">
              <w:t>Management Representative</w:t>
            </w:r>
          </w:p>
        </w:tc>
        <w:tc>
          <w:tcPr>
            <w:tcW w:w="0" w:type="auto"/>
            <w:vAlign w:val="center"/>
            <w:hideMark/>
          </w:tcPr>
          <w:p w14:paraId="64AA8546" w14:textId="77777777" w:rsidR="00FF0DD0" w:rsidRPr="00FF0DD0" w:rsidRDefault="00FF0DD0" w:rsidP="00FF0DD0">
            <w:r w:rsidRPr="00FF0DD0">
              <w:t>Provides leadership for a process approach and the achievement of intended results with P-D-C-A and R-B-T.</w:t>
            </w:r>
          </w:p>
        </w:tc>
      </w:tr>
      <w:tr w:rsidR="00FF0DD0" w:rsidRPr="00FF0DD0" w14:paraId="1D1F6B5D" w14:textId="77777777" w:rsidTr="00FF0DD0">
        <w:trPr>
          <w:tblCellSpacing w:w="15" w:type="dxa"/>
        </w:trPr>
        <w:tc>
          <w:tcPr>
            <w:tcW w:w="0" w:type="auto"/>
            <w:vAlign w:val="center"/>
            <w:hideMark/>
          </w:tcPr>
          <w:p w14:paraId="143E5D58" w14:textId="77777777" w:rsidR="00FF0DD0" w:rsidRPr="00FF0DD0" w:rsidRDefault="00FF0DD0" w:rsidP="00FF0DD0">
            <w:r w:rsidRPr="00FF0DD0">
              <w:t>Quality Function</w:t>
            </w:r>
          </w:p>
        </w:tc>
        <w:tc>
          <w:tcPr>
            <w:tcW w:w="0" w:type="auto"/>
            <w:vAlign w:val="center"/>
            <w:hideMark/>
          </w:tcPr>
          <w:p w14:paraId="378FA7A6" w14:textId="77777777" w:rsidR="00FF0DD0" w:rsidRPr="00FF0DD0" w:rsidRDefault="00FF0DD0" w:rsidP="00FF0DD0">
            <w:r w:rsidRPr="00FF0DD0">
              <w:t>Supports monitoring, measurement, analysis, and evaluation related to production and repair processes.</w:t>
            </w:r>
          </w:p>
        </w:tc>
      </w:tr>
    </w:tbl>
    <w:p w14:paraId="5B432693" w14:textId="40B17B81" w:rsidR="00166A55" w:rsidRPr="00E52BCC" w:rsidRDefault="00166A55" w:rsidP="00E74278"/>
    <w:p w14:paraId="21C49B5A" w14:textId="77777777" w:rsidR="0028783E" w:rsidRPr="00E52BCC" w:rsidRDefault="0028783E" w:rsidP="007C4F15">
      <w:pPr>
        <w:pStyle w:val="Heading1"/>
        <w:rPr>
          <w:sz w:val="22"/>
          <w:szCs w:val="22"/>
        </w:rPr>
      </w:pPr>
      <w:r w:rsidRPr="00E52BCC">
        <w:rPr>
          <w:sz w:val="22"/>
          <w:szCs w:val="22"/>
        </w:rPr>
        <w:lastRenderedPageBreak/>
        <w:t>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8031"/>
      </w:tblGrid>
      <w:tr w:rsidR="00FF0DD0" w:rsidRPr="00FF0DD0" w14:paraId="27F3B865" w14:textId="77777777" w:rsidTr="00FF0DD0">
        <w:trPr>
          <w:tblCellSpacing w:w="15" w:type="dxa"/>
        </w:trPr>
        <w:tc>
          <w:tcPr>
            <w:tcW w:w="0" w:type="auto"/>
            <w:vAlign w:val="center"/>
            <w:hideMark/>
          </w:tcPr>
          <w:p w14:paraId="4123FAB6" w14:textId="77777777" w:rsidR="00FF0DD0" w:rsidRPr="00FF0DD0" w:rsidRDefault="00FF0DD0" w:rsidP="00FF0DD0">
            <w:pPr>
              <w:pStyle w:val="Heading1"/>
              <w:rPr>
                <w:b w:val="0"/>
                <w:bCs w:val="0"/>
                <w:color w:val="auto"/>
                <w:sz w:val="22"/>
                <w:szCs w:val="22"/>
              </w:rPr>
            </w:pPr>
            <w:r w:rsidRPr="00FF0DD0">
              <w:rPr>
                <w:b w:val="0"/>
                <w:bCs w:val="0"/>
                <w:color w:val="auto"/>
                <w:sz w:val="22"/>
                <w:szCs w:val="22"/>
              </w:rPr>
              <w:t>Term</w:t>
            </w:r>
          </w:p>
        </w:tc>
        <w:tc>
          <w:tcPr>
            <w:tcW w:w="0" w:type="auto"/>
            <w:vAlign w:val="center"/>
            <w:hideMark/>
          </w:tcPr>
          <w:p w14:paraId="1C55F063" w14:textId="77777777" w:rsidR="00FF0DD0" w:rsidRPr="00FF0DD0" w:rsidRDefault="00FF0DD0" w:rsidP="00FF0DD0">
            <w:pPr>
              <w:pStyle w:val="Heading1"/>
              <w:rPr>
                <w:b w:val="0"/>
                <w:bCs w:val="0"/>
                <w:color w:val="auto"/>
                <w:sz w:val="22"/>
                <w:szCs w:val="22"/>
              </w:rPr>
            </w:pPr>
            <w:r w:rsidRPr="00FF0DD0">
              <w:rPr>
                <w:b w:val="0"/>
                <w:bCs w:val="0"/>
                <w:color w:val="auto"/>
                <w:sz w:val="22"/>
                <w:szCs w:val="22"/>
              </w:rPr>
              <w:t>Meaning</w:t>
            </w:r>
          </w:p>
        </w:tc>
      </w:tr>
      <w:tr w:rsidR="00FF0DD0" w:rsidRPr="00FF0DD0" w14:paraId="7CC6BFF7" w14:textId="77777777" w:rsidTr="00FF0DD0">
        <w:trPr>
          <w:tblCellSpacing w:w="15" w:type="dxa"/>
        </w:trPr>
        <w:tc>
          <w:tcPr>
            <w:tcW w:w="0" w:type="auto"/>
            <w:vAlign w:val="center"/>
            <w:hideMark/>
          </w:tcPr>
          <w:p w14:paraId="4BF5B788" w14:textId="77777777" w:rsidR="00FF0DD0" w:rsidRPr="00FF0DD0" w:rsidRDefault="00FF0DD0" w:rsidP="00FF0DD0">
            <w:pPr>
              <w:pStyle w:val="Heading1"/>
              <w:rPr>
                <w:b w:val="0"/>
                <w:bCs w:val="0"/>
                <w:color w:val="auto"/>
                <w:sz w:val="22"/>
                <w:szCs w:val="22"/>
              </w:rPr>
            </w:pPr>
            <w:r w:rsidRPr="00FF0DD0">
              <w:rPr>
                <w:b w:val="0"/>
                <w:bCs w:val="0"/>
                <w:color w:val="auto"/>
                <w:sz w:val="22"/>
                <w:szCs w:val="22"/>
              </w:rPr>
              <w:t>Top Management</w:t>
            </w:r>
          </w:p>
        </w:tc>
        <w:tc>
          <w:tcPr>
            <w:tcW w:w="0" w:type="auto"/>
            <w:vAlign w:val="center"/>
            <w:hideMark/>
          </w:tcPr>
          <w:p w14:paraId="2C8EC921" w14:textId="77777777" w:rsidR="00FF0DD0" w:rsidRPr="00FF0DD0" w:rsidRDefault="00FF0DD0" w:rsidP="00FF0DD0">
            <w:pPr>
              <w:pStyle w:val="Heading1"/>
              <w:rPr>
                <w:b w:val="0"/>
                <w:bCs w:val="0"/>
                <w:color w:val="auto"/>
                <w:sz w:val="22"/>
                <w:szCs w:val="22"/>
              </w:rPr>
            </w:pPr>
            <w:proofErr w:type="gramStart"/>
            <w:r w:rsidRPr="00FF0DD0">
              <w:rPr>
                <w:b w:val="0"/>
                <w:bCs w:val="0"/>
                <w:color w:val="auto"/>
                <w:sz w:val="22"/>
                <w:szCs w:val="22"/>
              </w:rPr>
              <w:t>Person</w:t>
            </w:r>
            <w:proofErr w:type="gramEnd"/>
            <w:r w:rsidRPr="00FF0DD0">
              <w:rPr>
                <w:b w:val="0"/>
                <w:bCs w:val="0"/>
                <w:color w:val="auto"/>
                <w:sz w:val="22"/>
                <w:szCs w:val="22"/>
              </w:rPr>
              <w:t xml:space="preserve"> or group of people who directs and controls an organization at the highest level.</w:t>
            </w:r>
          </w:p>
        </w:tc>
      </w:tr>
      <w:tr w:rsidR="00FF0DD0" w:rsidRPr="00FF0DD0" w14:paraId="41E15210" w14:textId="77777777" w:rsidTr="00FF0DD0">
        <w:trPr>
          <w:tblCellSpacing w:w="15" w:type="dxa"/>
        </w:trPr>
        <w:tc>
          <w:tcPr>
            <w:tcW w:w="0" w:type="auto"/>
            <w:vAlign w:val="center"/>
            <w:hideMark/>
          </w:tcPr>
          <w:p w14:paraId="6FBF63C9" w14:textId="77777777" w:rsidR="00FF0DD0" w:rsidRPr="00FF0DD0" w:rsidRDefault="00FF0DD0" w:rsidP="00FF0DD0">
            <w:pPr>
              <w:pStyle w:val="Heading1"/>
              <w:rPr>
                <w:b w:val="0"/>
                <w:bCs w:val="0"/>
                <w:color w:val="auto"/>
                <w:sz w:val="22"/>
                <w:szCs w:val="22"/>
              </w:rPr>
            </w:pPr>
            <w:r w:rsidRPr="00FF0DD0">
              <w:rPr>
                <w:b w:val="0"/>
                <w:bCs w:val="0"/>
                <w:color w:val="auto"/>
                <w:sz w:val="22"/>
                <w:szCs w:val="22"/>
              </w:rPr>
              <w:t>Production Processes</w:t>
            </w:r>
          </w:p>
        </w:tc>
        <w:tc>
          <w:tcPr>
            <w:tcW w:w="0" w:type="auto"/>
            <w:vAlign w:val="center"/>
            <w:hideMark/>
          </w:tcPr>
          <w:p w14:paraId="1C63F601" w14:textId="77777777" w:rsidR="00FF0DD0" w:rsidRPr="00FF0DD0" w:rsidRDefault="00FF0DD0" w:rsidP="00FF0DD0">
            <w:pPr>
              <w:pStyle w:val="Heading1"/>
              <w:rPr>
                <w:b w:val="0"/>
                <w:bCs w:val="0"/>
                <w:color w:val="auto"/>
                <w:sz w:val="22"/>
                <w:szCs w:val="22"/>
              </w:rPr>
            </w:pPr>
            <w:r w:rsidRPr="00FF0DD0">
              <w:rPr>
                <w:b w:val="0"/>
                <w:bCs w:val="0"/>
                <w:color w:val="auto"/>
                <w:sz w:val="22"/>
                <w:szCs w:val="22"/>
              </w:rPr>
              <w:t>Processes that contribute or result in the product or service being produced or the product or service being provided.</w:t>
            </w:r>
          </w:p>
        </w:tc>
      </w:tr>
      <w:tr w:rsidR="00FF0DD0" w:rsidRPr="00FF0DD0" w14:paraId="2FBDF1D8" w14:textId="77777777" w:rsidTr="00FF0DD0">
        <w:trPr>
          <w:tblCellSpacing w:w="15" w:type="dxa"/>
        </w:trPr>
        <w:tc>
          <w:tcPr>
            <w:tcW w:w="0" w:type="auto"/>
            <w:vAlign w:val="center"/>
            <w:hideMark/>
          </w:tcPr>
          <w:p w14:paraId="7C161783" w14:textId="77777777" w:rsidR="00FF0DD0" w:rsidRPr="00FF0DD0" w:rsidRDefault="00FF0DD0" w:rsidP="00FF0DD0">
            <w:pPr>
              <w:pStyle w:val="Heading1"/>
              <w:rPr>
                <w:b w:val="0"/>
                <w:bCs w:val="0"/>
                <w:color w:val="auto"/>
                <w:sz w:val="22"/>
                <w:szCs w:val="22"/>
              </w:rPr>
            </w:pPr>
            <w:r w:rsidRPr="00FF0DD0">
              <w:rPr>
                <w:b w:val="0"/>
                <w:bCs w:val="0"/>
                <w:color w:val="auto"/>
                <w:sz w:val="22"/>
                <w:szCs w:val="22"/>
              </w:rPr>
              <w:t>Management Representative</w:t>
            </w:r>
          </w:p>
        </w:tc>
        <w:tc>
          <w:tcPr>
            <w:tcW w:w="0" w:type="auto"/>
            <w:vAlign w:val="center"/>
            <w:hideMark/>
          </w:tcPr>
          <w:p w14:paraId="7690E569" w14:textId="77777777" w:rsidR="00FF0DD0" w:rsidRPr="00FF0DD0" w:rsidRDefault="00FF0DD0" w:rsidP="00FF0DD0">
            <w:pPr>
              <w:pStyle w:val="Heading1"/>
              <w:rPr>
                <w:b w:val="0"/>
                <w:bCs w:val="0"/>
                <w:color w:val="auto"/>
                <w:sz w:val="22"/>
                <w:szCs w:val="22"/>
              </w:rPr>
            </w:pPr>
            <w:r w:rsidRPr="00FF0DD0">
              <w:rPr>
                <w:b w:val="0"/>
                <w:bCs w:val="0"/>
                <w:color w:val="auto"/>
                <w:sz w:val="22"/>
                <w:szCs w:val="22"/>
              </w:rPr>
              <w:t>Assigned position from VP QUALITY and Top Management to represent the organization’s quality system.</w:t>
            </w:r>
          </w:p>
        </w:tc>
      </w:tr>
      <w:tr w:rsidR="00FF0DD0" w:rsidRPr="00FF0DD0" w14:paraId="26D49C66" w14:textId="77777777" w:rsidTr="00FF0DD0">
        <w:trPr>
          <w:tblCellSpacing w:w="15" w:type="dxa"/>
        </w:trPr>
        <w:tc>
          <w:tcPr>
            <w:tcW w:w="0" w:type="auto"/>
            <w:vAlign w:val="center"/>
            <w:hideMark/>
          </w:tcPr>
          <w:p w14:paraId="24F3B952" w14:textId="77777777" w:rsidR="00FF0DD0" w:rsidRPr="00FF0DD0" w:rsidRDefault="00FF0DD0" w:rsidP="00FF0DD0">
            <w:pPr>
              <w:pStyle w:val="Heading1"/>
              <w:rPr>
                <w:b w:val="0"/>
                <w:bCs w:val="0"/>
                <w:color w:val="auto"/>
                <w:sz w:val="22"/>
                <w:szCs w:val="22"/>
              </w:rPr>
            </w:pPr>
            <w:r w:rsidRPr="00FF0DD0">
              <w:rPr>
                <w:b w:val="0"/>
                <w:bCs w:val="0"/>
                <w:color w:val="auto"/>
                <w:sz w:val="22"/>
                <w:szCs w:val="22"/>
              </w:rPr>
              <w:t>SIOP (Sales, Inventory, and Operations Planning)</w:t>
            </w:r>
          </w:p>
        </w:tc>
        <w:tc>
          <w:tcPr>
            <w:tcW w:w="0" w:type="auto"/>
            <w:vAlign w:val="center"/>
            <w:hideMark/>
          </w:tcPr>
          <w:p w14:paraId="35194E10" w14:textId="77777777" w:rsidR="00FF0DD0" w:rsidRPr="00FF0DD0" w:rsidRDefault="00FF0DD0" w:rsidP="00FF0DD0">
            <w:pPr>
              <w:pStyle w:val="Heading1"/>
              <w:rPr>
                <w:b w:val="0"/>
                <w:bCs w:val="0"/>
                <w:color w:val="auto"/>
                <w:sz w:val="22"/>
                <w:szCs w:val="22"/>
              </w:rPr>
            </w:pPr>
            <w:r w:rsidRPr="00FF0DD0">
              <w:rPr>
                <w:b w:val="0"/>
                <w:bCs w:val="0"/>
                <w:color w:val="auto"/>
                <w:sz w:val="22"/>
                <w:szCs w:val="22"/>
              </w:rPr>
              <w:t>Monthly executive meeting attended by ExCo members (Directors through CEO) to review risk and opportunities. Risk register is maintained in Teams and accessible via SharePoint.</w:t>
            </w:r>
          </w:p>
        </w:tc>
      </w:tr>
      <w:tr w:rsidR="00FF0DD0" w:rsidRPr="00FF0DD0" w14:paraId="02B7D21D" w14:textId="77777777" w:rsidTr="00FF0DD0">
        <w:trPr>
          <w:trHeight w:val="50"/>
          <w:tblCellSpacing w:w="15" w:type="dxa"/>
        </w:trPr>
        <w:tc>
          <w:tcPr>
            <w:tcW w:w="0" w:type="auto"/>
            <w:vAlign w:val="center"/>
            <w:hideMark/>
          </w:tcPr>
          <w:p w14:paraId="4580ADB3" w14:textId="77777777" w:rsidR="00FF0DD0" w:rsidRPr="00FF0DD0" w:rsidRDefault="00FF0DD0" w:rsidP="00FF0DD0">
            <w:pPr>
              <w:pStyle w:val="Heading1"/>
              <w:rPr>
                <w:b w:val="0"/>
                <w:bCs w:val="0"/>
                <w:color w:val="auto"/>
                <w:sz w:val="22"/>
                <w:szCs w:val="22"/>
              </w:rPr>
            </w:pPr>
            <w:r w:rsidRPr="00FF0DD0">
              <w:rPr>
                <w:b w:val="0"/>
                <w:bCs w:val="0"/>
                <w:color w:val="auto"/>
                <w:sz w:val="22"/>
                <w:szCs w:val="22"/>
              </w:rPr>
              <w:t>QwizPro Tool</w:t>
            </w:r>
          </w:p>
        </w:tc>
        <w:tc>
          <w:tcPr>
            <w:tcW w:w="0" w:type="auto"/>
            <w:vAlign w:val="center"/>
            <w:hideMark/>
          </w:tcPr>
          <w:p w14:paraId="74949227" w14:textId="77777777" w:rsidR="00FF0DD0" w:rsidRPr="00FF0DD0" w:rsidRDefault="00FF0DD0" w:rsidP="00FF0DD0">
            <w:pPr>
              <w:pStyle w:val="Heading1"/>
              <w:rPr>
                <w:b w:val="0"/>
                <w:bCs w:val="0"/>
                <w:color w:val="auto"/>
                <w:sz w:val="22"/>
                <w:szCs w:val="22"/>
              </w:rPr>
            </w:pPr>
            <w:r w:rsidRPr="00FF0DD0">
              <w:rPr>
                <w:b w:val="0"/>
                <w:bCs w:val="0"/>
                <w:color w:val="auto"/>
                <w:sz w:val="22"/>
                <w:szCs w:val="22"/>
              </w:rPr>
              <w:t>System used to track and manage risk, corrective actions, and process planning within the QMS.</w:t>
            </w:r>
          </w:p>
        </w:tc>
      </w:tr>
    </w:tbl>
    <w:p w14:paraId="2649E3BC" w14:textId="77777777" w:rsidR="0028783E" w:rsidRPr="00E52BCC" w:rsidRDefault="0028783E" w:rsidP="007C4F15">
      <w:pPr>
        <w:pStyle w:val="Heading1"/>
        <w:rPr>
          <w:sz w:val="22"/>
          <w:szCs w:val="22"/>
        </w:rPr>
      </w:pPr>
      <w:r w:rsidRPr="00E52BCC">
        <w:rPr>
          <w:sz w:val="22"/>
          <w:szCs w:val="22"/>
        </w:rPr>
        <w:t>Process</w:t>
      </w:r>
    </w:p>
    <w:p w14:paraId="3E5FD731" w14:textId="4AE87308" w:rsidR="003006DF" w:rsidRPr="003006DF" w:rsidRDefault="003006DF" w:rsidP="00F91609">
      <w:pPr>
        <w:pStyle w:val="Heading2"/>
        <w:jc w:val="both"/>
        <w:rPr>
          <w:rFonts w:cs="Calibri"/>
          <w:b w:val="0"/>
          <w:bCs/>
          <w:color w:val="auto"/>
          <w:szCs w:val="22"/>
        </w:rPr>
      </w:pPr>
      <w:r w:rsidRPr="003006DF">
        <w:rPr>
          <w:rFonts w:cs="Calibri"/>
          <w:b w:val="0"/>
          <w:bCs/>
          <w:color w:val="auto"/>
          <w:szCs w:val="22"/>
        </w:rPr>
        <w:t xml:space="preserve">The activities and resources </w:t>
      </w:r>
      <w:r w:rsidR="00B76E40">
        <w:rPr>
          <w:rFonts w:cs="Calibri"/>
          <w:b w:val="0"/>
          <w:bCs/>
          <w:color w:val="auto"/>
          <w:szCs w:val="22"/>
        </w:rPr>
        <w:t>need</w:t>
      </w:r>
      <w:r w:rsidRPr="003006DF">
        <w:rPr>
          <w:rFonts w:cs="Calibri"/>
          <w:b w:val="0"/>
          <w:bCs/>
          <w:color w:val="auto"/>
          <w:szCs w:val="22"/>
        </w:rPr>
        <w:t>ed</w:t>
      </w:r>
      <w:r w:rsidRPr="003006DF">
        <w:rPr>
          <w:rFonts w:cs="Calibri"/>
          <w:b w:val="0"/>
          <w:bCs/>
          <w:color w:val="auto"/>
          <w:szCs w:val="22"/>
        </w:rPr>
        <w:t xml:space="preserve"> to </w:t>
      </w:r>
      <w:r w:rsidR="00B76E40">
        <w:rPr>
          <w:rFonts w:cs="Calibri"/>
          <w:b w:val="0"/>
          <w:bCs/>
          <w:color w:val="auto"/>
          <w:szCs w:val="22"/>
        </w:rPr>
        <w:t>achieve</w:t>
      </w:r>
      <w:r w:rsidRPr="003006DF">
        <w:rPr>
          <w:rFonts w:cs="Calibri"/>
          <w:b w:val="0"/>
          <w:bCs/>
          <w:color w:val="auto"/>
          <w:szCs w:val="22"/>
        </w:rPr>
        <w:t xml:space="preserve"> the objectives of the QMS </w:t>
      </w:r>
      <w:r w:rsidR="00B76E40">
        <w:rPr>
          <w:rFonts w:cs="Calibri"/>
          <w:b w:val="0"/>
          <w:bCs/>
          <w:color w:val="auto"/>
          <w:szCs w:val="22"/>
        </w:rPr>
        <w:t>consider</w:t>
      </w:r>
      <w:r w:rsidRPr="003006DF">
        <w:rPr>
          <w:rFonts w:cs="Calibri"/>
          <w:b w:val="0"/>
          <w:bCs/>
          <w:color w:val="auto"/>
          <w:szCs w:val="22"/>
        </w:rPr>
        <w:t xml:space="preserve"> the planning of the QMS itself, production</w:t>
      </w:r>
      <w:r w:rsidRPr="003006DF">
        <w:rPr>
          <w:rFonts w:cs="Calibri"/>
          <w:b w:val="0"/>
          <w:bCs/>
          <w:color w:val="auto"/>
          <w:szCs w:val="22"/>
        </w:rPr>
        <w:t xml:space="preserve"> p</w:t>
      </w:r>
      <w:r w:rsidR="00B76E40">
        <w:rPr>
          <w:rFonts w:cs="Calibri"/>
          <w:b w:val="0"/>
          <w:bCs/>
          <w:color w:val="auto"/>
          <w:szCs w:val="22"/>
        </w:rPr>
        <w:t>lanning</w:t>
      </w:r>
      <w:r w:rsidRPr="003006DF">
        <w:rPr>
          <w:rFonts w:cs="Calibri"/>
          <w:b w:val="0"/>
          <w:bCs/>
          <w:color w:val="auto"/>
          <w:szCs w:val="22"/>
        </w:rPr>
        <w:t xml:space="preserve">, and the planning of measurement, analysis, and improvement processes. The Management Representative identifies, plans, and documents the processes and sub-processes that </w:t>
      </w:r>
      <w:r w:rsidR="00B76E40">
        <w:rPr>
          <w:rFonts w:cs="Calibri"/>
          <w:b w:val="0"/>
          <w:bCs/>
          <w:color w:val="auto"/>
          <w:szCs w:val="22"/>
        </w:rPr>
        <w:t>convert</w:t>
      </w:r>
      <w:r w:rsidRPr="003006DF">
        <w:rPr>
          <w:rFonts w:cs="Calibri"/>
          <w:b w:val="0"/>
          <w:bCs/>
          <w:color w:val="auto"/>
          <w:szCs w:val="22"/>
        </w:rPr>
        <w:t xml:space="preserve"> the AS9100 inputs into the QMS outputs. For planning </w:t>
      </w:r>
      <w:r w:rsidR="00B76E40">
        <w:rPr>
          <w:rFonts w:cs="Calibri"/>
          <w:b w:val="0"/>
          <w:bCs/>
          <w:color w:val="auto"/>
          <w:szCs w:val="22"/>
        </w:rPr>
        <w:t>the</w:t>
      </w:r>
      <w:r w:rsidRPr="003006DF">
        <w:rPr>
          <w:rFonts w:cs="Calibri"/>
          <w:b w:val="0"/>
          <w:bCs/>
          <w:color w:val="auto"/>
          <w:szCs w:val="22"/>
        </w:rPr>
        <w:t xml:space="preserve"> Advanced Product Quality Project Management, the requirements of AS9145 have been </w:t>
      </w:r>
      <w:r w:rsidRPr="003006DF">
        <w:rPr>
          <w:rFonts w:cs="Calibri"/>
          <w:b w:val="0"/>
          <w:bCs/>
          <w:color w:val="auto"/>
          <w:szCs w:val="22"/>
        </w:rPr>
        <w:t>inc</w:t>
      </w:r>
      <w:r w:rsidR="00B76E40">
        <w:rPr>
          <w:rFonts w:cs="Calibri"/>
          <w:b w:val="0"/>
          <w:bCs/>
          <w:color w:val="auto"/>
          <w:szCs w:val="22"/>
        </w:rPr>
        <w:t>orporat</w:t>
      </w:r>
      <w:r w:rsidRPr="003006DF">
        <w:rPr>
          <w:rFonts w:cs="Calibri"/>
          <w:b w:val="0"/>
          <w:bCs/>
          <w:color w:val="auto"/>
          <w:szCs w:val="22"/>
        </w:rPr>
        <w:t>ed in</w:t>
      </w:r>
      <w:r w:rsidR="00B76E40">
        <w:rPr>
          <w:rFonts w:cs="Calibri"/>
          <w:b w:val="0"/>
          <w:bCs/>
          <w:color w:val="auto"/>
          <w:szCs w:val="22"/>
        </w:rPr>
        <w:t>to</w:t>
      </w:r>
      <w:r w:rsidRPr="003006DF">
        <w:rPr>
          <w:rFonts w:cs="Calibri"/>
          <w:b w:val="0"/>
          <w:bCs/>
          <w:color w:val="auto"/>
          <w:szCs w:val="22"/>
        </w:rPr>
        <w:t xml:space="preserve"> the QMS.</w:t>
      </w:r>
    </w:p>
    <w:p w14:paraId="7DCF59F9" w14:textId="682717D8" w:rsidR="003006DF" w:rsidRPr="003006DF" w:rsidRDefault="003006DF" w:rsidP="00F91609">
      <w:pPr>
        <w:pStyle w:val="Heading2"/>
        <w:jc w:val="both"/>
        <w:rPr>
          <w:rFonts w:cs="Calibri"/>
          <w:b w:val="0"/>
          <w:bCs/>
          <w:color w:val="auto"/>
          <w:szCs w:val="22"/>
        </w:rPr>
      </w:pPr>
      <w:r w:rsidRPr="003006DF">
        <w:rPr>
          <w:rFonts w:cs="Calibri"/>
          <w:b w:val="0"/>
          <w:bCs/>
          <w:color w:val="auto"/>
          <w:szCs w:val="22"/>
        </w:rPr>
        <w:t xml:space="preserve">The Management Representative </w:t>
      </w:r>
      <w:r w:rsidR="00A27C3D">
        <w:rPr>
          <w:rFonts w:cs="Calibri"/>
          <w:b w:val="0"/>
          <w:bCs/>
          <w:color w:val="auto"/>
          <w:szCs w:val="22"/>
        </w:rPr>
        <w:t>adopt</w:t>
      </w:r>
      <w:r w:rsidRPr="003006DF">
        <w:rPr>
          <w:rFonts w:cs="Calibri"/>
          <w:b w:val="0"/>
          <w:bCs/>
          <w:color w:val="auto"/>
          <w:szCs w:val="22"/>
        </w:rPr>
        <w:t>s</w:t>
      </w:r>
      <w:r w:rsidRPr="003006DF">
        <w:rPr>
          <w:rFonts w:cs="Calibri"/>
          <w:b w:val="0"/>
          <w:bCs/>
          <w:color w:val="auto"/>
          <w:szCs w:val="22"/>
        </w:rPr>
        <w:t xml:space="preserve"> a process approach </w:t>
      </w:r>
      <w:r w:rsidR="00CC1A40">
        <w:rPr>
          <w:rFonts w:cs="Calibri"/>
          <w:b w:val="0"/>
          <w:bCs/>
          <w:color w:val="auto"/>
          <w:szCs w:val="22"/>
        </w:rPr>
        <w:t>to</w:t>
      </w:r>
      <w:r w:rsidRPr="003006DF">
        <w:rPr>
          <w:rFonts w:cs="Calibri"/>
          <w:b w:val="0"/>
          <w:bCs/>
          <w:color w:val="auto"/>
          <w:szCs w:val="22"/>
        </w:rPr>
        <w:t xml:space="preserve"> </w:t>
      </w:r>
      <w:r w:rsidR="00A27C3D">
        <w:rPr>
          <w:rFonts w:cs="Calibri"/>
          <w:b w:val="0"/>
          <w:bCs/>
          <w:color w:val="auto"/>
          <w:szCs w:val="22"/>
        </w:rPr>
        <w:t>oversee</w:t>
      </w:r>
      <w:r w:rsidR="00CC1A40">
        <w:rPr>
          <w:rFonts w:cs="Calibri"/>
          <w:b w:val="0"/>
          <w:bCs/>
          <w:color w:val="auto"/>
          <w:szCs w:val="22"/>
        </w:rPr>
        <w:t>ing</w:t>
      </w:r>
      <w:r w:rsidRPr="003006DF">
        <w:rPr>
          <w:rFonts w:cs="Calibri"/>
          <w:b w:val="0"/>
          <w:bCs/>
          <w:color w:val="auto"/>
          <w:szCs w:val="22"/>
        </w:rPr>
        <w:t xml:space="preserve"> the quality system and its processes</w:t>
      </w:r>
      <w:r w:rsidR="00CC1A40">
        <w:rPr>
          <w:rFonts w:cs="Calibri"/>
          <w:b w:val="0"/>
          <w:bCs/>
          <w:color w:val="auto"/>
          <w:szCs w:val="22"/>
        </w:rPr>
        <w:t>,</w:t>
      </w:r>
      <w:r w:rsidRPr="003006DF">
        <w:rPr>
          <w:rFonts w:cs="Calibri"/>
          <w:b w:val="0"/>
          <w:bCs/>
          <w:color w:val="auto"/>
          <w:szCs w:val="22"/>
        </w:rPr>
        <w:t xml:space="preserve"> </w:t>
      </w:r>
      <w:r w:rsidR="00A27C3D">
        <w:rPr>
          <w:rFonts w:cs="Calibri"/>
          <w:b w:val="0"/>
          <w:bCs/>
          <w:color w:val="auto"/>
          <w:szCs w:val="22"/>
        </w:rPr>
        <w:t>implement</w:t>
      </w:r>
      <w:r w:rsidR="00CC1A40">
        <w:rPr>
          <w:rFonts w:cs="Calibri"/>
          <w:b w:val="0"/>
          <w:bCs/>
          <w:color w:val="auto"/>
          <w:szCs w:val="22"/>
        </w:rPr>
        <w:t>ing</w:t>
      </w:r>
      <w:r w:rsidRPr="003006DF">
        <w:rPr>
          <w:rFonts w:cs="Calibri"/>
          <w:b w:val="0"/>
          <w:bCs/>
          <w:color w:val="auto"/>
          <w:szCs w:val="22"/>
        </w:rPr>
        <w:t xml:space="preserve"> a “Plan</w:t>
      </w:r>
      <w:r w:rsidR="00CC1A40">
        <w:rPr>
          <w:rFonts w:cs="Calibri"/>
          <w:b w:val="0"/>
          <w:bCs/>
          <w:color w:val="auto"/>
          <w:szCs w:val="22"/>
        </w:rPr>
        <w:t xml:space="preserve">, </w:t>
      </w:r>
      <w:r w:rsidRPr="003006DF">
        <w:rPr>
          <w:rFonts w:cs="Calibri"/>
          <w:b w:val="0"/>
          <w:bCs/>
          <w:color w:val="auto"/>
          <w:szCs w:val="22"/>
        </w:rPr>
        <w:t>Do</w:t>
      </w:r>
      <w:r w:rsidR="00CC1A40">
        <w:rPr>
          <w:rFonts w:cs="Calibri"/>
          <w:b w:val="0"/>
          <w:bCs/>
          <w:color w:val="auto"/>
          <w:szCs w:val="22"/>
        </w:rPr>
        <w:t>,</w:t>
      </w:r>
      <w:r w:rsidRPr="003006DF">
        <w:rPr>
          <w:rFonts w:cs="Calibri"/>
          <w:b w:val="0"/>
          <w:bCs/>
          <w:color w:val="auto"/>
          <w:szCs w:val="22"/>
        </w:rPr>
        <w:t xml:space="preserve"> </w:t>
      </w:r>
      <w:r w:rsidRPr="003006DF">
        <w:rPr>
          <w:rFonts w:cs="Calibri"/>
          <w:b w:val="0"/>
          <w:bCs/>
          <w:color w:val="auto"/>
          <w:szCs w:val="22"/>
        </w:rPr>
        <w:t>Check</w:t>
      </w:r>
      <w:r w:rsidR="00CC1A40">
        <w:rPr>
          <w:rFonts w:cs="Calibri"/>
          <w:b w:val="0"/>
          <w:bCs/>
          <w:color w:val="auto"/>
          <w:szCs w:val="22"/>
        </w:rPr>
        <w:t>,</w:t>
      </w:r>
      <w:r w:rsidRPr="003006DF">
        <w:rPr>
          <w:rFonts w:cs="Calibri"/>
          <w:b w:val="0"/>
          <w:bCs/>
          <w:color w:val="auto"/>
          <w:szCs w:val="22"/>
        </w:rPr>
        <w:t xml:space="preserve"> </w:t>
      </w:r>
      <w:r w:rsidRPr="003006DF">
        <w:rPr>
          <w:rFonts w:cs="Calibri"/>
          <w:b w:val="0"/>
          <w:bCs/>
          <w:color w:val="auto"/>
          <w:szCs w:val="22"/>
        </w:rPr>
        <w:t xml:space="preserve">Act” methodology and </w:t>
      </w:r>
      <w:r w:rsidR="00A27C3D">
        <w:rPr>
          <w:rFonts w:cs="Calibri"/>
          <w:b w:val="0"/>
          <w:bCs/>
          <w:color w:val="auto"/>
          <w:szCs w:val="22"/>
        </w:rPr>
        <w:t>emphasizing</w:t>
      </w:r>
      <w:r w:rsidRPr="003006DF">
        <w:rPr>
          <w:rFonts w:cs="Calibri"/>
          <w:b w:val="0"/>
          <w:bCs/>
          <w:color w:val="auto"/>
          <w:szCs w:val="22"/>
        </w:rPr>
        <w:t xml:space="preserve"> “Risk-Based</w:t>
      </w:r>
      <w:r w:rsidRPr="003006DF">
        <w:rPr>
          <w:rFonts w:cs="Calibri"/>
          <w:b w:val="0"/>
          <w:bCs/>
          <w:color w:val="auto"/>
          <w:szCs w:val="22"/>
        </w:rPr>
        <w:t xml:space="preserve"> </w:t>
      </w:r>
      <w:r w:rsidRPr="003006DF">
        <w:rPr>
          <w:rFonts w:cs="Calibri"/>
          <w:b w:val="0"/>
          <w:bCs/>
          <w:color w:val="auto"/>
          <w:szCs w:val="22"/>
        </w:rPr>
        <w:t>Thinking.”</w:t>
      </w:r>
    </w:p>
    <w:p w14:paraId="16BBAA3C" w14:textId="1658BC2E" w:rsidR="003006DF" w:rsidRPr="003006DF" w:rsidRDefault="00CC1A40" w:rsidP="00F91609">
      <w:pPr>
        <w:pStyle w:val="Heading2"/>
        <w:jc w:val="both"/>
        <w:rPr>
          <w:rFonts w:cs="Calibri"/>
          <w:b w:val="0"/>
          <w:bCs/>
          <w:color w:val="auto"/>
          <w:szCs w:val="22"/>
        </w:rPr>
      </w:pPr>
      <w:r>
        <w:rPr>
          <w:rFonts w:cs="Calibri"/>
          <w:b w:val="0"/>
          <w:bCs/>
          <w:color w:val="auto"/>
          <w:szCs w:val="22"/>
        </w:rPr>
        <w:t xml:space="preserve">The </w:t>
      </w:r>
      <w:r w:rsidR="003006DF" w:rsidRPr="003006DF">
        <w:rPr>
          <w:rFonts w:cs="Calibri"/>
          <w:b w:val="0"/>
          <w:bCs/>
          <w:color w:val="auto"/>
          <w:szCs w:val="22"/>
        </w:rPr>
        <w:t xml:space="preserve">Plan-Do-Check-Act continual improvement guidelines outline a </w:t>
      </w:r>
      <w:r w:rsidR="00BC0068">
        <w:rPr>
          <w:rFonts w:cs="Calibri"/>
          <w:b w:val="0"/>
          <w:bCs/>
          <w:color w:val="auto"/>
          <w:szCs w:val="22"/>
        </w:rPr>
        <w:t>seven</w:t>
      </w:r>
      <w:r w:rsidR="003006DF" w:rsidRPr="003006DF">
        <w:rPr>
          <w:rFonts w:cs="Calibri"/>
          <w:b w:val="0"/>
          <w:bCs/>
          <w:color w:val="auto"/>
          <w:szCs w:val="22"/>
        </w:rPr>
        <w:t xml:space="preserve">-step problem-solving approach to corrective and preventive action and system </w:t>
      </w:r>
      <w:r w:rsidR="00BC0068">
        <w:rPr>
          <w:rFonts w:cs="Calibri"/>
          <w:b w:val="0"/>
          <w:bCs/>
          <w:color w:val="auto"/>
          <w:szCs w:val="22"/>
        </w:rPr>
        <w:t>enhanc</w:t>
      </w:r>
      <w:r w:rsidR="003006DF" w:rsidRPr="003006DF">
        <w:rPr>
          <w:rFonts w:cs="Calibri"/>
          <w:b w:val="0"/>
          <w:bCs/>
          <w:color w:val="auto"/>
          <w:szCs w:val="22"/>
        </w:rPr>
        <w:t>ement.</w:t>
      </w:r>
      <w:r w:rsidR="003006DF" w:rsidRPr="003006DF">
        <w:rPr>
          <w:rFonts w:cs="Calibri"/>
          <w:b w:val="0"/>
          <w:bCs/>
          <w:color w:val="auto"/>
          <w:szCs w:val="22"/>
        </w:rPr>
        <w:t xml:space="preserve"> Risk-</w:t>
      </w:r>
      <w:r>
        <w:rPr>
          <w:rFonts w:cs="Calibri"/>
          <w:b w:val="0"/>
          <w:bCs/>
          <w:color w:val="auto"/>
          <w:szCs w:val="22"/>
        </w:rPr>
        <w:t>based t</w:t>
      </w:r>
      <w:r w:rsidR="003006DF" w:rsidRPr="003006DF">
        <w:rPr>
          <w:rFonts w:cs="Calibri"/>
          <w:b w:val="0"/>
          <w:bCs/>
          <w:color w:val="auto"/>
          <w:szCs w:val="22"/>
        </w:rPr>
        <w:t>hinking</w:t>
      </w:r>
      <w:r w:rsidR="003006DF" w:rsidRPr="003006DF">
        <w:rPr>
          <w:rFonts w:cs="Calibri"/>
          <w:b w:val="0"/>
          <w:bCs/>
          <w:color w:val="auto"/>
          <w:szCs w:val="22"/>
        </w:rPr>
        <w:t xml:space="preserve"> for continual improvement is supported by project instructions </w:t>
      </w:r>
      <w:r w:rsidR="00BC0068">
        <w:rPr>
          <w:rFonts w:cs="Calibri"/>
          <w:b w:val="0"/>
          <w:bCs/>
          <w:color w:val="auto"/>
          <w:szCs w:val="22"/>
        </w:rPr>
        <w:t>designe</w:t>
      </w:r>
      <w:r w:rsidR="003006DF" w:rsidRPr="003006DF">
        <w:rPr>
          <w:rFonts w:cs="Calibri"/>
          <w:b w:val="0"/>
          <w:bCs/>
          <w:color w:val="auto"/>
          <w:szCs w:val="22"/>
        </w:rPr>
        <w:t>d</w:t>
      </w:r>
      <w:r w:rsidR="003006DF" w:rsidRPr="003006DF">
        <w:rPr>
          <w:rFonts w:cs="Calibri"/>
          <w:b w:val="0"/>
          <w:bCs/>
          <w:color w:val="auto"/>
          <w:szCs w:val="22"/>
        </w:rPr>
        <w:t xml:space="preserve"> to </w:t>
      </w:r>
      <w:r w:rsidR="00BC0068">
        <w:rPr>
          <w:rFonts w:cs="Calibri"/>
          <w:b w:val="0"/>
          <w:bCs/>
          <w:color w:val="auto"/>
          <w:szCs w:val="22"/>
        </w:rPr>
        <w:t>prevent</w:t>
      </w:r>
      <w:r w:rsidR="003006DF" w:rsidRPr="003006DF">
        <w:rPr>
          <w:rFonts w:cs="Calibri"/>
          <w:b w:val="0"/>
          <w:bCs/>
          <w:color w:val="auto"/>
          <w:szCs w:val="22"/>
        </w:rPr>
        <w:t xml:space="preserve"> or </w:t>
      </w:r>
      <w:r w:rsidR="003006DF" w:rsidRPr="003006DF">
        <w:rPr>
          <w:rFonts w:cs="Calibri"/>
          <w:b w:val="0"/>
          <w:bCs/>
          <w:color w:val="auto"/>
          <w:szCs w:val="22"/>
        </w:rPr>
        <w:t>reduc</w:t>
      </w:r>
      <w:r w:rsidR="00BC0068">
        <w:rPr>
          <w:rFonts w:cs="Calibri"/>
          <w:b w:val="0"/>
          <w:bCs/>
          <w:color w:val="auto"/>
          <w:szCs w:val="22"/>
        </w:rPr>
        <w:t>e</w:t>
      </w:r>
      <w:r w:rsidR="003006DF" w:rsidRPr="003006DF">
        <w:rPr>
          <w:rFonts w:cs="Calibri"/>
          <w:b w:val="0"/>
          <w:bCs/>
          <w:color w:val="auto"/>
          <w:szCs w:val="22"/>
        </w:rPr>
        <w:t xml:space="preserve"> undesired effects and </w:t>
      </w:r>
      <w:r w:rsidR="00BC0068">
        <w:rPr>
          <w:rFonts w:cs="Calibri"/>
          <w:b w:val="0"/>
          <w:bCs/>
          <w:color w:val="auto"/>
          <w:szCs w:val="22"/>
        </w:rPr>
        <w:t>achieve</w:t>
      </w:r>
      <w:r w:rsidR="003006DF" w:rsidRPr="003006DF">
        <w:rPr>
          <w:rFonts w:cs="Calibri"/>
          <w:b w:val="0"/>
          <w:bCs/>
          <w:color w:val="auto"/>
          <w:szCs w:val="22"/>
        </w:rPr>
        <w:t xml:space="preserve"> </w:t>
      </w:r>
      <w:r w:rsidR="00BC0068">
        <w:rPr>
          <w:rFonts w:cs="Calibri"/>
          <w:b w:val="0"/>
          <w:bCs/>
          <w:color w:val="auto"/>
          <w:szCs w:val="22"/>
        </w:rPr>
        <w:t>ongoing</w:t>
      </w:r>
      <w:r w:rsidR="003006DF" w:rsidRPr="003006DF">
        <w:rPr>
          <w:rFonts w:cs="Calibri"/>
          <w:b w:val="0"/>
          <w:bCs/>
          <w:color w:val="auto"/>
          <w:szCs w:val="22"/>
        </w:rPr>
        <w:t xml:space="preserve"> improvement.</w:t>
      </w:r>
    </w:p>
    <w:p w14:paraId="387E6E2E" w14:textId="2B0B1F87" w:rsidR="003006DF" w:rsidRPr="003006DF" w:rsidRDefault="003006DF" w:rsidP="00F91609">
      <w:pPr>
        <w:pStyle w:val="Heading2"/>
        <w:jc w:val="both"/>
        <w:rPr>
          <w:rFonts w:cs="Calibri"/>
          <w:b w:val="0"/>
          <w:bCs/>
          <w:color w:val="auto"/>
          <w:szCs w:val="22"/>
        </w:rPr>
      </w:pPr>
      <w:r w:rsidRPr="003006DF">
        <w:rPr>
          <w:rFonts w:cs="Calibri"/>
          <w:b w:val="0"/>
          <w:bCs/>
          <w:color w:val="auto"/>
          <w:szCs w:val="22"/>
        </w:rPr>
        <w:t xml:space="preserve">The VP </w:t>
      </w:r>
      <w:r w:rsidR="009F4C0F">
        <w:rPr>
          <w:rFonts w:cs="Calibri"/>
          <w:b w:val="0"/>
          <w:bCs/>
          <w:color w:val="auto"/>
          <w:szCs w:val="22"/>
        </w:rPr>
        <w:t>of Quality</w:t>
      </w:r>
      <w:r w:rsidRPr="003006DF">
        <w:rPr>
          <w:rFonts w:cs="Calibri"/>
          <w:b w:val="0"/>
          <w:bCs/>
          <w:color w:val="auto"/>
          <w:szCs w:val="22"/>
        </w:rPr>
        <w:t xml:space="preserve"> ensures that the scope of the QMS, as </w:t>
      </w:r>
      <w:r w:rsidRPr="003006DF">
        <w:rPr>
          <w:rFonts w:cs="Calibri"/>
          <w:b w:val="0"/>
          <w:bCs/>
          <w:color w:val="auto"/>
          <w:szCs w:val="22"/>
        </w:rPr>
        <w:t>de</w:t>
      </w:r>
      <w:r w:rsidR="001C14CA">
        <w:rPr>
          <w:rFonts w:cs="Calibri"/>
          <w:b w:val="0"/>
          <w:bCs/>
          <w:color w:val="auto"/>
          <w:szCs w:val="22"/>
        </w:rPr>
        <w:t>f</w:t>
      </w:r>
      <w:r w:rsidRPr="003006DF">
        <w:rPr>
          <w:rFonts w:cs="Calibri"/>
          <w:b w:val="0"/>
          <w:bCs/>
          <w:color w:val="auto"/>
          <w:szCs w:val="22"/>
        </w:rPr>
        <w:t>ined</w:t>
      </w:r>
      <w:r w:rsidRPr="003006DF">
        <w:rPr>
          <w:rFonts w:cs="Calibri"/>
          <w:b w:val="0"/>
          <w:bCs/>
          <w:color w:val="auto"/>
          <w:szCs w:val="22"/>
        </w:rPr>
        <w:t xml:space="preserve"> </w:t>
      </w:r>
      <w:r w:rsidR="009F4C0F">
        <w:rPr>
          <w:rFonts w:cs="Calibri"/>
          <w:b w:val="0"/>
          <w:bCs/>
          <w:color w:val="auto"/>
          <w:szCs w:val="22"/>
        </w:rPr>
        <w:t>by</w:t>
      </w:r>
      <w:r w:rsidRPr="003006DF">
        <w:rPr>
          <w:rFonts w:cs="Calibri"/>
          <w:b w:val="0"/>
          <w:bCs/>
          <w:color w:val="auto"/>
          <w:szCs w:val="22"/>
        </w:rPr>
        <w:t xml:space="preserve"> the procedure for Organizational Context, is </w:t>
      </w:r>
      <w:r w:rsidR="001C14CA">
        <w:rPr>
          <w:rFonts w:cs="Calibri"/>
          <w:b w:val="0"/>
          <w:bCs/>
          <w:color w:val="auto"/>
          <w:szCs w:val="22"/>
        </w:rPr>
        <w:t>document</w:t>
      </w:r>
      <w:r w:rsidRPr="003006DF">
        <w:rPr>
          <w:rFonts w:cs="Calibri"/>
          <w:b w:val="0"/>
          <w:bCs/>
          <w:color w:val="auto"/>
          <w:szCs w:val="22"/>
        </w:rPr>
        <w:t>ed</w:t>
      </w:r>
      <w:r w:rsidRPr="003006DF">
        <w:rPr>
          <w:rFonts w:cs="Calibri"/>
          <w:b w:val="0"/>
          <w:bCs/>
          <w:color w:val="auto"/>
          <w:szCs w:val="22"/>
        </w:rPr>
        <w:t xml:space="preserve"> in the Burrana Quality </w:t>
      </w:r>
      <w:r w:rsidR="009F4C0F">
        <w:rPr>
          <w:rFonts w:cs="Calibri"/>
          <w:b w:val="0"/>
          <w:bCs/>
          <w:color w:val="auto"/>
          <w:szCs w:val="22"/>
        </w:rPr>
        <w:t>M</w:t>
      </w:r>
      <w:r w:rsidRPr="003006DF">
        <w:rPr>
          <w:rFonts w:cs="Calibri"/>
          <w:b w:val="0"/>
          <w:bCs/>
          <w:color w:val="auto"/>
          <w:szCs w:val="22"/>
        </w:rPr>
        <w:t>anual.</w:t>
      </w:r>
      <w:r w:rsidRPr="003006DF">
        <w:rPr>
          <w:rFonts w:cs="Calibri"/>
          <w:b w:val="0"/>
          <w:bCs/>
          <w:color w:val="auto"/>
          <w:szCs w:val="22"/>
        </w:rPr>
        <w:t xml:space="preserve"> Any </w:t>
      </w:r>
      <w:r w:rsidR="001C14CA">
        <w:rPr>
          <w:rFonts w:cs="Calibri"/>
          <w:b w:val="0"/>
          <w:bCs/>
          <w:color w:val="auto"/>
          <w:szCs w:val="22"/>
        </w:rPr>
        <w:t>standard</w:t>
      </w:r>
      <w:r w:rsidRPr="003006DF">
        <w:rPr>
          <w:rFonts w:cs="Calibri"/>
          <w:b w:val="0"/>
          <w:bCs/>
          <w:color w:val="auto"/>
          <w:szCs w:val="22"/>
        </w:rPr>
        <w:t xml:space="preserve"> </w:t>
      </w:r>
      <w:r w:rsidRPr="003006DF">
        <w:rPr>
          <w:rFonts w:cs="Calibri"/>
          <w:b w:val="0"/>
          <w:bCs/>
          <w:color w:val="auto"/>
          <w:szCs w:val="22"/>
        </w:rPr>
        <w:t xml:space="preserve">requirement that cannot be applied and </w:t>
      </w:r>
      <w:r w:rsidR="001C14CA">
        <w:rPr>
          <w:rFonts w:cs="Calibri"/>
          <w:b w:val="0"/>
          <w:bCs/>
          <w:color w:val="auto"/>
          <w:szCs w:val="22"/>
        </w:rPr>
        <w:t>may</w:t>
      </w:r>
      <w:r w:rsidRPr="003006DF">
        <w:rPr>
          <w:rFonts w:cs="Calibri"/>
          <w:b w:val="0"/>
          <w:bCs/>
          <w:color w:val="auto"/>
          <w:szCs w:val="22"/>
        </w:rPr>
        <w:t xml:space="preserve"> be excluded from the QMS is justified and </w:t>
      </w:r>
      <w:r w:rsidR="001C14CA">
        <w:rPr>
          <w:rFonts w:cs="Calibri"/>
          <w:b w:val="0"/>
          <w:bCs/>
          <w:color w:val="auto"/>
          <w:szCs w:val="22"/>
        </w:rPr>
        <w:t>not</w:t>
      </w:r>
      <w:r w:rsidRPr="003006DF">
        <w:rPr>
          <w:rFonts w:cs="Calibri"/>
          <w:b w:val="0"/>
          <w:bCs/>
          <w:color w:val="auto"/>
          <w:szCs w:val="22"/>
        </w:rPr>
        <w:t>ed</w:t>
      </w:r>
      <w:r w:rsidRPr="003006DF">
        <w:rPr>
          <w:rFonts w:cs="Calibri"/>
          <w:b w:val="0"/>
          <w:bCs/>
          <w:color w:val="auto"/>
          <w:szCs w:val="22"/>
        </w:rPr>
        <w:t xml:space="preserve"> in the Quality Manual.</w:t>
      </w:r>
    </w:p>
    <w:p w14:paraId="65559EE5" w14:textId="5B06AE84" w:rsidR="003006DF" w:rsidRPr="003006DF" w:rsidRDefault="003006DF" w:rsidP="00F91609">
      <w:pPr>
        <w:pStyle w:val="Heading2"/>
        <w:jc w:val="both"/>
        <w:rPr>
          <w:rFonts w:cs="Calibri"/>
          <w:b w:val="0"/>
          <w:bCs/>
          <w:color w:val="auto"/>
          <w:szCs w:val="22"/>
        </w:rPr>
      </w:pPr>
      <w:r w:rsidRPr="003006DF">
        <w:rPr>
          <w:rFonts w:cs="Calibri"/>
          <w:b w:val="0"/>
          <w:bCs/>
          <w:color w:val="auto"/>
          <w:szCs w:val="22"/>
        </w:rPr>
        <w:t xml:space="preserve">The Context of the Organization </w:t>
      </w:r>
      <w:r w:rsidR="001C14CA">
        <w:rPr>
          <w:rFonts w:cs="Calibri"/>
          <w:b w:val="0"/>
          <w:bCs/>
          <w:color w:val="auto"/>
          <w:szCs w:val="22"/>
        </w:rPr>
        <w:t>procedure</w:t>
      </w:r>
      <w:r w:rsidRPr="003006DF">
        <w:rPr>
          <w:rFonts w:cs="Calibri"/>
          <w:b w:val="0"/>
          <w:bCs/>
          <w:color w:val="auto"/>
          <w:szCs w:val="22"/>
        </w:rPr>
        <w:t xml:space="preserve"> </w:t>
      </w:r>
      <w:r w:rsidRPr="003006DF">
        <w:rPr>
          <w:rFonts w:cs="Calibri"/>
          <w:b w:val="0"/>
          <w:bCs/>
          <w:color w:val="auto"/>
          <w:szCs w:val="22"/>
        </w:rPr>
        <w:t>addresses both the context of the organization and the needs and expectations of interested parties. The planning procedure provides additional details on processes and the process approach.</w:t>
      </w:r>
    </w:p>
    <w:p w14:paraId="5E063315" w14:textId="77777777" w:rsidR="00602DDA" w:rsidRPr="00E52BCC" w:rsidRDefault="00602DDA">
      <w:pPr>
        <w:spacing w:after="160" w:line="278" w:lineRule="auto"/>
        <w:rPr>
          <w:rFonts w:eastAsiaTheme="majorEastAsia"/>
          <w:b/>
          <w:bCs/>
          <w:color w:val="0F4761" w:themeColor="accent1" w:themeShade="BF"/>
        </w:rPr>
      </w:pPr>
      <w:r w:rsidRPr="00E52BCC">
        <w:rPr>
          <w:rFonts w:eastAsiaTheme="majorEastAsia"/>
          <w:b/>
          <w:bCs/>
          <w:color w:val="0F4761" w:themeColor="accent1" w:themeShade="BF"/>
        </w:rPr>
        <w:br w:type="page"/>
      </w:r>
    </w:p>
    <w:p w14:paraId="19A219CB" w14:textId="3AF1819D" w:rsidR="00F522C7" w:rsidRPr="00E52BCC" w:rsidRDefault="00F522C7" w:rsidP="00F522C7">
      <w:pPr>
        <w:rPr>
          <w:rFonts w:eastAsiaTheme="majorEastAsia"/>
          <w:b/>
          <w:bCs/>
          <w:color w:val="0F4761" w:themeColor="accent1" w:themeShade="BF"/>
        </w:rPr>
      </w:pPr>
      <w:r w:rsidRPr="00F522C7">
        <w:rPr>
          <w:rFonts w:eastAsiaTheme="majorEastAsia"/>
          <w:b/>
          <w:bCs/>
          <w:color w:val="0F4761" w:themeColor="accent1" w:themeShade="BF"/>
        </w:rPr>
        <w:lastRenderedPageBreak/>
        <w:t>Risks and Opportunities</w:t>
      </w:r>
    </w:p>
    <w:p w14:paraId="3F3F4CF2" w14:textId="1E28FE44" w:rsidR="00F522C7" w:rsidRPr="00E52BCC" w:rsidRDefault="00F522C7" w:rsidP="00CE45FB">
      <w:pPr>
        <w:jc w:val="both"/>
      </w:pPr>
      <w:r w:rsidRPr="00F522C7">
        <w:t xml:space="preserve">The </w:t>
      </w:r>
      <w:r w:rsidR="003E23DC">
        <w:t>management</w:t>
      </w:r>
      <w:r w:rsidRPr="00F522C7">
        <w:t xml:space="preserve"> </w:t>
      </w:r>
      <w:r w:rsidR="003E23DC">
        <w:t>representativ</w:t>
      </w:r>
      <w:r w:rsidRPr="00F522C7">
        <w:t>e determine</w:t>
      </w:r>
      <w:r w:rsidR="003E23DC">
        <w:t>s</w:t>
      </w:r>
      <w:r w:rsidRPr="00F522C7">
        <w:t xml:space="preserve"> and addresse</w:t>
      </w:r>
      <w:r w:rsidR="003E23DC">
        <w:t>s</w:t>
      </w:r>
      <w:r w:rsidRPr="00F522C7">
        <w:t xml:space="preserve"> </w:t>
      </w:r>
      <w:r w:rsidRPr="00F522C7">
        <w:t>risks and opportunities to ensure that the QMS can achieve its intended result(s), prevent or reduce undesired effects, and achieve continual improvement. The organization also considers deliverable software products, processes, and services when determining risks and opportunities.</w:t>
      </w:r>
      <w:r w:rsidRPr="00E52BCC">
        <w:t xml:space="preserve"> </w:t>
      </w:r>
    </w:p>
    <w:p w14:paraId="4256ECA1" w14:textId="0CC03057" w:rsidR="00F522C7" w:rsidRPr="00E52BCC" w:rsidRDefault="003E23DC" w:rsidP="00B908E6">
      <w:pPr>
        <w:spacing w:after="120" w:line="240" w:lineRule="auto"/>
        <w:jc w:val="both"/>
      </w:pPr>
      <w:r>
        <w:t>Pla</w:t>
      </w:r>
      <w:r w:rsidR="00F522C7" w:rsidRPr="00E52BCC">
        <w:t xml:space="preserve">ns </w:t>
      </w:r>
      <w:r>
        <w:t>are</w:t>
      </w:r>
      <w:r w:rsidR="00F522C7" w:rsidRPr="00E52BCC">
        <w:t xml:space="preserve"> </w:t>
      </w:r>
      <w:r>
        <w:t>in place</w:t>
      </w:r>
      <w:r w:rsidR="00F522C7" w:rsidRPr="00E52BCC">
        <w:t xml:space="preserve"> t</w:t>
      </w:r>
      <w:r>
        <w:t>o</w:t>
      </w:r>
      <w:r w:rsidR="00F522C7" w:rsidRPr="00E52BCC">
        <w:t xml:space="preserve"> </w:t>
      </w:r>
      <w:r>
        <w:t>integrate</w:t>
      </w:r>
      <w:r w:rsidR="00F522C7" w:rsidRPr="00E52BCC">
        <w:t xml:space="preserve"> and </w:t>
      </w:r>
      <w:r>
        <w:t>implement</w:t>
      </w:r>
      <w:r w:rsidR="00F522C7" w:rsidRPr="00E52BCC">
        <w:t xml:space="preserve"> a</w:t>
      </w:r>
      <w:r>
        <w:t>ctions</w:t>
      </w:r>
      <w:r w:rsidR="00F522C7" w:rsidRPr="00E52BCC">
        <w:t xml:space="preserve"> </w:t>
      </w:r>
      <w:r>
        <w:t>that</w:t>
      </w:r>
      <w:r w:rsidR="00F522C7" w:rsidRPr="00E52BCC">
        <w:t xml:space="preserve"> </w:t>
      </w:r>
      <w:r w:rsidR="00F522C7" w:rsidRPr="00E52BCC">
        <w:t xml:space="preserve">address the risks and opportunities </w:t>
      </w:r>
      <w:r>
        <w:t>within</w:t>
      </w:r>
      <w:r w:rsidR="00F522C7" w:rsidRPr="00E52BCC">
        <w:t xml:space="preserve"> the QMS processes</w:t>
      </w:r>
      <w:r>
        <w:t>, as well</w:t>
      </w:r>
      <w:r w:rsidR="00F522C7" w:rsidRPr="00E52BCC">
        <w:t xml:space="preserve"> a</w:t>
      </w:r>
      <w:r>
        <w:t>s</w:t>
      </w:r>
      <w:r w:rsidR="00F522C7" w:rsidRPr="00E52BCC">
        <w:t xml:space="preserve"> to evaluate the effectiveness of these actions.</w:t>
      </w:r>
    </w:p>
    <w:p w14:paraId="1FF3FDB8" w14:textId="748A3C19" w:rsidR="00F522C7" w:rsidRPr="00E52BCC" w:rsidRDefault="00F522C7" w:rsidP="00B908E6">
      <w:pPr>
        <w:spacing w:after="120" w:line="240" w:lineRule="auto"/>
        <w:jc w:val="both"/>
      </w:pPr>
      <w:r w:rsidRPr="00E52BCC">
        <w:t xml:space="preserve">The Management Representative plans and </w:t>
      </w:r>
      <w:r w:rsidR="003E23DC">
        <w:t>execute</w:t>
      </w:r>
      <w:r w:rsidRPr="00E52BCC">
        <w:t>s</w:t>
      </w:r>
      <w:r w:rsidRPr="00E52BCC">
        <w:t xml:space="preserve"> actions </w:t>
      </w:r>
      <w:r w:rsidRPr="00E52BCC">
        <w:t>ne</w:t>
      </w:r>
      <w:r w:rsidR="003E23DC">
        <w:t>cessary</w:t>
      </w:r>
      <w:r w:rsidRPr="00E52BCC">
        <w:t xml:space="preserve"> to address risks and opportunities by:</w:t>
      </w:r>
    </w:p>
    <w:p w14:paraId="578421AC" w14:textId="77777777" w:rsidR="00406E9E" w:rsidRPr="00E52BCC" w:rsidRDefault="00F522C7" w:rsidP="00B908E6">
      <w:pPr>
        <w:pStyle w:val="ListParagraph"/>
        <w:numPr>
          <w:ilvl w:val="0"/>
          <w:numId w:val="22"/>
        </w:numPr>
        <w:spacing w:after="120" w:line="240" w:lineRule="auto"/>
        <w:contextualSpacing w:val="0"/>
        <w:jc w:val="both"/>
      </w:pPr>
      <w:r w:rsidRPr="00E52BCC">
        <w:t>Determining requirements for the product and services.</w:t>
      </w:r>
    </w:p>
    <w:p w14:paraId="28089F82" w14:textId="77777777" w:rsidR="00406E9E" w:rsidRPr="00E52BCC" w:rsidRDefault="00F522C7" w:rsidP="00B908E6">
      <w:pPr>
        <w:pStyle w:val="ListParagraph"/>
        <w:numPr>
          <w:ilvl w:val="0"/>
          <w:numId w:val="22"/>
        </w:numPr>
        <w:spacing w:after="120" w:line="240" w:lineRule="auto"/>
        <w:contextualSpacing w:val="0"/>
        <w:jc w:val="both"/>
      </w:pPr>
      <w:r w:rsidRPr="00E52BCC">
        <w:t>Establishing criteria for the processes and for the acceptance of products and services.</w:t>
      </w:r>
    </w:p>
    <w:p w14:paraId="475104FF" w14:textId="77777777" w:rsidR="00406E9E" w:rsidRPr="00E52BCC" w:rsidRDefault="00F522C7" w:rsidP="00B908E6">
      <w:pPr>
        <w:pStyle w:val="ListParagraph"/>
        <w:numPr>
          <w:ilvl w:val="0"/>
          <w:numId w:val="22"/>
        </w:numPr>
        <w:spacing w:after="120" w:line="240" w:lineRule="auto"/>
        <w:contextualSpacing w:val="0"/>
        <w:jc w:val="both"/>
      </w:pPr>
      <w:r w:rsidRPr="00E52BCC">
        <w:t>Determining the resources needed to achieve conformity to product and service requirements.</w:t>
      </w:r>
    </w:p>
    <w:p w14:paraId="3537D9F5" w14:textId="77777777" w:rsidR="00406E9E" w:rsidRPr="00E52BCC" w:rsidRDefault="00F522C7" w:rsidP="00B908E6">
      <w:pPr>
        <w:pStyle w:val="ListParagraph"/>
        <w:numPr>
          <w:ilvl w:val="0"/>
          <w:numId w:val="22"/>
        </w:numPr>
        <w:spacing w:after="120" w:line="240" w:lineRule="auto"/>
        <w:contextualSpacing w:val="0"/>
        <w:jc w:val="both"/>
      </w:pPr>
      <w:r w:rsidRPr="00E52BCC">
        <w:t>Implementing control of the processes in accordance with the criteria.</w:t>
      </w:r>
    </w:p>
    <w:p w14:paraId="19A0E202" w14:textId="77777777" w:rsidR="00406E9E" w:rsidRPr="00E52BCC" w:rsidRDefault="00F522C7" w:rsidP="00B908E6">
      <w:pPr>
        <w:pStyle w:val="ListParagraph"/>
        <w:numPr>
          <w:ilvl w:val="0"/>
          <w:numId w:val="22"/>
        </w:numPr>
        <w:spacing w:after="120" w:line="240" w:lineRule="auto"/>
        <w:contextualSpacing w:val="0"/>
        <w:jc w:val="both"/>
      </w:pPr>
      <w:r w:rsidRPr="00E52BCC">
        <w:t>Retaining documented information relative to providing confidence that the processes have been carried out as planned and to demonstrate conformity of products and services to requirements.</w:t>
      </w:r>
    </w:p>
    <w:p w14:paraId="40143E73" w14:textId="77777777" w:rsidR="00A13321" w:rsidRPr="00E52BCC" w:rsidRDefault="00A13321" w:rsidP="00CE45FB">
      <w:pPr>
        <w:spacing w:after="0" w:line="240" w:lineRule="auto"/>
        <w:jc w:val="both"/>
      </w:pPr>
    </w:p>
    <w:p w14:paraId="15BFBF6A" w14:textId="7BA75BFE" w:rsidR="00F249CC" w:rsidRPr="00E52BCC" w:rsidRDefault="009E3B5B" w:rsidP="00CE45FB">
      <w:pPr>
        <w:jc w:val="both"/>
      </w:pPr>
      <w:r>
        <w:t xml:space="preserve">ExCo members review </w:t>
      </w:r>
      <w:r w:rsidR="00F522C7" w:rsidRPr="00F522C7">
        <w:t>Risks and opportunities during monthly SIOP meetings (Direct</w:t>
      </w:r>
      <w:r w:rsidR="004B0935">
        <w:t xml:space="preserve"> reports to the</w:t>
      </w:r>
      <w:r w:rsidR="00F522C7" w:rsidRPr="00F522C7">
        <w:t xml:space="preserve"> CEO). The risk register for these meetings is maintained in Teams and accessible via SharePoint. Additional risk matrices are maintained through Engineering for design and development</w:t>
      </w:r>
      <w:r>
        <w:t xml:space="preserve"> and</w:t>
      </w:r>
      <w:r w:rsidR="00F522C7" w:rsidRPr="00F522C7">
        <w:t xml:space="preserve"> in Production and Procurement for cases where activities fall outside standard processes. Risks are also reviewed annually during Management Review, following the requirements outlined in the Management Review Procedure (P-930-01)</w:t>
      </w:r>
      <w:r w:rsidR="002B1CE6">
        <w:t xml:space="preserve"> and</w:t>
      </w:r>
      <w:r w:rsidR="00F522C7" w:rsidRPr="00F522C7">
        <w:t xml:space="preserve"> attended by ExCo members</w:t>
      </w:r>
      <w:r w:rsidR="00F522C7" w:rsidRPr="00F522C7">
        <w:t>.</w:t>
      </w:r>
      <w:r w:rsidR="00F522C7" w:rsidRPr="00F522C7">
        <w:t xml:space="preserve"> </w:t>
      </w:r>
    </w:p>
    <w:p w14:paraId="1D0300AA" w14:textId="748BC8DA" w:rsidR="00E52BCC" w:rsidRPr="00E52BCC" w:rsidRDefault="00F522C7" w:rsidP="00CE45FB">
      <w:pPr>
        <w:jc w:val="both"/>
      </w:pPr>
      <w:r w:rsidRPr="00F522C7">
        <w:t>Additional risk matrices are maintained through Engineering for design and development</w:t>
      </w:r>
      <w:r w:rsidR="00F3301D">
        <w:t xml:space="preserve"> and</w:t>
      </w:r>
      <w:r w:rsidRPr="00F522C7">
        <w:t xml:space="preserve"> in Production and Procurement for cases where activities fall outside standard processes. </w:t>
      </w:r>
    </w:p>
    <w:p w14:paraId="159346F5" w14:textId="1B9C2A83" w:rsidR="00F522C7" w:rsidRPr="00F522C7" w:rsidRDefault="00E52BCC" w:rsidP="00CE45FB">
      <w:pPr>
        <w:jc w:val="both"/>
      </w:pPr>
      <w:r w:rsidRPr="00E52BCC">
        <w:t>Teams</w:t>
      </w:r>
      <w:r w:rsidR="00F522C7" w:rsidRPr="00F522C7">
        <w:t xml:space="preserve"> </w:t>
      </w:r>
      <w:r w:rsidR="00B91051">
        <w:t>are</w:t>
      </w:r>
      <w:r w:rsidR="00F522C7" w:rsidRPr="00F522C7">
        <w:t xml:space="preserve"> used to plan projects associated with risk and opportunity and to outline details for what will be done, what resources will be required, who will be responsible, when </w:t>
      </w:r>
      <w:proofErr w:type="gramStart"/>
      <w:r w:rsidR="00F522C7" w:rsidRPr="00F522C7">
        <w:t>it</w:t>
      </w:r>
      <w:proofErr w:type="gramEnd"/>
      <w:r w:rsidR="00F522C7" w:rsidRPr="00F522C7">
        <w:t xml:space="preserve"> will be completed, and how the results will be evaluated.</w:t>
      </w:r>
    </w:p>
    <w:p w14:paraId="4E15E0B9" w14:textId="5C2E2675" w:rsidR="00F522C7" w:rsidRPr="00E52BCC" w:rsidRDefault="00F522C7" w:rsidP="00CE45FB">
      <w:pPr>
        <w:pStyle w:val="Heading1"/>
        <w:jc w:val="both"/>
        <w:rPr>
          <w:b w:val="0"/>
          <w:bCs w:val="0"/>
          <w:color w:val="auto"/>
          <w:sz w:val="22"/>
          <w:szCs w:val="22"/>
        </w:rPr>
      </w:pPr>
      <w:r w:rsidRPr="00F522C7">
        <w:rPr>
          <w:b w:val="0"/>
          <w:bCs w:val="0"/>
          <w:color w:val="auto"/>
          <w:sz w:val="22"/>
          <w:szCs w:val="22"/>
        </w:rPr>
        <w:t xml:space="preserve">The </w:t>
      </w:r>
      <w:r w:rsidR="009C2A5E">
        <w:rPr>
          <w:b w:val="0"/>
          <w:bCs w:val="0"/>
          <w:color w:val="auto"/>
          <w:sz w:val="22"/>
          <w:szCs w:val="22"/>
        </w:rPr>
        <w:t xml:space="preserve">Operational Risk Management procedure outlines the risk </w:t>
      </w:r>
      <w:r w:rsidRPr="00F522C7">
        <w:rPr>
          <w:b w:val="0"/>
          <w:bCs w:val="0"/>
          <w:color w:val="auto"/>
          <w:sz w:val="22"/>
          <w:szCs w:val="22"/>
        </w:rPr>
        <w:t xml:space="preserve">management </w:t>
      </w:r>
      <w:r w:rsidR="009C2A5E">
        <w:rPr>
          <w:b w:val="0"/>
          <w:bCs w:val="0"/>
          <w:color w:val="auto"/>
          <w:sz w:val="22"/>
          <w:szCs w:val="22"/>
        </w:rPr>
        <w:t>proces</w:t>
      </w:r>
      <w:r w:rsidRPr="00F522C7">
        <w:rPr>
          <w:b w:val="0"/>
          <w:bCs w:val="0"/>
          <w:color w:val="auto"/>
          <w:sz w:val="22"/>
          <w:szCs w:val="22"/>
        </w:rPr>
        <w:t xml:space="preserve">s </w:t>
      </w:r>
      <w:r w:rsidR="009C2A5E">
        <w:rPr>
          <w:b w:val="0"/>
          <w:bCs w:val="0"/>
          <w:color w:val="auto"/>
          <w:sz w:val="22"/>
          <w:szCs w:val="22"/>
        </w:rPr>
        <w:t>rel</w:t>
      </w:r>
      <w:r w:rsidRPr="00F522C7">
        <w:rPr>
          <w:b w:val="0"/>
          <w:bCs w:val="0"/>
          <w:color w:val="auto"/>
          <w:sz w:val="22"/>
          <w:szCs w:val="22"/>
        </w:rPr>
        <w:t xml:space="preserve">ated </w:t>
      </w:r>
      <w:r w:rsidR="009C2A5E">
        <w:rPr>
          <w:b w:val="0"/>
          <w:bCs w:val="0"/>
          <w:color w:val="auto"/>
          <w:sz w:val="22"/>
          <w:szCs w:val="22"/>
        </w:rPr>
        <w:t>to</w:t>
      </w:r>
      <w:r w:rsidRPr="00F522C7">
        <w:rPr>
          <w:b w:val="0"/>
          <w:bCs w:val="0"/>
          <w:color w:val="auto"/>
          <w:sz w:val="22"/>
          <w:szCs w:val="22"/>
        </w:rPr>
        <w:t xml:space="preserve"> the operational processes </w:t>
      </w:r>
      <w:r w:rsidR="009C2A5E">
        <w:rPr>
          <w:b w:val="0"/>
          <w:bCs w:val="0"/>
          <w:color w:val="auto"/>
          <w:sz w:val="22"/>
          <w:szCs w:val="22"/>
        </w:rPr>
        <w:t>requir</w:t>
      </w:r>
      <w:r w:rsidRPr="00F522C7">
        <w:rPr>
          <w:b w:val="0"/>
          <w:bCs w:val="0"/>
          <w:color w:val="auto"/>
          <w:sz w:val="22"/>
          <w:szCs w:val="22"/>
        </w:rPr>
        <w:t xml:space="preserve">ed </w:t>
      </w:r>
      <w:r w:rsidR="009C2A5E">
        <w:rPr>
          <w:b w:val="0"/>
          <w:bCs w:val="0"/>
          <w:color w:val="auto"/>
          <w:sz w:val="22"/>
          <w:szCs w:val="22"/>
        </w:rPr>
        <w:t>for</w:t>
      </w:r>
      <w:r w:rsidRPr="00F522C7">
        <w:rPr>
          <w:b w:val="0"/>
          <w:bCs w:val="0"/>
          <w:color w:val="auto"/>
          <w:sz w:val="22"/>
          <w:szCs w:val="22"/>
        </w:rPr>
        <w:t xml:space="preserve"> </w:t>
      </w:r>
      <w:r w:rsidR="009C2A5E">
        <w:rPr>
          <w:b w:val="0"/>
          <w:bCs w:val="0"/>
          <w:color w:val="auto"/>
          <w:sz w:val="22"/>
          <w:szCs w:val="22"/>
        </w:rPr>
        <w:t>delivering</w:t>
      </w:r>
      <w:r w:rsidRPr="00F522C7">
        <w:rPr>
          <w:b w:val="0"/>
          <w:bCs w:val="0"/>
          <w:color w:val="auto"/>
          <w:sz w:val="22"/>
          <w:szCs w:val="22"/>
        </w:rPr>
        <w:t xml:space="preserve"> products and services</w:t>
      </w:r>
      <w:r w:rsidR="009C2A5E">
        <w:rPr>
          <w:b w:val="0"/>
          <w:bCs w:val="0"/>
          <w:color w:val="auto"/>
          <w:sz w:val="22"/>
          <w:szCs w:val="22"/>
        </w:rPr>
        <w:t>.</w:t>
      </w:r>
      <w:r w:rsidRPr="00F522C7">
        <w:rPr>
          <w:b w:val="0"/>
          <w:bCs w:val="0"/>
          <w:color w:val="auto"/>
          <w:sz w:val="22"/>
          <w:szCs w:val="22"/>
        </w:rPr>
        <w:t xml:space="preserve"> </w:t>
      </w:r>
      <w:r w:rsidR="009C2A5E">
        <w:rPr>
          <w:b w:val="0"/>
          <w:bCs w:val="0"/>
          <w:color w:val="auto"/>
          <w:sz w:val="22"/>
          <w:szCs w:val="22"/>
        </w:rPr>
        <w:t>Relevant</w:t>
      </w:r>
      <w:r w:rsidRPr="00F522C7">
        <w:rPr>
          <w:b w:val="0"/>
          <w:bCs w:val="0"/>
          <w:color w:val="auto"/>
          <w:sz w:val="22"/>
          <w:szCs w:val="22"/>
        </w:rPr>
        <w:t xml:space="preserve"> </w:t>
      </w:r>
      <w:r w:rsidR="009C2A5E">
        <w:rPr>
          <w:b w:val="0"/>
          <w:bCs w:val="0"/>
          <w:color w:val="auto"/>
          <w:sz w:val="22"/>
          <w:szCs w:val="22"/>
        </w:rPr>
        <w:t>procedures</w:t>
      </w:r>
      <w:r w:rsidRPr="00F522C7">
        <w:rPr>
          <w:b w:val="0"/>
          <w:bCs w:val="0"/>
          <w:color w:val="auto"/>
          <w:sz w:val="22"/>
          <w:szCs w:val="22"/>
        </w:rPr>
        <w:t xml:space="preserve"> </w:t>
      </w:r>
      <w:r w:rsidR="009C2A5E">
        <w:rPr>
          <w:b w:val="0"/>
          <w:bCs w:val="0"/>
          <w:color w:val="auto"/>
          <w:sz w:val="22"/>
          <w:szCs w:val="22"/>
        </w:rPr>
        <w:t>offer</w:t>
      </w:r>
      <w:r w:rsidRPr="00F522C7">
        <w:rPr>
          <w:b w:val="0"/>
          <w:bCs w:val="0"/>
          <w:color w:val="auto"/>
          <w:sz w:val="22"/>
          <w:szCs w:val="22"/>
        </w:rPr>
        <w:t xml:space="preserve"> </w:t>
      </w:r>
      <w:r w:rsidR="009C2A5E">
        <w:rPr>
          <w:b w:val="0"/>
          <w:bCs w:val="0"/>
          <w:color w:val="auto"/>
          <w:sz w:val="22"/>
          <w:szCs w:val="22"/>
        </w:rPr>
        <w:t>a</w:t>
      </w:r>
      <w:r w:rsidRPr="00F522C7">
        <w:rPr>
          <w:b w:val="0"/>
          <w:bCs w:val="0"/>
          <w:color w:val="auto"/>
          <w:sz w:val="22"/>
          <w:szCs w:val="22"/>
        </w:rPr>
        <w:t xml:space="preserve">dditional instructional information </w:t>
      </w:r>
      <w:r w:rsidR="009C2A5E">
        <w:rPr>
          <w:b w:val="0"/>
          <w:bCs w:val="0"/>
          <w:color w:val="auto"/>
          <w:sz w:val="22"/>
          <w:szCs w:val="22"/>
        </w:rPr>
        <w:t>about</w:t>
      </w:r>
      <w:r w:rsidRPr="00F522C7">
        <w:rPr>
          <w:b w:val="0"/>
          <w:bCs w:val="0"/>
          <w:color w:val="auto"/>
          <w:sz w:val="22"/>
          <w:szCs w:val="22"/>
        </w:rPr>
        <w:t xml:space="preserve"> the risk management process.</w:t>
      </w:r>
    </w:p>
    <w:p w14:paraId="122E0C7C" w14:textId="77777777" w:rsidR="00406E9E" w:rsidRPr="00E52BCC" w:rsidRDefault="00406E9E" w:rsidP="00406E9E"/>
    <w:p w14:paraId="380F74F1" w14:textId="77777777" w:rsidR="00602DDA" w:rsidRPr="00602DDA" w:rsidRDefault="00602DDA" w:rsidP="00602DDA">
      <w:pPr>
        <w:rPr>
          <w:rFonts w:eastAsiaTheme="majorEastAsia"/>
          <w:b/>
          <w:bCs/>
          <w:color w:val="0F4761" w:themeColor="accent1" w:themeShade="BF"/>
        </w:rPr>
      </w:pPr>
      <w:r w:rsidRPr="00602DDA">
        <w:rPr>
          <w:rFonts w:eastAsiaTheme="majorEastAsia"/>
          <w:b/>
          <w:bCs/>
          <w:color w:val="0F4761" w:themeColor="accent1" w:themeShade="BF"/>
        </w:rPr>
        <w:t>Quality Objectives, Change Management, and CMP Planning</w:t>
      </w:r>
    </w:p>
    <w:p w14:paraId="440622BC" w14:textId="77777777" w:rsidR="00602DDA" w:rsidRPr="00602DDA" w:rsidRDefault="00602DDA" w:rsidP="00B962BE">
      <w:pPr>
        <w:jc w:val="both"/>
      </w:pPr>
      <w:r w:rsidRPr="00602DDA">
        <w:t>Quality objectives at relevant functions, levels, and processes are established by the Management Representative and are based on the objectives of Top Management. The quality objectives are consistent with the quality policy, measurable, consider applicable requirements, and are relevant to the conformity of products and services and the enhancement of customer satisfaction. The objectives are monitored, communicated, and updated as required during Management Review.</w:t>
      </w:r>
    </w:p>
    <w:p w14:paraId="3A6F5054" w14:textId="77777777" w:rsidR="00602DDA" w:rsidRPr="00602DDA" w:rsidRDefault="00602DDA" w:rsidP="00602DDA">
      <w:r w:rsidRPr="00602DDA">
        <w:lastRenderedPageBreak/>
        <w:t>When changes to the QMS are needed, the VP QUALITY ensures that they are carried out in a planned and systematic manner, considering the purpose of the change, its consequences, the integrity of the QMS, the availability of resources, and the assignment of responsibilities.</w:t>
      </w:r>
    </w:p>
    <w:p w14:paraId="5B696BAC" w14:textId="77777777" w:rsidR="00602DDA" w:rsidRPr="00602DDA" w:rsidRDefault="00602DDA" w:rsidP="00602DDA">
      <w:pPr>
        <w:rPr>
          <w:rFonts w:eastAsiaTheme="majorEastAsia"/>
          <w:b/>
          <w:bCs/>
          <w:color w:val="0F4761" w:themeColor="accent1" w:themeShade="BF"/>
        </w:rPr>
      </w:pPr>
      <w:r w:rsidRPr="00602DDA">
        <w:rPr>
          <w:rFonts w:eastAsiaTheme="majorEastAsia"/>
          <w:b/>
          <w:bCs/>
          <w:color w:val="0F4761" w:themeColor="accent1" w:themeShade="BF"/>
        </w:rPr>
        <w:t>Change Management Process (CMP)</w:t>
      </w:r>
    </w:p>
    <w:p w14:paraId="7654986C" w14:textId="77777777" w:rsidR="00602DDA" w:rsidRPr="00602DDA" w:rsidRDefault="00602DDA" w:rsidP="00602DDA">
      <w:r w:rsidRPr="00602DDA">
        <w:t xml:space="preserve">The Change Management Process (CMP) follows </w:t>
      </w:r>
      <w:r w:rsidRPr="00602DDA">
        <w:rPr>
          <w:b/>
          <w:bCs/>
        </w:rPr>
        <w:t>QMS CMP T-630-01</w:t>
      </w:r>
      <w:r w:rsidRPr="00602DDA">
        <w:t>, ensuring that all QMS changes are planned, evaluated, and implemented systematically. The CMP includes:</w:t>
      </w:r>
    </w:p>
    <w:p w14:paraId="26685980" w14:textId="77777777" w:rsidR="00602DDA" w:rsidRPr="00602DDA" w:rsidRDefault="00602DDA" w:rsidP="00602DDA">
      <w:pPr>
        <w:numPr>
          <w:ilvl w:val="0"/>
          <w:numId w:val="17"/>
        </w:numPr>
      </w:pPr>
      <w:r w:rsidRPr="00602DDA">
        <w:rPr>
          <w:b/>
          <w:bCs/>
        </w:rPr>
        <w:t>Change Evaluation &amp; Approval</w:t>
      </w:r>
      <w:r w:rsidRPr="00602DDA">
        <w:t>: All proposed changes are assessed for impact and approved by the appropriate management level before implementation.</w:t>
      </w:r>
    </w:p>
    <w:p w14:paraId="0C3E5D7E" w14:textId="77777777" w:rsidR="00602DDA" w:rsidRPr="00602DDA" w:rsidRDefault="00602DDA" w:rsidP="00602DDA">
      <w:pPr>
        <w:numPr>
          <w:ilvl w:val="0"/>
          <w:numId w:val="17"/>
        </w:numPr>
      </w:pPr>
      <w:r w:rsidRPr="00602DDA">
        <w:rPr>
          <w:b/>
          <w:bCs/>
        </w:rPr>
        <w:t>Implementation &amp; Training</w:t>
      </w:r>
      <w:r w:rsidRPr="00602DDA">
        <w:t>: Change implementation is structured to minimize disruptions, with necessary training provided to ensure awareness and compliance.</w:t>
      </w:r>
    </w:p>
    <w:p w14:paraId="4F956405" w14:textId="77777777" w:rsidR="00602DDA" w:rsidRPr="00602DDA" w:rsidRDefault="00602DDA" w:rsidP="00602DDA">
      <w:pPr>
        <w:numPr>
          <w:ilvl w:val="0"/>
          <w:numId w:val="17"/>
        </w:numPr>
      </w:pPr>
      <w:r w:rsidRPr="00602DDA">
        <w:rPr>
          <w:b/>
          <w:bCs/>
        </w:rPr>
        <w:t>Documentation &amp; Tracking</w:t>
      </w:r>
      <w:r w:rsidRPr="00602DDA">
        <w:t>: All changes are documented and managed through QwizPro to maintain compliance with AS9100/AS9110 requirements.</w:t>
      </w:r>
    </w:p>
    <w:p w14:paraId="312AE4F7" w14:textId="77777777" w:rsidR="00602DDA" w:rsidRPr="00602DDA" w:rsidRDefault="00602DDA" w:rsidP="00602DDA">
      <w:pPr>
        <w:numPr>
          <w:ilvl w:val="0"/>
          <w:numId w:val="17"/>
        </w:numPr>
      </w:pPr>
      <w:r w:rsidRPr="00602DDA">
        <w:rPr>
          <w:b/>
          <w:bCs/>
        </w:rPr>
        <w:t>Continuous Improvement &amp; Review</w:t>
      </w:r>
      <w:r w:rsidRPr="00602DDA">
        <w:t>: The effectiveness of implemented changes is periodically reviewed to ensure sustained improvement and alignment with organizational objectives. The CMP includes:</w:t>
      </w:r>
    </w:p>
    <w:p w14:paraId="559EA6B4" w14:textId="77777777" w:rsidR="00602DDA" w:rsidRPr="00602DDA" w:rsidRDefault="00602DDA" w:rsidP="00602DDA">
      <w:pPr>
        <w:numPr>
          <w:ilvl w:val="0"/>
          <w:numId w:val="17"/>
        </w:numPr>
      </w:pPr>
      <w:r w:rsidRPr="00602DDA">
        <w:rPr>
          <w:b/>
          <w:bCs/>
        </w:rPr>
        <w:t>Document Updates &amp; Transition</w:t>
      </w:r>
      <w:r w:rsidRPr="00602DDA">
        <w:t>: All QMS documents are updated in alignment with structural changes and format revisions, with updates occurring upon document use or revision.</w:t>
      </w:r>
    </w:p>
    <w:p w14:paraId="426E3277" w14:textId="77777777" w:rsidR="00602DDA" w:rsidRPr="00602DDA" w:rsidRDefault="00602DDA" w:rsidP="00602DDA">
      <w:pPr>
        <w:numPr>
          <w:ilvl w:val="0"/>
          <w:numId w:val="17"/>
        </w:numPr>
      </w:pPr>
      <w:r w:rsidRPr="00602DDA">
        <w:rPr>
          <w:b/>
          <w:bCs/>
        </w:rPr>
        <w:t>Risk Assessment &amp; Mitigation</w:t>
      </w:r>
      <w:r w:rsidRPr="00602DDA">
        <w:t>: Identifies potential confusion during transition and ensures proper communication and training to mitigate issues.</w:t>
      </w:r>
    </w:p>
    <w:p w14:paraId="1892C85D" w14:textId="77777777" w:rsidR="00602DDA" w:rsidRPr="00602DDA" w:rsidRDefault="00602DDA" w:rsidP="00602DDA">
      <w:pPr>
        <w:numPr>
          <w:ilvl w:val="0"/>
          <w:numId w:val="17"/>
        </w:numPr>
      </w:pPr>
      <w:r w:rsidRPr="00602DDA">
        <w:rPr>
          <w:b/>
          <w:bCs/>
        </w:rPr>
        <w:t>Training &amp; Communication</w:t>
      </w:r>
      <w:r w:rsidRPr="00602DDA">
        <w:t>: Change implementation training is provided to relevant personnel, and updates are clearly communicated in advance.</w:t>
      </w:r>
    </w:p>
    <w:p w14:paraId="521D560D" w14:textId="77777777" w:rsidR="00602DDA" w:rsidRPr="00602DDA" w:rsidRDefault="00602DDA" w:rsidP="00602DDA">
      <w:pPr>
        <w:numPr>
          <w:ilvl w:val="0"/>
          <w:numId w:val="17"/>
        </w:numPr>
      </w:pPr>
      <w:r w:rsidRPr="00602DDA">
        <w:rPr>
          <w:b/>
          <w:bCs/>
        </w:rPr>
        <w:t>Tracking &amp; Documentation</w:t>
      </w:r>
      <w:r w:rsidRPr="00602DDA">
        <w:t>: Changes and related records are tracked in QwizPro to ensure compliance with AS9100/AS9110 requirements.</w:t>
      </w:r>
    </w:p>
    <w:p w14:paraId="4A7B0863" w14:textId="77777777" w:rsidR="00602DDA" w:rsidRPr="00602DDA" w:rsidRDefault="00602DDA" w:rsidP="00602DDA">
      <w:r w:rsidRPr="00602DDA">
        <w:t>These structured planning efforts align with Burrana’s broader QMS strategy and ensure continuous compliance and improvement.</w:t>
      </w:r>
    </w:p>
    <w:p w14:paraId="6CFDABBB" w14:textId="77777777" w:rsidR="00602DDA" w:rsidRPr="00602DDA" w:rsidRDefault="00602DDA" w:rsidP="00602DDA">
      <w:r w:rsidRPr="00602DDA">
        <w:t>Quality objectives at relevant functions, levels, and processes are established by the Management Representative and are based on the objectives of Top Management. The quality objectives are consistent with the quality policy, measurable, consider applicable requirements, and are relevant to the conformity of products and services and the enhancement of customer satisfaction. The objectives are monitored, communicated, and updated as required during Management Review.</w:t>
      </w:r>
    </w:p>
    <w:p w14:paraId="5AB2291B" w14:textId="77777777" w:rsidR="00602DDA" w:rsidRPr="00602DDA" w:rsidRDefault="00602DDA" w:rsidP="00602DDA">
      <w:r w:rsidRPr="00602DDA">
        <w:t>When changes to the QMS are needed, the VP QUALITY ensures that they are carried out in a planned and systematic manner, considering the purpose of the change, its consequences, the integrity of the QMS, the availability of resources, and the assignment of responsibilities.</w:t>
      </w:r>
    </w:p>
    <w:p w14:paraId="7BFF4F0F" w14:textId="77777777" w:rsidR="00406E9E" w:rsidRPr="00F522C7" w:rsidRDefault="00406E9E" w:rsidP="00406E9E"/>
    <w:p w14:paraId="0707B574" w14:textId="6C93BEA7" w:rsidR="0028783E" w:rsidRPr="00E52BCC" w:rsidRDefault="0028783E" w:rsidP="007C4F15">
      <w:pPr>
        <w:pStyle w:val="Heading1"/>
        <w:rPr>
          <w:sz w:val="22"/>
          <w:szCs w:val="22"/>
        </w:rPr>
      </w:pPr>
      <w:r w:rsidRPr="00E52BCC">
        <w:rPr>
          <w:sz w:val="22"/>
          <w:szCs w:val="22"/>
        </w:rPr>
        <w:lastRenderedPageBreak/>
        <w:t>Records</w:t>
      </w:r>
    </w:p>
    <w:p w14:paraId="5250A1E8" w14:textId="76D3768A" w:rsidR="00602DDA" w:rsidRPr="00E52BCC" w:rsidRDefault="00F465A2" w:rsidP="00602DDA">
      <w:pPr>
        <w:pStyle w:val="ListParagraph"/>
        <w:numPr>
          <w:ilvl w:val="0"/>
          <w:numId w:val="20"/>
        </w:numPr>
        <w:spacing w:after="0" w:line="240" w:lineRule="auto"/>
      </w:pPr>
      <w:r w:rsidRPr="00E52BCC">
        <w:t xml:space="preserve">Records are held in Teams, Sharepoint, and QwizPro as required. </w:t>
      </w:r>
    </w:p>
    <w:p w14:paraId="2E98E928" w14:textId="77777777" w:rsidR="0028783E" w:rsidRPr="00E52BCC" w:rsidRDefault="0028783E" w:rsidP="007C4F15">
      <w:pPr>
        <w:pStyle w:val="Heading1"/>
        <w:rPr>
          <w:sz w:val="22"/>
          <w:szCs w:val="22"/>
        </w:rPr>
      </w:pPr>
      <w:r w:rsidRPr="00E52BCC">
        <w:rPr>
          <w:sz w:val="22"/>
          <w:szCs w:val="22"/>
        </w:rPr>
        <w:t>Governing Standards</w:t>
      </w:r>
    </w:p>
    <w:p w14:paraId="3EF58103" w14:textId="77777777" w:rsidR="00DB04E0" w:rsidRPr="00E52BCC" w:rsidRDefault="00DB04E0" w:rsidP="00DB04E0">
      <w:pPr>
        <w:pStyle w:val="ListParagraph"/>
        <w:numPr>
          <w:ilvl w:val="0"/>
          <w:numId w:val="12"/>
        </w:numPr>
      </w:pPr>
      <w:r w:rsidRPr="00E52BCC">
        <w:t xml:space="preserve">AS9100 </w:t>
      </w:r>
    </w:p>
    <w:p w14:paraId="6B631B2A" w14:textId="77777777" w:rsidR="00DB04E0" w:rsidRPr="00E52BCC" w:rsidRDefault="00DB04E0" w:rsidP="00DB04E0">
      <w:pPr>
        <w:pStyle w:val="ListParagraph"/>
        <w:numPr>
          <w:ilvl w:val="0"/>
          <w:numId w:val="12"/>
        </w:numPr>
      </w:pPr>
      <w:r w:rsidRPr="00E52BCC">
        <w:t>AS9103</w:t>
      </w:r>
    </w:p>
    <w:p w14:paraId="6EE778D6" w14:textId="77777777" w:rsidR="00B92E88" w:rsidRPr="00E52BCC" w:rsidRDefault="00DB04E0" w:rsidP="00B92E88">
      <w:pPr>
        <w:pStyle w:val="ListParagraph"/>
        <w:numPr>
          <w:ilvl w:val="0"/>
          <w:numId w:val="20"/>
        </w:numPr>
        <w:spacing w:after="0" w:line="240" w:lineRule="auto"/>
      </w:pPr>
      <w:r w:rsidRPr="00E52BCC">
        <w:t>AS9110</w:t>
      </w:r>
    </w:p>
    <w:p w14:paraId="54161A9C" w14:textId="614FA219" w:rsidR="00DB04E0" w:rsidRPr="00E52BCC" w:rsidRDefault="00B92E88" w:rsidP="00B92E88">
      <w:pPr>
        <w:pStyle w:val="ListParagraph"/>
        <w:numPr>
          <w:ilvl w:val="0"/>
          <w:numId w:val="20"/>
        </w:numPr>
        <w:spacing w:after="0" w:line="240" w:lineRule="auto"/>
      </w:pPr>
      <w:r w:rsidRPr="00E52BCC">
        <w:t>AS9145</w:t>
      </w:r>
    </w:p>
    <w:p w14:paraId="0AE71BEA" w14:textId="33CDE988" w:rsidR="0028783E" w:rsidRPr="00E52BCC" w:rsidRDefault="0028783E" w:rsidP="007C4F15">
      <w:pPr>
        <w:pStyle w:val="Heading1"/>
        <w:rPr>
          <w:sz w:val="22"/>
          <w:szCs w:val="22"/>
        </w:rPr>
      </w:pPr>
      <w:r w:rsidRPr="00E52BCC">
        <w:rPr>
          <w:sz w:val="22"/>
          <w:szCs w:val="22"/>
        </w:rPr>
        <w:t>Related Processes</w:t>
      </w:r>
    </w:p>
    <w:p w14:paraId="295D5D9E" w14:textId="77777777" w:rsidR="00F465A2" w:rsidRPr="00E52BCC" w:rsidRDefault="00F465A2" w:rsidP="00F465A2">
      <w:pPr>
        <w:pStyle w:val="NormalWeb"/>
        <w:numPr>
          <w:ilvl w:val="0"/>
          <w:numId w:val="14"/>
        </w:numPr>
        <w:rPr>
          <w:rFonts w:ascii="Calibri" w:hAnsi="Calibri" w:cs="Calibri"/>
          <w:sz w:val="22"/>
          <w:szCs w:val="22"/>
        </w:rPr>
      </w:pPr>
      <w:bookmarkStart w:id="0" w:name="_Hlk158880411"/>
      <w:r w:rsidRPr="00E52BCC">
        <w:rPr>
          <w:rStyle w:val="Strong"/>
          <w:rFonts w:ascii="Calibri" w:eastAsiaTheme="majorEastAsia" w:hAnsi="Calibri" w:cs="Calibri"/>
          <w:b w:val="0"/>
          <w:bCs w:val="0"/>
          <w:sz w:val="22"/>
          <w:szCs w:val="22"/>
        </w:rPr>
        <w:t>QMS CMP T-630-01 Change Management Process Template</w:t>
      </w:r>
    </w:p>
    <w:p w14:paraId="7DDD3FF9" w14:textId="77777777" w:rsidR="00F465A2" w:rsidRPr="00E52BCC" w:rsidRDefault="00F465A2" w:rsidP="00F465A2">
      <w:pPr>
        <w:pStyle w:val="NormalWeb"/>
        <w:numPr>
          <w:ilvl w:val="0"/>
          <w:numId w:val="14"/>
        </w:numPr>
        <w:rPr>
          <w:rFonts w:ascii="Calibri" w:hAnsi="Calibri" w:cs="Calibri"/>
          <w:sz w:val="22"/>
          <w:szCs w:val="22"/>
        </w:rPr>
      </w:pPr>
      <w:r w:rsidRPr="00E52BCC">
        <w:rPr>
          <w:rFonts w:ascii="Calibri" w:hAnsi="Calibri" w:cs="Calibri"/>
          <w:sz w:val="22"/>
          <w:szCs w:val="22"/>
        </w:rPr>
        <w:t>A-530-01 Burrana Organizational Chart</w:t>
      </w:r>
    </w:p>
    <w:p w14:paraId="2BEC41E6" w14:textId="77777777" w:rsidR="00F465A2" w:rsidRPr="00E52BCC" w:rsidRDefault="00F465A2" w:rsidP="00F465A2">
      <w:pPr>
        <w:pStyle w:val="NormalWeb"/>
        <w:numPr>
          <w:ilvl w:val="0"/>
          <w:numId w:val="14"/>
        </w:numPr>
        <w:rPr>
          <w:rFonts w:ascii="Calibri" w:hAnsi="Calibri" w:cs="Calibri"/>
          <w:sz w:val="22"/>
          <w:szCs w:val="22"/>
        </w:rPr>
      </w:pPr>
      <w:r w:rsidRPr="00E52BCC">
        <w:rPr>
          <w:rFonts w:ascii="Calibri" w:hAnsi="Calibri" w:cs="Calibri"/>
          <w:sz w:val="22"/>
          <w:szCs w:val="22"/>
        </w:rPr>
        <w:t>A-600-01 P-D-C-A Guidelines</w:t>
      </w:r>
    </w:p>
    <w:p w14:paraId="21A8D392" w14:textId="77777777" w:rsidR="00F465A2" w:rsidRPr="00E52BCC" w:rsidRDefault="00F465A2" w:rsidP="00F465A2">
      <w:pPr>
        <w:pStyle w:val="NormalWeb"/>
        <w:numPr>
          <w:ilvl w:val="0"/>
          <w:numId w:val="14"/>
        </w:numPr>
        <w:rPr>
          <w:rFonts w:ascii="Calibri" w:hAnsi="Calibri" w:cs="Calibri"/>
          <w:sz w:val="22"/>
          <w:szCs w:val="22"/>
        </w:rPr>
      </w:pPr>
      <w:r w:rsidRPr="00E52BCC">
        <w:rPr>
          <w:rFonts w:ascii="Calibri" w:hAnsi="Calibri" w:cs="Calibri"/>
          <w:sz w:val="22"/>
          <w:szCs w:val="22"/>
        </w:rPr>
        <w:t>CORP-P-400-01 Organizational Context</w:t>
      </w:r>
    </w:p>
    <w:p w14:paraId="64C958A9" w14:textId="77777777" w:rsidR="00F465A2" w:rsidRPr="00E52BCC" w:rsidRDefault="00F465A2" w:rsidP="00F465A2">
      <w:pPr>
        <w:pStyle w:val="NormalWeb"/>
        <w:numPr>
          <w:ilvl w:val="0"/>
          <w:numId w:val="14"/>
        </w:numPr>
        <w:rPr>
          <w:rFonts w:ascii="Calibri" w:hAnsi="Calibri" w:cs="Calibri"/>
          <w:sz w:val="22"/>
          <w:szCs w:val="22"/>
        </w:rPr>
      </w:pPr>
      <w:r w:rsidRPr="00E52BCC">
        <w:rPr>
          <w:rFonts w:ascii="Calibri" w:hAnsi="Calibri" w:cs="Calibri"/>
          <w:sz w:val="22"/>
          <w:szCs w:val="22"/>
        </w:rPr>
        <w:t>QA-P-610-01 Risk Management Process</w:t>
      </w:r>
    </w:p>
    <w:p w14:paraId="1B5B3652" w14:textId="77777777" w:rsidR="00F465A2" w:rsidRPr="00E52BCC" w:rsidRDefault="00F465A2" w:rsidP="00F465A2">
      <w:pPr>
        <w:pStyle w:val="NormalWeb"/>
        <w:numPr>
          <w:ilvl w:val="0"/>
          <w:numId w:val="14"/>
        </w:numPr>
        <w:rPr>
          <w:rFonts w:ascii="Calibri" w:hAnsi="Calibri" w:cs="Calibri"/>
          <w:sz w:val="22"/>
          <w:szCs w:val="22"/>
        </w:rPr>
      </w:pPr>
      <w:r w:rsidRPr="00E52BCC">
        <w:rPr>
          <w:rFonts w:ascii="Calibri" w:hAnsi="Calibri" w:cs="Calibri"/>
          <w:sz w:val="22"/>
          <w:szCs w:val="22"/>
        </w:rPr>
        <w:t>QA-P-750-01 Control of Documented Information</w:t>
      </w:r>
    </w:p>
    <w:p w14:paraId="153FA2FC" w14:textId="77777777" w:rsidR="00F465A2" w:rsidRPr="00E52BCC" w:rsidRDefault="00F465A2" w:rsidP="00F465A2">
      <w:pPr>
        <w:pStyle w:val="NormalWeb"/>
        <w:numPr>
          <w:ilvl w:val="0"/>
          <w:numId w:val="14"/>
        </w:numPr>
        <w:rPr>
          <w:rFonts w:ascii="Calibri" w:hAnsi="Calibri" w:cs="Calibri"/>
          <w:sz w:val="22"/>
          <w:szCs w:val="22"/>
        </w:rPr>
      </w:pPr>
      <w:r w:rsidRPr="00E52BCC">
        <w:rPr>
          <w:rFonts w:ascii="Calibri" w:hAnsi="Calibri" w:cs="Calibri"/>
          <w:sz w:val="22"/>
          <w:szCs w:val="22"/>
        </w:rPr>
        <w:t>CORP-P-810-01 Operational Planning and Control</w:t>
      </w:r>
    </w:p>
    <w:p w14:paraId="455C640E" w14:textId="77777777" w:rsidR="00F465A2" w:rsidRPr="00E52BCC" w:rsidRDefault="00F465A2" w:rsidP="00F465A2">
      <w:pPr>
        <w:pStyle w:val="NormalWeb"/>
        <w:numPr>
          <w:ilvl w:val="0"/>
          <w:numId w:val="14"/>
        </w:numPr>
        <w:rPr>
          <w:rFonts w:ascii="Calibri" w:hAnsi="Calibri" w:cs="Calibri"/>
          <w:sz w:val="22"/>
          <w:szCs w:val="22"/>
        </w:rPr>
      </w:pPr>
      <w:proofErr w:type="gramStart"/>
      <w:r w:rsidRPr="00E52BCC">
        <w:rPr>
          <w:rFonts w:ascii="Calibri" w:hAnsi="Calibri" w:cs="Calibri"/>
          <w:sz w:val="22"/>
          <w:szCs w:val="22"/>
        </w:rPr>
        <w:t>CORP-P-811</w:t>
      </w:r>
      <w:proofErr w:type="gramEnd"/>
      <w:r w:rsidRPr="00E52BCC">
        <w:rPr>
          <w:rFonts w:ascii="Calibri" w:hAnsi="Calibri" w:cs="Calibri"/>
          <w:sz w:val="22"/>
          <w:szCs w:val="22"/>
        </w:rPr>
        <w:t>-01 Operational Risk Management</w:t>
      </w:r>
    </w:p>
    <w:bookmarkEnd w:id="0"/>
    <w:p w14:paraId="415C18BA" w14:textId="77777777" w:rsidR="00724B46" w:rsidRPr="00E52BCC" w:rsidRDefault="00724B46" w:rsidP="00F827C0"/>
    <w:p w14:paraId="241E2AE5" w14:textId="77777777" w:rsidR="00F827C0" w:rsidRPr="00E52BCC" w:rsidRDefault="00F827C0" w:rsidP="00F827C0">
      <w:pPr>
        <w:pStyle w:val="Heading2"/>
        <w:rPr>
          <w:rFonts w:cs="Calibri"/>
          <w:szCs w:val="22"/>
        </w:rPr>
      </w:pPr>
      <w:r w:rsidRPr="00E52BCC">
        <w:rPr>
          <w:rFonts w:cs="Calibri"/>
          <w:szCs w:val="22"/>
        </w:rPr>
        <w:t>Training</w:t>
      </w:r>
    </w:p>
    <w:p w14:paraId="346055F4" w14:textId="45E07D0E" w:rsidR="00F827C0" w:rsidRPr="00E52BCC" w:rsidRDefault="00255D33" w:rsidP="00F827C0">
      <w:r>
        <w:t>Employees involved in Risk Management are trained in this procedure</w:t>
      </w:r>
    </w:p>
    <w:p w14:paraId="6ECE4568" w14:textId="77777777" w:rsidR="00F827C0" w:rsidRPr="00E52BCC" w:rsidRDefault="00F827C0" w:rsidP="00F827C0">
      <w:pPr>
        <w:pStyle w:val="Heading2"/>
        <w:rPr>
          <w:rFonts w:cs="Calibri"/>
          <w:szCs w:val="22"/>
        </w:rPr>
      </w:pPr>
      <w:r w:rsidRPr="00E52BCC">
        <w:rPr>
          <w:rFonts w:cs="Calibri"/>
          <w:szCs w:val="22"/>
        </w:rPr>
        <w:t xml:space="preserve">Opportunities and Risks </w:t>
      </w:r>
    </w:p>
    <w:p w14:paraId="7A49A9D4" w14:textId="0A8FEAC6" w:rsidR="00F827C0" w:rsidRPr="00E52BCC" w:rsidRDefault="00F827C0" w:rsidP="00F827C0">
      <w:r w:rsidRPr="00E52BCC">
        <w:t>Th</w:t>
      </w:r>
      <w:r w:rsidR="00A13321" w:rsidRPr="00E52BCC">
        <w:t xml:space="preserve">is procedure </w:t>
      </w:r>
      <w:r w:rsidR="00A13321" w:rsidRPr="00E52BCC">
        <w:t>(</w:t>
      </w:r>
      <w:r w:rsidRPr="00E52BCC">
        <w:t xml:space="preserve">P-600-01 Planning for the Quality Management System) addresses opportunities and risks (risk-based thinking). </w:t>
      </w:r>
    </w:p>
    <w:p w14:paraId="77051E60" w14:textId="77777777" w:rsidR="00F827C0" w:rsidRPr="00E52BCC" w:rsidRDefault="00F827C0" w:rsidP="00F827C0">
      <w:r w:rsidRPr="00E52BCC">
        <w:t xml:space="preserve">Burrana makes use of organizational knowledge, lessons learned and experience with the activities associated with Improvement to determine opportunities and risks that need to be addressed and which can: </w:t>
      </w:r>
    </w:p>
    <w:p w14:paraId="1A6B4C87" w14:textId="58284A7A" w:rsidR="00F827C0" w:rsidRPr="00E52BCC" w:rsidRDefault="00F827C0" w:rsidP="00F827C0">
      <w:pPr>
        <w:pStyle w:val="ListParagraph"/>
        <w:numPr>
          <w:ilvl w:val="0"/>
          <w:numId w:val="15"/>
        </w:numPr>
      </w:pPr>
      <w:r w:rsidRPr="00E52BCC">
        <w:t>Give</w:t>
      </w:r>
      <w:r w:rsidR="00A13321" w:rsidRPr="00E52BCC">
        <w:t>s</w:t>
      </w:r>
      <w:r w:rsidRPr="00E52BCC">
        <w:t xml:space="preserve"> assurance that the procedure can achieve its intended result(s).</w:t>
      </w:r>
    </w:p>
    <w:p w14:paraId="21639011" w14:textId="77777777" w:rsidR="00F827C0" w:rsidRPr="00E52BCC" w:rsidRDefault="00F827C0" w:rsidP="00F827C0">
      <w:pPr>
        <w:pStyle w:val="ListParagraph"/>
        <w:numPr>
          <w:ilvl w:val="0"/>
          <w:numId w:val="15"/>
        </w:numPr>
      </w:pPr>
      <w:r w:rsidRPr="00E52BCC">
        <w:t>Enhance desirable effects and prevent or reduce undesired effects.</w:t>
      </w:r>
    </w:p>
    <w:p w14:paraId="039A986C" w14:textId="77777777" w:rsidR="00F827C0" w:rsidRPr="00E52BCC" w:rsidRDefault="00F827C0" w:rsidP="00F827C0">
      <w:pPr>
        <w:pStyle w:val="ListParagraph"/>
        <w:numPr>
          <w:ilvl w:val="0"/>
          <w:numId w:val="15"/>
        </w:numPr>
      </w:pPr>
      <w:r w:rsidRPr="00E52BCC">
        <w:t xml:space="preserve">Achieve improvement.  </w:t>
      </w:r>
    </w:p>
    <w:p w14:paraId="5CD61C35" w14:textId="77777777" w:rsidR="00F827C0" w:rsidRPr="00E52BCC" w:rsidRDefault="00F827C0" w:rsidP="00F827C0">
      <w:pPr>
        <w:pStyle w:val="ListParagraph"/>
        <w:numPr>
          <w:ilvl w:val="0"/>
          <w:numId w:val="15"/>
        </w:numPr>
      </w:pPr>
      <w:r w:rsidRPr="00E52BCC">
        <w:t>Whenever necessary, this information is documented.</w:t>
      </w:r>
    </w:p>
    <w:p w14:paraId="43AF8EA1" w14:textId="77777777" w:rsidR="00F827C0" w:rsidRPr="00E52BCC" w:rsidRDefault="00F827C0" w:rsidP="00F827C0">
      <w:pPr>
        <w:sectPr w:rsidR="00F827C0" w:rsidRPr="00E52BCC" w:rsidSect="00A47D34">
          <w:headerReference w:type="default" r:id="rId8"/>
          <w:footerReference w:type="default" r:id="rId9"/>
          <w:pgSz w:w="12240" w:h="15840" w:code="1"/>
          <w:pgMar w:top="720" w:right="720" w:bottom="1135" w:left="720" w:header="504" w:footer="510" w:gutter="0"/>
          <w:cols w:space="720"/>
          <w:docGrid w:linePitch="360"/>
        </w:sectPr>
      </w:pPr>
    </w:p>
    <w:p w14:paraId="2907328A" w14:textId="77777777" w:rsidR="002641CC" w:rsidRPr="00BB1D5C" w:rsidRDefault="002641CC" w:rsidP="002641CC">
      <w:pPr>
        <w:pStyle w:val="Heading1"/>
        <w:rPr>
          <w:sz w:val="22"/>
          <w:szCs w:val="22"/>
          <w:lang w:val="pt-BR"/>
        </w:rPr>
      </w:pPr>
      <w:r w:rsidRPr="00BB1D5C">
        <w:rPr>
          <w:sz w:val="22"/>
          <w:szCs w:val="22"/>
          <w:lang w:val="pt-BR"/>
        </w:rPr>
        <w:lastRenderedPageBreak/>
        <w:t>Objetivo</w:t>
      </w:r>
    </w:p>
    <w:p w14:paraId="142A9A13" w14:textId="77777777" w:rsidR="002641CC" w:rsidRPr="00BB1D5C" w:rsidRDefault="002641CC" w:rsidP="002641CC">
      <w:pPr>
        <w:pStyle w:val="Heading1"/>
        <w:jc w:val="both"/>
        <w:rPr>
          <w:b w:val="0"/>
          <w:bCs w:val="0"/>
          <w:color w:val="auto"/>
          <w:sz w:val="22"/>
          <w:szCs w:val="22"/>
          <w:lang w:val="pt-BR"/>
        </w:rPr>
      </w:pPr>
      <w:r w:rsidRPr="00BB1D5C">
        <w:rPr>
          <w:b w:val="0"/>
          <w:bCs w:val="0"/>
          <w:color w:val="auto"/>
          <w:sz w:val="22"/>
          <w:szCs w:val="22"/>
          <w:lang w:val="pt-BR"/>
        </w:rPr>
        <w:t>Este procedimiento es el documento a nivel corporativo vigente cuando los procesos a nivel de sitio no están aprobados por una autoridad reguladora o dirigidos por los requisitos del cliente. Este procedimiento debe seguirse cuando no existe ningún otro proceso aprobado y sirve como valor predeterminado para todos los sitios. El objetivo de este procedimiento es establecer el proceso para la planificación del Sistema de Gestión de la Calidad (SGC). Este procedimiento se refiere a las actividades de planificación y los recursos necesarios para alcanzar los objetivos del SGC. Aborda los riesgos y oportunidades asociados con la planificación del SGC.</w:t>
      </w:r>
    </w:p>
    <w:p w14:paraId="41657862" w14:textId="77777777" w:rsidR="002641CC" w:rsidRPr="00BB1D5C" w:rsidRDefault="002641CC" w:rsidP="002641CC">
      <w:pPr>
        <w:pStyle w:val="Heading1"/>
        <w:rPr>
          <w:sz w:val="22"/>
          <w:szCs w:val="22"/>
          <w:lang w:val="pt-BR"/>
        </w:rPr>
      </w:pPr>
      <w:r w:rsidRPr="00BB1D5C">
        <w:rPr>
          <w:sz w:val="22"/>
          <w:szCs w:val="22"/>
          <w:lang w:val="pt-BR"/>
        </w:rPr>
        <w:t>Aplicabilidad</w:t>
      </w:r>
    </w:p>
    <w:p w14:paraId="6CC82B41" w14:textId="77777777" w:rsidR="002641CC" w:rsidRPr="00BB1D5C" w:rsidRDefault="002641CC" w:rsidP="002641CC">
      <w:pPr>
        <w:pStyle w:val="Heading1"/>
        <w:jc w:val="both"/>
        <w:rPr>
          <w:b w:val="0"/>
          <w:color w:val="auto"/>
          <w:sz w:val="22"/>
          <w:szCs w:val="22"/>
          <w:lang w:val="pt-BR"/>
        </w:rPr>
      </w:pPr>
      <w:r w:rsidRPr="00BB1D5C">
        <w:rPr>
          <w:b w:val="0"/>
          <w:color w:val="auto"/>
          <w:sz w:val="22"/>
          <w:szCs w:val="22"/>
          <w:lang w:val="pt-BR"/>
        </w:rPr>
        <w:t xml:space="preserve">Este procedimiento se aplica a todas las ubicaciones de Burrana donde los procesos a nivel de sitio </w:t>
      </w:r>
      <w:r w:rsidRPr="00BB1D5C">
        <w:rPr>
          <w:b w:val="0"/>
          <w:bCs w:val="0"/>
          <w:color w:val="auto"/>
          <w:sz w:val="22"/>
          <w:szCs w:val="22"/>
          <w:lang w:val="pt-BR"/>
        </w:rPr>
        <w:t xml:space="preserve">carecen de aprobación de </w:t>
      </w:r>
      <w:r w:rsidRPr="00BB1D5C">
        <w:rPr>
          <w:b w:val="0"/>
          <w:color w:val="auto"/>
          <w:sz w:val="22"/>
          <w:szCs w:val="22"/>
          <w:lang w:val="pt-BR"/>
        </w:rPr>
        <w:t xml:space="preserve">una autoridad reguladora o </w:t>
      </w:r>
      <w:r w:rsidRPr="00BB1D5C">
        <w:rPr>
          <w:b w:val="0"/>
          <w:bCs w:val="0"/>
          <w:color w:val="auto"/>
          <w:sz w:val="22"/>
          <w:szCs w:val="22"/>
          <w:lang w:val="pt-BR"/>
        </w:rPr>
        <w:t>no están impulsados</w:t>
      </w:r>
      <w:r w:rsidRPr="00BB1D5C">
        <w:rPr>
          <w:b w:val="0"/>
          <w:color w:val="auto"/>
          <w:sz w:val="22"/>
          <w:szCs w:val="22"/>
          <w:lang w:val="pt-BR"/>
        </w:rPr>
        <w:t xml:space="preserve"> por los requisitos del cliente. Es </w:t>
      </w:r>
      <w:r w:rsidRPr="00BB1D5C">
        <w:rPr>
          <w:b w:val="0"/>
          <w:bCs w:val="0"/>
          <w:color w:val="auto"/>
          <w:sz w:val="22"/>
          <w:szCs w:val="22"/>
          <w:lang w:val="pt-BR"/>
        </w:rPr>
        <w:t>relevante</w:t>
      </w:r>
      <w:r w:rsidRPr="00BB1D5C">
        <w:rPr>
          <w:b w:val="0"/>
          <w:color w:val="auto"/>
          <w:sz w:val="22"/>
          <w:szCs w:val="22"/>
          <w:lang w:val="pt-BR"/>
        </w:rPr>
        <w:t xml:space="preserve"> para todas las funciones responsables de planificar, </w:t>
      </w:r>
      <w:r w:rsidRPr="00BB1D5C">
        <w:rPr>
          <w:b w:val="0"/>
          <w:bCs w:val="0"/>
          <w:color w:val="auto"/>
          <w:sz w:val="22"/>
          <w:szCs w:val="22"/>
          <w:lang w:val="pt-BR"/>
        </w:rPr>
        <w:t>implementar</w:t>
      </w:r>
      <w:r w:rsidRPr="00BB1D5C">
        <w:rPr>
          <w:b w:val="0"/>
          <w:color w:val="auto"/>
          <w:sz w:val="22"/>
          <w:szCs w:val="22"/>
          <w:lang w:val="pt-BR"/>
        </w:rPr>
        <w:t xml:space="preserve"> y </w:t>
      </w:r>
      <w:r w:rsidRPr="00BB1D5C">
        <w:rPr>
          <w:b w:val="0"/>
          <w:bCs w:val="0"/>
          <w:color w:val="auto"/>
          <w:sz w:val="22"/>
          <w:szCs w:val="22"/>
          <w:lang w:val="pt-BR"/>
        </w:rPr>
        <w:t>mantener</w:t>
      </w:r>
      <w:r w:rsidRPr="00BB1D5C">
        <w:rPr>
          <w:b w:val="0"/>
          <w:color w:val="auto"/>
          <w:sz w:val="22"/>
          <w:szCs w:val="22"/>
          <w:lang w:val="pt-BR"/>
        </w:rPr>
        <w:t xml:space="preserve"> el Sistema de Gestión de Calidad (SGC), incluida la fabricación, la reparación y la supervisión de la calidad corporativa.</w:t>
      </w:r>
    </w:p>
    <w:p w14:paraId="56304CC8" w14:textId="77777777" w:rsidR="002641CC" w:rsidRPr="00BB1D5C" w:rsidRDefault="002641CC" w:rsidP="002641CC">
      <w:pPr>
        <w:rPr>
          <w:lang w:val="pt-BR"/>
        </w:rPr>
      </w:pPr>
    </w:p>
    <w:p w14:paraId="15FE6B5A" w14:textId="77777777" w:rsidR="002641CC" w:rsidRPr="00E52BCC" w:rsidRDefault="002641CC" w:rsidP="002641CC">
      <w:pPr>
        <w:pStyle w:val="Heading1"/>
        <w:rPr>
          <w:sz w:val="22"/>
          <w:szCs w:val="22"/>
        </w:rPr>
      </w:pPr>
      <w:proofErr w:type="spellStart"/>
      <w:r w:rsidRPr="00E52BCC">
        <w:rPr>
          <w:sz w:val="22"/>
          <w:szCs w:val="22"/>
        </w:rPr>
        <w:t>Responsabilidades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8379"/>
      </w:tblGrid>
      <w:tr w:rsidR="002641CC" w:rsidRPr="00FF0DD0" w14:paraId="06A07391" w14:textId="77777777" w:rsidTr="00FA7FE3">
        <w:trPr>
          <w:tblCellSpacing w:w="15" w:type="dxa"/>
        </w:trPr>
        <w:tc>
          <w:tcPr>
            <w:tcW w:w="0" w:type="auto"/>
            <w:vAlign w:val="center"/>
            <w:hideMark/>
          </w:tcPr>
          <w:p w14:paraId="5C69153D" w14:textId="77777777" w:rsidR="002641CC" w:rsidRPr="00FF0DD0" w:rsidRDefault="002641CC" w:rsidP="00FA7FE3">
            <w:pPr>
              <w:rPr>
                <w:b/>
                <w:bCs/>
              </w:rPr>
            </w:pPr>
            <w:r w:rsidRPr="00FF0DD0">
              <w:rPr>
                <w:b/>
                <w:bCs/>
              </w:rPr>
              <w:t>Rol</w:t>
            </w:r>
          </w:p>
        </w:tc>
        <w:tc>
          <w:tcPr>
            <w:tcW w:w="0" w:type="auto"/>
            <w:vAlign w:val="center"/>
            <w:hideMark/>
          </w:tcPr>
          <w:p w14:paraId="4660B22E" w14:textId="77777777" w:rsidR="002641CC" w:rsidRPr="00FF0DD0" w:rsidRDefault="002641CC" w:rsidP="00FA7FE3">
            <w:pPr>
              <w:rPr>
                <w:b/>
                <w:bCs/>
              </w:rPr>
            </w:pPr>
            <w:proofErr w:type="spellStart"/>
            <w:r w:rsidRPr="00FF0DD0">
              <w:rPr>
                <w:b/>
                <w:bCs/>
              </w:rPr>
              <w:t>Responsabilidad</w:t>
            </w:r>
            <w:proofErr w:type="spellEnd"/>
          </w:p>
        </w:tc>
      </w:tr>
      <w:tr w:rsidR="002641CC" w:rsidRPr="00BB1D5C" w14:paraId="76067C28" w14:textId="77777777" w:rsidTr="00FA7FE3">
        <w:trPr>
          <w:tblCellSpacing w:w="15" w:type="dxa"/>
        </w:trPr>
        <w:tc>
          <w:tcPr>
            <w:tcW w:w="0" w:type="auto"/>
            <w:vAlign w:val="center"/>
            <w:hideMark/>
          </w:tcPr>
          <w:p w14:paraId="547E47E2" w14:textId="77777777" w:rsidR="002641CC" w:rsidRPr="00FF0DD0" w:rsidRDefault="002641CC" w:rsidP="00FA7FE3">
            <w:proofErr w:type="spellStart"/>
            <w:r w:rsidRPr="00FF0DD0">
              <w:t>Vicepresidente</w:t>
            </w:r>
            <w:proofErr w:type="spellEnd"/>
            <w:r w:rsidRPr="00FF0DD0">
              <w:t xml:space="preserve"> de Calidad</w:t>
            </w:r>
          </w:p>
        </w:tc>
        <w:tc>
          <w:tcPr>
            <w:tcW w:w="0" w:type="auto"/>
            <w:vAlign w:val="center"/>
            <w:hideMark/>
          </w:tcPr>
          <w:p w14:paraId="0B988A83" w14:textId="77777777" w:rsidR="002641CC" w:rsidRPr="00BB1D5C" w:rsidRDefault="002641CC" w:rsidP="00FA7FE3">
            <w:pPr>
              <w:rPr>
                <w:lang w:val="pt-BR"/>
              </w:rPr>
            </w:pPr>
            <w:r w:rsidRPr="00BB1D5C">
              <w:rPr>
                <w:lang w:val="pt-BR"/>
              </w:rPr>
              <w:t>Tiene la responsabilidad principal y la autoridad de aprobación para este procedimiento.</w:t>
            </w:r>
          </w:p>
        </w:tc>
      </w:tr>
      <w:tr w:rsidR="002641CC" w:rsidRPr="00BB1D5C" w14:paraId="00A0E48A" w14:textId="77777777" w:rsidTr="00FA7FE3">
        <w:trPr>
          <w:tblCellSpacing w:w="15" w:type="dxa"/>
        </w:trPr>
        <w:tc>
          <w:tcPr>
            <w:tcW w:w="0" w:type="auto"/>
            <w:vAlign w:val="center"/>
            <w:hideMark/>
          </w:tcPr>
          <w:p w14:paraId="71D6100D" w14:textId="77777777" w:rsidR="002641CC" w:rsidRPr="00FF0DD0" w:rsidRDefault="002641CC" w:rsidP="00FA7FE3">
            <w:r w:rsidRPr="00FF0DD0">
              <w:t xml:space="preserve">Alta </w:t>
            </w:r>
            <w:proofErr w:type="spellStart"/>
            <w:r w:rsidRPr="00FF0DD0">
              <w:t>Dirección</w:t>
            </w:r>
            <w:proofErr w:type="spellEnd"/>
          </w:p>
        </w:tc>
        <w:tc>
          <w:tcPr>
            <w:tcW w:w="0" w:type="auto"/>
            <w:vAlign w:val="center"/>
            <w:hideMark/>
          </w:tcPr>
          <w:p w14:paraId="3C32B6F0" w14:textId="77777777" w:rsidR="002641CC" w:rsidRPr="00BB1D5C" w:rsidRDefault="002641CC" w:rsidP="00FA7FE3">
            <w:pPr>
              <w:rPr>
                <w:lang w:val="pt-BR"/>
              </w:rPr>
            </w:pPr>
            <w:r w:rsidRPr="00BB1D5C">
              <w:rPr>
                <w:lang w:val="pt-BR"/>
              </w:rPr>
              <w:t>Asegura que se definan y comuniquen las responsabilidades y autoridades para el SGC.</w:t>
            </w:r>
          </w:p>
        </w:tc>
      </w:tr>
      <w:tr w:rsidR="002641CC" w:rsidRPr="00BB1D5C" w14:paraId="1D188DD1" w14:textId="77777777" w:rsidTr="00FA7FE3">
        <w:trPr>
          <w:tblCellSpacing w:w="15" w:type="dxa"/>
        </w:trPr>
        <w:tc>
          <w:tcPr>
            <w:tcW w:w="0" w:type="auto"/>
            <w:vAlign w:val="center"/>
            <w:hideMark/>
          </w:tcPr>
          <w:p w14:paraId="376C4352" w14:textId="77777777" w:rsidR="002641CC" w:rsidRPr="00FF0DD0" w:rsidRDefault="002641CC" w:rsidP="00FA7FE3">
            <w:proofErr w:type="spellStart"/>
            <w:r w:rsidRPr="00FF0DD0">
              <w:t>Representante</w:t>
            </w:r>
            <w:proofErr w:type="spellEnd"/>
            <w:r w:rsidRPr="00FF0DD0">
              <w:t xml:space="preserve"> de la </w:t>
            </w:r>
            <w:proofErr w:type="spellStart"/>
            <w:r w:rsidRPr="00FF0DD0">
              <w:t>Dirección</w:t>
            </w:r>
            <w:proofErr w:type="spellEnd"/>
          </w:p>
        </w:tc>
        <w:tc>
          <w:tcPr>
            <w:tcW w:w="0" w:type="auto"/>
            <w:vAlign w:val="center"/>
            <w:hideMark/>
          </w:tcPr>
          <w:p w14:paraId="4F5F7BAD" w14:textId="77777777" w:rsidR="002641CC" w:rsidRPr="00BB1D5C" w:rsidRDefault="002641CC" w:rsidP="00FA7FE3">
            <w:pPr>
              <w:rPr>
                <w:lang w:val="pt-BR"/>
              </w:rPr>
            </w:pPr>
            <w:r w:rsidRPr="00BB1D5C">
              <w:rPr>
                <w:lang w:val="pt-BR"/>
              </w:rPr>
              <w:t>Proporciona liderazgo para un enfoque de proceso y el logro de los resultados previstos con P-D-C-A y R-B-T.</w:t>
            </w:r>
          </w:p>
        </w:tc>
      </w:tr>
      <w:tr w:rsidR="002641CC" w:rsidRPr="00BB1D5C" w14:paraId="69A5E954" w14:textId="77777777" w:rsidTr="00FA7FE3">
        <w:trPr>
          <w:tblCellSpacing w:w="15" w:type="dxa"/>
        </w:trPr>
        <w:tc>
          <w:tcPr>
            <w:tcW w:w="0" w:type="auto"/>
            <w:vAlign w:val="center"/>
            <w:hideMark/>
          </w:tcPr>
          <w:p w14:paraId="520548F7" w14:textId="77777777" w:rsidR="002641CC" w:rsidRPr="00FF0DD0" w:rsidRDefault="002641CC" w:rsidP="00FA7FE3">
            <w:proofErr w:type="spellStart"/>
            <w:r w:rsidRPr="00FF0DD0">
              <w:t>Función</w:t>
            </w:r>
            <w:proofErr w:type="spellEnd"/>
            <w:r w:rsidRPr="00FF0DD0">
              <w:t xml:space="preserve"> de </w:t>
            </w:r>
            <w:proofErr w:type="spellStart"/>
            <w:r w:rsidRPr="00FF0DD0">
              <w:t>calidad</w:t>
            </w:r>
            <w:proofErr w:type="spellEnd"/>
          </w:p>
        </w:tc>
        <w:tc>
          <w:tcPr>
            <w:tcW w:w="0" w:type="auto"/>
            <w:vAlign w:val="center"/>
            <w:hideMark/>
          </w:tcPr>
          <w:p w14:paraId="2FCD14DB" w14:textId="77777777" w:rsidR="002641CC" w:rsidRPr="00BB1D5C" w:rsidRDefault="002641CC" w:rsidP="00FA7FE3">
            <w:pPr>
              <w:rPr>
                <w:lang w:val="pt-BR"/>
              </w:rPr>
            </w:pPr>
            <w:r w:rsidRPr="00BB1D5C">
              <w:rPr>
                <w:lang w:val="pt-BR"/>
              </w:rPr>
              <w:t>Admite el monitoreo, la medición, el análisis y la evaluación relacionados con los procesos de producción y reparación.</w:t>
            </w:r>
          </w:p>
        </w:tc>
      </w:tr>
    </w:tbl>
    <w:p w14:paraId="1CF51834" w14:textId="77777777" w:rsidR="002641CC" w:rsidRPr="00BB1D5C" w:rsidRDefault="002641CC" w:rsidP="002641CC">
      <w:pPr>
        <w:rPr>
          <w:lang w:val="pt-BR"/>
        </w:rPr>
      </w:pPr>
    </w:p>
    <w:p w14:paraId="01AE50D2" w14:textId="77777777" w:rsidR="002641CC" w:rsidRPr="00E52BCC" w:rsidRDefault="002641CC" w:rsidP="002641CC">
      <w:pPr>
        <w:pStyle w:val="Heading1"/>
        <w:rPr>
          <w:sz w:val="22"/>
          <w:szCs w:val="22"/>
        </w:rPr>
      </w:pPr>
      <w:proofErr w:type="spellStart"/>
      <w:r w:rsidRPr="00E52BCC">
        <w:rPr>
          <w:sz w:val="22"/>
          <w:szCs w:val="22"/>
        </w:rPr>
        <w:lastRenderedPageBreak/>
        <w:t>Definiciones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8036"/>
      </w:tblGrid>
      <w:tr w:rsidR="002641CC" w:rsidRPr="00FF0DD0" w14:paraId="3CC26A04" w14:textId="77777777" w:rsidTr="00FA7FE3">
        <w:trPr>
          <w:tblCellSpacing w:w="15" w:type="dxa"/>
        </w:trPr>
        <w:tc>
          <w:tcPr>
            <w:tcW w:w="0" w:type="auto"/>
            <w:vAlign w:val="center"/>
            <w:hideMark/>
          </w:tcPr>
          <w:p w14:paraId="175F382C" w14:textId="77777777" w:rsidR="002641CC" w:rsidRPr="00FF0DD0" w:rsidRDefault="002641CC" w:rsidP="00FA7FE3">
            <w:pPr>
              <w:pStyle w:val="Heading1"/>
              <w:rPr>
                <w:b w:val="0"/>
                <w:bCs w:val="0"/>
                <w:color w:val="auto"/>
                <w:sz w:val="22"/>
                <w:szCs w:val="22"/>
              </w:rPr>
            </w:pPr>
            <w:proofErr w:type="spellStart"/>
            <w:r w:rsidRPr="00FF0DD0">
              <w:rPr>
                <w:b w:val="0"/>
                <w:bCs w:val="0"/>
                <w:color w:val="auto"/>
                <w:sz w:val="22"/>
                <w:szCs w:val="22"/>
              </w:rPr>
              <w:t>Término</w:t>
            </w:r>
            <w:proofErr w:type="spellEnd"/>
          </w:p>
        </w:tc>
        <w:tc>
          <w:tcPr>
            <w:tcW w:w="0" w:type="auto"/>
            <w:vAlign w:val="center"/>
            <w:hideMark/>
          </w:tcPr>
          <w:p w14:paraId="3AFAA616" w14:textId="77777777" w:rsidR="002641CC" w:rsidRPr="00FF0DD0" w:rsidRDefault="002641CC" w:rsidP="00FA7FE3">
            <w:pPr>
              <w:pStyle w:val="Heading1"/>
              <w:rPr>
                <w:b w:val="0"/>
                <w:bCs w:val="0"/>
                <w:color w:val="auto"/>
                <w:sz w:val="22"/>
                <w:szCs w:val="22"/>
              </w:rPr>
            </w:pPr>
            <w:proofErr w:type="spellStart"/>
            <w:r w:rsidRPr="00FF0DD0">
              <w:rPr>
                <w:b w:val="0"/>
                <w:bCs w:val="0"/>
                <w:color w:val="auto"/>
                <w:sz w:val="22"/>
                <w:szCs w:val="22"/>
              </w:rPr>
              <w:t>Significado</w:t>
            </w:r>
            <w:proofErr w:type="spellEnd"/>
          </w:p>
        </w:tc>
      </w:tr>
      <w:tr w:rsidR="002641CC" w:rsidRPr="00BB1D5C" w14:paraId="34F9DC33" w14:textId="77777777" w:rsidTr="00FA7FE3">
        <w:trPr>
          <w:tblCellSpacing w:w="15" w:type="dxa"/>
        </w:trPr>
        <w:tc>
          <w:tcPr>
            <w:tcW w:w="0" w:type="auto"/>
            <w:vAlign w:val="center"/>
            <w:hideMark/>
          </w:tcPr>
          <w:p w14:paraId="0969F4FF" w14:textId="77777777" w:rsidR="002641CC" w:rsidRPr="00FF0DD0" w:rsidRDefault="002641CC" w:rsidP="00FA7FE3">
            <w:pPr>
              <w:pStyle w:val="Heading1"/>
              <w:rPr>
                <w:b w:val="0"/>
                <w:bCs w:val="0"/>
                <w:color w:val="auto"/>
                <w:sz w:val="22"/>
                <w:szCs w:val="22"/>
              </w:rPr>
            </w:pPr>
            <w:r w:rsidRPr="00FF0DD0">
              <w:rPr>
                <w:b w:val="0"/>
                <w:bCs w:val="0"/>
                <w:color w:val="auto"/>
                <w:sz w:val="22"/>
                <w:szCs w:val="22"/>
              </w:rPr>
              <w:t xml:space="preserve">Alta </w:t>
            </w:r>
            <w:proofErr w:type="spellStart"/>
            <w:r w:rsidRPr="00FF0DD0">
              <w:rPr>
                <w:b w:val="0"/>
                <w:bCs w:val="0"/>
                <w:color w:val="auto"/>
                <w:sz w:val="22"/>
                <w:szCs w:val="22"/>
              </w:rPr>
              <w:t>Dirección</w:t>
            </w:r>
            <w:proofErr w:type="spellEnd"/>
          </w:p>
        </w:tc>
        <w:tc>
          <w:tcPr>
            <w:tcW w:w="0" w:type="auto"/>
            <w:vAlign w:val="center"/>
            <w:hideMark/>
          </w:tcPr>
          <w:p w14:paraId="40E8906F" w14:textId="77777777" w:rsidR="002641CC" w:rsidRPr="00BB1D5C" w:rsidRDefault="002641CC" w:rsidP="00FA7FE3">
            <w:pPr>
              <w:pStyle w:val="Heading1"/>
              <w:rPr>
                <w:b w:val="0"/>
                <w:bCs w:val="0"/>
                <w:color w:val="auto"/>
                <w:sz w:val="22"/>
                <w:szCs w:val="22"/>
                <w:lang w:val="pt-BR"/>
              </w:rPr>
            </w:pPr>
            <w:r w:rsidRPr="00BB1D5C">
              <w:rPr>
                <w:b w:val="0"/>
                <w:bCs w:val="0"/>
                <w:color w:val="auto"/>
                <w:sz w:val="22"/>
                <w:szCs w:val="22"/>
                <w:lang w:val="pt-BR"/>
              </w:rPr>
              <w:t>Persona o grupo de personas que dirige y controla una organización al más alto nivel.</w:t>
            </w:r>
          </w:p>
        </w:tc>
      </w:tr>
      <w:tr w:rsidR="002641CC" w:rsidRPr="00BB1D5C" w14:paraId="06F813E4" w14:textId="77777777" w:rsidTr="00FA7FE3">
        <w:trPr>
          <w:tblCellSpacing w:w="15" w:type="dxa"/>
        </w:trPr>
        <w:tc>
          <w:tcPr>
            <w:tcW w:w="0" w:type="auto"/>
            <w:vAlign w:val="center"/>
            <w:hideMark/>
          </w:tcPr>
          <w:p w14:paraId="70815D40" w14:textId="77777777" w:rsidR="002641CC" w:rsidRPr="00FF0DD0" w:rsidRDefault="002641CC" w:rsidP="00FA7FE3">
            <w:pPr>
              <w:pStyle w:val="Heading1"/>
              <w:rPr>
                <w:b w:val="0"/>
                <w:bCs w:val="0"/>
                <w:color w:val="auto"/>
                <w:sz w:val="22"/>
                <w:szCs w:val="22"/>
              </w:rPr>
            </w:pPr>
            <w:proofErr w:type="spellStart"/>
            <w:r w:rsidRPr="00FF0DD0">
              <w:rPr>
                <w:b w:val="0"/>
                <w:bCs w:val="0"/>
                <w:color w:val="auto"/>
                <w:sz w:val="22"/>
                <w:szCs w:val="22"/>
              </w:rPr>
              <w:t>Procesos</w:t>
            </w:r>
            <w:proofErr w:type="spellEnd"/>
            <w:r w:rsidRPr="00FF0DD0">
              <w:rPr>
                <w:b w:val="0"/>
                <w:bCs w:val="0"/>
                <w:color w:val="auto"/>
                <w:sz w:val="22"/>
                <w:szCs w:val="22"/>
              </w:rPr>
              <w:t xml:space="preserve"> de </w:t>
            </w:r>
            <w:proofErr w:type="spellStart"/>
            <w:r w:rsidRPr="00FF0DD0">
              <w:rPr>
                <w:b w:val="0"/>
                <w:bCs w:val="0"/>
                <w:color w:val="auto"/>
                <w:sz w:val="22"/>
                <w:szCs w:val="22"/>
              </w:rPr>
              <w:t>producción</w:t>
            </w:r>
            <w:proofErr w:type="spellEnd"/>
          </w:p>
        </w:tc>
        <w:tc>
          <w:tcPr>
            <w:tcW w:w="0" w:type="auto"/>
            <w:vAlign w:val="center"/>
            <w:hideMark/>
          </w:tcPr>
          <w:p w14:paraId="2DE36074" w14:textId="77777777" w:rsidR="002641CC" w:rsidRPr="00BB1D5C" w:rsidRDefault="002641CC" w:rsidP="00FA7FE3">
            <w:pPr>
              <w:pStyle w:val="Heading1"/>
              <w:rPr>
                <w:b w:val="0"/>
                <w:bCs w:val="0"/>
                <w:color w:val="auto"/>
                <w:sz w:val="22"/>
                <w:szCs w:val="22"/>
                <w:lang w:val="pt-BR"/>
              </w:rPr>
            </w:pPr>
            <w:r w:rsidRPr="00BB1D5C">
              <w:rPr>
                <w:b w:val="0"/>
                <w:bCs w:val="0"/>
                <w:color w:val="auto"/>
                <w:sz w:val="22"/>
                <w:szCs w:val="22"/>
                <w:lang w:val="pt-BR"/>
              </w:rPr>
              <w:t>Procesos que contribuyen o dan como resultado la producción del producto o servicio o la prestación del producto o servicio.</w:t>
            </w:r>
          </w:p>
        </w:tc>
      </w:tr>
      <w:tr w:rsidR="002641CC" w:rsidRPr="00BB1D5C" w14:paraId="3E9109AE" w14:textId="77777777" w:rsidTr="00FA7FE3">
        <w:trPr>
          <w:tblCellSpacing w:w="15" w:type="dxa"/>
        </w:trPr>
        <w:tc>
          <w:tcPr>
            <w:tcW w:w="0" w:type="auto"/>
            <w:vAlign w:val="center"/>
            <w:hideMark/>
          </w:tcPr>
          <w:p w14:paraId="761FCBD2" w14:textId="77777777" w:rsidR="002641CC" w:rsidRPr="00FF0DD0" w:rsidRDefault="002641CC" w:rsidP="00FA7FE3">
            <w:pPr>
              <w:pStyle w:val="Heading1"/>
              <w:rPr>
                <w:b w:val="0"/>
                <w:bCs w:val="0"/>
                <w:color w:val="auto"/>
                <w:sz w:val="22"/>
                <w:szCs w:val="22"/>
              </w:rPr>
            </w:pPr>
            <w:proofErr w:type="spellStart"/>
            <w:r w:rsidRPr="00FF0DD0">
              <w:rPr>
                <w:b w:val="0"/>
                <w:bCs w:val="0"/>
                <w:color w:val="auto"/>
                <w:sz w:val="22"/>
                <w:szCs w:val="22"/>
              </w:rPr>
              <w:t>Representante</w:t>
            </w:r>
            <w:proofErr w:type="spellEnd"/>
            <w:r w:rsidRPr="00FF0DD0">
              <w:rPr>
                <w:b w:val="0"/>
                <w:bCs w:val="0"/>
                <w:color w:val="auto"/>
                <w:sz w:val="22"/>
                <w:szCs w:val="22"/>
              </w:rPr>
              <w:t xml:space="preserve"> de la </w:t>
            </w:r>
            <w:proofErr w:type="spellStart"/>
            <w:r w:rsidRPr="00FF0DD0">
              <w:rPr>
                <w:b w:val="0"/>
                <w:bCs w:val="0"/>
                <w:color w:val="auto"/>
                <w:sz w:val="22"/>
                <w:szCs w:val="22"/>
              </w:rPr>
              <w:t>Dirección</w:t>
            </w:r>
            <w:proofErr w:type="spellEnd"/>
          </w:p>
        </w:tc>
        <w:tc>
          <w:tcPr>
            <w:tcW w:w="0" w:type="auto"/>
            <w:vAlign w:val="center"/>
            <w:hideMark/>
          </w:tcPr>
          <w:p w14:paraId="3CDB27C2" w14:textId="77777777" w:rsidR="002641CC" w:rsidRPr="00BB1D5C" w:rsidRDefault="002641CC" w:rsidP="00FA7FE3">
            <w:pPr>
              <w:pStyle w:val="Heading1"/>
              <w:rPr>
                <w:b w:val="0"/>
                <w:bCs w:val="0"/>
                <w:color w:val="auto"/>
                <w:sz w:val="22"/>
                <w:szCs w:val="22"/>
                <w:lang w:val="pt-BR"/>
              </w:rPr>
            </w:pPr>
            <w:r w:rsidRPr="00BB1D5C">
              <w:rPr>
                <w:b w:val="0"/>
                <w:bCs w:val="0"/>
                <w:color w:val="auto"/>
                <w:sz w:val="22"/>
                <w:szCs w:val="22"/>
                <w:lang w:val="pt-BR"/>
              </w:rPr>
              <w:t>Posición asignada por el Vicepresidente de CALIDAD y la Alta Dirección para representar el sistema de calidad de la organización.</w:t>
            </w:r>
          </w:p>
        </w:tc>
      </w:tr>
      <w:tr w:rsidR="002641CC" w:rsidRPr="00BB1D5C" w14:paraId="14BBF348" w14:textId="77777777" w:rsidTr="00FA7FE3">
        <w:trPr>
          <w:tblCellSpacing w:w="15" w:type="dxa"/>
        </w:trPr>
        <w:tc>
          <w:tcPr>
            <w:tcW w:w="0" w:type="auto"/>
            <w:vAlign w:val="center"/>
            <w:hideMark/>
          </w:tcPr>
          <w:p w14:paraId="5D2D27A2" w14:textId="77777777" w:rsidR="002641CC" w:rsidRPr="00BB1D5C" w:rsidRDefault="002641CC" w:rsidP="00FA7FE3">
            <w:pPr>
              <w:pStyle w:val="Heading1"/>
              <w:rPr>
                <w:b w:val="0"/>
                <w:bCs w:val="0"/>
                <w:color w:val="auto"/>
                <w:sz w:val="22"/>
                <w:szCs w:val="22"/>
                <w:lang w:val="pt-BR"/>
              </w:rPr>
            </w:pPr>
            <w:r w:rsidRPr="00BB1D5C">
              <w:rPr>
                <w:b w:val="0"/>
                <w:bCs w:val="0"/>
                <w:color w:val="auto"/>
                <w:sz w:val="22"/>
                <w:szCs w:val="22"/>
                <w:lang w:val="pt-BR"/>
              </w:rPr>
              <w:t>SIOP (Planificación de Ventas, Inventario y Operaciones)</w:t>
            </w:r>
          </w:p>
        </w:tc>
        <w:tc>
          <w:tcPr>
            <w:tcW w:w="0" w:type="auto"/>
            <w:vAlign w:val="center"/>
            <w:hideMark/>
          </w:tcPr>
          <w:p w14:paraId="2856605F" w14:textId="77777777" w:rsidR="002641CC" w:rsidRPr="00BB1D5C" w:rsidRDefault="002641CC" w:rsidP="00FA7FE3">
            <w:pPr>
              <w:pStyle w:val="Heading1"/>
              <w:rPr>
                <w:b w:val="0"/>
                <w:bCs w:val="0"/>
                <w:color w:val="auto"/>
                <w:sz w:val="22"/>
                <w:szCs w:val="22"/>
                <w:lang w:val="pt-BR"/>
              </w:rPr>
            </w:pPr>
            <w:r w:rsidRPr="00BB1D5C">
              <w:rPr>
                <w:b w:val="0"/>
                <w:bCs w:val="0"/>
                <w:color w:val="auto"/>
                <w:sz w:val="22"/>
                <w:szCs w:val="22"/>
                <w:lang w:val="pt-BR"/>
              </w:rPr>
              <w:t>Reunión ejecutiva mensual a la que asisten los miembros del ExCo (Directores a CEO) para revisar riesgos y oportunidades. El registro de riesgos se mantiene en Teams y se puede acceder a él a través de SharePoint.</w:t>
            </w:r>
          </w:p>
        </w:tc>
      </w:tr>
      <w:tr w:rsidR="002641CC" w:rsidRPr="00BB1D5C" w14:paraId="5344830B" w14:textId="77777777" w:rsidTr="00FA7FE3">
        <w:trPr>
          <w:trHeight w:val="50"/>
          <w:tblCellSpacing w:w="15" w:type="dxa"/>
        </w:trPr>
        <w:tc>
          <w:tcPr>
            <w:tcW w:w="0" w:type="auto"/>
            <w:vAlign w:val="center"/>
            <w:hideMark/>
          </w:tcPr>
          <w:p w14:paraId="0970D1AC" w14:textId="77777777" w:rsidR="002641CC" w:rsidRPr="00FF0DD0" w:rsidRDefault="002641CC" w:rsidP="00FA7FE3">
            <w:pPr>
              <w:pStyle w:val="Heading1"/>
              <w:rPr>
                <w:b w:val="0"/>
                <w:bCs w:val="0"/>
                <w:color w:val="auto"/>
                <w:sz w:val="22"/>
                <w:szCs w:val="22"/>
              </w:rPr>
            </w:pPr>
            <w:proofErr w:type="spellStart"/>
            <w:r w:rsidRPr="00FF0DD0">
              <w:rPr>
                <w:b w:val="0"/>
                <w:bCs w:val="0"/>
                <w:color w:val="auto"/>
                <w:sz w:val="22"/>
                <w:szCs w:val="22"/>
              </w:rPr>
              <w:t>Herramienta</w:t>
            </w:r>
            <w:proofErr w:type="spellEnd"/>
            <w:r w:rsidRPr="00FF0DD0">
              <w:rPr>
                <w:b w:val="0"/>
                <w:bCs w:val="0"/>
                <w:color w:val="auto"/>
                <w:sz w:val="22"/>
                <w:szCs w:val="22"/>
              </w:rPr>
              <w:t xml:space="preserve"> QwizPro</w:t>
            </w:r>
          </w:p>
        </w:tc>
        <w:tc>
          <w:tcPr>
            <w:tcW w:w="0" w:type="auto"/>
            <w:vAlign w:val="center"/>
            <w:hideMark/>
          </w:tcPr>
          <w:p w14:paraId="48287605" w14:textId="77777777" w:rsidR="002641CC" w:rsidRPr="00BB1D5C" w:rsidRDefault="002641CC" w:rsidP="00FA7FE3">
            <w:pPr>
              <w:pStyle w:val="Heading1"/>
              <w:rPr>
                <w:b w:val="0"/>
                <w:bCs w:val="0"/>
                <w:color w:val="auto"/>
                <w:sz w:val="22"/>
                <w:szCs w:val="22"/>
                <w:lang w:val="pt-BR"/>
              </w:rPr>
            </w:pPr>
            <w:r w:rsidRPr="00BB1D5C">
              <w:rPr>
                <w:b w:val="0"/>
                <w:bCs w:val="0"/>
                <w:color w:val="auto"/>
                <w:sz w:val="22"/>
                <w:szCs w:val="22"/>
                <w:lang w:val="pt-BR"/>
              </w:rPr>
              <w:t>Sistema utilizado para rastrear y gestionar el riesgo, las acciones correctivas y la planificación de procesos dentro del SGC.</w:t>
            </w:r>
          </w:p>
        </w:tc>
      </w:tr>
    </w:tbl>
    <w:p w14:paraId="0664260D" w14:textId="77777777" w:rsidR="002641CC" w:rsidRPr="00BB1D5C" w:rsidRDefault="002641CC" w:rsidP="002641CC">
      <w:pPr>
        <w:pStyle w:val="Heading1"/>
        <w:rPr>
          <w:sz w:val="22"/>
          <w:szCs w:val="22"/>
          <w:lang w:val="pt-BR"/>
        </w:rPr>
      </w:pPr>
      <w:r w:rsidRPr="00BB1D5C">
        <w:rPr>
          <w:sz w:val="22"/>
          <w:szCs w:val="22"/>
          <w:lang w:val="pt-BR"/>
        </w:rPr>
        <w:t>Proceso</w:t>
      </w:r>
    </w:p>
    <w:p w14:paraId="4B146729" w14:textId="77777777" w:rsidR="002641CC" w:rsidRPr="00BB1D5C" w:rsidRDefault="002641CC" w:rsidP="002641CC">
      <w:pPr>
        <w:pStyle w:val="Heading2"/>
        <w:jc w:val="both"/>
        <w:rPr>
          <w:rFonts w:cs="Calibri"/>
          <w:b w:val="0"/>
          <w:bCs/>
          <w:color w:val="auto"/>
          <w:szCs w:val="22"/>
          <w:lang w:val="pt-BR"/>
        </w:rPr>
      </w:pPr>
      <w:r w:rsidRPr="00BB1D5C">
        <w:rPr>
          <w:rFonts w:cs="Calibri"/>
          <w:b w:val="0"/>
          <w:bCs/>
          <w:color w:val="auto"/>
          <w:szCs w:val="22"/>
          <w:lang w:val="pt-BR"/>
        </w:rPr>
        <w:t>Las actividades y los recursos necesarios para alcanzar los objetivos del SGC consideran la planificación del propio SGC, la planificación de la producción y la planificación de los procesos de medición, análisis y mejora. El Representante de Gestión identifica, planifica y documenta los procesos y subprocesos que convierten las entradas de AS9100 en las salidas del SGC. Para la planificación de la gestión avanzada del proyecto de calidad del producto, los requisitos de AS9145 se han incorporado al SGC.</w:t>
      </w:r>
    </w:p>
    <w:p w14:paraId="68C670B3" w14:textId="77777777" w:rsidR="002641CC" w:rsidRPr="00BB1D5C" w:rsidRDefault="002641CC" w:rsidP="002641CC">
      <w:pPr>
        <w:pStyle w:val="Heading2"/>
        <w:jc w:val="both"/>
        <w:rPr>
          <w:rFonts w:cs="Calibri"/>
          <w:b w:val="0"/>
          <w:bCs/>
          <w:color w:val="auto"/>
          <w:szCs w:val="22"/>
          <w:lang w:val="pt-BR"/>
        </w:rPr>
      </w:pPr>
      <w:r w:rsidRPr="00BB1D5C">
        <w:rPr>
          <w:rFonts w:cs="Calibri"/>
          <w:b w:val="0"/>
          <w:bCs/>
          <w:color w:val="auto"/>
          <w:szCs w:val="22"/>
          <w:lang w:val="pt-BR"/>
        </w:rPr>
        <w:t>El Representante de la Dirección adopta un enfoque de procesos para supervisar el sistema de calidad y sus procesos, implementando una metodología de "Planificar, Hacer, Verificar, Actuar" y enfatizando el "Pensamiento Basado en Riesgos".</w:t>
      </w:r>
    </w:p>
    <w:p w14:paraId="1FDE76F2" w14:textId="77777777" w:rsidR="002641CC" w:rsidRPr="00BB1D5C" w:rsidRDefault="002641CC" w:rsidP="002641CC">
      <w:pPr>
        <w:pStyle w:val="Heading2"/>
        <w:jc w:val="both"/>
        <w:rPr>
          <w:rFonts w:cs="Calibri"/>
          <w:b w:val="0"/>
          <w:bCs/>
          <w:color w:val="auto"/>
          <w:szCs w:val="22"/>
          <w:lang w:val="pt-BR"/>
        </w:rPr>
      </w:pPr>
      <w:r w:rsidRPr="00BB1D5C">
        <w:rPr>
          <w:rFonts w:cs="Calibri"/>
          <w:b w:val="0"/>
          <w:bCs/>
          <w:color w:val="auto"/>
          <w:szCs w:val="22"/>
          <w:lang w:val="pt-BR"/>
        </w:rPr>
        <w:t>Las pautas de mejora continua Planificar-Hacer-Verificar-Actuar describen un enfoque de resolución de problemas de siete pasos para la acción correctiva y preventiva y la mejora del sistema. El pensamiento basado en el riesgo para la mejora continua está respaldado por instrucciones de proyecto diseñadas para prevenir o reducir efectos no deseados y lograr la mejora continua.</w:t>
      </w:r>
    </w:p>
    <w:p w14:paraId="3485D551" w14:textId="77777777" w:rsidR="002641CC" w:rsidRPr="00BB1D5C" w:rsidRDefault="002641CC" w:rsidP="002641CC">
      <w:pPr>
        <w:pStyle w:val="Heading2"/>
        <w:jc w:val="both"/>
        <w:rPr>
          <w:rFonts w:cs="Calibri"/>
          <w:b w:val="0"/>
          <w:bCs/>
          <w:color w:val="auto"/>
          <w:szCs w:val="22"/>
          <w:lang w:val="pt-BR"/>
        </w:rPr>
      </w:pPr>
      <w:r w:rsidRPr="00BB1D5C">
        <w:rPr>
          <w:rFonts w:cs="Calibri"/>
          <w:b w:val="0"/>
          <w:bCs/>
          <w:color w:val="auto"/>
          <w:szCs w:val="22"/>
          <w:lang w:val="pt-BR"/>
        </w:rPr>
        <w:t>El Vicepresidente de Calidad se asegura de que el alcance del SGC, tal como se define en el procedimiento para el Contexto Organizacional, esté documentado en el Manual de Calidad de Burrana. Cualquier requisito estándar que no se pueda aplicar y que pueda excluirse del SGC se justifica y se anota en el Manual de Calidad.</w:t>
      </w:r>
    </w:p>
    <w:p w14:paraId="0D554F22" w14:textId="77777777" w:rsidR="002641CC" w:rsidRPr="00BB1D5C" w:rsidRDefault="002641CC" w:rsidP="002641CC">
      <w:pPr>
        <w:pStyle w:val="Heading2"/>
        <w:jc w:val="both"/>
        <w:rPr>
          <w:rFonts w:cs="Calibri"/>
          <w:b w:val="0"/>
          <w:bCs/>
          <w:color w:val="auto"/>
          <w:szCs w:val="22"/>
          <w:lang w:val="pt-BR"/>
        </w:rPr>
      </w:pPr>
      <w:r w:rsidRPr="00BB1D5C">
        <w:rPr>
          <w:rFonts w:cs="Calibri"/>
          <w:b w:val="0"/>
          <w:bCs/>
          <w:color w:val="auto"/>
          <w:szCs w:val="22"/>
          <w:lang w:val="pt-BR"/>
        </w:rPr>
        <w:t>El procedimiento de Contexto de la Organización aborda tanto el contexto de la organización como las necesidades y expectativas de las partes interesadas. El procedimiento de planificación proporciona detalles adicionales sobre los procesos y el enfoque de procesos.</w:t>
      </w:r>
    </w:p>
    <w:p w14:paraId="1CC98280" w14:textId="77777777" w:rsidR="002641CC" w:rsidRPr="00BB1D5C" w:rsidRDefault="002641CC" w:rsidP="002641CC">
      <w:pPr>
        <w:spacing w:after="160" w:line="278" w:lineRule="auto"/>
        <w:rPr>
          <w:rFonts w:eastAsiaTheme="majorEastAsia"/>
          <w:b/>
          <w:bCs/>
          <w:color w:val="0F4761" w:themeColor="accent1" w:themeShade="BF"/>
          <w:lang w:val="pt-BR"/>
        </w:rPr>
      </w:pPr>
      <w:r w:rsidRPr="00BB1D5C">
        <w:rPr>
          <w:rFonts w:eastAsiaTheme="majorEastAsia"/>
          <w:b/>
          <w:bCs/>
          <w:color w:val="0F4761" w:themeColor="accent1" w:themeShade="BF"/>
          <w:lang w:val="pt-BR"/>
        </w:rPr>
        <w:br w:type="page"/>
      </w:r>
    </w:p>
    <w:p w14:paraId="79A03659" w14:textId="77777777" w:rsidR="002641CC" w:rsidRPr="00BB1D5C" w:rsidRDefault="002641CC" w:rsidP="002641CC">
      <w:pPr>
        <w:rPr>
          <w:rFonts w:eastAsiaTheme="majorEastAsia"/>
          <w:b/>
          <w:bCs/>
          <w:color w:val="0F4761" w:themeColor="accent1" w:themeShade="BF"/>
          <w:lang w:val="pt-BR"/>
        </w:rPr>
      </w:pPr>
      <w:r w:rsidRPr="00BB1D5C">
        <w:rPr>
          <w:rFonts w:eastAsiaTheme="majorEastAsia"/>
          <w:b/>
          <w:bCs/>
          <w:color w:val="0F4761" w:themeColor="accent1" w:themeShade="BF"/>
          <w:lang w:val="pt-BR"/>
        </w:rPr>
        <w:lastRenderedPageBreak/>
        <w:t>Riesgos y oportunidades</w:t>
      </w:r>
    </w:p>
    <w:p w14:paraId="1251E9F9" w14:textId="77777777" w:rsidR="002641CC" w:rsidRPr="00BB1D5C" w:rsidRDefault="002641CC" w:rsidP="002641CC">
      <w:pPr>
        <w:jc w:val="both"/>
        <w:rPr>
          <w:lang w:val="pt-BR"/>
        </w:rPr>
      </w:pPr>
      <w:r w:rsidRPr="00BB1D5C">
        <w:rPr>
          <w:lang w:val="pt-BR"/>
        </w:rPr>
        <w:t xml:space="preserve">El representante de la gerencia determina y aborda los riesgos y oportunidades para garantizar que el SGC pueda lograr los resultados previstos, prevenir o reducir los efectos no deseados y lograr una mejora continua. La organización también tiene en cuenta los productos, procesos y servicios de software entregables a la hora de determinar los riesgos y las oportunidades. </w:t>
      </w:r>
    </w:p>
    <w:p w14:paraId="6B89AFD3" w14:textId="77777777" w:rsidR="002641CC" w:rsidRPr="00BB1D5C" w:rsidRDefault="002641CC" w:rsidP="002641CC">
      <w:pPr>
        <w:spacing w:after="120" w:line="240" w:lineRule="auto"/>
        <w:jc w:val="both"/>
        <w:rPr>
          <w:lang w:val="pt-BR"/>
        </w:rPr>
      </w:pPr>
      <w:r w:rsidRPr="00BB1D5C">
        <w:rPr>
          <w:lang w:val="pt-BR"/>
        </w:rPr>
        <w:t>Existen planes para integrar e implementar acciones que aborden los riesgos y oportunidades dentro de los procesos del SGC, así como para evaluar la efectividad de estas acciones.</w:t>
      </w:r>
    </w:p>
    <w:p w14:paraId="1C2B1E9A" w14:textId="77777777" w:rsidR="002641CC" w:rsidRPr="00BB1D5C" w:rsidRDefault="002641CC" w:rsidP="002641CC">
      <w:pPr>
        <w:spacing w:after="120" w:line="240" w:lineRule="auto"/>
        <w:jc w:val="both"/>
        <w:rPr>
          <w:lang w:val="pt-BR"/>
        </w:rPr>
      </w:pPr>
      <w:r w:rsidRPr="00BB1D5C">
        <w:rPr>
          <w:lang w:val="pt-BR"/>
        </w:rPr>
        <w:t>El Representante de la Dirección planifica y ejecuta las acciones necesarias para hacer frente a los riesgos y oportunidades mediante:</w:t>
      </w:r>
    </w:p>
    <w:p w14:paraId="3D41B19E" w14:textId="77777777" w:rsidR="002641CC" w:rsidRPr="00BB1D5C" w:rsidRDefault="002641CC" w:rsidP="002641CC">
      <w:pPr>
        <w:pStyle w:val="ListParagraph"/>
        <w:numPr>
          <w:ilvl w:val="0"/>
          <w:numId w:val="22"/>
        </w:numPr>
        <w:spacing w:after="120" w:line="240" w:lineRule="auto"/>
        <w:contextualSpacing w:val="0"/>
        <w:jc w:val="both"/>
        <w:rPr>
          <w:lang w:val="pt-BR"/>
        </w:rPr>
      </w:pPr>
      <w:r w:rsidRPr="00BB1D5C">
        <w:rPr>
          <w:lang w:val="pt-BR"/>
        </w:rPr>
        <w:t>Determinación de los requisitos para el producto y los servicios.</w:t>
      </w:r>
    </w:p>
    <w:p w14:paraId="1C47D2AB" w14:textId="77777777" w:rsidR="002641CC" w:rsidRPr="00BB1D5C" w:rsidRDefault="002641CC" w:rsidP="002641CC">
      <w:pPr>
        <w:pStyle w:val="ListParagraph"/>
        <w:numPr>
          <w:ilvl w:val="0"/>
          <w:numId w:val="22"/>
        </w:numPr>
        <w:spacing w:after="120" w:line="240" w:lineRule="auto"/>
        <w:contextualSpacing w:val="0"/>
        <w:jc w:val="both"/>
        <w:rPr>
          <w:lang w:val="pt-BR"/>
        </w:rPr>
      </w:pPr>
      <w:r w:rsidRPr="00BB1D5C">
        <w:rPr>
          <w:lang w:val="pt-BR"/>
        </w:rPr>
        <w:t>Establecer criterios para los procesos y para la aceptación de productos y servicios.</w:t>
      </w:r>
    </w:p>
    <w:p w14:paraId="0A699C8D" w14:textId="77777777" w:rsidR="002641CC" w:rsidRPr="00BB1D5C" w:rsidRDefault="002641CC" w:rsidP="002641CC">
      <w:pPr>
        <w:pStyle w:val="ListParagraph"/>
        <w:numPr>
          <w:ilvl w:val="0"/>
          <w:numId w:val="22"/>
        </w:numPr>
        <w:spacing w:after="120" w:line="240" w:lineRule="auto"/>
        <w:contextualSpacing w:val="0"/>
        <w:jc w:val="both"/>
        <w:rPr>
          <w:lang w:val="pt-BR"/>
        </w:rPr>
      </w:pPr>
      <w:r w:rsidRPr="00BB1D5C">
        <w:rPr>
          <w:lang w:val="pt-BR"/>
        </w:rPr>
        <w:t>Determinar los recursos necesarios para lograr la conformidad con los requisitos del producto y servicio.</w:t>
      </w:r>
    </w:p>
    <w:p w14:paraId="10A78A11" w14:textId="77777777" w:rsidR="002641CC" w:rsidRPr="00BB1D5C" w:rsidRDefault="002641CC" w:rsidP="002641CC">
      <w:pPr>
        <w:pStyle w:val="ListParagraph"/>
        <w:numPr>
          <w:ilvl w:val="0"/>
          <w:numId w:val="22"/>
        </w:numPr>
        <w:spacing w:after="120" w:line="240" w:lineRule="auto"/>
        <w:contextualSpacing w:val="0"/>
        <w:jc w:val="both"/>
        <w:rPr>
          <w:lang w:val="pt-BR"/>
        </w:rPr>
      </w:pPr>
      <w:r w:rsidRPr="00BB1D5C">
        <w:rPr>
          <w:lang w:val="pt-BR"/>
        </w:rPr>
        <w:t>Implementar el control de los procesos de acuerdo con los criterios.</w:t>
      </w:r>
    </w:p>
    <w:p w14:paraId="0668748A" w14:textId="77777777" w:rsidR="002641CC" w:rsidRPr="00BB1D5C" w:rsidRDefault="002641CC" w:rsidP="002641CC">
      <w:pPr>
        <w:pStyle w:val="ListParagraph"/>
        <w:numPr>
          <w:ilvl w:val="0"/>
          <w:numId w:val="22"/>
        </w:numPr>
        <w:spacing w:after="120" w:line="240" w:lineRule="auto"/>
        <w:contextualSpacing w:val="0"/>
        <w:jc w:val="both"/>
        <w:rPr>
          <w:lang w:val="pt-BR"/>
        </w:rPr>
      </w:pPr>
      <w:r w:rsidRPr="00BB1D5C">
        <w:rPr>
          <w:lang w:val="pt-BR"/>
        </w:rPr>
        <w:t>Conservar la información documentada para proporcionar la confianza de que los procesos se han llevado a cabo según lo previsto y para demostrar la conformidad de los productos y servicios con los requisitos.</w:t>
      </w:r>
    </w:p>
    <w:p w14:paraId="704B74BF" w14:textId="77777777" w:rsidR="002641CC" w:rsidRPr="00BB1D5C" w:rsidRDefault="002641CC" w:rsidP="002641CC">
      <w:pPr>
        <w:spacing w:after="0" w:line="240" w:lineRule="auto"/>
        <w:jc w:val="both"/>
        <w:rPr>
          <w:lang w:val="pt-BR"/>
        </w:rPr>
      </w:pPr>
    </w:p>
    <w:p w14:paraId="19CAC072" w14:textId="77777777" w:rsidR="002641CC" w:rsidRPr="00BB1D5C" w:rsidRDefault="002641CC" w:rsidP="002641CC">
      <w:pPr>
        <w:jc w:val="both"/>
        <w:rPr>
          <w:lang w:val="pt-BR"/>
        </w:rPr>
      </w:pPr>
      <w:r w:rsidRPr="00BB1D5C">
        <w:rPr>
          <w:lang w:val="pt-BR"/>
        </w:rPr>
        <w:t xml:space="preserve">Los miembros del Comité Ejecutivo revisan los riesgos y oportunidades durante las reuniones mensuales de SIOP (reportes directos al CEO). El registro de riesgos de estas reuniones se mantiene en Teams y se puede acceder a él a través de SharePoint. Las matrices de riesgo adicionales se mantienen a través de Ingeniería para el diseño y el desarrollo y en Producción y Adquisiciones para los casos en que las actividades se salen de los procesos estándar. Los riesgos también se revisan anualmente durante la Revisión por la Dirección, siguiendo los requisitos descritos en el Procedimiento de Revisión por la Dirección (P-930-01) y con la presencia de los miembros del Comité Ejecutivo. </w:t>
      </w:r>
    </w:p>
    <w:p w14:paraId="12458F09" w14:textId="77777777" w:rsidR="002641CC" w:rsidRPr="00BB1D5C" w:rsidRDefault="002641CC" w:rsidP="002641CC">
      <w:pPr>
        <w:jc w:val="both"/>
        <w:rPr>
          <w:lang w:val="pt-BR"/>
        </w:rPr>
      </w:pPr>
      <w:r w:rsidRPr="00BB1D5C">
        <w:rPr>
          <w:lang w:val="pt-BR"/>
        </w:rPr>
        <w:t xml:space="preserve">Las matrices de riesgo adicionales se mantienen a través de Ingeniería para el diseño y el desarrollo y en Producción y Adquisiciones para los casos en que las actividades se salen de los procesos estándar. </w:t>
      </w:r>
    </w:p>
    <w:p w14:paraId="118D19E6" w14:textId="77777777" w:rsidR="002641CC" w:rsidRPr="00BB1D5C" w:rsidRDefault="002641CC" w:rsidP="002641CC">
      <w:pPr>
        <w:jc w:val="both"/>
        <w:rPr>
          <w:lang w:val="pt-BR"/>
        </w:rPr>
      </w:pPr>
      <w:r w:rsidRPr="00BB1D5C">
        <w:rPr>
          <w:lang w:val="pt-BR"/>
        </w:rPr>
        <w:t>Los equipos se utilizan para planificar proyectos asociados con el riesgo y la oportunidad y para delinear detalles sobre lo que se hará, qué recursos se requerirán, quién será responsable, cuándo se completará y cómo se evaluarán los resultados.</w:t>
      </w:r>
    </w:p>
    <w:p w14:paraId="6D2746EC" w14:textId="77777777" w:rsidR="002641CC" w:rsidRPr="00BB1D5C" w:rsidRDefault="002641CC" w:rsidP="002641CC">
      <w:pPr>
        <w:pStyle w:val="Heading1"/>
        <w:jc w:val="both"/>
        <w:rPr>
          <w:b w:val="0"/>
          <w:bCs w:val="0"/>
          <w:color w:val="auto"/>
          <w:sz w:val="22"/>
          <w:szCs w:val="22"/>
          <w:lang w:val="pt-BR"/>
        </w:rPr>
      </w:pPr>
      <w:r w:rsidRPr="00BB1D5C">
        <w:rPr>
          <w:b w:val="0"/>
          <w:bCs w:val="0"/>
          <w:color w:val="auto"/>
          <w:sz w:val="22"/>
          <w:szCs w:val="22"/>
          <w:lang w:val="pt-BR"/>
        </w:rPr>
        <w:t>El procedimiento de Gestión de Riesgos Operacionales describe el proceso de gestión de riesgos relacionado con los procesos operativos necesarios para la entrega de productos y servicios. Los procedimientos relevantes ofrecen información instructiva adicional sobre el proceso de gestión de riesgos.</w:t>
      </w:r>
    </w:p>
    <w:p w14:paraId="16D8B8AF" w14:textId="77777777" w:rsidR="002641CC" w:rsidRPr="00BB1D5C" w:rsidRDefault="002641CC" w:rsidP="002641CC">
      <w:pPr>
        <w:rPr>
          <w:lang w:val="pt-BR"/>
        </w:rPr>
      </w:pPr>
    </w:p>
    <w:p w14:paraId="1331C940" w14:textId="77777777" w:rsidR="002641CC" w:rsidRPr="00BB1D5C" w:rsidRDefault="002641CC" w:rsidP="002641CC">
      <w:pPr>
        <w:rPr>
          <w:rFonts w:eastAsiaTheme="majorEastAsia"/>
          <w:b/>
          <w:bCs/>
          <w:color w:val="0F4761" w:themeColor="accent1" w:themeShade="BF"/>
          <w:lang w:val="pt-BR"/>
        </w:rPr>
      </w:pPr>
      <w:r w:rsidRPr="00BB1D5C">
        <w:rPr>
          <w:rFonts w:eastAsiaTheme="majorEastAsia"/>
          <w:b/>
          <w:bCs/>
          <w:color w:val="0F4761" w:themeColor="accent1" w:themeShade="BF"/>
          <w:lang w:val="pt-BR"/>
        </w:rPr>
        <w:t>Objetivos de calidad, gestión del cambio y planificación de CMP</w:t>
      </w:r>
    </w:p>
    <w:p w14:paraId="78024E26" w14:textId="77777777" w:rsidR="002641CC" w:rsidRPr="00BB1D5C" w:rsidRDefault="002641CC" w:rsidP="002641CC">
      <w:pPr>
        <w:jc w:val="both"/>
        <w:rPr>
          <w:lang w:val="pt-BR"/>
        </w:rPr>
      </w:pPr>
      <w:r w:rsidRPr="00BB1D5C">
        <w:rPr>
          <w:lang w:val="pt-BR"/>
        </w:rPr>
        <w:t>Los objetivos de calidad en las funciones, niveles y procesos relevantes son establecidos por el Representante de la Dirección y se basan en los objetivos de la Alta Dirección. Los objetivos de calidad son coherentes con la política de calidad, medibles, tienen en cuenta los requisitos aplicables y son relevantes para la conformidad de los productos y servicios y la mejora de la satisfacción del cliente. Los objetivos se monitorean, comunican y actualizan según sea necesario durante la Revisión por la Dirección.</w:t>
      </w:r>
    </w:p>
    <w:p w14:paraId="0B7D06F6" w14:textId="77777777" w:rsidR="002641CC" w:rsidRPr="00BB1D5C" w:rsidRDefault="002641CC" w:rsidP="002641CC">
      <w:pPr>
        <w:rPr>
          <w:lang w:val="pt-BR"/>
        </w:rPr>
      </w:pPr>
      <w:r w:rsidRPr="00BB1D5C">
        <w:rPr>
          <w:lang w:val="pt-BR"/>
        </w:rPr>
        <w:lastRenderedPageBreak/>
        <w:t>Cuando se necesitan cambios en el SGC, el VP de CALIDAD se asegura de que se lleven a cabo de manera planificada y sistemática, considerando el propósito del cambio, sus consecuencias, la integridad del SGC, la disponibilidad de recursos y la asignación de responsabilidades.</w:t>
      </w:r>
    </w:p>
    <w:p w14:paraId="5680C848" w14:textId="77777777" w:rsidR="002641CC" w:rsidRPr="00BB1D5C" w:rsidRDefault="002641CC" w:rsidP="002641CC">
      <w:pPr>
        <w:rPr>
          <w:rFonts w:eastAsiaTheme="majorEastAsia"/>
          <w:b/>
          <w:bCs/>
          <w:color w:val="0F4761" w:themeColor="accent1" w:themeShade="BF"/>
          <w:lang w:val="pt-BR"/>
        </w:rPr>
      </w:pPr>
      <w:r w:rsidRPr="00BB1D5C">
        <w:rPr>
          <w:rFonts w:eastAsiaTheme="majorEastAsia"/>
          <w:b/>
          <w:bCs/>
          <w:color w:val="0F4761" w:themeColor="accent1" w:themeShade="BF"/>
          <w:lang w:val="pt-BR"/>
        </w:rPr>
        <w:t>Proceso de Gestión del Cambio (CMP)</w:t>
      </w:r>
    </w:p>
    <w:p w14:paraId="259065D9" w14:textId="77777777" w:rsidR="002641CC" w:rsidRPr="00602DDA" w:rsidRDefault="002641CC" w:rsidP="002641CC">
      <w:r w:rsidRPr="00BB1D5C">
        <w:rPr>
          <w:lang w:val="pt-BR"/>
        </w:rPr>
        <w:t xml:space="preserve">El Proceso de Gestión de Cambios (CMP) sigue el </w:t>
      </w:r>
      <w:r w:rsidRPr="00BB1D5C">
        <w:rPr>
          <w:b/>
          <w:bCs/>
          <w:lang w:val="pt-BR"/>
        </w:rPr>
        <w:t>SGC CMP T-630-01</w:t>
      </w:r>
      <w:r w:rsidRPr="00BB1D5C">
        <w:rPr>
          <w:lang w:val="pt-BR"/>
        </w:rPr>
        <w:t xml:space="preserve">, asegurando que todos los cambios del SGC se planifiquen, evalúen e implementen sistemáticamente. </w:t>
      </w:r>
      <w:r w:rsidRPr="00602DDA">
        <w:t xml:space="preserve">El CMP </w:t>
      </w:r>
      <w:proofErr w:type="spellStart"/>
      <w:r w:rsidRPr="00602DDA">
        <w:t>incluye</w:t>
      </w:r>
      <w:proofErr w:type="spellEnd"/>
      <w:r w:rsidRPr="00602DDA">
        <w:t>:</w:t>
      </w:r>
    </w:p>
    <w:p w14:paraId="2F9FFAB1" w14:textId="77777777" w:rsidR="002641CC" w:rsidRPr="00BB1D5C" w:rsidRDefault="002641CC" w:rsidP="002641CC">
      <w:pPr>
        <w:numPr>
          <w:ilvl w:val="0"/>
          <w:numId w:val="17"/>
        </w:numPr>
        <w:rPr>
          <w:lang w:val="pt-BR"/>
        </w:rPr>
      </w:pPr>
      <w:r w:rsidRPr="00BB1D5C">
        <w:rPr>
          <w:b/>
          <w:bCs/>
          <w:lang w:val="pt-BR"/>
        </w:rPr>
        <w:t>Evaluación y aprobación de cambios</w:t>
      </w:r>
      <w:r w:rsidRPr="00BB1D5C">
        <w:rPr>
          <w:lang w:val="pt-BR"/>
        </w:rPr>
        <w:t>: Todos los cambios propuestos se evalúan para determinar su impacto y son aprobados por el nivel de gestión apropiado antes de su implementación.</w:t>
      </w:r>
    </w:p>
    <w:p w14:paraId="27612F5F" w14:textId="77777777" w:rsidR="002641CC" w:rsidRPr="00BB1D5C" w:rsidRDefault="002641CC" w:rsidP="002641CC">
      <w:pPr>
        <w:numPr>
          <w:ilvl w:val="0"/>
          <w:numId w:val="17"/>
        </w:numPr>
        <w:rPr>
          <w:lang w:val="pt-BR"/>
        </w:rPr>
      </w:pPr>
      <w:r w:rsidRPr="00BB1D5C">
        <w:rPr>
          <w:b/>
          <w:bCs/>
          <w:lang w:val="pt-BR"/>
        </w:rPr>
        <w:t xml:space="preserve">Implementación y capacitación: La </w:t>
      </w:r>
      <w:r w:rsidRPr="00BB1D5C">
        <w:rPr>
          <w:lang w:val="pt-BR"/>
        </w:rPr>
        <w:t>implementación del cambio está estructurada para minimizar las interrupciones, con la capacitación necesaria para garantizar la conciencia y el cumplimiento.</w:t>
      </w:r>
    </w:p>
    <w:p w14:paraId="56630589" w14:textId="77777777" w:rsidR="002641CC" w:rsidRPr="00BB1D5C" w:rsidRDefault="002641CC" w:rsidP="002641CC">
      <w:pPr>
        <w:numPr>
          <w:ilvl w:val="0"/>
          <w:numId w:val="17"/>
        </w:numPr>
        <w:rPr>
          <w:lang w:val="pt-BR"/>
        </w:rPr>
      </w:pPr>
      <w:r w:rsidRPr="00BB1D5C">
        <w:rPr>
          <w:b/>
          <w:bCs/>
          <w:lang w:val="pt-BR"/>
        </w:rPr>
        <w:t>Documentación y seguimiento</w:t>
      </w:r>
      <w:r w:rsidRPr="00BB1D5C">
        <w:rPr>
          <w:lang w:val="pt-BR"/>
        </w:rPr>
        <w:t>: Todos los cambios se documentan y gestionan a través de QwizPro para mantener el cumplimiento de los requisitos de AS9100/AS9110.</w:t>
      </w:r>
    </w:p>
    <w:p w14:paraId="2FD83130" w14:textId="77777777" w:rsidR="002641CC" w:rsidRPr="00602DDA" w:rsidRDefault="002641CC" w:rsidP="002641CC">
      <w:pPr>
        <w:numPr>
          <w:ilvl w:val="0"/>
          <w:numId w:val="17"/>
        </w:numPr>
      </w:pPr>
      <w:r w:rsidRPr="00BB1D5C">
        <w:rPr>
          <w:b/>
          <w:bCs/>
          <w:lang w:val="pt-BR"/>
        </w:rPr>
        <w:t>Mejora y revisión continua</w:t>
      </w:r>
      <w:r w:rsidRPr="00BB1D5C">
        <w:rPr>
          <w:lang w:val="pt-BR"/>
        </w:rPr>
        <w:t xml:space="preserve">: La efectividad de los cambios implementados se revisa periódicamente para garantizar la mejora sostenida y la alineación con los objetivos de la organización. </w:t>
      </w:r>
      <w:r w:rsidRPr="00602DDA">
        <w:t xml:space="preserve">El CMP </w:t>
      </w:r>
      <w:proofErr w:type="spellStart"/>
      <w:r w:rsidRPr="00602DDA">
        <w:t>incluye</w:t>
      </w:r>
      <w:proofErr w:type="spellEnd"/>
      <w:r w:rsidRPr="00602DDA">
        <w:t>:</w:t>
      </w:r>
    </w:p>
    <w:p w14:paraId="13E3BECE" w14:textId="77777777" w:rsidR="002641CC" w:rsidRPr="00BB1D5C" w:rsidRDefault="002641CC" w:rsidP="002641CC">
      <w:pPr>
        <w:numPr>
          <w:ilvl w:val="0"/>
          <w:numId w:val="17"/>
        </w:numPr>
        <w:rPr>
          <w:lang w:val="pt-BR"/>
        </w:rPr>
      </w:pPr>
      <w:r w:rsidRPr="00BB1D5C">
        <w:rPr>
          <w:b/>
          <w:bCs/>
          <w:lang w:val="pt-BR"/>
        </w:rPr>
        <w:t>Actualizaciones y transición de documentos</w:t>
      </w:r>
      <w:r w:rsidRPr="00BB1D5C">
        <w:rPr>
          <w:lang w:val="pt-BR"/>
        </w:rPr>
        <w:t>: Todos los documentos del SGC se actualizan de acuerdo con los cambios estructurales y las revisiones de formato, y las actualizaciones se producen tras el uso o la revisión del documento.</w:t>
      </w:r>
    </w:p>
    <w:p w14:paraId="231B9970" w14:textId="77777777" w:rsidR="002641CC" w:rsidRPr="00BB1D5C" w:rsidRDefault="002641CC" w:rsidP="002641CC">
      <w:pPr>
        <w:numPr>
          <w:ilvl w:val="0"/>
          <w:numId w:val="17"/>
        </w:numPr>
        <w:rPr>
          <w:lang w:val="pt-BR"/>
        </w:rPr>
      </w:pPr>
      <w:r w:rsidRPr="00BB1D5C">
        <w:rPr>
          <w:b/>
          <w:bCs/>
          <w:lang w:val="pt-BR"/>
        </w:rPr>
        <w:t>Evaluación y mitigación de riesgos</w:t>
      </w:r>
      <w:r w:rsidRPr="00BB1D5C">
        <w:rPr>
          <w:lang w:val="pt-BR"/>
        </w:rPr>
        <w:t>: identifica posibles confusiones durante la transición y garantiza la comunicación y la capacitación adecuadas para mitigar los problemas.</w:t>
      </w:r>
    </w:p>
    <w:p w14:paraId="74DA24CB" w14:textId="77777777" w:rsidR="002641CC" w:rsidRPr="00BB1D5C" w:rsidRDefault="002641CC" w:rsidP="002641CC">
      <w:pPr>
        <w:numPr>
          <w:ilvl w:val="0"/>
          <w:numId w:val="17"/>
        </w:numPr>
        <w:rPr>
          <w:lang w:val="pt-BR"/>
        </w:rPr>
      </w:pPr>
      <w:r w:rsidRPr="00BB1D5C">
        <w:rPr>
          <w:b/>
          <w:bCs/>
          <w:lang w:val="pt-BR"/>
        </w:rPr>
        <w:t>Capacitación y comunicación</w:t>
      </w:r>
      <w:r w:rsidRPr="00BB1D5C">
        <w:rPr>
          <w:lang w:val="pt-BR"/>
        </w:rPr>
        <w:t>: La capacitación en implementación de cambios se proporciona al personal relevante y las actualizaciones se comunican claramente con anticipación.</w:t>
      </w:r>
    </w:p>
    <w:p w14:paraId="6FC2680B" w14:textId="77777777" w:rsidR="002641CC" w:rsidRPr="00BB1D5C" w:rsidRDefault="002641CC" w:rsidP="002641CC">
      <w:pPr>
        <w:numPr>
          <w:ilvl w:val="0"/>
          <w:numId w:val="17"/>
        </w:numPr>
        <w:rPr>
          <w:lang w:val="pt-BR"/>
        </w:rPr>
      </w:pPr>
      <w:r w:rsidRPr="00BB1D5C">
        <w:rPr>
          <w:b/>
          <w:bCs/>
          <w:lang w:val="pt-BR"/>
        </w:rPr>
        <w:t>Seguimiento y documentación</w:t>
      </w:r>
      <w:r w:rsidRPr="00BB1D5C">
        <w:rPr>
          <w:lang w:val="pt-BR"/>
        </w:rPr>
        <w:t>: Los cambios y los registros relacionados se rastrean en QwizPro para garantizar el cumplimiento de los requisitos de AS9100/AS9110.</w:t>
      </w:r>
    </w:p>
    <w:p w14:paraId="101E6835" w14:textId="77777777" w:rsidR="002641CC" w:rsidRPr="00BB1D5C" w:rsidRDefault="002641CC" w:rsidP="002641CC">
      <w:pPr>
        <w:rPr>
          <w:lang w:val="pt-BR"/>
        </w:rPr>
      </w:pPr>
      <w:r w:rsidRPr="00BB1D5C">
        <w:rPr>
          <w:lang w:val="pt-BR"/>
        </w:rPr>
        <w:t>Estos esfuerzos de planificación estructurada se alinean con la estrategia más amplia del SGC de Burrana y garantizan el cumplimiento y la mejora continuos.</w:t>
      </w:r>
    </w:p>
    <w:p w14:paraId="7990769E" w14:textId="77777777" w:rsidR="002641CC" w:rsidRPr="00BB1D5C" w:rsidRDefault="002641CC" w:rsidP="002641CC">
      <w:pPr>
        <w:rPr>
          <w:lang w:val="pt-BR"/>
        </w:rPr>
      </w:pPr>
      <w:r w:rsidRPr="00BB1D5C">
        <w:rPr>
          <w:lang w:val="pt-BR"/>
        </w:rPr>
        <w:t>Los objetivos de calidad en las funciones, niveles y procesos relevantes son establecidos por el Representante de la Dirección y se basan en los objetivos de la Alta Dirección. Los objetivos de calidad son coherentes con la política de calidad, medibles, tienen en cuenta los requisitos aplicables y son relevantes para la conformidad de los productos y servicios y la mejora de la satisfacción del cliente. Los objetivos se monitorean, comunican y actualizan según sea necesario durante la Revisión por la Dirección.</w:t>
      </w:r>
    </w:p>
    <w:p w14:paraId="36238289" w14:textId="77777777" w:rsidR="002641CC" w:rsidRPr="00BB1D5C" w:rsidRDefault="002641CC" w:rsidP="002641CC">
      <w:pPr>
        <w:rPr>
          <w:lang w:val="pt-BR"/>
        </w:rPr>
      </w:pPr>
      <w:r w:rsidRPr="00BB1D5C">
        <w:rPr>
          <w:lang w:val="pt-BR"/>
        </w:rPr>
        <w:t>Cuando se necesitan cambios en el SGC, el VP de CALIDAD se asegura de que se lleven a cabo de manera planificada y sistemática, considerando el propósito del cambio, sus consecuencias, la integridad del SGC, la disponibilidad de recursos y la asignación de responsabilidades.</w:t>
      </w:r>
    </w:p>
    <w:p w14:paraId="0B53946B" w14:textId="77777777" w:rsidR="002641CC" w:rsidRPr="00BB1D5C" w:rsidRDefault="002641CC" w:rsidP="002641CC">
      <w:pPr>
        <w:rPr>
          <w:lang w:val="pt-BR"/>
        </w:rPr>
      </w:pPr>
    </w:p>
    <w:p w14:paraId="20718DC3" w14:textId="77777777" w:rsidR="002641CC" w:rsidRPr="00E52BCC" w:rsidRDefault="002641CC" w:rsidP="002641CC">
      <w:pPr>
        <w:pStyle w:val="Heading1"/>
        <w:rPr>
          <w:sz w:val="22"/>
          <w:szCs w:val="22"/>
        </w:rPr>
      </w:pPr>
      <w:proofErr w:type="spellStart"/>
      <w:r w:rsidRPr="00E52BCC">
        <w:rPr>
          <w:sz w:val="22"/>
          <w:szCs w:val="22"/>
        </w:rPr>
        <w:t>Archivo</w:t>
      </w:r>
      <w:proofErr w:type="spellEnd"/>
    </w:p>
    <w:p w14:paraId="3F5830DB" w14:textId="77777777" w:rsidR="002641CC" w:rsidRPr="00E52BCC" w:rsidRDefault="002641CC" w:rsidP="002641CC">
      <w:pPr>
        <w:pStyle w:val="ListParagraph"/>
        <w:numPr>
          <w:ilvl w:val="0"/>
          <w:numId w:val="20"/>
        </w:numPr>
        <w:spacing w:after="0" w:line="240" w:lineRule="auto"/>
      </w:pPr>
      <w:r w:rsidRPr="00E52BCC">
        <w:t xml:space="preserve">Los </w:t>
      </w:r>
      <w:proofErr w:type="spellStart"/>
      <w:r w:rsidRPr="00E52BCC">
        <w:t>registros</w:t>
      </w:r>
      <w:proofErr w:type="spellEnd"/>
      <w:r w:rsidRPr="00E52BCC">
        <w:t xml:space="preserve"> se </w:t>
      </w:r>
      <w:proofErr w:type="spellStart"/>
      <w:r w:rsidRPr="00E52BCC">
        <w:t>mantienen</w:t>
      </w:r>
      <w:proofErr w:type="spellEnd"/>
      <w:r w:rsidRPr="00E52BCC">
        <w:t xml:space="preserve"> </w:t>
      </w:r>
      <w:proofErr w:type="spellStart"/>
      <w:r w:rsidRPr="00E52BCC">
        <w:t>en</w:t>
      </w:r>
      <w:proofErr w:type="spellEnd"/>
      <w:r w:rsidRPr="00E52BCC">
        <w:t xml:space="preserve"> Teams, SharePoint y QwizPro </w:t>
      </w:r>
      <w:proofErr w:type="spellStart"/>
      <w:r w:rsidRPr="00E52BCC">
        <w:t>según</w:t>
      </w:r>
      <w:proofErr w:type="spellEnd"/>
      <w:r w:rsidRPr="00E52BCC">
        <w:t xml:space="preserve"> sea </w:t>
      </w:r>
      <w:proofErr w:type="spellStart"/>
      <w:r w:rsidRPr="00E52BCC">
        <w:t>necesario</w:t>
      </w:r>
      <w:proofErr w:type="spellEnd"/>
      <w:r w:rsidRPr="00E52BCC">
        <w:t xml:space="preserve">. </w:t>
      </w:r>
    </w:p>
    <w:p w14:paraId="3557122F" w14:textId="77777777" w:rsidR="002641CC" w:rsidRPr="00E52BCC" w:rsidRDefault="002641CC" w:rsidP="002641CC">
      <w:pPr>
        <w:pStyle w:val="Heading1"/>
        <w:rPr>
          <w:sz w:val="22"/>
          <w:szCs w:val="22"/>
        </w:rPr>
      </w:pPr>
      <w:r w:rsidRPr="00E52BCC">
        <w:rPr>
          <w:sz w:val="22"/>
          <w:szCs w:val="22"/>
        </w:rPr>
        <w:t xml:space="preserve">Normas que </w:t>
      </w:r>
      <w:proofErr w:type="spellStart"/>
      <w:r w:rsidRPr="00E52BCC">
        <w:rPr>
          <w:sz w:val="22"/>
          <w:szCs w:val="22"/>
        </w:rPr>
        <w:t>rigen</w:t>
      </w:r>
      <w:proofErr w:type="spellEnd"/>
    </w:p>
    <w:p w14:paraId="686159A2" w14:textId="77777777" w:rsidR="002641CC" w:rsidRPr="00E52BCC" w:rsidRDefault="002641CC" w:rsidP="002641CC">
      <w:pPr>
        <w:pStyle w:val="ListParagraph"/>
        <w:numPr>
          <w:ilvl w:val="0"/>
          <w:numId w:val="12"/>
        </w:numPr>
      </w:pPr>
      <w:r w:rsidRPr="00E52BCC">
        <w:t xml:space="preserve">AS9100 </w:t>
      </w:r>
    </w:p>
    <w:p w14:paraId="79B87D68" w14:textId="77777777" w:rsidR="002641CC" w:rsidRPr="00E52BCC" w:rsidRDefault="002641CC" w:rsidP="002641CC">
      <w:pPr>
        <w:pStyle w:val="ListParagraph"/>
        <w:numPr>
          <w:ilvl w:val="0"/>
          <w:numId w:val="12"/>
        </w:numPr>
      </w:pPr>
      <w:r w:rsidRPr="00E52BCC">
        <w:t>AS9103</w:t>
      </w:r>
    </w:p>
    <w:p w14:paraId="35AFEBA7" w14:textId="77777777" w:rsidR="002641CC" w:rsidRPr="00E52BCC" w:rsidRDefault="002641CC" w:rsidP="002641CC">
      <w:pPr>
        <w:pStyle w:val="ListParagraph"/>
        <w:numPr>
          <w:ilvl w:val="0"/>
          <w:numId w:val="20"/>
        </w:numPr>
        <w:spacing w:after="0" w:line="240" w:lineRule="auto"/>
      </w:pPr>
      <w:r w:rsidRPr="00E52BCC">
        <w:t>AS9110</w:t>
      </w:r>
    </w:p>
    <w:p w14:paraId="38F03CA9" w14:textId="77777777" w:rsidR="002641CC" w:rsidRPr="00E52BCC" w:rsidRDefault="002641CC" w:rsidP="002641CC">
      <w:pPr>
        <w:pStyle w:val="ListParagraph"/>
        <w:numPr>
          <w:ilvl w:val="0"/>
          <w:numId w:val="20"/>
        </w:numPr>
        <w:spacing w:after="0" w:line="240" w:lineRule="auto"/>
      </w:pPr>
      <w:r w:rsidRPr="00E52BCC">
        <w:t>AS9145</w:t>
      </w:r>
    </w:p>
    <w:p w14:paraId="7353F4CF" w14:textId="77777777" w:rsidR="002641CC" w:rsidRPr="00E52BCC" w:rsidRDefault="002641CC" w:rsidP="002641CC">
      <w:pPr>
        <w:pStyle w:val="Heading1"/>
        <w:rPr>
          <w:sz w:val="22"/>
          <w:szCs w:val="22"/>
        </w:rPr>
      </w:pPr>
      <w:proofErr w:type="spellStart"/>
      <w:r w:rsidRPr="00E52BCC">
        <w:rPr>
          <w:sz w:val="22"/>
          <w:szCs w:val="22"/>
        </w:rPr>
        <w:t>Procesos</w:t>
      </w:r>
      <w:proofErr w:type="spellEnd"/>
      <w:r w:rsidRPr="00E52BCC">
        <w:rPr>
          <w:sz w:val="22"/>
          <w:szCs w:val="22"/>
        </w:rPr>
        <w:t xml:space="preserve"> </w:t>
      </w:r>
      <w:proofErr w:type="spellStart"/>
      <w:r w:rsidRPr="00E52BCC">
        <w:rPr>
          <w:sz w:val="22"/>
          <w:szCs w:val="22"/>
        </w:rPr>
        <w:t>relacionados</w:t>
      </w:r>
      <w:proofErr w:type="spellEnd"/>
    </w:p>
    <w:p w14:paraId="76E3AC19" w14:textId="77777777" w:rsidR="002641CC" w:rsidRPr="00BB1D5C" w:rsidRDefault="002641CC" w:rsidP="002641CC">
      <w:pPr>
        <w:pStyle w:val="NormalWeb"/>
        <w:numPr>
          <w:ilvl w:val="0"/>
          <w:numId w:val="14"/>
        </w:numPr>
        <w:rPr>
          <w:rFonts w:ascii="Calibri" w:hAnsi="Calibri" w:cs="Calibri"/>
          <w:sz w:val="22"/>
          <w:szCs w:val="22"/>
          <w:lang w:val="pt-BR"/>
        </w:rPr>
      </w:pPr>
      <w:r w:rsidRPr="00BB1D5C">
        <w:rPr>
          <w:rStyle w:val="Strong"/>
          <w:rFonts w:ascii="Calibri" w:eastAsiaTheme="majorEastAsia" w:hAnsi="Calibri" w:cs="Calibri"/>
          <w:b w:val="0"/>
          <w:bCs w:val="0"/>
          <w:sz w:val="22"/>
          <w:szCs w:val="22"/>
          <w:lang w:val="pt-BR"/>
        </w:rPr>
        <w:t>Plantilla de proceso de gestión de cambios QMS CMP T-630-01</w:t>
      </w:r>
    </w:p>
    <w:p w14:paraId="174E2183" w14:textId="77777777" w:rsidR="002641CC" w:rsidRPr="00E52BCC" w:rsidRDefault="002641CC" w:rsidP="002641CC">
      <w:pPr>
        <w:pStyle w:val="NormalWeb"/>
        <w:numPr>
          <w:ilvl w:val="0"/>
          <w:numId w:val="14"/>
        </w:numPr>
        <w:rPr>
          <w:rFonts w:ascii="Calibri" w:hAnsi="Calibri" w:cs="Calibri"/>
          <w:sz w:val="22"/>
          <w:szCs w:val="22"/>
        </w:rPr>
      </w:pPr>
      <w:r w:rsidRPr="00E52BCC">
        <w:rPr>
          <w:rFonts w:ascii="Calibri" w:hAnsi="Calibri" w:cs="Calibri"/>
          <w:sz w:val="22"/>
          <w:szCs w:val="22"/>
        </w:rPr>
        <w:t xml:space="preserve">A-530-01 </w:t>
      </w:r>
      <w:proofErr w:type="spellStart"/>
      <w:r w:rsidRPr="00E52BCC">
        <w:rPr>
          <w:rFonts w:ascii="Calibri" w:hAnsi="Calibri" w:cs="Calibri"/>
          <w:sz w:val="22"/>
          <w:szCs w:val="22"/>
        </w:rPr>
        <w:t>Organigrama</w:t>
      </w:r>
      <w:proofErr w:type="spellEnd"/>
      <w:r w:rsidRPr="00E52BCC">
        <w:rPr>
          <w:rFonts w:ascii="Calibri" w:hAnsi="Calibri" w:cs="Calibri"/>
          <w:sz w:val="22"/>
          <w:szCs w:val="22"/>
        </w:rPr>
        <w:t xml:space="preserve"> de Burrana</w:t>
      </w:r>
    </w:p>
    <w:p w14:paraId="2B685DC2" w14:textId="77777777" w:rsidR="002641CC" w:rsidRPr="00E52BCC" w:rsidRDefault="002641CC" w:rsidP="002641CC">
      <w:pPr>
        <w:pStyle w:val="NormalWeb"/>
        <w:numPr>
          <w:ilvl w:val="0"/>
          <w:numId w:val="14"/>
        </w:numPr>
        <w:rPr>
          <w:rFonts w:ascii="Calibri" w:hAnsi="Calibri" w:cs="Calibri"/>
          <w:sz w:val="22"/>
          <w:szCs w:val="22"/>
        </w:rPr>
      </w:pPr>
      <w:r w:rsidRPr="00E52BCC">
        <w:rPr>
          <w:rFonts w:ascii="Calibri" w:hAnsi="Calibri" w:cs="Calibri"/>
          <w:sz w:val="22"/>
          <w:szCs w:val="22"/>
        </w:rPr>
        <w:t>A-600-01 P-D-C-A Directrices</w:t>
      </w:r>
    </w:p>
    <w:p w14:paraId="5DE193AC" w14:textId="77777777" w:rsidR="002641CC" w:rsidRPr="00E52BCC" w:rsidRDefault="002641CC" w:rsidP="002641CC">
      <w:pPr>
        <w:pStyle w:val="NormalWeb"/>
        <w:numPr>
          <w:ilvl w:val="0"/>
          <w:numId w:val="14"/>
        </w:numPr>
        <w:rPr>
          <w:rFonts w:ascii="Calibri" w:hAnsi="Calibri" w:cs="Calibri"/>
          <w:sz w:val="22"/>
          <w:szCs w:val="22"/>
        </w:rPr>
      </w:pPr>
      <w:r w:rsidRPr="00E52BCC">
        <w:rPr>
          <w:rFonts w:ascii="Calibri" w:hAnsi="Calibri" w:cs="Calibri"/>
          <w:sz w:val="22"/>
          <w:szCs w:val="22"/>
        </w:rPr>
        <w:t xml:space="preserve">CORP-P-400-01 </w:t>
      </w:r>
      <w:proofErr w:type="spellStart"/>
      <w:r w:rsidRPr="00E52BCC">
        <w:rPr>
          <w:rFonts w:ascii="Calibri" w:hAnsi="Calibri" w:cs="Calibri"/>
          <w:sz w:val="22"/>
          <w:szCs w:val="22"/>
        </w:rPr>
        <w:t>Contexto</w:t>
      </w:r>
      <w:proofErr w:type="spellEnd"/>
      <w:r w:rsidRPr="00E52BCC">
        <w:rPr>
          <w:rFonts w:ascii="Calibri" w:hAnsi="Calibri" w:cs="Calibri"/>
          <w:sz w:val="22"/>
          <w:szCs w:val="22"/>
        </w:rPr>
        <w:t xml:space="preserve"> </w:t>
      </w:r>
      <w:proofErr w:type="spellStart"/>
      <w:r w:rsidRPr="00E52BCC">
        <w:rPr>
          <w:rFonts w:ascii="Calibri" w:hAnsi="Calibri" w:cs="Calibri"/>
          <w:sz w:val="22"/>
          <w:szCs w:val="22"/>
        </w:rPr>
        <w:t>Organizacional</w:t>
      </w:r>
      <w:proofErr w:type="spellEnd"/>
    </w:p>
    <w:p w14:paraId="31EB102B" w14:textId="77777777" w:rsidR="002641CC" w:rsidRPr="00BB1D5C" w:rsidRDefault="002641CC" w:rsidP="002641CC">
      <w:pPr>
        <w:pStyle w:val="NormalWeb"/>
        <w:numPr>
          <w:ilvl w:val="0"/>
          <w:numId w:val="14"/>
        </w:numPr>
        <w:rPr>
          <w:rFonts w:ascii="Calibri" w:hAnsi="Calibri" w:cs="Calibri"/>
          <w:sz w:val="22"/>
          <w:szCs w:val="22"/>
          <w:lang w:val="pt-BR"/>
        </w:rPr>
      </w:pPr>
      <w:r w:rsidRPr="00BB1D5C">
        <w:rPr>
          <w:rFonts w:ascii="Calibri" w:hAnsi="Calibri" w:cs="Calibri"/>
          <w:sz w:val="22"/>
          <w:szCs w:val="22"/>
          <w:lang w:val="pt-BR"/>
        </w:rPr>
        <w:t>QA-P-610-01 Proceso de Gestión de Riesgos</w:t>
      </w:r>
    </w:p>
    <w:p w14:paraId="21D7FD91" w14:textId="77777777" w:rsidR="002641CC" w:rsidRPr="00BB1D5C" w:rsidRDefault="002641CC" w:rsidP="002641CC">
      <w:pPr>
        <w:pStyle w:val="NormalWeb"/>
        <w:numPr>
          <w:ilvl w:val="0"/>
          <w:numId w:val="14"/>
        </w:numPr>
        <w:rPr>
          <w:rFonts w:ascii="Calibri" w:hAnsi="Calibri" w:cs="Calibri"/>
          <w:sz w:val="22"/>
          <w:szCs w:val="22"/>
          <w:lang w:val="pt-BR"/>
        </w:rPr>
      </w:pPr>
      <w:r w:rsidRPr="00BB1D5C">
        <w:rPr>
          <w:rFonts w:ascii="Calibri" w:hAnsi="Calibri" w:cs="Calibri"/>
          <w:sz w:val="22"/>
          <w:szCs w:val="22"/>
          <w:lang w:val="pt-BR"/>
        </w:rPr>
        <w:t>QA-P-750-01 Control de Información Documentada</w:t>
      </w:r>
    </w:p>
    <w:p w14:paraId="76276323" w14:textId="77777777" w:rsidR="002641CC" w:rsidRPr="00BB1D5C" w:rsidRDefault="002641CC" w:rsidP="002641CC">
      <w:pPr>
        <w:pStyle w:val="NormalWeb"/>
        <w:numPr>
          <w:ilvl w:val="0"/>
          <w:numId w:val="14"/>
        </w:numPr>
        <w:rPr>
          <w:rFonts w:ascii="Calibri" w:hAnsi="Calibri" w:cs="Calibri"/>
          <w:sz w:val="22"/>
          <w:szCs w:val="22"/>
          <w:lang w:val="pt-BR"/>
        </w:rPr>
      </w:pPr>
      <w:r w:rsidRPr="00BB1D5C">
        <w:rPr>
          <w:rFonts w:ascii="Calibri" w:hAnsi="Calibri" w:cs="Calibri"/>
          <w:sz w:val="22"/>
          <w:szCs w:val="22"/>
          <w:lang w:val="pt-BR"/>
        </w:rPr>
        <w:t>CORP-P-810-01 Planificación y Control Operacional</w:t>
      </w:r>
    </w:p>
    <w:p w14:paraId="60133025" w14:textId="77777777" w:rsidR="002641CC" w:rsidRPr="00BB1D5C" w:rsidRDefault="002641CC" w:rsidP="002641CC">
      <w:pPr>
        <w:pStyle w:val="NormalWeb"/>
        <w:numPr>
          <w:ilvl w:val="0"/>
          <w:numId w:val="14"/>
        </w:numPr>
        <w:rPr>
          <w:rFonts w:ascii="Calibri" w:hAnsi="Calibri" w:cs="Calibri"/>
          <w:sz w:val="22"/>
          <w:szCs w:val="22"/>
          <w:lang w:val="pt-BR"/>
        </w:rPr>
      </w:pPr>
      <w:r w:rsidRPr="00BB1D5C">
        <w:rPr>
          <w:rFonts w:ascii="Calibri" w:hAnsi="Calibri" w:cs="Calibri"/>
          <w:sz w:val="22"/>
          <w:szCs w:val="22"/>
          <w:lang w:val="pt-BR"/>
        </w:rPr>
        <w:t>CORP-P-811-01 Gestión de Riesgo Operacional</w:t>
      </w:r>
    </w:p>
    <w:p w14:paraId="5B2AF426" w14:textId="77777777" w:rsidR="002641CC" w:rsidRPr="00BB1D5C" w:rsidRDefault="002641CC" w:rsidP="002641CC">
      <w:pPr>
        <w:rPr>
          <w:lang w:val="pt-BR"/>
        </w:rPr>
      </w:pPr>
    </w:p>
    <w:p w14:paraId="19E5478C" w14:textId="77777777" w:rsidR="002641CC" w:rsidRPr="00BB1D5C" w:rsidRDefault="002641CC" w:rsidP="002641CC">
      <w:pPr>
        <w:pStyle w:val="Heading2"/>
        <w:rPr>
          <w:rFonts w:cs="Calibri"/>
          <w:szCs w:val="22"/>
          <w:lang w:val="pt-BR"/>
        </w:rPr>
      </w:pPr>
      <w:r w:rsidRPr="00BB1D5C">
        <w:rPr>
          <w:rFonts w:cs="Calibri"/>
          <w:szCs w:val="22"/>
          <w:lang w:val="pt-BR"/>
        </w:rPr>
        <w:t>Adiestramiento</w:t>
      </w:r>
    </w:p>
    <w:p w14:paraId="0BF6955D" w14:textId="77777777" w:rsidR="002641CC" w:rsidRPr="00BB1D5C" w:rsidRDefault="002641CC" w:rsidP="002641CC">
      <w:pPr>
        <w:rPr>
          <w:lang w:val="pt-BR"/>
        </w:rPr>
      </w:pPr>
      <w:r w:rsidRPr="00BB1D5C">
        <w:rPr>
          <w:lang w:val="pt-BR"/>
        </w:rPr>
        <w:t>Los empleados involucrados en la Gestión de Riesgos están capacitados en este procedimiento</w:t>
      </w:r>
    </w:p>
    <w:p w14:paraId="0DCCB98D" w14:textId="77777777" w:rsidR="002641CC" w:rsidRPr="00BB1D5C" w:rsidRDefault="002641CC" w:rsidP="002641CC">
      <w:pPr>
        <w:pStyle w:val="Heading2"/>
        <w:rPr>
          <w:rFonts w:cs="Calibri"/>
          <w:szCs w:val="22"/>
          <w:lang w:val="pt-BR"/>
        </w:rPr>
      </w:pPr>
      <w:r w:rsidRPr="00BB1D5C">
        <w:rPr>
          <w:rFonts w:cs="Calibri"/>
          <w:szCs w:val="22"/>
          <w:lang w:val="pt-BR"/>
        </w:rPr>
        <w:t xml:space="preserve">Oportunidades y riesgos </w:t>
      </w:r>
    </w:p>
    <w:p w14:paraId="01F70282" w14:textId="77777777" w:rsidR="002641CC" w:rsidRPr="00BB1D5C" w:rsidRDefault="002641CC" w:rsidP="002641CC">
      <w:pPr>
        <w:rPr>
          <w:lang w:val="pt-BR"/>
        </w:rPr>
      </w:pPr>
      <w:r w:rsidRPr="00BB1D5C">
        <w:rPr>
          <w:lang w:val="pt-BR"/>
        </w:rPr>
        <w:t xml:space="preserve">Este procedimiento (P-600-01 Planificación del Sistema de Gestión de la Calidad) aborda las oportunidades y los riesgos (pensamiento basado en el riesgo). </w:t>
      </w:r>
    </w:p>
    <w:p w14:paraId="7C27F61C" w14:textId="77777777" w:rsidR="002641CC" w:rsidRPr="00BB1D5C" w:rsidRDefault="002641CC" w:rsidP="002641CC">
      <w:pPr>
        <w:rPr>
          <w:lang w:val="pt-BR"/>
        </w:rPr>
      </w:pPr>
      <w:r w:rsidRPr="00BB1D5C">
        <w:rPr>
          <w:lang w:val="pt-BR"/>
        </w:rPr>
        <w:t xml:space="preserve">Burrana hace uso del conocimiento organizacional, las lecciones aprendidas y la experiencia con las actividades asociadas con la Mejora para determinar las oportunidades y los riesgos que deben abordarse y que pueden: </w:t>
      </w:r>
    </w:p>
    <w:p w14:paraId="24199BEB" w14:textId="77777777" w:rsidR="002641CC" w:rsidRPr="00BB1D5C" w:rsidRDefault="002641CC" w:rsidP="002641CC">
      <w:pPr>
        <w:pStyle w:val="ListParagraph"/>
        <w:numPr>
          <w:ilvl w:val="0"/>
          <w:numId w:val="15"/>
        </w:numPr>
        <w:rPr>
          <w:lang w:val="pt-BR"/>
        </w:rPr>
      </w:pPr>
      <w:r w:rsidRPr="00BB1D5C">
        <w:rPr>
          <w:lang w:val="pt-BR"/>
        </w:rPr>
        <w:t>Da la seguridad de que el procedimiento puede lograr los resultados previstos.</w:t>
      </w:r>
    </w:p>
    <w:p w14:paraId="057F47A3" w14:textId="77777777" w:rsidR="002641CC" w:rsidRPr="00BB1D5C" w:rsidRDefault="002641CC" w:rsidP="002641CC">
      <w:pPr>
        <w:pStyle w:val="ListParagraph"/>
        <w:numPr>
          <w:ilvl w:val="0"/>
          <w:numId w:val="15"/>
        </w:numPr>
        <w:rPr>
          <w:lang w:val="pt-BR"/>
        </w:rPr>
      </w:pPr>
      <w:r w:rsidRPr="00BB1D5C">
        <w:rPr>
          <w:lang w:val="pt-BR"/>
        </w:rPr>
        <w:t>Mejorar los efectos deseables y prevenir o reducir los efectos no deseados.</w:t>
      </w:r>
    </w:p>
    <w:p w14:paraId="7EEBF3B4" w14:textId="77777777" w:rsidR="002641CC" w:rsidRPr="00E52BCC" w:rsidRDefault="002641CC" w:rsidP="002641CC">
      <w:pPr>
        <w:pStyle w:val="ListParagraph"/>
        <w:numPr>
          <w:ilvl w:val="0"/>
          <w:numId w:val="15"/>
        </w:numPr>
      </w:pPr>
      <w:proofErr w:type="spellStart"/>
      <w:r w:rsidRPr="00E52BCC">
        <w:t>Lograr</w:t>
      </w:r>
      <w:proofErr w:type="spellEnd"/>
      <w:r w:rsidRPr="00E52BCC">
        <w:t xml:space="preserve"> la </w:t>
      </w:r>
      <w:proofErr w:type="spellStart"/>
      <w:r w:rsidRPr="00E52BCC">
        <w:t>mejora</w:t>
      </w:r>
      <w:proofErr w:type="spellEnd"/>
      <w:r w:rsidRPr="00E52BCC">
        <w:t xml:space="preserve">.  </w:t>
      </w:r>
    </w:p>
    <w:p w14:paraId="10B683A1" w14:textId="21866E84" w:rsidR="002641CC" w:rsidRPr="002641CC" w:rsidRDefault="002641CC" w:rsidP="00B23641">
      <w:pPr>
        <w:pStyle w:val="ListParagraph"/>
        <w:numPr>
          <w:ilvl w:val="0"/>
          <w:numId w:val="15"/>
        </w:numPr>
        <w:rPr>
          <w:lang w:val="pt-BR"/>
        </w:rPr>
      </w:pPr>
      <w:r w:rsidRPr="002641CC">
        <w:rPr>
          <w:lang w:val="pt-BR"/>
        </w:rPr>
        <w:t>Siempre que sea necesario, esta información se documenta.</w:t>
      </w:r>
    </w:p>
    <w:sectPr w:rsidR="002641CC" w:rsidRPr="002641CC" w:rsidSect="00A47D34">
      <w:headerReference w:type="default" r:id="rId10"/>
      <w:footerReference w:type="default" r:id="rId11"/>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211B2" w14:textId="77777777" w:rsidR="00061ECD" w:rsidRDefault="00061ECD" w:rsidP="007C4F15">
      <w:r>
        <w:separator/>
      </w:r>
    </w:p>
  </w:endnote>
  <w:endnote w:type="continuationSeparator" w:id="0">
    <w:p w14:paraId="40E2A9F9" w14:textId="77777777" w:rsidR="00061ECD" w:rsidRDefault="00061ECD" w:rsidP="007C4F15">
      <w:r>
        <w:continuationSeparator/>
      </w:r>
    </w:p>
  </w:endnote>
  <w:endnote w:type="continuationNotice" w:id="1">
    <w:p w14:paraId="4B1BACE1" w14:textId="77777777" w:rsidR="00061ECD" w:rsidRDefault="00061E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944" w14:textId="2F6F82D4" w:rsidR="00725CCC" w:rsidRPr="00725CCC" w:rsidRDefault="00725CCC" w:rsidP="00725CCC">
    <w:pPr>
      <w:pBdr>
        <w:top w:val="single" w:sz="4" w:space="1" w:color="auto"/>
      </w:pBdr>
      <w:spacing w:after="0" w:line="240" w:lineRule="auto"/>
      <w:rPr>
        <w:sz w:val="20"/>
        <w:szCs w:val="20"/>
      </w:rPr>
    </w:pPr>
    <w:r w:rsidRPr="00725CCC">
      <w:rPr>
        <w:sz w:val="20"/>
        <w:szCs w:val="20"/>
      </w:rPr>
      <w:t xml:space="preserve">This document for use at all Burrana locations unless superseded by a higher-level regulatory document. </w:t>
    </w:r>
  </w:p>
  <w:p w14:paraId="4A04F995" w14:textId="40C01D19" w:rsidR="00725CCC" w:rsidRDefault="00725CCC" w:rsidP="00724B46">
    <w:pPr>
      <w:pBdr>
        <w:top w:val="single" w:sz="4" w:space="1" w:color="auto"/>
      </w:pBdr>
      <w:tabs>
        <w:tab w:val="right" w:pos="10773"/>
      </w:tabs>
      <w:spacing w:after="0" w:line="240" w:lineRule="auto"/>
    </w:pPr>
    <w:r w:rsidRPr="00E9588B">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rPr>
        <w:noProof/>
      </w:rPr>
      <w:t>1</w:t>
    </w:r>
    <w:r>
      <w:fldChar w:fldCharType="end"/>
    </w:r>
    <w:r>
      <w:t xml:space="preserve"> of </w:t>
    </w:r>
    <w:fldSimple w:instr=" SECTIONPAGES   \* MERGEFORMAT ">
      <w:r w:rsidR="002641CC">
        <w:rPr>
          <w:noProof/>
        </w:rPr>
        <w:t>5</w:t>
      </w:r>
    </w:fldSimple>
    <w:r w:rsidR="00A30CFD">
      <w:t xml:space="preserve"> (</w:t>
    </w:r>
    <w:r>
      <w:fldChar w:fldCharType="begin"/>
    </w:r>
    <w:r>
      <w:instrText xml:space="preserve"> NUMPAGES  \# "0"  \* MERGEFORMAT </w:instrText>
    </w:r>
    <w:r>
      <w:fldChar w:fldCharType="separate"/>
    </w:r>
    <w:r>
      <w:rPr>
        <w:noProof/>
      </w:rPr>
      <w:t>2</w:t>
    </w:r>
    <w:r>
      <w:fldChar w:fldCharType="end"/>
    </w:r>
    <w:r w:rsidR="00A30CF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63797B26"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proofErr w:type="spellStart"/>
    <w:ins w:id="1" w:author="Damien Mills" w:date="2024-12-13T15:01:00Z" w16du:dateUtc="2024-12-13T04:01:00Z">
      <w:r w:rsidRPr="00724B46">
        <w:rPr>
          <w:lang w:val="es-ES"/>
        </w:rPr>
        <w:t>of</w:t>
      </w:r>
      <w:proofErr w:type="spellEnd"/>
      <w:r w:rsidRPr="00724B46">
        <w:rPr>
          <w:lang w:val="es-ES"/>
        </w:rPr>
        <w:t xml:space="preserve"> </w:t>
      </w:r>
      <w:r>
        <w:rPr>
          <w:lang w:val="es-ES"/>
        </w:rPr>
        <w:fldChar w:fldCharType="begin"/>
      </w:r>
      <w:r>
        <w:rPr>
          <w:lang w:val="es-ES"/>
        </w:rPr>
        <w:instrText xml:space="preserve"> SECTIONPAGES  \# "0"  \* MERGEFORMAT </w:instrText>
      </w:r>
      <w:r>
        <w:rPr>
          <w:lang w:val="es-ES"/>
        </w:rPr>
        <w:fldChar w:fldCharType="separate"/>
      </w:r>
    </w:ins>
    <w:r w:rsidR="002641CC">
      <w:rPr>
        <w:noProof/>
        <w:lang w:val="es-ES"/>
      </w:rPr>
      <w:t>5</w:t>
    </w:r>
    <w:ins w:id="2"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2C50" w14:textId="77777777" w:rsidR="00061ECD" w:rsidRDefault="00061ECD" w:rsidP="007C4F15">
      <w:r>
        <w:separator/>
      </w:r>
    </w:p>
  </w:footnote>
  <w:footnote w:type="continuationSeparator" w:id="0">
    <w:p w14:paraId="1565C0F3" w14:textId="77777777" w:rsidR="00061ECD" w:rsidRDefault="00061ECD" w:rsidP="007C4F15">
      <w:r>
        <w:continuationSeparator/>
      </w:r>
    </w:p>
  </w:footnote>
  <w:footnote w:type="continuationNotice" w:id="1">
    <w:p w14:paraId="71970AEC" w14:textId="77777777" w:rsidR="00061ECD" w:rsidRDefault="00061E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260"/>
      <w:gridCol w:w="810"/>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C4F15">
          <w:pPr>
            <w:pStyle w:val="Header"/>
          </w:pPr>
          <w:r>
            <w:rPr>
              <w:noProof/>
            </w:rPr>
            <w:drawing>
              <wp:anchor distT="0" distB="0" distL="114300" distR="114300" simplePos="0" relativeHeight="251658241"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1258376225"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A47D34">
      <w:tc>
        <w:tcPr>
          <w:tcW w:w="2126" w:type="dxa"/>
        </w:tcPr>
        <w:p w14:paraId="438371B2" w14:textId="752C76D7" w:rsidR="00A47D34" w:rsidRPr="00166E84" w:rsidRDefault="00A47D34" w:rsidP="00166E84">
          <w:pPr>
            <w:pStyle w:val="Header"/>
            <w:tabs>
              <w:tab w:val="clear" w:pos="4680"/>
              <w:tab w:val="clear" w:pos="9360"/>
            </w:tabs>
            <w:spacing w:before="120"/>
            <w:jc w:val="center"/>
            <w:rPr>
              <w:b/>
              <w:bCs/>
            </w:rPr>
          </w:pPr>
        </w:p>
      </w:tc>
      <w:tc>
        <w:tcPr>
          <w:tcW w:w="5879" w:type="dxa"/>
        </w:tcPr>
        <w:p w14:paraId="24AD9F6B" w14:textId="3FE75CAB" w:rsidR="00A47D34" w:rsidRPr="00166E84" w:rsidRDefault="005115B1" w:rsidP="00166E84">
          <w:pPr>
            <w:pStyle w:val="Header"/>
            <w:tabs>
              <w:tab w:val="clear" w:pos="4680"/>
              <w:tab w:val="clear" w:pos="9360"/>
            </w:tabs>
            <w:spacing w:before="120"/>
            <w:jc w:val="center"/>
            <w:rPr>
              <w:b/>
              <w:bCs/>
            </w:rPr>
          </w:pPr>
          <w:r>
            <w:rPr>
              <w:b/>
              <w:bCs/>
            </w:rPr>
            <w:t>Planning</w:t>
          </w:r>
        </w:p>
      </w:tc>
      <w:tc>
        <w:tcPr>
          <w:tcW w:w="1260" w:type="dxa"/>
        </w:tcPr>
        <w:p w14:paraId="33C998F9" w14:textId="447FC167" w:rsidR="00A47D34" w:rsidRPr="00166E84" w:rsidRDefault="00202E85" w:rsidP="00166E84">
          <w:pPr>
            <w:pStyle w:val="Header"/>
            <w:tabs>
              <w:tab w:val="clear" w:pos="4680"/>
              <w:tab w:val="clear" w:pos="9360"/>
            </w:tabs>
            <w:spacing w:before="120"/>
            <w:jc w:val="center"/>
            <w:rPr>
              <w:b/>
              <w:bCs/>
            </w:rPr>
          </w:pPr>
          <w:r>
            <w:t>P-600-01</w:t>
          </w:r>
        </w:p>
      </w:tc>
      <w:tc>
        <w:tcPr>
          <w:tcW w:w="810" w:type="dxa"/>
        </w:tcPr>
        <w:p w14:paraId="57FE5EC6" w14:textId="6E7A7C07" w:rsidR="00A47D34" w:rsidRPr="00166E84" w:rsidRDefault="00A47D34" w:rsidP="00166E84">
          <w:pPr>
            <w:pStyle w:val="Header"/>
            <w:tabs>
              <w:tab w:val="clear" w:pos="4680"/>
              <w:tab w:val="clear" w:pos="9360"/>
            </w:tabs>
            <w:spacing w:before="120"/>
            <w:jc w:val="center"/>
            <w:rPr>
              <w:b/>
              <w:bCs/>
            </w:rPr>
          </w:pPr>
          <w:r w:rsidRPr="00EC653B">
            <w:t>Rev:</w:t>
          </w:r>
        </w:p>
      </w:tc>
      <w:tc>
        <w:tcPr>
          <w:tcW w:w="557" w:type="dxa"/>
        </w:tcPr>
        <w:p w14:paraId="11D02CF6" w14:textId="4989CCA8" w:rsidR="00A47D34" w:rsidRPr="00202E85" w:rsidRDefault="00202E85" w:rsidP="00166E84">
          <w:pPr>
            <w:pStyle w:val="Header"/>
            <w:tabs>
              <w:tab w:val="clear" w:pos="4680"/>
              <w:tab w:val="clear" w:pos="9360"/>
            </w:tabs>
            <w:spacing w:before="120"/>
            <w:jc w:val="center"/>
          </w:pPr>
          <w:r w:rsidRPr="00202E85">
            <w:t>C</w:t>
          </w:r>
        </w:p>
      </w:tc>
    </w:tr>
  </w:tbl>
  <w:p w14:paraId="76E14F7C" w14:textId="324BCA12" w:rsidR="00B57B1C" w:rsidRDefault="00E67D51" w:rsidP="00E67D51">
    <w:pPr>
      <w:pStyle w:val="Header"/>
      <w:pBdr>
        <w:bottom w:val="single" w:sz="4" w:space="1" w:color="auto"/>
      </w:pBdr>
      <w:tabs>
        <w:tab w:val="clear" w:pos="4680"/>
        <w:tab w:val="clear" w:pos="9360"/>
        <w:tab w:val="left" w:pos="9555"/>
      </w:tabs>
      <w:ind w:right="31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58240"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2C0F14D6" w:rsidR="00A47D34" w:rsidRPr="00166E84" w:rsidRDefault="00A47D34" w:rsidP="00166E84">
          <w:pPr>
            <w:pStyle w:val="Header"/>
            <w:tabs>
              <w:tab w:val="clear" w:pos="4680"/>
              <w:tab w:val="clear" w:pos="9360"/>
            </w:tabs>
            <w:spacing w:before="120"/>
            <w:jc w:val="center"/>
            <w:rPr>
              <w:b/>
              <w:bCs/>
            </w:rPr>
          </w:pPr>
          <w:proofErr w:type="spellStart"/>
          <w:r>
            <w:rPr>
              <w:b/>
              <w:bCs/>
            </w:rPr>
            <w:t>Título</w:t>
          </w:r>
          <w:proofErr w:type="spellEnd"/>
          <w:r>
            <w:rPr>
              <w:b/>
              <w:bCs/>
            </w:rPr>
            <w:t xml:space="preserve"> del </w:t>
          </w:r>
          <w:proofErr w:type="spellStart"/>
          <w:r>
            <w:rPr>
              <w:b/>
              <w:bCs/>
            </w:rPr>
            <w:t>documento</w:t>
          </w:r>
          <w:proofErr w:type="spellEnd"/>
        </w:p>
      </w:tc>
      <w:tc>
        <w:tcPr>
          <w:tcW w:w="1440" w:type="dxa"/>
        </w:tcPr>
        <w:p w14:paraId="2A65B3AA" w14:textId="12DCF5E8" w:rsidR="00A47D34" w:rsidRPr="00166E84" w:rsidRDefault="00A47D34" w:rsidP="00166E84">
          <w:pPr>
            <w:pStyle w:val="Header"/>
            <w:tabs>
              <w:tab w:val="clear" w:pos="4680"/>
              <w:tab w:val="clear" w:pos="9360"/>
            </w:tabs>
            <w:spacing w:before="120"/>
            <w:jc w:val="center"/>
            <w:rPr>
              <w:b/>
              <w:bCs/>
            </w:rPr>
          </w:pPr>
          <w:r w:rsidRPr="00EC653B">
            <w:t>P-</w:t>
          </w:r>
          <w:r w:rsidR="00A62DD5">
            <w:t>000-00</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40E7330B" w:rsidR="00A47D34" w:rsidRPr="00166E84" w:rsidRDefault="00A62DD5" w:rsidP="00166E84">
          <w:pPr>
            <w:pStyle w:val="Header"/>
            <w:tabs>
              <w:tab w:val="clear" w:pos="4680"/>
              <w:tab w:val="clear" w:pos="9360"/>
            </w:tabs>
            <w:spacing w:before="120"/>
            <w:jc w:val="center"/>
            <w:rPr>
              <w:b/>
              <w:bCs/>
            </w:rPr>
          </w:pPr>
          <w:r>
            <w:t>X</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83A"/>
    <w:multiLevelType w:val="multilevel"/>
    <w:tmpl w:val="04B2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47CB"/>
    <w:multiLevelType w:val="multilevel"/>
    <w:tmpl w:val="D74A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276"/>
    <w:multiLevelType w:val="multilevel"/>
    <w:tmpl w:val="2D6A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F56A50"/>
    <w:multiLevelType w:val="hybridMultilevel"/>
    <w:tmpl w:val="13168EDE"/>
    <w:lvl w:ilvl="0" w:tplc="C35ADC74">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4615082"/>
    <w:multiLevelType w:val="multilevel"/>
    <w:tmpl w:val="B706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0B0E7A"/>
    <w:multiLevelType w:val="hybridMultilevel"/>
    <w:tmpl w:val="02B64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D864585"/>
    <w:multiLevelType w:val="hybridMultilevel"/>
    <w:tmpl w:val="71D0AFFC"/>
    <w:lvl w:ilvl="0" w:tplc="C35ADC7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8542912">
    <w:abstractNumId w:val="18"/>
  </w:num>
  <w:num w:numId="2" w16cid:durableId="336615081">
    <w:abstractNumId w:val="12"/>
  </w:num>
  <w:num w:numId="3" w16cid:durableId="1391733727">
    <w:abstractNumId w:val="9"/>
  </w:num>
  <w:num w:numId="4" w16cid:durableId="2031684267">
    <w:abstractNumId w:val="20"/>
  </w:num>
  <w:num w:numId="5" w16cid:durableId="324482240">
    <w:abstractNumId w:val="15"/>
  </w:num>
  <w:num w:numId="6" w16cid:durableId="1062631323">
    <w:abstractNumId w:val="11"/>
  </w:num>
  <w:num w:numId="7" w16cid:durableId="95289879">
    <w:abstractNumId w:val="4"/>
  </w:num>
  <w:num w:numId="8" w16cid:durableId="1183975246">
    <w:abstractNumId w:val="19"/>
  </w:num>
  <w:num w:numId="9" w16cid:durableId="163514665">
    <w:abstractNumId w:val="7"/>
  </w:num>
  <w:num w:numId="10" w16cid:durableId="283578515">
    <w:abstractNumId w:val="3"/>
  </w:num>
  <w:num w:numId="11" w16cid:durableId="1717198003">
    <w:abstractNumId w:val="16"/>
  </w:num>
  <w:num w:numId="12" w16cid:durableId="1896891178">
    <w:abstractNumId w:val="13"/>
  </w:num>
  <w:num w:numId="13" w16cid:durableId="290404091">
    <w:abstractNumId w:val="17"/>
  </w:num>
  <w:num w:numId="14" w16cid:durableId="71631236">
    <w:abstractNumId w:val="14"/>
  </w:num>
  <w:num w:numId="15" w16cid:durableId="117839270">
    <w:abstractNumId w:val="10"/>
  </w:num>
  <w:num w:numId="16" w16cid:durableId="837113299">
    <w:abstractNumId w:val="6"/>
  </w:num>
  <w:num w:numId="17" w16cid:durableId="1838227825">
    <w:abstractNumId w:val="1"/>
  </w:num>
  <w:num w:numId="18" w16cid:durableId="1221558260">
    <w:abstractNumId w:val="2"/>
  </w:num>
  <w:num w:numId="19" w16cid:durableId="1589919795">
    <w:abstractNumId w:val="8"/>
  </w:num>
  <w:num w:numId="20" w16cid:durableId="1094744238">
    <w:abstractNumId w:val="5"/>
  </w:num>
  <w:num w:numId="21" w16cid:durableId="519127372">
    <w:abstractNumId w:val="0"/>
  </w:num>
  <w:num w:numId="22" w16cid:durableId="617568625">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050F0"/>
    <w:rsid w:val="00016F5E"/>
    <w:rsid w:val="00025BD2"/>
    <w:rsid w:val="00026EC2"/>
    <w:rsid w:val="000452A8"/>
    <w:rsid w:val="00054F79"/>
    <w:rsid w:val="00061ECD"/>
    <w:rsid w:val="0008317D"/>
    <w:rsid w:val="000875F7"/>
    <w:rsid w:val="000A4EBB"/>
    <w:rsid w:val="000E1655"/>
    <w:rsid w:val="00114F6D"/>
    <w:rsid w:val="00137222"/>
    <w:rsid w:val="00137717"/>
    <w:rsid w:val="00143679"/>
    <w:rsid w:val="00152395"/>
    <w:rsid w:val="001624A5"/>
    <w:rsid w:val="00166A55"/>
    <w:rsid w:val="00166E84"/>
    <w:rsid w:val="00183642"/>
    <w:rsid w:val="00183965"/>
    <w:rsid w:val="00184B46"/>
    <w:rsid w:val="001C14CA"/>
    <w:rsid w:val="001D1C62"/>
    <w:rsid w:val="001E6784"/>
    <w:rsid w:val="001F2707"/>
    <w:rsid w:val="00202E85"/>
    <w:rsid w:val="00204047"/>
    <w:rsid w:val="00207DFC"/>
    <w:rsid w:val="002376C3"/>
    <w:rsid w:val="00254539"/>
    <w:rsid w:val="00255D33"/>
    <w:rsid w:val="00257BC8"/>
    <w:rsid w:val="002641CC"/>
    <w:rsid w:val="00270523"/>
    <w:rsid w:val="002705A8"/>
    <w:rsid w:val="00280A30"/>
    <w:rsid w:val="00284AC7"/>
    <w:rsid w:val="0028783E"/>
    <w:rsid w:val="002B1CE6"/>
    <w:rsid w:val="002C3EC8"/>
    <w:rsid w:val="002D4291"/>
    <w:rsid w:val="002F51DE"/>
    <w:rsid w:val="003006DF"/>
    <w:rsid w:val="00317536"/>
    <w:rsid w:val="003319A9"/>
    <w:rsid w:val="00371D55"/>
    <w:rsid w:val="003859ED"/>
    <w:rsid w:val="003874A1"/>
    <w:rsid w:val="00397FF5"/>
    <w:rsid w:val="003A7971"/>
    <w:rsid w:val="003B19FD"/>
    <w:rsid w:val="003C170B"/>
    <w:rsid w:val="003E06D5"/>
    <w:rsid w:val="003E23DC"/>
    <w:rsid w:val="003F25D2"/>
    <w:rsid w:val="004008C5"/>
    <w:rsid w:val="00404754"/>
    <w:rsid w:val="00406E9E"/>
    <w:rsid w:val="00433621"/>
    <w:rsid w:val="0045066D"/>
    <w:rsid w:val="004509E4"/>
    <w:rsid w:val="004536F0"/>
    <w:rsid w:val="004539CF"/>
    <w:rsid w:val="00461D2B"/>
    <w:rsid w:val="004975F3"/>
    <w:rsid w:val="004A2659"/>
    <w:rsid w:val="004A517F"/>
    <w:rsid w:val="004B0935"/>
    <w:rsid w:val="004D4F2E"/>
    <w:rsid w:val="00501CE0"/>
    <w:rsid w:val="005115B1"/>
    <w:rsid w:val="00540DDA"/>
    <w:rsid w:val="00545B3E"/>
    <w:rsid w:val="00556843"/>
    <w:rsid w:val="00556C83"/>
    <w:rsid w:val="00567C85"/>
    <w:rsid w:val="0058601E"/>
    <w:rsid w:val="00593B26"/>
    <w:rsid w:val="005A36E1"/>
    <w:rsid w:val="005D1DB1"/>
    <w:rsid w:val="005D4AAF"/>
    <w:rsid w:val="005E4EB7"/>
    <w:rsid w:val="005F2D3B"/>
    <w:rsid w:val="00602DDA"/>
    <w:rsid w:val="00611CF1"/>
    <w:rsid w:val="00622094"/>
    <w:rsid w:val="00625774"/>
    <w:rsid w:val="00641E45"/>
    <w:rsid w:val="00643233"/>
    <w:rsid w:val="00647C5B"/>
    <w:rsid w:val="006713F8"/>
    <w:rsid w:val="006937B8"/>
    <w:rsid w:val="006C4318"/>
    <w:rsid w:val="006F0DF4"/>
    <w:rsid w:val="0071546C"/>
    <w:rsid w:val="00724B46"/>
    <w:rsid w:val="00725CCC"/>
    <w:rsid w:val="00733EDE"/>
    <w:rsid w:val="00791F4B"/>
    <w:rsid w:val="007B5ABC"/>
    <w:rsid w:val="007B76F2"/>
    <w:rsid w:val="007C3145"/>
    <w:rsid w:val="007C4F15"/>
    <w:rsid w:val="007D10DD"/>
    <w:rsid w:val="007D4247"/>
    <w:rsid w:val="007D56E2"/>
    <w:rsid w:val="0081064C"/>
    <w:rsid w:val="0083576F"/>
    <w:rsid w:val="00836E03"/>
    <w:rsid w:val="00840AC0"/>
    <w:rsid w:val="0085652B"/>
    <w:rsid w:val="00856535"/>
    <w:rsid w:val="00857347"/>
    <w:rsid w:val="008674FF"/>
    <w:rsid w:val="008800A1"/>
    <w:rsid w:val="00881AC8"/>
    <w:rsid w:val="008A1A50"/>
    <w:rsid w:val="008B48FA"/>
    <w:rsid w:val="008C0D7E"/>
    <w:rsid w:val="008C42D6"/>
    <w:rsid w:val="009266DF"/>
    <w:rsid w:val="009309B1"/>
    <w:rsid w:val="0093280D"/>
    <w:rsid w:val="0094476E"/>
    <w:rsid w:val="0095257D"/>
    <w:rsid w:val="00995C10"/>
    <w:rsid w:val="009A3B91"/>
    <w:rsid w:val="009C2A5E"/>
    <w:rsid w:val="009C3F8C"/>
    <w:rsid w:val="009E3B5B"/>
    <w:rsid w:val="009F4C0F"/>
    <w:rsid w:val="009F5A73"/>
    <w:rsid w:val="00A015C1"/>
    <w:rsid w:val="00A13321"/>
    <w:rsid w:val="00A25100"/>
    <w:rsid w:val="00A27C3D"/>
    <w:rsid w:val="00A30CFD"/>
    <w:rsid w:val="00A4271B"/>
    <w:rsid w:val="00A42C4F"/>
    <w:rsid w:val="00A47D34"/>
    <w:rsid w:val="00A62DD5"/>
    <w:rsid w:val="00A76A2B"/>
    <w:rsid w:val="00A80A5E"/>
    <w:rsid w:val="00AA12B0"/>
    <w:rsid w:val="00AA4E4A"/>
    <w:rsid w:val="00AC2FEC"/>
    <w:rsid w:val="00AC3066"/>
    <w:rsid w:val="00AC6442"/>
    <w:rsid w:val="00AD574D"/>
    <w:rsid w:val="00AD602A"/>
    <w:rsid w:val="00AD6D8D"/>
    <w:rsid w:val="00AE00B4"/>
    <w:rsid w:val="00AE0C17"/>
    <w:rsid w:val="00AE7D3D"/>
    <w:rsid w:val="00B2023C"/>
    <w:rsid w:val="00B308FC"/>
    <w:rsid w:val="00B57B1C"/>
    <w:rsid w:val="00B76E40"/>
    <w:rsid w:val="00B81CC4"/>
    <w:rsid w:val="00B82F1A"/>
    <w:rsid w:val="00B908E6"/>
    <w:rsid w:val="00B91051"/>
    <w:rsid w:val="00B916C1"/>
    <w:rsid w:val="00B92E88"/>
    <w:rsid w:val="00B962BE"/>
    <w:rsid w:val="00BA7349"/>
    <w:rsid w:val="00BC0068"/>
    <w:rsid w:val="00BD233E"/>
    <w:rsid w:val="00BE5E16"/>
    <w:rsid w:val="00C16BB3"/>
    <w:rsid w:val="00C17678"/>
    <w:rsid w:val="00C7225C"/>
    <w:rsid w:val="00C75958"/>
    <w:rsid w:val="00C81338"/>
    <w:rsid w:val="00CC1A40"/>
    <w:rsid w:val="00CD640F"/>
    <w:rsid w:val="00CE45FB"/>
    <w:rsid w:val="00CF1C43"/>
    <w:rsid w:val="00D21665"/>
    <w:rsid w:val="00D40D29"/>
    <w:rsid w:val="00D45A82"/>
    <w:rsid w:val="00D47A5B"/>
    <w:rsid w:val="00D5141D"/>
    <w:rsid w:val="00D52858"/>
    <w:rsid w:val="00DA64F4"/>
    <w:rsid w:val="00DB04E0"/>
    <w:rsid w:val="00DB13D3"/>
    <w:rsid w:val="00DB78AB"/>
    <w:rsid w:val="00DC6074"/>
    <w:rsid w:val="00E1049B"/>
    <w:rsid w:val="00E264F2"/>
    <w:rsid w:val="00E52BCC"/>
    <w:rsid w:val="00E54CAD"/>
    <w:rsid w:val="00E67D51"/>
    <w:rsid w:val="00E70A8C"/>
    <w:rsid w:val="00E74278"/>
    <w:rsid w:val="00E9588B"/>
    <w:rsid w:val="00EB25D4"/>
    <w:rsid w:val="00EC0A2F"/>
    <w:rsid w:val="00EC4011"/>
    <w:rsid w:val="00EC653B"/>
    <w:rsid w:val="00EC6BB3"/>
    <w:rsid w:val="00ED425C"/>
    <w:rsid w:val="00EE544E"/>
    <w:rsid w:val="00EE7361"/>
    <w:rsid w:val="00F14161"/>
    <w:rsid w:val="00F248C1"/>
    <w:rsid w:val="00F249CC"/>
    <w:rsid w:val="00F27FE2"/>
    <w:rsid w:val="00F3301D"/>
    <w:rsid w:val="00F4381F"/>
    <w:rsid w:val="00F465A2"/>
    <w:rsid w:val="00F5128C"/>
    <w:rsid w:val="00F522C7"/>
    <w:rsid w:val="00F827C0"/>
    <w:rsid w:val="00F91609"/>
    <w:rsid w:val="00FA5BD2"/>
    <w:rsid w:val="00FB3806"/>
    <w:rsid w:val="00FB3D28"/>
    <w:rsid w:val="00FB6ED3"/>
    <w:rsid w:val="00FC72EB"/>
    <w:rsid w:val="00FE4E6A"/>
    <w:rsid w:val="00FF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paragraph" w:styleId="NormalWeb">
    <w:name w:val="Normal (Web)"/>
    <w:basedOn w:val="Normal"/>
    <w:uiPriority w:val="99"/>
    <w:semiHidden/>
    <w:unhideWhenUsed/>
    <w:rsid w:val="003175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65A2"/>
    <w:rPr>
      <w:b/>
      <w:bCs/>
    </w:rPr>
  </w:style>
  <w:style w:type="character" w:styleId="CommentReference">
    <w:name w:val="annotation reference"/>
    <w:basedOn w:val="DefaultParagraphFont"/>
    <w:uiPriority w:val="99"/>
    <w:semiHidden/>
    <w:unhideWhenUsed/>
    <w:rsid w:val="00995C10"/>
    <w:rPr>
      <w:sz w:val="16"/>
      <w:szCs w:val="16"/>
    </w:rPr>
  </w:style>
  <w:style w:type="paragraph" w:styleId="CommentText">
    <w:name w:val="annotation text"/>
    <w:basedOn w:val="Normal"/>
    <w:link w:val="CommentTextChar"/>
    <w:uiPriority w:val="99"/>
    <w:semiHidden/>
    <w:unhideWhenUsed/>
    <w:rsid w:val="00995C10"/>
    <w:pPr>
      <w:spacing w:line="240" w:lineRule="auto"/>
    </w:pPr>
    <w:rPr>
      <w:sz w:val="20"/>
      <w:szCs w:val="20"/>
    </w:rPr>
  </w:style>
  <w:style w:type="character" w:customStyle="1" w:styleId="CommentTextChar">
    <w:name w:val="Comment Text Char"/>
    <w:basedOn w:val="DefaultParagraphFont"/>
    <w:link w:val="CommentText"/>
    <w:uiPriority w:val="99"/>
    <w:semiHidden/>
    <w:rsid w:val="00995C10"/>
    <w:rPr>
      <w:rFonts w:ascii="Calibri" w:eastAsiaTheme="minorEastAsia"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95C10"/>
    <w:rPr>
      <w:b/>
      <w:bCs/>
    </w:rPr>
  </w:style>
  <w:style w:type="character" w:customStyle="1" w:styleId="CommentSubjectChar">
    <w:name w:val="Comment Subject Char"/>
    <w:basedOn w:val="CommentTextChar"/>
    <w:link w:val="CommentSubject"/>
    <w:uiPriority w:val="99"/>
    <w:semiHidden/>
    <w:rsid w:val="00995C10"/>
    <w:rPr>
      <w:rFonts w:ascii="Calibri" w:eastAsiaTheme="minorEastAsia"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7998">
      <w:bodyDiv w:val="1"/>
      <w:marLeft w:val="0"/>
      <w:marRight w:val="0"/>
      <w:marTop w:val="0"/>
      <w:marBottom w:val="0"/>
      <w:divBdr>
        <w:top w:val="none" w:sz="0" w:space="0" w:color="auto"/>
        <w:left w:val="none" w:sz="0" w:space="0" w:color="auto"/>
        <w:bottom w:val="none" w:sz="0" w:space="0" w:color="auto"/>
        <w:right w:val="none" w:sz="0" w:space="0" w:color="auto"/>
      </w:divBdr>
    </w:div>
    <w:div w:id="14504066">
      <w:bodyDiv w:val="1"/>
      <w:marLeft w:val="0"/>
      <w:marRight w:val="0"/>
      <w:marTop w:val="0"/>
      <w:marBottom w:val="0"/>
      <w:divBdr>
        <w:top w:val="none" w:sz="0" w:space="0" w:color="auto"/>
        <w:left w:val="none" w:sz="0" w:space="0" w:color="auto"/>
        <w:bottom w:val="none" w:sz="0" w:space="0" w:color="auto"/>
        <w:right w:val="none" w:sz="0" w:space="0" w:color="auto"/>
      </w:divBdr>
    </w:div>
    <w:div w:id="541408443">
      <w:bodyDiv w:val="1"/>
      <w:marLeft w:val="0"/>
      <w:marRight w:val="0"/>
      <w:marTop w:val="0"/>
      <w:marBottom w:val="0"/>
      <w:divBdr>
        <w:top w:val="none" w:sz="0" w:space="0" w:color="auto"/>
        <w:left w:val="none" w:sz="0" w:space="0" w:color="auto"/>
        <w:bottom w:val="none" w:sz="0" w:space="0" w:color="auto"/>
        <w:right w:val="none" w:sz="0" w:space="0" w:color="auto"/>
      </w:divBdr>
    </w:div>
    <w:div w:id="625745118">
      <w:bodyDiv w:val="1"/>
      <w:marLeft w:val="0"/>
      <w:marRight w:val="0"/>
      <w:marTop w:val="0"/>
      <w:marBottom w:val="0"/>
      <w:divBdr>
        <w:top w:val="none" w:sz="0" w:space="0" w:color="auto"/>
        <w:left w:val="none" w:sz="0" w:space="0" w:color="auto"/>
        <w:bottom w:val="none" w:sz="0" w:space="0" w:color="auto"/>
        <w:right w:val="none" w:sz="0" w:space="0" w:color="auto"/>
      </w:divBdr>
    </w:div>
    <w:div w:id="626353010">
      <w:bodyDiv w:val="1"/>
      <w:marLeft w:val="0"/>
      <w:marRight w:val="0"/>
      <w:marTop w:val="0"/>
      <w:marBottom w:val="0"/>
      <w:divBdr>
        <w:top w:val="none" w:sz="0" w:space="0" w:color="auto"/>
        <w:left w:val="none" w:sz="0" w:space="0" w:color="auto"/>
        <w:bottom w:val="none" w:sz="0" w:space="0" w:color="auto"/>
        <w:right w:val="none" w:sz="0" w:space="0" w:color="auto"/>
      </w:divBdr>
    </w:div>
    <w:div w:id="756638970">
      <w:bodyDiv w:val="1"/>
      <w:marLeft w:val="0"/>
      <w:marRight w:val="0"/>
      <w:marTop w:val="0"/>
      <w:marBottom w:val="0"/>
      <w:divBdr>
        <w:top w:val="none" w:sz="0" w:space="0" w:color="auto"/>
        <w:left w:val="none" w:sz="0" w:space="0" w:color="auto"/>
        <w:bottom w:val="none" w:sz="0" w:space="0" w:color="auto"/>
        <w:right w:val="none" w:sz="0" w:space="0" w:color="auto"/>
      </w:divBdr>
    </w:div>
    <w:div w:id="776827907">
      <w:bodyDiv w:val="1"/>
      <w:marLeft w:val="0"/>
      <w:marRight w:val="0"/>
      <w:marTop w:val="0"/>
      <w:marBottom w:val="0"/>
      <w:divBdr>
        <w:top w:val="none" w:sz="0" w:space="0" w:color="auto"/>
        <w:left w:val="none" w:sz="0" w:space="0" w:color="auto"/>
        <w:bottom w:val="none" w:sz="0" w:space="0" w:color="auto"/>
        <w:right w:val="none" w:sz="0" w:space="0" w:color="auto"/>
      </w:divBdr>
    </w:div>
    <w:div w:id="780805241">
      <w:bodyDiv w:val="1"/>
      <w:marLeft w:val="0"/>
      <w:marRight w:val="0"/>
      <w:marTop w:val="0"/>
      <w:marBottom w:val="0"/>
      <w:divBdr>
        <w:top w:val="none" w:sz="0" w:space="0" w:color="auto"/>
        <w:left w:val="none" w:sz="0" w:space="0" w:color="auto"/>
        <w:bottom w:val="none" w:sz="0" w:space="0" w:color="auto"/>
        <w:right w:val="none" w:sz="0" w:space="0" w:color="auto"/>
      </w:divBdr>
    </w:div>
    <w:div w:id="807866384">
      <w:bodyDiv w:val="1"/>
      <w:marLeft w:val="0"/>
      <w:marRight w:val="0"/>
      <w:marTop w:val="0"/>
      <w:marBottom w:val="0"/>
      <w:divBdr>
        <w:top w:val="none" w:sz="0" w:space="0" w:color="auto"/>
        <w:left w:val="none" w:sz="0" w:space="0" w:color="auto"/>
        <w:bottom w:val="none" w:sz="0" w:space="0" w:color="auto"/>
        <w:right w:val="none" w:sz="0" w:space="0" w:color="auto"/>
      </w:divBdr>
    </w:div>
    <w:div w:id="849291900">
      <w:bodyDiv w:val="1"/>
      <w:marLeft w:val="0"/>
      <w:marRight w:val="0"/>
      <w:marTop w:val="0"/>
      <w:marBottom w:val="0"/>
      <w:divBdr>
        <w:top w:val="none" w:sz="0" w:space="0" w:color="auto"/>
        <w:left w:val="none" w:sz="0" w:space="0" w:color="auto"/>
        <w:bottom w:val="none" w:sz="0" w:space="0" w:color="auto"/>
        <w:right w:val="none" w:sz="0" w:space="0" w:color="auto"/>
      </w:divBdr>
    </w:div>
    <w:div w:id="895820480">
      <w:bodyDiv w:val="1"/>
      <w:marLeft w:val="0"/>
      <w:marRight w:val="0"/>
      <w:marTop w:val="0"/>
      <w:marBottom w:val="0"/>
      <w:divBdr>
        <w:top w:val="none" w:sz="0" w:space="0" w:color="auto"/>
        <w:left w:val="none" w:sz="0" w:space="0" w:color="auto"/>
        <w:bottom w:val="none" w:sz="0" w:space="0" w:color="auto"/>
        <w:right w:val="none" w:sz="0" w:space="0" w:color="auto"/>
      </w:divBdr>
    </w:div>
    <w:div w:id="918714843">
      <w:bodyDiv w:val="1"/>
      <w:marLeft w:val="0"/>
      <w:marRight w:val="0"/>
      <w:marTop w:val="0"/>
      <w:marBottom w:val="0"/>
      <w:divBdr>
        <w:top w:val="none" w:sz="0" w:space="0" w:color="auto"/>
        <w:left w:val="none" w:sz="0" w:space="0" w:color="auto"/>
        <w:bottom w:val="none" w:sz="0" w:space="0" w:color="auto"/>
        <w:right w:val="none" w:sz="0" w:space="0" w:color="auto"/>
      </w:divBdr>
    </w:div>
    <w:div w:id="1200820149">
      <w:bodyDiv w:val="1"/>
      <w:marLeft w:val="0"/>
      <w:marRight w:val="0"/>
      <w:marTop w:val="0"/>
      <w:marBottom w:val="0"/>
      <w:divBdr>
        <w:top w:val="none" w:sz="0" w:space="0" w:color="auto"/>
        <w:left w:val="none" w:sz="0" w:space="0" w:color="auto"/>
        <w:bottom w:val="none" w:sz="0" w:space="0" w:color="auto"/>
        <w:right w:val="none" w:sz="0" w:space="0" w:color="auto"/>
      </w:divBdr>
    </w:div>
    <w:div w:id="1344430830">
      <w:bodyDiv w:val="1"/>
      <w:marLeft w:val="0"/>
      <w:marRight w:val="0"/>
      <w:marTop w:val="0"/>
      <w:marBottom w:val="0"/>
      <w:divBdr>
        <w:top w:val="none" w:sz="0" w:space="0" w:color="auto"/>
        <w:left w:val="none" w:sz="0" w:space="0" w:color="auto"/>
        <w:bottom w:val="none" w:sz="0" w:space="0" w:color="auto"/>
        <w:right w:val="none" w:sz="0" w:space="0" w:color="auto"/>
      </w:divBdr>
    </w:div>
    <w:div w:id="1421412456">
      <w:bodyDiv w:val="1"/>
      <w:marLeft w:val="0"/>
      <w:marRight w:val="0"/>
      <w:marTop w:val="0"/>
      <w:marBottom w:val="0"/>
      <w:divBdr>
        <w:top w:val="none" w:sz="0" w:space="0" w:color="auto"/>
        <w:left w:val="none" w:sz="0" w:space="0" w:color="auto"/>
        <w:bottom w:val="none" w:sz="0" w:space="0" w:color="auto"/>
        <w:right w:val="none" w:sz="0" w:space="0" w:color="auto"/>
      </w:divBdr>
    </w:div>
    <w:div w:id="1700279317">
      <w:bodyDiv w:val="1"/>
      <w:marLeft w:val="0"/>
      <w:marRight w:val="0"/>
      <w:marTop w:val="0"/>
      <w:marBottom w:val="0"/>
      <w:divBdr>
        <w:top w:val="none" w:sz="0" w:space="0" w:color="auto"/>
        <w:left w:val="none" w:sz="0" w:space="0" w:color="auto"/>
        <w:bottom w:val="none" w:sz="0" w:space="0" w:color="auto"/>
        <w:right w:val="none" w:sz="0" w:space="0" w:color="auto"/>
      </w:divBdr>
    </w:div>
    <w:div w:id="1929458843">
      <w:bodyDiv w:val="1"/>
      <w:marLeft w:val="0"/>
      <w:marRight w:val="0"/>
      <w:marTop w:val="0"/>
      <w:marBottom w:val="0"/>
      <w:divBdr>
        <w:top w:val="none" w:sz="0" w:space="0" w:color="auto"/>
        <w:left w:val="none" w:sz="0" w:space="0" w:color="auto"/>
        <w:bottom w:val="none" w:sz="0" w:space="0" w:color="auto"/>
        <w:right w:val="none" w:sz="0" w:space="0" w:color="auto"/>
      </w:divBdr>
    </w:div>
    <w:div w:id="207935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10</Pages>
  <Words>3052</Words>
  <Characters>18892</Characters>
  <Application>Microsoft Office Word</Application>
  <DocSecurity>0</DocSecurity>
  <Lines>337</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46</cp:revision>
  <dcterms:created xsi:type="dcterms:W3CDTF">2025-02-25T03:55:00Z</dcterms:created>
  <dcterms:modified xsi:type="dcterms:W3CDTF">2025-02-25T15:53:00Z</dcterms:modified>
</cp:coreProperties>
</file>