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C466A" w14:textId="77777777" w:rsidR="0028783E" w:rsidRPr="00BE5E16" w:rsidRDefault="0028783E" w:rsidP="007C4F15">
      <w:pPr>
        <w:pStyle w:val="Heading1"/>
      </w:pPr>
      <w:r w:rsidRPr="00BE5E16">
        <w:t>Objective</w:t>
      </w:r>
    </w:p>
    <w:p w14:paraId="1383E5FD" w14:textId="77777777" w:rsidR="004A0459" w:rsidRDefault="00825D9B" w:rsidP="007C4F15">
      <w:pPr>
        <w:pStyle w:val="Heading1"/>
        <w:rPr>
          <w:rFonts w:eastAsiaTheme="minorEastAsia"/>
          <w:b w:val="0"/>
          <w:bCs w:val="0"/>
          <w:color w:val="auto"/>
          <w:sz w:val="22"/>
          <w:szCs w:val="22"/>
        </w:rPr>
      </w:pPr>
      <w:r w:rsidRPr="00825D9B">
        <w:rPr>
          <w:rFonts w:eastAsiaTheme="minorEastAsia"/>
          <w:b w:val="0"/>
          <w:bCs w:val="0"/>
          <w:color w:val="auto"/>
          <w:sz w:val="22"/>
          <w:szCs w:val="22"/>
        </w:rPr>
        <w:t>This procedure establishes Burrana’s corporate process for identifying and controlling nonconforming outputs to prevent unintended use or delivery. It ensures a consistent approach across all sites when site-specific processes are not approved by a regulatory authority or mandated by a customer requirement.</w:t>
      </w:r>
    </w:p>
    <w:p w14:paraId="3635FA9E" w14:textId="008F8BDE" w:rsidR="00852A29" w:rsidRDefault="00852A29" w:rsidP="004A0459">
      <w:pPr>
        <w:spacing w:before="240"/>
      </w:pPr>
      <w:r w:rsidRPr="00852A29">
        <w:rPr>
          <w:rFonts w:eastAsiaTheme="majorEastAsia"/>
          <w:b/>
          <w:bCs/>
          <w:color w:val="156082" w:themeColor="accent1"/>
          <w:sz w:val="24"/>
          <w:szCs w:val="26"/>
        </w:rPr>
        <w:t>Scope</w:t>
      </w:r>
      <w:r w:rsidRPr="00852A29">
        <w:br/>
        <w:t>This corporate procedure applies to all Burrana locations and must be followed unless a site-specific process has been formally approved. In the absence of an approved site-level process, this procedure serves as the default standard for managing nonconforming outputs.</w:t>
      </w:r>
    </w:p>
    <w:p w14:paraId="28CEAA67" w14:textId="3B9CD3D5" w:rsidR="00852A29" w:rsidRPr="00BE5E16" w:rsidRDefault="004A0459" w:rsidP="007C4F15">
      <w:r w:rsidRPr="004A0459">
        <w:rPr>
          <w:rFonts w:eastAsiaTheme="majorEastAsia"/>
          <w:b/>
          <w:bCs/>
          <w:color w:val="156082" w:themeColor="accent1"/>
          <w:sz w:val="24"/>
          <w:szCs w:val="26"/>
        </w:rPr>
        <w:t>Applicability</w:t>
      </w:r>
      <w:r w:rsidRPr="004A0459">
        <w:br/>
        <w:t>This procedure governs the identification, control, and disposition of nonconforming products or services. It applies to nonconformities found in internally produced products or services, received from external providers, or identified by customers. This procedure also defines the requirements for maintaining documented information related to nonconformities.</w:t>
      </w:r>
    </w:p>
    <w:p w14:paraId="34B05DC6" w14:textId="77777777" w:rsidR="0028783E" w:rsidRDefault="0028783E" w:rsidP="005378AF">
      <w:pPr>
        <w:pStyle w:val="Heading1"/>
        <w:spacing w:after="240"/>
      </w:pPr>
      <w:r w:rsidRPr="00BE5E16">
        <w:t>Responsibilities</w:t>
      </w:r>
    </w:p>
    <w:p w14:paraId="4F1275CE" w14:textId="6A07F2A4" w:rsidR="00C4659B" w:rsidRPr="00C4659B" w:rsidRDefault="00C4659B" w:rsidP="00082177">
      <w:pPr>
        <w:spacing w:after="0"/>
      </w:pPr>
      <w:r w:rsidRPr="00C4659B">
        <w:rPr>
          <w:b/>
          <w:bCs/>
        </w:rPr>
        <w:t>V P Quality</w:t>
      </w:r>
      <w:r w:rsidRPr="00C4659B">
        <w:t xml:space="preserve"> is responsible for the approval and governance of this procedure.</w:t>
      </w:r>
    </w:p>
    <w:p w14:paraId="123E4B49" w14:textId="422E650F" w:rsidR="00C4659B" w:rsidRPr="00C4659B" w:rsidRDefault="00C4659B" w:rsidP="00082177">
      <w:pPr>
        <w:spacing w:after="0"/>
      </w:pPr>
      <w:r w:rsidRPr="00C4659B">
        <w:rPr>
          <w:b/>
          <w:bCs/>
        </w:rPr>
        <w:t>Quality Assurance Leadership</w:t>
      </w:r>
      <w:r w:rsidRPr="00C4659B">
        <w:t xml:space="preserve"> is responsible for ensuring compliance with this procedure and overseeing its implementation across all sites.</w:t>
      </w:r>
    </w:p>
    <w:p w14:paraId="7ADAF520" w14:textId="00E8538C" w:rsidR="00C4659B" w:rsidRPr="00C4659B" w:rsidRDefault="00C4659B" w:rsidP="00082177">
      <w:pPr>
        <w:spacing w:after="0"/>
      </w:pPr>
      <w:r w:rsidRPr="00C4659B">
        <w:rPr>
          <w:b/>
          <w:bCs/>
        </w:rPr>
        <w:t>Quality Team</w:t>
      </w:r>
      <w:r w:rsidRPr="00C4659B">
        <w:t xml:space="preserve"> is responsible for implementing appropriate methods for the control of nonconformities.</w:t>
      </w:r>
    </w:p>
    <w:p w14:paraId="3CFAC303" w14:textId="5F0A73BC" w:rsidR="00C4659B" w:rsidRPr="00C4659B" w:rsidRDefault="00C4659B" w:rsidP="00082177">
      <w:pPr>
        <w:spacing w:after="0"/>
      </w:pPr>
      <w:r w:rsidRPr="00C4659B">
        <w:rPr>
          <w:b/>
          <w:bCs/>
        </w:rPr>
        <w:t>Quality Leadership / Management Representative</w:t>
      </w:r>
      <w:r w:rsidRPr="00C4659B">
        <w:t xml:space="preserve"> is responsible for the processing of nonconforming reports and associated corrective actions.</w:t>
      </w:r>
    </w:p>
    <w:p w14:paraId="7B1823A0" w14:textId="2423F453" w:rsidR="00C4659B" w:rsidRPr="00C4659B" w:rsidRDefault="00C4659B" w:rsidP="00082177">
      <w:pPr>
        <w:spacing w:after="0"/>
      </w:pPr>
      <w:r w:rsidRPr="00C4659B">
        <w:rPr>
          <w:b/>
          <w:bCs/>
        </w:rPr>
        <w:t>Sales Order Admin</w:t>
      </w:r>
      <w:r w:rsidRPr="00C4659B">
        <w:t xml:space="preserve"> is responsible for ensuring that customer-facing communication regarding nonconformities is clear, timely, and in line with Burrana’s standards. They must also coordinate with the Quality Team to manage customer concerns related to nonconforming products or services.</w:t>
      </w:r>
    </w:p>
    <w:p w14:paraId="1732F32F" w14:textId="77777777" w:rsidR="003153BD" w:rsidRDefault="00C4659B" w:rsidP="00C4659B">
      <w:r w:rsidRPr="00C4659B">
        <w:t>Additional responsibilities for the Quality Team, Customer Service, and Project Managers are outlined in relevant sections of this procedure.</w:t>
      </w:r>
    </w:p>
    <w:p w14:paraId="21C49B5A" w14:textId="77777777" w:rsidR="0028783E" w:rsidRPr="00BE5E16" w:rsidRDefault="0028783E" w:rsidP="007C4F15">
      <w:pPr>
        <w:pStyle w:val="Heading1"/>
      </w:pPr>
      <w:r w:rsidRPr="00BE5E16">
        <w:t>Definitions</w:t>
      </w:r>
    </w:p>
    <w:p w14:paraId="766513DA" w14:textId="1A22B408" w:rsidR="00166E84" w:rsidRDefault="008C42D6" w:rsidP="00166E84">
      <w:pPr>
        <w:pStyle w:val="Table"/>
      </w:pPr>
      <w:r w:rsidRPr="00BE5E16">
        <w:t>Process</w:t>
      </w:r>
      <w:r w:rsidR="00166E84" w:rsidRPr="00BE5E16">
        <w:t xml:space="preserve"> </w:t>
      </w:r>
      <w:r w:rsidR="00166E84" w:rsidRPr="00BE5E16">
        <w:tab/>
      </w:r>
      <w:r w:rsidR="00622094" w:rsidRPr="00BE5E16">
        <w:t>Set of interrelated or interacting activities that use inputs to deliver an intended result (ISO9000:2015)</w:t>
      </w:r>
    </w:p>
    <w:p w14:paraId="7ECDD0F6" w14:textId="342697A9" w:rsidR="00307577" w:rsidRDefault="006A4E2A" w:rsidP="00166E84">
      <w:pPr>
        <w:pStyle w:val="Table"/>
      </w:pPr>
      <w:r w:rsidRPr="006A4E2A">
        <w:t>Concessions</w:t>
      </w:r>
      <w:r>
        <w:tab/>
      </w:r>
      <w:r w:rsidR="001245A2" w:rsidRPr="001245A2">
        <w:t>Approval from an OEM to allow for rework or acceptance of a nonconforming part.</w:t>
      </w:r>
    </w:p>
    <w:p w14:paraId="1A747E0E" w14:textId="63EBEAC0" w:rsidR="001245A2" w:rsidRDefault="001245A2" w:rsidP="001245A2">
      <w:pPr>
        <w:pStyle w:val="Table"/>
        <w:spacing w:before="0" w:after="0"/>
        <w:ind w:left="2045" w:hanging="1699"/>
      </w:pPr>
      <w:r w:rsidRPr="001245A2">
        <w:t xml:space="preserve">Exclusive </w:t>
      </w:r>
      <w:r>
        <w:tab/>
      </w:r>
      <w:r w:rsidRPr="001245A2">
        <w:t>A minor change to design data for a single item or a limited batch of identical items.</w:t>
      </w:r>
    </w:p>
    <w:p w14:paraId="7E0E1684" w14:textId="748B2E19" w:rsidR="001245A2" w:rsidRDefault="001245A2" w:rsidP="001245A2">
      <w:pPr>
        <w:pStyle w:val="Table"/>
        <w:spacing w:before="0" w:after="0"/>
        <w:ind w:left="2045" w:hanging="1699"/>
      </w:pPr>
      <w:r w:rsidRPr="001245A2">
        <w:t>Minor Change</w:t>
      </w:r>
      <w:r>
        <w:tab/>
      </w:r>
    </w:p>
    <w:p w14:paraId="5B489D9D" w14:textId="60768190" w:rsidR="001245A2" w:rsidRDefault="008125B7" w:rsidP="00166E84">
      <w:pPr>
        <w:pStyle w:val="Table"/>
      </w:pPr>
      <w:r w:rsidRPr="008125B7">
        <w:t>Interested Parties</w:t>
      </w:r>
      <w:r>
        <w:tab/>
      </w:r>
      <w:r w:rsidRPr="008125B7">
        <w:t>Interested parties can include external providers, internal organizations, customers, distributors, and regulatory authorities.</w:t>
      </w:r>
    </w:p>
    <w:p w14:paraId="0EFEEEEF" w14:textId="25870550" w:rsidR="0068362C" w:rsidRDefault="0068362C" w:rsidP="0068362C">
      <w:pPr>
        <w:pStyle w:val="Table"/>
        <w:spacing w:before="0" w:after="0"/>
        <w:ind w:left="2045" w:hanging="1699"/>
      </w:pPr>
      <w:r w:rsidRPr="0068362C">
        <w:lastRenderedPageBreak/>
        <w:t>Material Review Board (MRB)</w:t>
      </w:r>
      <w:r>
        <w:t xml:space="preserve"> </w:t>
      </w:r>
      <w:r>
        <w:tab/>
      </w:r>
      <w:r w:rsidRPr="0068362C">
        <w:t>Selected group of individuals that are approved to make disposition decisions for product on the basis of subject matter expertise. At least one member of the team is selected for having intimate knowledge of the product under scrutiny.</w:t>
      </w:r>
    </w:p>
    <w:p w14:paraId="6D88C134" w14:textId="35CB8A90" w:rsidR="00982C73" w:rsidRDefault="00902D49" w:rsidP="00982C73">
      <w:pPr>
        <w:pStyle w:val="Table"/>
        <w:tabs>
          <w:tab w:val="clear" w:pos="2058"/>
          <w:tab w:val="left" w:pos="3969"/>
        </w:tabs>
        <w:spacing w:before="0" w:after="0"/>
        <w:ind w:left="1584" w:hanging="1584"/>
        <w:rPr>
          <w:rFonts w:eastAsia="Century Gothic" w:cstheme="minorBidi"/>
          <w:szCs w:val="20"/>
        </w:rPr>
      </w:pPr>
      <w:r>
        <w:rPr>
          <w:rFonts w:eastAsia="Century Gothic" w:cstheme="minorBidi"/>
          <w:szCs w:val="20"/>
        </w:rPr>
        <w:t xml:space="preserve">       </w:t>
      </w:r>
      <w:r w:rsidR="00982C73">
        <w:rPr>
          <w:rFonts w:eastAsia="Century Gothic" w:cstheme="minorBidi"/>
          <w:szCs w:val="20"/>
        </w:rPr>
        <w:t>Safety Event (P1)</w:t>
      </w:r>
      <w:r w:rsidR="00982C73">
        <w:rPr>
          <w:rFonts w:eastAsia="Century Gothic" w:cstheme="minorBidi"/>
          <w:szCs w:val="20"/>
        </w:rPr>
        <w:t xml:space="preserve">  </w:t>
      </w:r>
      <w:r w:rsidR="00982C73" w:rsidRPr="00254816">
        <w:rPr>
          <w:rFonts w:eastAsia="Century Gothic" w:cstheme="minorBidi"/>
          <w:szCs w:val="20"/>
        </w:rPr>
        <w:t xml:space="preserve">A safety-critical condition requiring immediate action, triggered when a unit exhibits </w:t>
      </w:r>
      <w:r w:rsidR="00982C73" w:rsidRPr="00254816">
        <w:rPr>
          <w:rFonts w:eastAsia="Century Gothic" w:cstheme="minorBidi"/>
          <w:b/>
          <w:bCs/>
          <w:szCs w:val="20"/>
        </w:rPr>
        <w:t>smoke odor, excessive heat, or signs of overheating</w:t>
      </w:r>
      <w:r w:rsidR="00982C73" w:rsidRPr="00254816">
        <w:rPr>
          <w:rFonts w:eastAsia="Century Gothic" w:cstheme="minorBidi"/>
          <w:szCs w:val="20"/>
        </w:rPr>
        <w:t xml:space="preserve">. Affected units must be </w:t>
      </w:r>
      <w:r w:rsidR="00982C73" w:rsidRPr="00254816">
        <w:rPr>
          <w:rFonts w:eastAsia="Century Gothic" w:cstheme="minorBidi"/>
          <w:b/>
          <w:bCs/>
          <w:szCs w:val="20"/>
        </w:rPr>
        <w:t>deactivated immediately</w:t>
      </w:r>
      <w:r w:rsidR="00982C73" w:rsidRPr="00254816">
        <w:rPr>
          <w:rFonts w:eastAsia="Century Gothic" w:cstheme="minorBidi"/>
          <w:szCs w:val="20"/>
        </w:rPr>
        <w:t xml:space="preserve"> to prevent potential hazards and ensure compliance with aviation safety protocols.</w:t>
      </w:r>
    </w:p>
    <w:p w14:paraId="338014CE" w14:textId="77777777" w:rsidR="002741B4" w:rsidRDefault="002741B4" w:rsidP="0068362C">
      <w:pPr>
        <w:pStyle w:val="Table"/>
        <w:spacing w:before="0" w:after="0"/>
        <w:ind w:left="2045" w:hanging="1699"/>
      </w:pPr>
    </w:p>
    <w:p w14:paraId="0906AC50" w14:textId="279EA68C" w:rsidR="0068362C" w:rsidRDefault="00A6195A" w:rsidP="0068362C">
      <w:pPr>
        <w:pStyle w:val="Table"/>
        <w:spacing w:before="0" w:after="0"/>
        <w:ind w:left="2045" w:hanging="1699"/>
      </w:pPr>
      <w:r w:rsidRPr="00A6195A">
        <w:t>CAR</w:t>
      </w:r>
      <w:r>
        <w:tab/>
      </w:r>
      <w:r w:rsidRPr="00A6195A">
        <w:t>Corrective Action Request</w:t>
      </w:r>
    </w:p>
    <w:p w14:paraId="5BAC6A7E" w14:textId="3446E96C" w:rsidR="00A6195A" w:rsidRDefault="00A6195A" w:rsidP="0068362C">
      <w:pPr>
        <w:pStyle w:val="Table"/>
        <w:spacing w:before="0" w:after="0"/>
        <w:ind w:left="2045" w:hanging="1699"/>
      </w:pPr>
      <w:r w:rsidRPr="00A6195A">
        <w:t>COS</w:t>
      </w:r>
      <w:r>
        <w:tab/>
      </w:r>
      <w:r w:rsidRPr="00A6195A">
        <w:t>Continued Operational Safety</w:t>
      </w:r>
    </w:p>
    <w:p w14:paraId="43A84D40" w14:textId="2EEF75B8" w:rsidR="00A6195A" w:rsidRDefault="00551CB1" w:rsidP="0068362C">
      <w:pPr>
        <w:pStyle w:val="Table"/>
        <w:spacing w:before="0" w:after="0"/>
        <w:ind w:left="2045" w:hanging="1699"/>
      </w:pPr>
      <w:r w:rsidRPr="00551CB1">
        <w:t>NCR</w:t>
      </w:r>
      <w:r>
        <w:tab/>
      </w:r>
      <w:r w:rsidRPr="00551CB1">
        <w:t>Non-Conformance Report</w:t>
      </w:r>
    </w:p>
    <w:p w14:paraId="0D457BDA" w14:textId="7EA7D97D" w:rsidR="00551CB1" w:rsidRDefault="00551CB1" w:rsidP="0068362C">
      <w:pPr>
        <w:pStyle w:val="Table"/>
        <w:spacing w:before="0" w:after="0"/>
        <w:ind w:left="2045" w:hanging="1699"/>
      </w:pPr>
      <w:r w:rsidRPr="00551CB1">
        <w:t>QMS</w:t>
      </w:r>
      <w:r>
        <w:tab/>
      </w:r>
      <w:r w:rsidRPr="00551CB1">
        <w:t>Quality Management System</w:t>
      </w:r>
    </w:p>
    <w:p w14:paraId="4C65C305" w14:textId="1370DE4E" w:rsidR="00551CB1" w:rsidRDefault="00551CB1" w:rsidP="0068362C">
      <w:pPr>
        <w:pStyle w:val="Table"/>
        <w:spacing w:before="0" w:after="0"/>
        <w:ind w:left="2045" w:hanging="1699"/>
      </w:pPr>
      <w:r w:rsidRPr="00551CB1">
        <w:t>RMA</w:t>
      </w:r>
      <w:r>
        <w:tab/>
      </w:r>
      <w:r w:rsidRPr="00551CB1">
        <w:t>Returned Material Disposition</w:t>
      </w:r>
    </w:p>
    <w:p w14:paraId="76D621E9" w14:textId="62195973" w:rsidR="00551CB1" w:rsidRDefault="002741B4" w:rsidP="0068362C">
      <w:pPr>
        <w:pStyle w:val="Table"/>
        <w:spacing w:before="0" w:after="0"/>
        <w:ind w:left="2045" w:hanging="1699"/>
      </w:pPr>
      <w:r w:rsidRPr="002741B4">
        <w:t>SCAR</w:t>
      </w:r>
      <w:r>
        <w:tab/>
      </w:r>
      <w:r w:rsidRPr="002741B4">
        <w:t>Supplier Corrective Action Request</w:t>
      </w:r>
    </w:p>
    <w:p w14:paraId="4E9315FB" w14:textId="0282C2E4" w:rsidR="002741B4" w:rsidRDefault="002741B4" w:rsidP="0068362C">
      <w:pPr>
        <w:pStyle w:val="Table"/>
        <w:spacing w:before="0" w:after="0"/>
        <w:ind w:left="2045" w:hanging="1699"/>
      </w:pPr>
      <w:r w:rsidRPr="002741B4">
        <w:t xml:space="preserve">UAI </w:t>
      </w:r>
      <w:r>
        <w:tab/>
      </w:r>
      <w:r w:rsidRPr="002741B4">
        <w:t>Use As Is</w:t>
      </w:r>
    </w:p>
    <w:p w14:paraId="2649E3BC" w14:textId="77777777" w:rsidR="0028783E" w:rsidRPr="00BE5E16" w:rsidRDefault="0028783E" w:rsidP="007C4F15">
      <w:pPr>
        <w:pStyle w:val="Heading1"/>
      </w:pPr>
      <w:r w:rsidRPr="00BE5E16">
        <w:t>Process</w:t>
      </w:r>
    </w:p>
    <w:p w14:paraId="40A8589C" w14:textId="77777777" w:rsidR="00906855" w:rsidRDefault="00906855" w:rsidP="00BE5E16">
      <w:r w:rsidRPr="00906855">
        <w:t>This procedure defines the corporate approach to the identification, documentation, evaluation, and disposition of nonconforming outputs, ensuring compliance with AS9100, AS9110, and ISO 9001 requirements. It applies to nonconformities identified in internally produced products or services, those received from external providers, or those reported by customers. It also governs counterfeit and suspect counterfeit parts, ensuring they are segregated and prevented from re-entering the supply chain in compliance with AS5553.</w:t>
      </w:r>
    </w:p>
    <w:p w14:paraId="33C11FC7" w14:textId="42EBA64F" w:rsidR="00BE5E16" w:rsidRPr="00BE5E16" w:rsidRDefault="00FA74AA" w:rsidP="00E74278">
      <w:pPr>
        <w:pStyle w:val="Heading2"/>
      </w:pPr>
      <w:r>
        <w:t>NCR</w:t>
      </w:r>
      <w:r w:rsidR="00AD6D8D">
        <w:t xml:space="preserve"> Process</w:t>
      </w:r>
    </w:p>
    <w:p w14:paraId="12DEC58F" w14:textId="7978296F" w:rsidR="00177A64" w:rsidRPr="00177A64" w:rsidRDefault="00177A64" w:rsidP="00177A64">
      <w:r w:rsidRPr="00177A64">
        <w:t xml:space="preserve">The identification and documentation of nonconforming reports (NCRs) is the responsibility of all employees. Any individual who identifies a nonconforming output must immediately document the issue in </w:t>
      </w:r>
      <w:r w:rsidR="00C0346F">
        <w:t>QwizPro</w:t>
      </w:r>
      <w:r w:rsidRPr="00177A64">
        <w:t xml:space="preserve"> and notify the appropriate quality personnel for disposition. All nonconforming materials must be logged with traceability recorded in alignment with aerospace and regulatory standards. Nonconforming articles deposited in the material review board (MRB) cage must be recorded with an NCR number, date, description of the issue, and relevant traceability data.</w:t>
      </w:r>
    </w:p>
    <w:p w14:paraId="074DA9AA" w14:textId="77777777" w:rsidR="00177A64" w:rsidRPr="00177A64" w:rsidRDefault="00177A64" w:rsidP="00177A64">
      <w:r w:rsidRPr="00177A64">
        <w:t>Each nonconforming output must be reviewed, contained, and dispositioned in accordance with the process established in Burrana’s material review board procedure. The MRB team includes a customer quality engineer, a designated engineering representative, and an operations subject matter expert. The disposition of nonconforming material is restricted to the following options:</w:t>
      </w:r>
    </w:p>
    <w:p w14:paraId="49728066" w14:textId="77777777" w:rsidR="00177A64" w:rsidRPr="00177A64" w:rsidRDefault="00177A64" w:rsidP="00177A64">
      <w:pPr>
        <w:numPr>
          <w:ilvl w:val="0"/>
          <w:numId w:val="16"/>
        </w:numPr>
        <w:spacing w:after="0"/>
      </w:pPr>
      <w:r w:rsidRPr="00177A64">
        <w:t>Rework requires engineering-defined rework instructions and validation before returning to production.</w:t>
      </w:r>
    </w:p>
    <w:p w14:paraId="48B4B840" w14:textId="77777777" w:rsidR="00177A64" w:rsidRPr="00177A64" w:rsidRDefault="00177A64" w:rsidP="00177A64">
      <w:pPr>
        <w:numPr>
          <w:ilvl w:val="0"/>
          <w:numId w:val="16"/>
        </w:numPr>
        <w:spacing w:after="0"/>
      </w:pPr>
      <w:r w:rsidRPr="00177A64">
        <w:t>Use-as-is requires MRB approval and, where applicable, customer authorization before release.</w:t>
      </w:r>
    </w:p>
    <w:p w14:paraId="580D3801" w14:textId="77777777" w:rsidR="00177A64" w:rsidRPr="00177A64" w:rsidRDefault="00177A64" w:rsidP="00177A64">
      <w:pPr>
        <w:numPr>
          <w:ilvl w:val="0"/>
          <w:numId w:val="16"/>
        </w:numPr>
        <w:spacing w:after="0"/>
      </w:pPr>
      <w:r w:rsidRPr="00177A64">
        <w:t>Return to vendor (RTV) is permitted for supplier nonconformities with an approved return material authorization (RMA).</w:t>
      </w:r>
    </w:p>
    <w:p w14:paraId="0E2A6684" w14:textId="77777777" w:rsidR="00177A64" w:rsidRPr="00177A64" w:rsidRDefault="00177A64" w:rsidP="00177A64">
      <w:pPr>
        <w:numPr>
          <w:ilvl w:val="0"/>
          <w:numId w:val="16"/>
        </w:numPr>
        <w:spacing w:after="0"/>
      </w:pPr>
      <w:r w:rsidRPr="00177A64">
        <w:t>Scrap must be permanently marked or physically destroyed to prevent unauthorized use.</w:t>
      </w:r>
    </w:p>
    <w:p w14:paraId="73A85517" w14:textId="77777777" w:rsidR="00906855" w:rsidRPr="00BE5E16" w:rsidRDefault="00906855" w:rsidP="00E74278"/>
    <w:p w14:paraId="2C5613B6" w14:textId="77777777" w:rsidR="004C4CA1" w:rsidRDefault="004C4CA1" w:rsidP="004C4CA1">
      <w:pPr>
        <w:rPr>
          <w:rFonts w:eastAsiaTheme="majorEastAsia" w:cstheme="majorBidi"/>
          <w:b/>
          <w:bCs/>
          <w:color w:val="0F4761" w:themeColor="accent1" w:themeShade="BF"/>
          <w:szCs w:val="32"/>
        </w:rPr>
      </w:pPr>
    </w:p>
    <w:p w14:paraId="1C03B1A2" w14:textId="77777777" w:rsidR="004C4CA1" w:rsidRDefault="004C4CA1" w:rsidP="004C4CA1">
      <w:pPr>
        <w:rPr>
          <w:rFonts w:eastAsiaTheme="majorEastAsia" w:cstheme="majorBidi"/>
          <w:b/>
          <w:bCs/>
          <w:color w:val="0F4761" w:themeColor="accent1" w:themeShade="BF"/>
          <w:szCs w:val="32"/>
        </w:rPr>
      </w:pPr>
    </w:p>
    <w:p w14:paraId="13FE1653" w14:textId="2AB27A1F" w:rsidR="004C4CA1" w:rsidRPr="004C4CA1" w:rsidRDefault="004C4CA1" w:rsidP="004C4CA1">
      <w:pPr>
        <w:rPr>
          <w:rFonts w:eastAsiaTheme="majorEastAsia" w:cstheme="majorBidi"/>
          <w:b/>
          <w:color w:val="0F4761" w:themeColor="accent1" w:themeShade="BF"/>
          <w:szCs w:val="32"/>
        </w:rPr>
      </w:pPr>
      <w:r w:rsidRPr="004C4CA1">
        <w:rPr>
          <w:rFonts w:eastAsiaTheme="majorEastAsia" w:cstheme="majorBidi"/>
          <w:b/>
          <w:bCs/>
          <w:color w:val="0F4761" w:themeColor="accent1" w:themeShade="BF"/>
          <w:szCs w:val="32"/>
        </w:rPr>
        <w:lastRenderedPageBreak/>
        <w:t>Safety-critical reporting and customer complaints</w:t>
      </w:r>
    </w:p>
    <w:p w14:paraId="289D0606" w14:textId="170956DC" w:rsidR="004C4CA1" w:rsidRPr="004C4CA1" w:rsidRDefault="004C4CA1" w:rsidP="004C4CA1">
      <w:r w:rsidRPr="004C4CA1">
        <w:t>Safety-critical nonconformities, whether identified internally or reported by customers, require a corrective action request to be initiated within 24 hours. If the nonconformance meets the criteria for continued operational safety reporting, the FAA or other applicable regulatory authorities must be notified within the same timeframe.</w:t>
      </w:r>
    </w:p>
    <w:p w14:paraId="2AFCD48B" w14:textId="77777777" w:rsidR="004C4CA1" w:rsidRPr="004C4CA1" w:rsidRDefault="004C4CA1" w:rsidP="004C4CA1">
      <w:r w:rsidRPr="004C4CA1">
        <w:t>All customer complaints are processed as corrective actions and do not go through the standard nonconformance process. These must have a corrective action request raised within seven business days, with responsibility assigned for investigation and resolution. If a systemic issue is identified, the nonconformance is escalated to the corrective action board for further review.</w:t>
      </w:r>
    </w:p>
    <w:p w14:paraId="0E91EB61" w14:textId="77777777" w:rsidR="00685C5F" w:rsidRPr="00685C5F" w:rsidRDefault="00685C5F" w:rsidP="00685C5F">
      <w:pPr>
        <w:rPr>
          <w:rFonts w:eastAsiaTheme="majorEastAsia" w:cstheme="majorBidi"/>
          <w:b/>
          <w:bCs/>
          <w:color w:val="0F4761" w:themeColor="accent1" w:themeShade="BF"/>
          <w:szCs w:val="32"/>
        </w:rPr>
      </w:pPr>
      <w:r w:rsidRPr="00685C5F">
        <w:rPr>
          <w:rFonts w:eastAsiaTheme="majorEastAsia" w:cstheme="majorBidi"/>
          <w:b/>
          <w:bCs/>
          <w:color w:val="0F4761" w:themeColor="accent1" w:themeShade="BF"/>
          <w:szCs w:val="32"/>
        </w:rPr>
        <w:t>Containment and segregation of nonconforming outputs</w:t>
      </w:r>
    </w:p>
    <w:p w14:paraId="780A762B" w14:textId="0DB1AB25" w:rsidR="00685C5F" w:rsidRDefault="00685C5F" w:rsidP="00685C5F">
      <w:pPr>
        <w:rPr>
          <w:rFonts w:eastAsiaTheme="majorEastAsia"/>
        </w:rPr>
      </w:pPr>
      <w:r w:rsidRPr="00685C5F">
        <w:rPr>
          <w:rFonts w:eastAsiaTheme="majorEastAsia"/>
        </w:rPr>
        <w:t xml:space="preserve">When a nonconforming output is identified, it must be immediately segregated and controlled to prevent unintended use. A quality manager or designated quality engineer initiates the nonconformance report in the </w:t>
      </w:r>
      <w:r w:rsidR="00C0346F">
        <w:rPr>
          <w:rFonts w:eastAsiaTheme="majorEastAsia"/>
        </w:rPr>
        <w:t>QwizPro</w:t>
      </w:r>
      <w:r w:rsidRPr="00685C5F">
        <w:rPr>
          <w:rFonts w:eastAsiaTheme="majorEastAsia"/>
        </w:rPr>
        <w:t xml:space="preserve"> and follows up with the responsible department. The nonconformance report must be initiated within 24 hours of identifying the nonconformance. If inventory verification is required, the material must be segregated and verified within 24 hours.</w:t>
      </w:r>
    </w:p>
    <w:p w14:paraId="58E7FECE" w14:textId="77777777" w:rsidR="00685C5F" w:rsidRDefault="00685C5F" w:rsidP="00685C5F">
      <w:pPr>
        <w:rPr>
          <w:rFonts w:eastAsiaTheme="majorEastAsia"/>
        </w:rPr>
      </w:pPr>
      <w:r w:rsidRPr="00685C5F">
        <w:rPr>
          <w:rFonts w:eastAsiaTheme="majorEastAsia"/>
        </w:rPr>
        <w:t>If customer notification is required, the program manager is responsible for ensuring the customer is informed and approval is obtained before dispositioning the product. If the nonconformance requires regulatory notification, it is escalated through the regulatory compliance process.</w:t>
      </w:r>
    </w:p>
    <w:p w14:paraId="04B6DF6C" w14:textId="77777777" w:rsidR="00685C5F" w:rsidRPr="00685C5F" w:rsidRDefault="00685C5F" w:rsidP="00685C5F">
      <w:pPr>
        <w:rPr>
          <w:rFonts w:eastAsiaTheme="majorEastAsia" w:cstheme="majorBidi"/>
          <w:b/>
          <w:bCs/>
          <w:color w:val="0F4761" w:themeColor="accent1" w:themeShade="BF"/>
          <w:szCs w:val="32"/>
        </w:rPr>
      </w:pPr>
      <w:r w:rsidRPr="00685C5F">
        <w:rPr>
          <w:rFonts w:eastAsiaTheme="majorEastAsia" w:cstheme="majorBidi"/>
          <w:b/>
          <w:bCs/>
          <w:color w:val="0F4761" w:themeColor="accent1" w:themeShade="BF"/>
          <w:szCs w:val="32"/>
        </w:rPr>
        <w:t>Corrective and preventive action requirements</w:t>
      </w:r>
    </w:p>
    <w:p w14:paraId="532D85A5" w14:textId="77777777" w:rsidR="00685C5F" w:rsidRDefault="00685C5F" w:rsidP="00685C5F">
      <w:pPr>
        <w:rPr>
          <w:rFonts w:eastAsiaTheme="majorEastAsia"/>
        </w:rPr>
      </w:pPr>
      <w:r w:rsidRPr="00685C5F">
        <w:rPr>
          <w:rFonts w:eastAsiaTheme="majorEastAsia"/>
        </w:rPr>
        <w:t>Corrective actions are required for nonconformities that impact product conformity, safety, or airworthiness, have been identified as a trend through nonconformance tracking, or meet process control thresholds. If a corrective action is required, the corrective action process applies. A root cause analysis must be completed using industry-recognized methodologies such as five-why analysis, Ishikawa diagrams, or failure mode and effects analysis. Verification of effectiveness must be documented before closure.</w:t>
      </w:r>
    </w:p>
    <w:p w14:paraId="75DB1819" w14:textId="77777777" w:rsidR="00685C5F" w:rsidRPr="00685C5F" w:rsidRDefault="00685C5F" w:rsidP="00685C5F">
      <w:pPr>
        <w:rPr>
          <w:rFonts w:eastAsiaTheme="majorEastAsia" w:cstheme="majorBidi"/>
          <w:b/>
          <w:bCs/>
          <w:color w:val="0F4761" w:themeColor="accent1" w:themeShade="BF"/>
          <w:szCs w:val="32"/>
        </w:rPr>
      </w:pPr>
      <w:r w:rsidRPr="00685C5F">
        <w:rPr>
          <w:rFonts w:eastAsiaTheme="majorEastAsia" w:cstheme="majorBidi"/>
          <w:b/>
          <w:bCs/>
          <w:color w:val="0F4761" w:themeColor="accent1" w:themeShade="BF"/>
          <w:szCs w:val="32"/>
        </w:rPr>
        <w:t>Final disposition and record retention</w:t>
      </w:r>
    </w:p>
    <w:p w14:paraId="4DD425B4" w14:textId="27300D21" w:rsidR="00685C5F" w:rsidRDefault="00685C5F" w:rsidP="00685C5F">
      <w:pPr>
        <w:rPr>
          <w:rFonts w:eastAsiaTheme="majorEastAsia"/>
        </w:rPr>
      </w:pPr>
      <w:r w:rsidRPr="00685C5F">
        <w:rPr>
          <w:rFonts w:eastAsiaTheme="majorEastAsia"/>
        </w:rPr>
        <w:t xml:space="preserve">All nonconformances are tracked within the </w:t>
      </w:r>
      <w:r w:rsidR="00C0346F">
        <w:rPr>
          <w:rFonts w:eastAsiaTheme="majorEastAsia"/>
        </w:rPr>
        <w:t>QwizPro</w:t>
      </w:r>
      <w:r w:rsidRPr="00685C5F">
        <w:rPr>
          <w:rFonts w:eastAsiaTheme="majorEastAsia"/>
        </w:rPr>
        <w:t>, with documented records retained per AS9100, AS9110, and ISO 9001 retention requirements. These records must include a detailed description of the nonconformity, corrective or preventive actions taken, any concessions obtained from customers or regulatory authorities, and approval authority for the final disposition.</w:t>
      </w:r>
    </w:p>
    <w:p w14:paraId="39D956E9" w14:textId="3CE5900D" w:rsidR="00685C5F" w:rsidRPr="00685C5F" w:rsidRDefault="00685C5F" w:rsidP="00685C5F">
      <w:pPr>
        <w:rPr>
          <w:rFonts w:eastAsiaTheme="majorEastAsia"/>
        </w:rPr>
      </w:pPr>
      <w:r w:rsidRPr="00685C5F">
        <w:rPr>
          <w:rFonts w:eastAsiaTheme="majorEastAsia"/>
        </w:rPr>
        <w:t>Nonconforming products delivered with customer concessions must have supporting documentation to ensure compliance with continued operational safety requirements, including form, fit, function, and safety validation. If an escaped defect is identified post-delivery, the regulatory compliance process applies, ensuring regulatory notification and customer impact assessments are completed.</w:t>
      </w:r>
    </w:p>
    <w:p w14:paraId="7C0E350A" w14:textId="77777777" w:rsidR="00704BBB" w:rsidRDefault="00704BBB">
      <w:pPr>
        <w:spacing w:after="160" w:line="278" w:lineRule="auto"/>
        <w:rPr>
          <w:rFonts w:eastAsiaTheme="majorEastAsia" w:cstheme="majorBidi"/>
          <w:b/>
          <w:bCs/>
          <w:color w:val="0F4761" w:themeColor="accent1" w:themeShade="BF"/>
          <w:szCs w:val="32"/>
        </w:rPr>
      </w:pPr>
      <w:r>
        <w:rPr>
          <w:rFonts w:eastAsiaTheme="majorEastAsia" w:cstheme="majorBidi"/>
          <w:b/>
          <w:bCs/>
          <w:color w:val="0F4761" w:themeColor="accent1" w:themeShade="BF"/>
          <w:szCs w:val="32"/>
        </w:rPr>
        <w:br w:type="page"/>
      </w:r>
    </w:p>
    <w:p w14:paraId="2ABA301E" w14:textId="77777777" w:rsidR="00704BBB" w:rsidRDefault="00763B52" w:rsidP="00ED7C2E">
      <w:pPr>
        <w:spacing w:before="240" w:after="0" w:line="240" w:lineRule="auto"/>
        <w:rPr>
          <w:rFonts w:eastAsiaTheme="majorEastAsia" w:cstheme="majorBidi"/>
          <w:b/>
          <w:bCs/>
          <w:color w:val="0F4761" w:themeColor="accent1" w:themeShade="BF"/>
          <w:szCs w:val="32"/>
        </w:rPr>
      </w:pPr>
      <w:r w:rsidRPr="00763B52">
        <w:rPr>
          <w:rFonts w:eastAsiaTheme="majorEastAsia" w:cstheme="majorBidi"/>
          <w:b/>
          <w:bCs/>
          <w:color w:val="0F4761" w:themeColor="accent1" w:themeShade="BF"/>
          <w:szCs w:val="32"/>
        </w:rPr>
        <w:lastRenderedPageBreak/>
        <w:t>Material review board disposition process</w:t>
      </w:r>
    </w:p>
    <w:p w14:paraId="65A4AE41" w14:textId="77777777" w:rsidR="00704BBB" w:rsidRDefault="00763B52" w:rsidP="00ED7C2E">
      <w:pPr>
        <w:spacing w:before="240" w:after="0" w:line="240" w:lineRule="auto"/>
        <w:rPr>
          <w:rFonts w:eastAsiaTheme="majorEastAsia"/>
          <w:szCs w:val="24"/>
        </w:rPr>
      </w:pPr>
      <w:r w:rsidRPr="00763B52">
        <w:rPr>
          <w:rFonts w:eastAsiaTheme="majorEastAsia"/>
          <w:szCs w:val="24"/>
        </w:rPr>
        <w:t>Nonconformances requiring formal review are escalated to the material review board. The MRB team consists of representatives from engineering, quality, and operations, with at least one member having direct knowledge of the product under review. The MRB determines the appropriate disposition for the affected material based on regulatory and customer requirements.</w:t>
      </w:r>
    </w:p>
    <w:p w14:paraId="745ACA20" w14:textId="77777777" w:rsidR="00704BBB" w:rsidRDefault="00704BBB" w:rsidP="00704BBB">
      <w:pPr>
        <w:spacing w:after="0" w:line="240" w:lineRule="auto"/>
        <w:rPr>
          <w:rFonts w:eastAsiaTheme="majorEastAsia"/>
          <w:szCs w:val="24"/>
        </w:rPr>
      </w:pPr>
    </w:p>
    <w:p w14:paraId="49A181D5" w14:textId="37C3A7C7" w:rsidR="00623E26" w:rsidRDefault="00763B52" w:rsidP="00623E26">
      <w:pPr>
        <w:spacing w:after="0" w:line="240" w:lineRule="auto"/>
        <w:rPr>
          <w:rFonts w:eastAsiaTheme="majorEastAsia"/>
          <w:szCs w:val="24"/>
        </w:rPr>
      </w:pPr>
      <w:r w:rsidRPr="00763B52">
        <w:rPr>
          <w:rFonts w:eastAsiaTheme="majorEastAsia"/>
          <w:szCs w:val="24"/>
        </w:rPr>
        <w:t xml:space="preserve">Rework dispositions require documented rework instructions from engineering, including specific criteria for validating the reworked material before returning it to production. Use-as-is dispositions must be approved by the MRB, and customer authorization must be obtained when required. Supplier-related nonconformances may be dispositioned as </w:t>
      </w:r>
      <w:r w:rsidR="00B43FD0">
        <w:rPr>
          <w:rFonts w:eastAsiaTheme="majorEastAsia"/>
          <w:szCs w:val="24"/>
        </w:rPr>
        <w:t>returns</w:t>
      </w:r>
      <w:r w:rsidRPr="00763B52">
        <w:rPr>
          <w:rFonts w:eastAsiaTheme="majorEastAsia"/>
          <w:szCs w:val="24"/>
        </w:rPr>
        <w:t xml:space="preserve"> to </w:t>
      </w:r>
      <w:r w:rsidR="00B43FD0">
        <w:rPr>
          <w:rFonts w:eastAsiaTheme="majorEastAsia"/>
          <w:szCs w:val="24"/>
        </w:rPr>
        <w:t xml:space="preserve">the </w:t>
      </w:r>
      <w:r w:rsidRPr="00763B52">
        <w:rPr>
          <w:rFonts w:eastAsiaTheme="majorEastAsia"/>
          <w:szCs w:val="24"/>
        </w:rPr>
        <w:t>vendor without engineering input if the supplier issues a return material authorization. Scrap dispositions must be documented in QwizPro, and materials must be permanently marked or physically rendered unusable before removal from the facility.</w:t>
      </w:r>
    </w:p>
    <w:p w14:paraId="3E24429E" w14:textId="77777777" w:rsidR="00623E26" w:rsidRDefault="00623E26" w:rsidP="00623E26">
      <w:pPr>
        <w:spacing w:after="0" w:line="240" w:lineRule="auto"/>
        <w:rPr>
          <w:rFonts w:eastAsiaTheme="majorEastAsia"/>
          <w:szCs w:val="24"/>
        </w:rPr>
      </w:pPr>
    </w:p>
    <w:p w14:paraId="5233550E" w14:textId="41C8EAE6" w:rsidR="00763B52" w:rsidRPr="00763B52" w:rsidRDefault="00763B52" w:rsidP="00623E26">
      <w:r w:rsidRPr="00763B52">
        <w:t xml:space="preserve">All dispositions must be recorded in QwizPro, ensuring traceability, approval tracking, and compliance with regulatory requirements. The disposition record must include a description of the nonconformance, the approved action taken, and the </w:t>
      </w:r>
      <w:r w:rsidR="000A5B3D" w:rsidRPr="00763B52">
        <w:t>personnel responsible</w:t>
      </w:r>
      <w:r w:rsidRPr="00763B52">
        <w:t xml:space="preserve"> who authorized the disposition.</w:t>
      </w:r>
    </w:p>
    <w:p w14:paraId="1652E250" w14:textId="77777777" w:rsidR="00763B52" w:rsidRPr="00763B52" w:rsidRDefault="00763B52" w:rsidP="00ED7C2E">
      <w:pPr>
        <w:spacing w:before="240" w:after="0" w:line="240" w:lineRule="auto"/>
        <w:rPr>
          <w:rFonts w:eastAsiaTheme="majorEastAsia" w:cstheme="majorBidi"/>
          <w:b/>
          <w:bCs/>
          <w:color w:val="0F4761" w:themeColor="accent1" w:themeShade="BF"/>
          <w:szCs w:val="32"/>
        </w:rPr>
      </w:pPr>
      <w:r w:rsidRPr="00763B52">
        <w:rPr>
          <w:rFonts w:eastAsiaTheme="majorEastAsia" w:cstheme="majorBidi"/>
          <w:b/>
          <w:bCs/>
          <w:color w:val="0F4761" w:themeColor="accent1" w:themeShade="BF"/>
          <w:szCs w:val="32"/>
        </w:rPr>
        <w:t>Escaped defects and customer notification</w:t>
      </w:r>
    </w:p>
    <w:p w14:paraId="04C0E3F1" w14:textId="77777777" w:rsidR="00763B52" w:rsidRPr="00763B52" w:rsidRDefault="00763B52" w:rsidP="00ED7C2E">
      <w:pPr>
        <w:spacing w:before="240"/>
      </w:pPr>
      <w:r w:rsidRPr="00763B52">
        <w:t>If a nonconforming product is identified after shipment, a customer notification must be initiated in QwizPro under the corrective action module. The program manager, quality team, and sales order admin team coordinate to ensure the customer receives a full assessment of the impact. If required, corrective actions are taken to prevent recurrence.</w:t>
      </w:r>
    </w:p>
    <w:p w14:paraId="76F555F6" w14:textId="77777777" w:rsidR="00763B52" w:rsidRPr="00763B52" w:rsidRDefault="00763B52" w:rsidP="00623E26">
      <w:r w:rsidRPr="00763B52">
        <w:t>For any nonconformity that may impact airworthiness, continued operational safety assessments are conducted in accordance with regulatory requirements. If a defect is determined to be safety-critical, the customer and applicable regulatory authorities must be notified within 24 hours of discovery.</w:t>
      </w:r>
    </w:p>
    <w:p w14:paraId="3CEFAE29" w14:textId="77777777" w:rsidR="00763B52" w:rsidRPr="00763B52" w:rsidRDefault="00763B52" w:rsidP="00623E26">
      <w:r w:rsidRPr="00763B52">
        <w:t>If an escape affects multiple customers, an internal risk assessment is performed to determine if additional notifications are required. In cases where returned products require rework or replacement, all corrective actions are documented in QwizPro and verified prior to returning the unit to service.</w:t>
      </w:r>
    </w:p>
    <w:p w14:paraId="51F93508" w14:textId="77777777" w:rsidR="00763B52" w:rsidRPr="00763B52" w:rsidRDefault="00763B52" w:rsidP="00ED7C2E">
      <w:pPr>
        <w:spacing w:before="240" w:after="0" w:line="240" w:lineRule="auto"/>
        <w:rPr>
          <w:rFonts w:eastAsiaTheme="majorEastAsia" w:cstheme="majorBidi"/>
          <w:b/>
          <w:bCs/>
          <w:color w:val="0F4761" w:themeColor="accent1" w:themeShade="BF"/>
          <w:szCs w:val="32"/>
        </w:rPr>
      </w:pPr>
      <w:r w:rsidRPr="00763B52">
        <w:rPr>
          <w:rFonts w:eastAsiaTheme="majorEastAsia" w:cstheme="majorBidi"/>
          <w:b/>
          <w:bCs/>
          <w:color w:val="0F4761" w:themeColor="accent1" w:themeShade="BF"/>
          <w:szCs w:val="32"/>
        </w:rPr>
        <w:t>Supplier nonconformances and corrective actions</w:t>
      </w:r>
    </w:p>
    <w:p w14:paraId="60746173" w14:textId="77777777" w:rsidR="00763B52" w:rsidRPr="00763B52" w:rsidRDefault="00763B52" w:rsidP="00ED7C2E">
      <w:pPr>
        <w:spacing w:before="240"/>
      </w:pPr>
      <w:r w:rsidRPr="00763B52">
        <w:t>Nonconformances identified in supplier-provided materials or services must be documented in QwizPro’s nonconformance module. When supplier corrective actions are required, a supplier corrective action request is issued within the QwizPro SCAR module. The supplier must conduct a root cause analysis, provide corrective action details, and verify effectiveness before future shipments are accepted.</w:t>
      </w:r>
    </w:p>
    <w:p w14:paraId="6BCB680B" w14:textId="77777777" w:rsidR="00763B52" w:rsidRPr="00763B52" w:rsidRDefault="00763B52" w:rsidP="00623E26">
      <w:r w:rsidRPr="00763B52">
        <w:t>Suppliers with repeated nonconformance issues may be escalated for further review. The supplier’s status on the approved supplier list, maintained in QwizPro, is monitored based on their response to corrective actions and the effectiveness of implemented solutions.</w:t>
      </w:r>
    </w:p>
    <w:p w14:paraId="75636415" w14:textId="77777777" w:rsidR="00763B52" w:rsidRPr="00763B52" w:rsidRDefault="00763B52" w:rsidP="00ED7C2E">
      <w:pPr>
        <w:spacing w:before="240" w:after="0" w:line="240" w:lineRule="auto"/>
        <w:rPr>
          <w:rFonts w:eastAsiaTheme="majorEastAsia" w:cstheme="majorBidi"/>
          <w:b/>
          <w:bCs/>
          <w:color w:val="0F4761" w:themeColor="accent1" w:themeShade="BF"/>
          <w:szCs w:val="32"/>
        </w:rPr>
      </w:pPr>
      <w:r w:rsidRPr="00763B52">
        <w:rPr>
          <w:rFonts w:eastAsiaTheme="majorEastAsia" w:cstheme="majorBidi"/>
          <w:b/>
          <w:bCs/>
          <w:color w:val="0F4761" w:themeColor="accent1" w:themeShade="BF"/>
          <w:szCs w:val="32"/>
        </w:rPr>
        <w:t>Regulatory compliance and reporting</w:t>
      </w:r>
    </w:p>
    <w:p w14:paraId="01035DAA" w14:textId="77777777" w:rsidR="00763B52" w:rsidRPr="00763B52" w:rsidRDefault="00763B52" w:rsidP="00ED7C2E">
      <w:pPr>
        <w:spacing w:before="240"/>
      </w:pPr>
      <w:r w:rsidRPr="00763B52">
        <w:lastRenderedPageBreak/>
        <w:t>The organization ensures compliance with all regulatory reporting requirements related to nonconformances. If a nonconformance affects a product subject to FAA, EASA, CAAC, or other regulatory oversight, the compliance team ensures that all necessary notifications and reports are submitted within the required timeframes.</w:t>
      </w:r>
    </w:p>
    <w:p w14:paraId="792CE2C0" w14:textId="77777777" w:rsidR="00763B52" w:rsidRPr="00763B52" w:rsidRDefault="00763B52" w:rsidP="00623E26">
      <w:r w:rsidRPr="00763B52">
        <w:t>Records related to regulatory reporting, including corrective actions and continued operational safety assessments, are maintained within QwizPro. These records are available for review by regulatory authorities upon request.</w:t>
      </w:r>
    </w:p>
    <w:p w14:paraId="4A03CF18" w14:textId="77777777" w:rsidR="00763B52" w:rsidRPr="00763B52" w:rsidRDefault="00763B52" w:rsidP="00ED7C2E">
      <w:pPr>
        <w:spacing w:before="240" w:after="0" w:line="240" w:lineRule="auto"/>
        <w:rPr>
          <w:rFonts w:eastAsiaTheme="majorEastAsia" w:cstheme="majorBidi"/>
          <w:b/>
          <w:bCs/>
          <w:color w:val="0F4761" w:themeColor="accent1" w:themeShade="BF"/>
          <w:szCs w:val="32"/>
        </w:rPr>
      </w:pPr>
      <w:r w:rsidRPr="00763B52">
        <w:rPr>
          <w:rFonts w:eastAsiaTheme="majorEastAsia" w:cstheme="majorBidi"/>
          <w:b/>
          <w:bCs/>
          <w:color w:val="0F4761" w:themeColor="accent1" w:themeShade="BF"/>
          <w:szCs w:val="32"/>
        </w:rPr>
        <w:t>Final disposition and continuous improvement</w:t>
      </w:r>
    </w:p>
    <w:p w14:paraId="0F2CADF4" w14:textId="77777777" w:rsidR="00763B52" w:rsidRPr="00763B52" w:rsidRDefault="00763B52" w:rsidP="00ED7C2E">
      <w:pPr>
        <w:spacing w:before="240"/>
      </w:pPr>
      <w:r w:rsidRPr="00763B52">
        <w:t>The organization continuously reviews nonconformance trends to identify potential process improvements. The corrective action board evaluates systemic issues and initiates preventive actions to mitigate risks associated with recurring nonconformances.</w:t>
      </w:r>
    </w:p>
    <w:p w14:paraId="401A2223" w14:textId="77777777" w:rsidR="00763B52" w:rsidRPr="00763B52" w:rsidRDefault="00763B52" w:rsidP="00623E26">
      <w:r w:rsidRPr="00763B52">
        <w:t>Final disposition of nonconforming materials is monitored to ensure compliance with customer, regulatory, and internal requirements. Metrics related to nonconformance identification, corrective action response times, and disposition effectiveness are reviewed as part of the management review process.</w:t>
      </w:r>
    </w:p>
    <w:p w14:paraId="459C70E8" w14:textId="77777777" w:rsidR="00763B52" w:rsidRPr="00763B52" w:rsidRDefault="00763B52" w:rsidP="00ED7C2E">
      <w:pPr>
        <w:spacing w:after="0" w:line="240" w:lineRule="auto"/>
      </w:pPr>
      <w:r w:rsidRPr="00763B52">
        <w:t>Documented information related to nonconforming outputs, corrective actions, and regulatory reporting is retained per established retention policies. All records must be maintained in a controlled and traceable manner to ensure compliance with quality system requirements.</w:t>
      </w:r>
    </w:p>
    <w:p w14:paraId="3620AD5D" w14:textId="77777777" w:rsidR="004C4CA1" w:rsidRPr="00623E26" w:rsidRDefault="004C4CA1" w:rsidP="00623E26"/>
    <w:p w14:paraId="7EB5B471" w14:textId="77777777" w:rsidR="004C4CA1" w:rsidRPr="00623E26" w:rsidRDefault="004C4CA1" w:rsidP="00623E26"/>
    <w:p w14:paraId="1104F172" w14:textId="77777777" w:rsidR="004C4CA1" w:rsidRDefault="004C4CA1" w:rsidP="007C4F15">
      <w:pPr>
        <w:pStyle w:val="Heading1"/>
      </w:pPr>
    </w:p>
    <w:p w14:paraId="0707B574" w14:textId="09BC1F2F" w:rsidR="0028783E" w:rsidRPr="00BE5E16" w:rsidRDefault="0028783E" w:rsidP="007C4F15">
      <w:pPr>
        <w:pStyle w:val="Heading1"/>
      </w:pPr>
      <w:r w:rsidRPr="00BE5E16">
        <w:t>Records</w:t>
      </w:r>
    </w:p>
    <w:p w14:paraId="35C47279" w14:textId="77777777" w:rsidR="003A7971" w:rsidRPr="00BE5E16" w:rsidRDefault="0028783E" w:rsidP="007C4F15">
      <w:r w:rsidRPr="00BE5E16">
        <w:t>List the records maintained to demonstrate compliance:</w:t>
      </w:r>
    </w:p>
    <w:p w14:paraId="6C201A03" w14:textId="247808EB" w:rsidR="00E54CAD" w:rsidRPr="00BE5E16" w:rsidRDefault="00054F79" w:rsidP="007C4F15">
      <w:pPr>
        <w:pStyle w:val="ListParagraph"/>
      </w:pPr>
      <w:r>
        <w:t>Internal Audit Reports</w:t>
      </w:r>
    </w:p>
    <w:p w14:paraId="684BAFD7" w14:textId="219CFE93" w:rsidR="00E54CAD" w:rsidRPr="00BE5E16" w:rsidRDefault="00054F79" w:rsidP="007C4F15">
      <w:pPr>
        <w:pStyle w:val="ListParagraph"/>
      </w:pPr>
      <w:r>
        <w:t>Continuous Improvement Actions</w:t>
      </w:r>
    </w:p>
    <w:p w14:paraId="4DC8E228" w14:textId="34D2E1AD" w:rsidR="0028783E" w:rsidRPr="00BE5E16" w:rsidRDefault="008B48FA" w:rsidP="007C4F15">
      <w:pPr>
        <w:pStyle w:val="ListParagraph"/>
      </w:pPr>
      <w:r>
        <w:t>Management Review Outputs</w:t>
      </w:r>
    </w:p>
    <w:p w14:paraId="2E98E928" w14:textId="77777777" w:rsidR="0028783E" w:rsidRPr="00BE5E16" w:rsidRDefault="0028783E" w:rsidP="007C4F15">
      <w:pPr>
        <w:pStyle w:val="Heading1"/>
      </w:pPr>
      <w:r w:rsidRPr="00BE5E16">
        <w:t>Governing Standards</w:t>
      </w:r>
    </w:p>
    <w:p w14:paraId="485EC34D" w14:textId="77777777" w:rsidR="00E54CAD" w:rsidRPr="00BE5E16" w:rsidRDefault="0028783E" w:rsidP="007C4F15">
      <w:r w:rsidRPr="00BE5E16">
        <w:t>Reference applicable standards and guidelines:</w:t>
      </w:r>
    </w:p>
    <w:p w14:paraId="3EF58103"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6B631B2A"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AS9103</w:t>
      </w:r>
    </w:p>
    <w:p w14:paraId="54161A9C" w14:textId="77777777" w:rsidR="00DB04E0" w:rsidRPr="00DB04E0" w:rsidRDefault="00DB04E0" w:rsidP="00DB04E0">
      <w:pPr>
        <w:pStyle w:val="ListParagraph"/>
        <w:numPr>
          <w:ilvl w:val="0"/>
          <w:numId w:val="12"/>
        </w:numPr>
        <w:rPr>
          <w:rFonts w:asciiTheme="minorHAnsi" w:hAnsiTheme="minorHAnsi" w:cstheme="minorHAnsi"/>
        </w:rPr>
      </w:pPr>
      <w:r w:rsidRPr="00DB04E0">
        <w:rPr>
          <w:rFonts w:asciiTheme="minorHAnsi" w:hAnsiTheme="minorHAnsi" w:cstheme="minorHAnsi"/>
        </w:rPr>
        <w:t>AS9110</w:t>
      </w:r>
    </w:p>
    <w:p w14:paraId="0AE71BEA" w14:textId="33CDE988" w:rsidR="0028783E" w:rsidRPr="00BE5E16" w:rsidRDefault="0028783E" w:rsidP="007C4F15">
      <w:pPr>
        <w:pStyle w:val="Heading1"/>
      </w:pPr>
      <w:r w:rsidRPr="00BE5E16">
        <w:t>Related Processes</w:t>
      </w:r>
    </w:p>
    <w:p w14:paraId="223571A8" w14:textId="77777777" w:rsidR="00F4381F" w:rsidRPr="00F4381F" w:rsidRDefault="00F4381F" w:rsidP="00F4381F">
      <w:pPr>
        <w:pStyle w:val="ListParagraph"/>
        <w:numPr>
          <w:ilvl w:val="0"/>
          <w:numId w:val="14"/>
        </w:numPr>
        <w:rPr>
          <w:rFonts w:asciiTheme="minorHAnsi" w:hAnsiTheme="minorHAnsi" w:cstheme="minorHAnsi"/>
        </w:rPr>
      </w:pPr>
      <w:bookmarkStart w:id="0" w:name="_Hlk158880411"/>
      <w:r w:rsidRPr="00F4381F">
        <w:rPr>
          <w:rFonts w:asciiTheme="minorHAnsi" w:hAnsiTheme="minorHAnsi" w:cstheme="minorHAnsi"/>
        </w:rPr>
        <w:t xml:space="preserve">CORP-P-600-01 Planning for the Quality Management System </w:t>
      </w:r>
    </w:p>
    <w:p w14:paraId="7755EC28"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QC-P-715-01 Control of monitoring and measuring equipment</w:t>
      </w:r>
    </w:p>
    <w:p w14:paraId="3651A83A" w14:textId="77777777" w:rsidR="00F4381F" w:rsidRPr="00F4381F" w:rsidRDefault="00F4381F" w:rsidP="00F4381F">
      <w:pPr>
        <w:pStyle w:val="ListParagraph"/>
        <w:numPr>
          <w:ilvl w:val="0"/>
          <w:numId w:val="14"/>
        </w:numPr>
        <w:rPr>
          <w:rFonts w:asciiTheme="minorHAnsi" w:hAnsiTheme="minorHAnsi" w:cstheme="minorHAnsi"/>
        </w:rPr>
      </w:pPr>
      <w:r w:rsidRPr="00F4381F">
        <w:rPr>
          <w:rFonts w:asciiTheme="minorHAnsi" w:hAnsiTheme="minorHAnsi" w:cstheme="minorHAnsi"/>
        </w:rPr>
        <w:t xml:space="preserve">QA-P-750-1 Control of documented information </w:t>
      </w:r>
    </w:p>
    <w:bookmarkEnd w:id="0"/>
    <w:p w14:paraId="415C18BA" w14:textId="77777777" w:rsidR="00724B46" w:rsidRDefault="00724B46" w:rsidP="00F827C0"/>
    <w:p w14:paraId="3A7AC0B3" w14:textId="77777777" w:rsidR="00F827C0" w:rsidRPr="005F0736" w:rsidRDefault="00F827C0" w:rsidP="00F827C0">
      <w:pPr>
        <w:pStyle w:val="Heading2"/>
      </w:pPr>
      <w:r w:rsidRPr="005F0736">
        <w:lastRenderedPageBreak/>
        <w:t xml:space="preserve">Metrics </w:t>
      </w:r>
    </w:p>
    <w:p w14:paraId="123F5EA2"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See KPI’s for Corrective Actions and Escaped Defects.</w:t>
      </w:r>
    </w:p>
    <w:p w14:paraId="241E2AE5" w14:textId="77777777" w:rsidR="00F827C0" w:rsidRPr="005F0736" w:rsidRDefault="00F827C0" w:rsidP="00F827C0">
      <w:pPr>
        <w:pStyle w:val="Heading2"/>
      </w:pPr>
      <w:r w:rsidRPr="005F0736">
        <w:t>Training</w:t>
      </w:r>
    </w:p>
    <w:p w14:paraId="346055F4"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All employees of Burrana are trained in this procedure.</w:t>
      </w:r>
    </w:p>
    <w:p w14:paraId="6ECE4568" w14:textId="77777777" w:rsidR="00F827C0" w:rsidRPr="005F0736" w:rsidRDefault="00F827C0" w:rsidP="00F827C0">
      <w:pPr>
        <w:pStyle w:val="Heading2"/>
      </w:pPr>
      <w:r w:rsidRPr="005F0736">
        <w:t xml:space="preserve">Opportunities and Risks </w:t>
      </w:r>
    </w:p>
    <w:p w14:paraId="7A49A9D4"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The CORP-P-600-01 (Planning for the Quality Management System) procedure addresses opportunities and risks (risk-based thinking). </w:t>
      </w:r>
    </w:p>
    <w:p w14:paraId="77051E60" w14:textId="77777777" w:rsidR="00F827C0" w:rsidRPr="005F0736" w:rsidRDefault="00F827C0" w:rsidP="00F827C0">
      <w:pPr>
        <w:rPr>
          <w:rFonts w:asciiTheme="minorHAnsi" w:hAnsiTheme="minorHAnsi" w:cstheme="minorHAnsi"/>
        </w:rPr>
      </w:pPr>
      <w:r w:rsidRPr="005F0736">
        <w:rPr>
          <w:rFonts w:asciiTheme="minorHAnsi" w:hAnsiTheme="minorHAnsi" w:cstheme="minorHAnsi"/>
        </w:rPr>
        <w:t xml:space="preserve">Burrana makes use of organizational knowledge, lessons learned and experience with the activities associated with Improvement to determine opportunities and risks that need to be addressed and which can: </w:t>
      </w:r>
    </w:p>
    <w:p w14:paraId="1A6B4C87"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Give assurance that the procedure can achieve its intended result(s).</w:t>
      </w:r>
    </w:p>
    <w:p w14:paraId="21639011"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Enhance desirable effects and prevent or reduce undesired effects.</w:t>
      </w:r>
    </w:p>
    <w:p w14:paraId="039A986C"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 xml:space="preserve">Achieve improvement.  </w:t>
      </w:r>
    </w:p>
    <w:p w14:paraId="5CD61C35" w14:textId="77777777" w:rsidR="00F827C0" w:rsidRPr="00F827C0" w:rsidRDefault="00F827C0" w:rsidP="00F827C0">
      <w:pPr>
        <w:pStyle w:val="ListParagraph"/>
        <w:numPr>
          <w:ilvl w:val="0"/>
          <w:numId w:val="15"/>
        </w:numPr>
        <w:rPr>
          <w:rFonts w:asciiTheme="minorHAnsi" w:hAnsiTheme="minorHAnsi" w:cstheme="minorHAnsi"/>
        </w:rPr>
      </w:pPr>
      <w:r w:rsidRPr="00F827C0">
        <w:rPr>
          <w:rFonts w:asciiTheme="minorHAnsi" w:hAnsiTheme="minorHAnsi" w:cstheme="minorHAnsi"/>
        </w:rPr>
        <w:t>Whenever necessary, this information is documented.</w:t>
      </w:r>
    </w:p>
    <w:p w14:paraId="43AF8EA1" w14:textId="77777777" w:rsidR="00F827C0" w:rsidRPr="00BE5E16" w:rsidRDefault="00F827C0" w:rsidP="00F827C0">
      <w:pPr>
        <w:sectPr w:rsidR="00F827C0" w:rsidRPr="00BE5E16" w:rsidSect="00A47D34">
          <w:headerReference w:type="default" r:id="rId8"/>
          <w:footerReference w:type="default" r:id="rId9"/>
          <w:pgSz w:w="12240" w:h="15840" w:code="1"/>
          <w:pgMar w:top="720" w:right="720" w:bottom="1135" w:left="720" w:header="504" w:footer="510" w:gutter="0"/>
          <w:cols w:space="720"/>
          <w:docGrid w:linePitch="360"/>
        </w:sectPr>
      </w:pPr>
    </w:p>
    <w:p w14:paraId="1675018B" w14:textId="77777777" w:rsidR="001538C0" w:rsidRPr="00014D16" w:rsidRDefault="001538C0" w:rsidP="001538C0">
      <w:pPr>
        <w:pStyle w:val="Heading1"/>
        <w:rPr>
          <w:lang w:val="pt-BR"/>
        </w:rPr>
      </w:pPr>
      <w:r w:rsidRPr="00014D16">
        <w:rPr>
          <w:lang w:val="pt-BR"/>
        </w:rPr>
        <w:lastRenderedPageBreak/>
        <w:t>Objetivo</w:t>
      </w:r>
    </w:p>
    <w:p w14:paraId="21C8E8A5" w14:textId="77777777" w:rsidR="001538C0" w:rsidRPr="00014D16" w:rsidRDefault="001538C0" w:rsidP="001538C0">
      <w:pPr>
        <w:pStyle w:val="Heading1"/>
        <w:rPr>
          <w:rFonts w:eastAsiaTheme="minorEastAsia"/>
          <w:b w:val="0"/>
          <w:bCs w:val="0"/>
          <w:color w:val="auto"/>
          <w:sz w:val="22"/>
          <w:szCs w:val="22"/>
          <w:lang w:val="pt-BR"/>
        </w:rPr>
      </w:pPr>
      <w:r w:rsidRPr="00014D16">
        <w:rPr>
          <w:rFonts w:eastAsiaTheme="minorEastAsia"/>
          <w:b w:val="0"/>
          <w:bCs w:val="0"/>
          <w:color w:val="auto"/>
          <w:sz w:val="22"/>
          <w:szCs w:val="22"/>
          <w:lang w:val="pt-BR"/>
        </w:rPr>
        <w:t>Este procedimiento establece el proceso corporativo de Burrana para identificar y controlar las salidas no conformes para evitar el uso o la entrega no intencionados. Garantiza un enfoque coherente en todos los sitios cuando los procesos específicos del sitio no están aprobados por una autoridad reguladora o no son exigidos por un requisito del cliente.</w:t>
      </w:r>
    </w:p>
    <w:p w14:paraId="3391CFCB" w14:textId="77777777" w:rsidR="001538C0" w:rsidRDefault="001538C0" w:rsidP="001538C0">
      <w:pPr>
        <w:spacing w:before="240"/>
        <w:rPr>
          <w:rFonts w:eastAsiaTheme="majorEastAsia"/>
          <w:b/>
          <w:bCs/>
          <w:color w:val="156082" w:themeColor="accent1"/>
          <w:sz w:val="24"/>
          <w:szCs w:val="26"/>
          <w:lang w:val="pt-BR"/>
        </w:rPr>
      </w:pPr>
      <w:r w:rsidRPr="00014D16">
        <w:rPr>
          <w:rFonts w:eastAsiaTheme="majorEastAsia"/>
          <w:b/>
          <w:bCs/>
          <w:color w:val="156082" w:themeColor="accent1"/>
          <w:sz w:val="24"/>
          <w:szCs w:val="26"/>
          <w:lang w:val="pt-BR"/>
        </w:rPr>
        <w:t>Alcance</w:t>
      </w:r>
    </w:p>
    <w:p w14:paraId="7BDD6E04" w14:textId="77777777" w:rsidR="001538C0" w:rsidRPr="00014D16" w:rsidRDefault="001538C0" w:rsidP="001538C0">
      <w:pPr>
        <w:pStyle w:val="Heading1"/>
        <w:rPr>
          <w:rFonts w:eastAsiaTheme="minorEastAsia"/>
          <w:b w:val="0"/>
          <w:bCs w:val="0"/>
          <w:color w:val="auto"/>
          <w:sz w:val="22"/>
          <w:szCs w:val="22"/>
          <w:lang w:val="pt-BR"/>
        </w:rPr>
      </w:pPr>
      <w:r w:rsidRPr="00014D16">
        <w:rPr>
          <w:rFonts w:eastAsiaTheme="minorEastAsia"/>
          <w:b w:val="0"/>
          <w:bCs w:val="0"/>
          <w:color w:val="auto"/>
          <w:sz w:val="22"/>
          <w:szCs w:val="22"/>
          <w:lang w:val="pt-BR"/>
        </w:rPr>
        <w:t>Este procedimiento corporativo se aplica a todas las ubicaciones de Burrana y debe seguirse a menos que se haya aprobado formalmente un proceso específico del sitio. En ausencia de un proceso aprobado a nivel de sitio, este procedimiento sirve como el estándar predeterminado para administrar las salidas no conformes.</w:t>
      </w:r>
    </w:p>
    <w:p w14:paraId="78D29665" w14:textId="77777777" w:rsidR="001538C0" w:rsidRDefault="001538C0" w:rsidP="001538C0">
      <w:pPr>
        <w:rPr>
          <w:rFonts w:eastAsiaTheme="majorEastAsia"/>
          <w:b/>
          <w:bCs/>
          <w:color w:val="156082" w:themeColor="accent1"/>
          <w:sz w:val="24"/>
          <w:szCs w:val="26"/>
          <w:lang w:val="pt-BR"/>
        </w:rPr>
      </w:pPr>
      <w:r w:rsidRPr="00014D16">
        <w:rPr>
          <w:rFonts w:eastAsiaTheme="majorEastAsia"/>
          <w:b/>
          <w:bCs/>
          <w:color w:val="156082" w:themeColor="accent1"/>
          <w:sz w:val="24"/>
          <w:szCs w:val="26"/>
          <w:lang w:val="pt-BR"/>
        </w:rPr>
        <w:t>Aplicabilidad</w:t>
      </w:r>
    </w:p>
    <w:p w14:paraId="41E0A624" w14:textId="77777777" w:rsidR="001538C0" w:rsidRPr="00014D16" w:rsidRDefault="001538C0" w:rsidP="001538C0">
      <w:pPr>
        <w:pStyle w:val="Heading1"/>
        <w:rPr>
          <w:rFonts w:eastAsiaTheme="minorEastAsia"/>
          <w:b w:val="0"/>
          <w:bCs w:val="0"/>
          <w:color w:val="auto"/>
          <w:sz w:val="22"/>
          <w:szCs w:val="22"/>
          <w:lang w:val="pt-BR"/>
        </w:rPr>
      </w:pPr>
      <w:r w:rsidRPr="00014D16">
        <w:rPr>
          <w:rFonts w:eastAsiaTheme="minorEastAsia"/>
          <w:b w:val="0"/>
          <w:bCs w:val="0"/>
          <w:color w:val="auto"/>
          <w:sz w:val="22"/>
          <w:szCs w:val="22"/>
          <w:lang w:val="pt-BR"/>
        </w:rPr>
        <w:t>Este procedimiento rige la identificación, el control y la disposición de productos o servicios no conformes. Se aplica a las no conformidades encontradas en productos o servicios producidos internamente, recibidos de proveedores externos o identificados por los clientes. Este procedimiento también define los requisitos para mantener la información documentada relacionada con las no conformidades.</w:t>
      </w:r>
    </w:p>
    <w:p w14:paraId="625279E2" w14:textId="77777777" w:rsidR="001538C0" w:rsidRPr="00014D16" w:rsidRDefault="001538C0" w:rsidP="001538C0">
      <w:pPr>
        <w:pStyle w:val="Heading1"/>
        <w:spacing w:after="240"/>
        <w:rPr>
          <w:lang w:val="pt-BR"/>
        </w:rPr>
      </w:pPr>
      <w:r w:rsidRPr="00014D16">
        <w:rPr>
          <w:lang w:val="pt-BR"/>
        </w:rPr>
        <w:t>Responsabilidades</w:t>
      </w:r>
    </w:p>
    <w:p w14:paraId="111AC5E5" w14:textId="77777777" w:rsidR="001538C0" w:rsidRPr="00014D16" w:rsidRDefault="001538C0" w:rsidP="001538C0">
      <w:pPr>
        <w:spacing w:after="0"/>
        <w:rPr>
          <w:lang w:val="pt-BR"/>
        </w:rPr>
      </w:pPr>
      <w:r w:rsidRPr="00014D16">
        <w:rPr>
          <w:b/>
          <w:bCs/>
          <w:lang w:val="pt-BR"/>
        </w:rPr>
        <w:t>V P Quality</w:t>
      </w:r>
      <w:r w:rsidRPr="00014D16">
        <w:rPr>
          <w:lang w:val="pt-BR"/>
        </w:rPr>
        <w:t xml:space="preserve"> es responsable de la aprobación y gobernanza de este procedimiento.</w:t>
      </w:r>
    </w:p>
    <w:p w14:paraId="4B26A028" w14:textId="77777777" w:rsidR="001538C0" w:rsidRPr="00014D16" w:rsidRDefault="001538C0" w:rsidP="001538C0">
      <w:pPr>
        <w:spacing w:after="0"/>
        <w:rPr>
          <w:lang w:val="pt-BR"/>
        </w:rPr>
      </w:pPr>
      <w:r w:rsidRPr="00014D16">
        <w:rPr>
          <w:b/>
          <w:bCs/>
          <w:lang w:val="pt-BR"/>
        </w:rPr>
        <w:t>El Liderazgo de Aseguramiento de la Calidad</w:t>
      </w:r>
      <w:r w:rsidRPr="00014D16">
        <w:rPr>
          <w:lang w:val="pt-BR"/>
        </w:rPr>
        <w:t xml:space="preserve"> es responsable de garantizar el cumplimiento de este procedimiento y supervisar su implementación en todos los sitios.</w:t>
      </w:r>
    </w:p>
    <w:p w14:paraId="23DB00B0" w14:textId="77777777" w:rsidR="001538C0" w:rsidRPr="00014D16" w:rsidRDefault="001538C0" w:rsidP="001538C0">
      <w:pPr>
        <w:spacing w:after="0"/>
        <w:rPr>
          <w:lang w:val="pt-BR"/>
        </w:rPr>
      </w:pPr>
      <w:r w:rsidRPr="00014D16">
        <w:rPr>
          <w:b/>
          <w:bCs/>
          <w:lang w:val="pt-BR"/>
        </w:rPr>
        <w:t>El Equipo de Calidad</w:t>
      </w:r>
      <w:r w:rsidRPr="00014D16">
        <w:rPr>
          <w:lang w:val="pt-BR"/>
        </w:rPr>
        <w:t xml:space="preserve"> es responsable de implementar métodos apropiados para el control de no conformidades.</w:t>
      </w:r>
    </w:p>
    <w:p w14:paraId="23B637D5" w14:textId="77777777" w:rsidR="001538C0" w:rsidRPr="00014D16" w:rsidRDefault="001538C0" w:rsidP="001538C0">
      <w:pPr>
        <w:spacing w:after="0"/>
        <w:rPr>
          <w:lang w:val="pt-BR"/>
        </w:rPr>
      </w:pPr>
      <w:r w:rsidRPr="00014D16">
        <w:rPr>
          <w:b/>
          <w:bCs/>
          <w:lang w:val="pt-BR"/>
        </w:rPr>
        <w:t>El Representante de Liderazgo de Calidad / Gestión</w:t>
      </w:r>
      <w:r w:rsidRPr="00014D16">
        <w:rPr>
          <w:lang w:val="pt-BR"/>
        </w:rPr>
        <w:t xml:space="preserve"> es responsable del procesamiento de los informes no conformes y las acciones correctivas asociadas.</w:t>
      </w:r>
    </w:p>
    <w:p w14:paraId="20889C54" w14:textId="77777777" w:rsidR="001538C0" w:rsidRPr="00014D16" w:rsidRDefault="001538C0" w:rsidP="001538C0">
      <w:pPr>
        <w:spacing w:after="0"/>
        <w:rPr>
          <w:lang w:val="pt-BR"/>
        </w:rPr>
      </w:pPr>
      <w:r w:rsidRPr="00014D16">
        <w:rPr>
          <w:b/>
          <w:bCs/>
          <w:lang w:val="pt-BR"/>
        </w:rPr>
        <w:t>El administrador de pedidos de ventas</w:t>
      </w:r>
      <w:r w:rsidRPr="00014D16">
        <w:rPr>
          <w:lang w:val="pt-BR"/>
        </w:rPr>
        <w:t xml:space="preserve"> es responsable de garantizar que la comunicación de cara al cliente con respecto a las no conformidades sea clara, oportuna y esté en línea con los estándares de Burrana. También deben coordinarse con el Equipo de Calidad para gestionar las inquietudes de los clientes relacionadas con productos o servicios no conformes.</w:t>
      </w:r>
    </w:p>
    <w:p w14:paraId="33E213F7" w14:textId="77777777" w:rsidR="001538C0" w:rsidRPr="00014D16" w:rsidRDefault="001538C0" w:rsidP="001538C0">
      <w:pPr>
        <w:rPr>
          <w:lang w:val="pt-BR"/>
        </w:rPr>
      </w:pPr>
      <w:r w:rsidRPr="00014D16">
        <w:rPr>
          <w:lang w:val="pt-BR"/>
        </w:rPr>
        <w:t>Las responsabilidades adicionales para el equipo de calidad, el servicio al cliente y los gerentes de proyecto se describen en las secciones relevantes de este procedimiento.</w:t>
      </w:r>
    </w:p>
    <w:p w14:paraId="0324AF38" w14:textId="77777777" w:rsidR="001538C0" w:rsidRPr="00014D16" w:rsidRDefault="001538C0" w:rsidP="001538C0">
      <w:pPr>
        <w:pStyle w:val="Heading1"/>
        <w:rPr>
          <w:lang w:val="pt-BR"/>
        </w:rPr>
      </w:pPr>
      <w:r w:rsidRPr="00014D16">
        <w:rPr>
          <w:lang w:val="pt-BR"/>
        </w:rPr>
        <w:t>Definiciones</w:t>
      </w:r>
    </w:p>
    <w:p w14:paraId="3162AB92" w14:textId="77777777" w:rsidR="001538C0" w:rsidRPr="00014D16" w:rsidRDefault="001538C0" w:rsidP="001538C0">
      <w:pPr>
        <w:pStyle w:val="Table"/>
        <w:rPr>
          <w:lang w:val="pt-BR"/>
        </w:rPr>
      </w:pPr>
      <w:r w:rsidRPr="00014D16">
        <w:rPr>
          <w:lang w:val="pt-BR"/>
        </w:rPr>
        <w:t xml:space="preserve">Proceso </w:t>
      </w:r>
      <w:r w:rsidRPr="00014D16">
        <w:rPr>
          <w:lang w:val="pt-BR"/>
        </w:rPr>
        <w:tab/>
        <w:t>Conjunto de actividades interrelacionadas o interrelacionadas que utilizan insumos para obtener un resultado previsto (ISO9000:2015)</w:t>
      </w:r>
    </w:p>
    <w:p w14:paraId="315CCAAC" w14:textId="77777777" w:rsidR="001538C0" w:rsidRPr="00014D16" w:rsidRDefault="001538C0" w:rsidP="001538C0">
      <w:pPr>
        <w:pStyle w:val="Table"/>
        <w:rPr>
          <w:lang w:val="pt-BR"/>
        </w:rPr>
      </w:pPr>
      <w:r w:rsidRPr="00014D16">
        <w:rPr>
          <w:lang w:val="pt-BR"/>
        </w:rPr>
        <w:t>Concesiones</w:t>
      </w:r>
      <w:r w:rsidRPr="00014D16">
        <w:rPr>
          <w:lang w:val="pt-BR"/>
        </w:rPr>
        <w:tab/>
        <w:t>Aprobación de un OEM para permitir el retrabajo o la aceptación de una pieza no conforme.</w:t>
      </w:r>
    </w:p>
    <w:p w14:paraId="4FD7EFAA" w14:textId="77777777" w:rsidR="001538C0" w:rsidRPr="00014D16" w:rsidRDefault="001538C0" w:rsidP="001538C0">
      <w:pPr>
        <w:pStyle w:val="Table"/>
        <w:spacing w:before="0" w:after="0"/>
        <w:ind w:left="2045" w:hanging="1699"/>
        <w:rPr>
          <w:lang w:val="pt-BR"/>
        </w:rPr>
      </w:pPr>
      <w:r w:rsidRPr="00014D16">
        <w:rPr>
          <w:lang w:val="pt-BR"/>
        </w:rPr>
        <w:t xml:space="preserve">Exclusivo </w:t>
      </w:r>
      <w:r w:rsidRPr="00014D16">
        <w:rPr>
          <w:lang w:val="pt-BR"/>
        </w:rPr>
        <w:tab/>
        <w:t>Un cambio menor en los datos de diseño de un solo artículo o de un lote limitado de artículos idénticos.</w:t>
      </w:r>
    </w:p>
    <w:p w14:paraId="2A123C07" w14:textId="77777777" w:rsidR="001538C0" w:rsidRPr="00014D16" w:rsidRDefault="001538C0" w:rsidP="001538C0">
      <w:pPr>
        <w:pStyle w:val="Table"/>
        <w:spacing w:before="0" w:after="0"/>
        <w:ind w:left="2045" w:hanging="1699"/>
        <w:rPr>
          <w:lang w:val="pt-BR"/>
        </w:rPr>
      </w:pPr>
      <w:r w:rsidRPr="00014D16">
        <w:rPr>
          <w:lang w:val="pt-BR"/>
        </w:rPr>
        <w:t>Cambios menores</w:t>
      </w:r>
      <w:r w:rsidRPr="00014D16">
        <w:rPr>
          <w:lang w:val="pt-BR"/>
        </w:rPr>
        <w:tab/>
      </w:r>
    </w:p>
    <w:p w14:paraId="1895A845" w14:textId="77777777" w:rsidR="001538C0" w:rsidRPr="00014D16" w:rsidRDefault="001538C0" w:rsidP="001538C0">
      <w:pPr>
        <w:pStyle w:val="Table"/>
        <w:rPr>
          <w:lang w:val="pt-BR"/>
        </w:rPr>
      </w:pPr>
      <w:r w:rsidRPr="00014D16">
        <w:rPr>
          <w:lang w:val="pt-BR"/>
        </w:rPr>
        <w:t>Partes interesadas</w:t>
      </w:r>
      <w:r w:rsidRPr="00014D16">
        <w:rPr>
          <w:lang w:val="pt-BR"/>
        </w:rPr>
        <w:tab/>
        <w:t>Las partes interesadas pueden incluir proveedores externos, organizaciones internas, clientes, distribuidores y autoridades reguladoras.</w:t>
      </w:r>
    </w:p>
    <w:p w14:paraId="40651CBC" w14:textId="77777777" w:rsidR="001538C0" w:rsidRPr="00014D16" w:rsidRDefault="001538C0" w:rsidP="001538C0">
      <w:pPr>
        <w:pStyle w:val="Table"/>
        <w:spacing w:before="0" w:after="0"/>
        <w:ind w:left="2045" w:hanging="1699"/>
        <w:rPr>
          <w:lang w:val="pt-BR"/>
        </w:rPr>
      </w:pPr>
      <w:r w:rsidRPr="00014D16">
        <w:rPr>
          <w:lang w:val="pt-BR"/>
        </w:rPr>
        <w:lastRenderedPageBreak/>
        <w:t xml:space="preserve">Junta de Revisión de Materiales (MRB) </w:t>
      </w:r>
      <w:r w:rsidRPr="00014D16">
        <w:rPr>
          <w:lang w:val="pt-BR"/>
        </w:rPr>
        <w:tab/>
        <w:t>Grupo seleccionado de personas que están aprobadas para tomar decisiones de disposición para el producto sobre la base de la experiencia en la materia. Al menos un miembro del equipo es seleccionado por tener un conocimiento íntimo del producto bajo escrutinio.</w:t>
      </w:r>
    </w:p>
    <w:p w14:paraId="020C1E95" w14:textId="77777777" w:rsidR="001538C0" w:rsidRPr="00014D16" w:rsidRDefault="001538C0" w:rsidP="001538C0">
      <w:pPr>
        <w:pStyle w:val="Table"/>
        <w:tabs>
          <w:tab w:val="clear" w:pos="2058"/>
          <w:tab w:val="left" w:pos="3969"/>
        </w:tabs>
        <w:spacing w:before="0" w:after="0"/>
        <w:ind w:left="1584" w:hanging="1584"/>
        <w:rPr>
          <w:rFonts w:eastAsia="Century Gothic" w:cstheme="minorBidi"/>
          <w:szCs w:val="20"/>
          <w:lang w:val="pt-BR"/>
        </w:rPr>
      </w:pPr>
      <w:r w:rsidRPr="00014D16">
        <w:rPr>
          <w:rFonts w:eastAsia="Century Gothic" w:cstheme="minorBidi"/>
          <w:szCs w:val="20"/>
          <w:lang w:val="pt-BR"/>
        </w:rPr>
        <w:t xml:space="preserve">       Evento de seguridad (P1) Una condición crítica para la seguridad que requiere acción inmediata, desencadenada cuando una unidad exhibe </w:t>
      </w:r>
      <w:r w:rsidRPr="00014D16">
        <w:rPr>
          <w:rFonts w:eastAsia="Century Gothic" w:cstheme="minorBidi"/>
          <w:b/>
          <w:bCs/>
          <w:szCs w:val="20"/>
          <w:lang w:val="pt-BR"/>
        </w:rPr>
        <w:t>olor a humo, calor excesivo o signos de sobrecalentamiento</w:t>
      </w:r>
      <w:r w:rsidRPr="00014D16">
        <w:rPr>
          <w:rFonts w:eastAsia="Century Gothic" w:cstheme="minorBidi"/>
          <w:szCs w:val="20"/>
          <w:lang w:val="pt-BR"/>
        </w:rPr>
        <w:t xml:space="preserve">. Las unidades afectadas deben ser </w:t>
      </w:r>
      <w:r w:rsidRPr="00014D16">
        <w:rPr>
          <w:rFonts w:eastAsia="Century Gothic" w:cstheme="minorBidi"/>
          <w:b/>
          <w:bCs/>
          <w:szCs w:val="20"/>
          <w:lang w:val="pt-BR"/>
        </w:rPr>
        <w:t>desactivadas inmediatamente</w:t>
      </w:r>
      <w:r w:rsidRPr="00014D16">
        <w:rPr>
          <w:rFonts w:eastAsia="Century Gothic" w:cstheme="minorBidi"/>
          <w:szCs w:val="20"/>
          <w:lang w:val="pt-BR"/>
        </w:rPr>
        <w:t xml:space="preserve"> para prevenir posibles peligros y garantizar el cumplimiento de los protocolos de seguridad aérea.</w:t>
      </w:r>
    </w:p>
    <w:p w14:paraId="25FDFC25" w14:textId="77777777" w:rsidR="001538C0" w:rsidRPr="00014D16" w:rsidRDefault="001538C0" w:rsidP="001538C0">
      <w:pPr>
        <w:pStyle w:val="Table"/>
        <w:spacing w:before="0" w:after="0"/>
        <w:ind w:left="2045" w:hanging="1699"/>
        <w:rPr>
          <w:lang w:val="pt-BR"/>
        </w:rPr>
      </w:pPr>
    </w:p>
    <w:p w14:paraId="1BBECBE5" w14:textId="77777777" w:rsidR="001538C0" w:rsidRPr="00014D16" w:rsidRDefault="001538C0" w:rsidP="001538C0">
      <w:pPr>
        <w:pStyle w:val="Table"/>
        <w:spacing w:before="0" w:after="0"/>
        <w:ind w:left="2045" w:hanging="1699"/>
        <w:rPr>
          <w:lang w:val="pt-BR"/>
        </w:rPr>
      </w:pPr>
      <w:r w:rsidRPr="00014D16">
        <w:rPr>
          <w:lang w:val="pt-BR"/>
        </w:rPr>
        <w:t>COCHE</w:t>
      </w:r>
      <w:r w:rsidRPr="00014D16">
        <w:rPr>
          <w:lang w:val="pt-BR"/>
        </w:rPr>
        <w:tab/>
        <w:t>Solicitud de acción correctiva</w:t>
      </w:r>
    </w:p>
    <w:p w14:paraId="01A0E05E" w14:textId="77777777" w:rsidR="001538C0" w:rsidRPr="00014D16" w:rsidRDefault="001538C0" w:rsidP="001538C0">
      <w:pPr>
        <w:pStyle w:val="Table"/>
        <w:spacing w:before="0" w:after="0"/>
        <w:ind w:left="2045" w:hanging="1699"/>
        <w:rPr>
          <w:lang w:val="pt-BR"/>
        </w:rPr>
      </w:pPr>
      <w:r w:rsidRPr="00014D16">
        <w:rPr>
          <w:lang w:val="pt-BR"/>
        </w:rPr>
        <w:t>COS</w:t>
      </w:r>
      <w:r w:rsidRPr="00014D16">
        <w:rPr>
          <w:lang w:val="pt-BR"/>
        </w:rPr>
        <w:tab/>
        <w:t>Seguridad operativa continua</w:t>
      </w:r>
    </w:p>
    <w:p w14:paraId="13CC3744" w14:textId="77777777" w:rsidR="001538C0" w:rsidRPr="00014D16" w:rsidRDefault="001538C0" w:rsidP="001538C0">
      <w:pPr>
        <w:pStyle w:val="Table"/>
        <w:spacing w:before="0" w:after="0"/>
        <w:ind w:left="2045" w:hanging="1699"/>
        <w:rPr>
          <w:lang w:val="pt-BR"/>
        </w:rPr>
      </w:pPr>
      <w:r w:rsidRPr="00014D16">
        <w:rPr>
          <w:lang w:val="pt-BR"/>
        </w:rPr>
        <w:t>NCR</w:t>
      </w:r>
      <w:r w:rsidRPr="00014D16">
        <w:rPr>
          <w:lang w:val="pt-BR"/>
        </w:rPr>
        <w:tab/>
        <w:t>Reporte de No Conformidades</w:t>
      </w:r>
    </w:p>
    <w:p w14:paraId="1C70D943" w14:textId="77777777" w:rsidR="001538C0" w:rsidRPr="00014D16" w:rsidRDefault="001538C0" w:rsidP="001538C0">
      <w:pPr>
        <w:pStyle w:val="Table"/>
        <w:spacing w:before="0" w:after="0"/>
        <w:ind w:left="2045" w:hanging="1699"/>
        <w:rPr>
          <w:lang w:val="pt-BR"/>
        </w:rPr>
      </w:pPr>
      <w:r w:rsidRPr="00014D16">
        <w:rPr>
          <w:lang w:val="pt-BR"/>
        </w:rPr>
        <w:t>QMS</w:t>
      </w:r>
      <w:r w:rsidRPr="00014D16">
        <w:rPr>
          <w:lang w:val="pt-BR"/>
        </w:rPr>
        <w:tab/>
        <w:t>Sistema de Gestión de Calidad</w:t>
      </w:r>
    </w:p>
    <w:p w14:paraId="304BAF1A" w14:textId="77777777" w:rsidR="001538C0" w:rsidRPr="00014D16" w:rsidRDefault="001538C0" w:rsidP="001538C0">
      <w:pPr>
        <w:pStyle w:val="Table"/>
        <w:spacing w:before="0" w:after="0"/>
        <w:ind w:left="2045" w:hanging="1699"/>
        <w:rPr>
          <w:lang w:val="pt-BR"/>
        </w:rPr>
      </w:pPr>
      <w:r w:rsidRPr="00014D16">
        <w:rPr>
          <w:lang w:val="pt-BR"/>
        </w:rPr>
        <w:t>RMA</w:t>
      </w:r>
      <w:r w:rsidRPr="00014D16">
        <w:rPr>
          <w:lang w:val="pt-BR"/>
        </w:rPr>
        <w:tab/>
        <w:t>Disposición del material devuelto</w:t>
      </w:r>
    </w:p>
    <w:p w14:paraId="62894CC6" w14:textId="77777777" w:rsidR="001538C0" w:rsidRPr="00014D16" w:rsidRDefault="001538C0" w:rsidP="001538C0">
      <w:pPr>
        <w:pStyle w:val="Table"/>
        <w:spacing w:before="0" w:after="0"/>
        <w:ind w:left="2045" w:hanging="1699"/>
        <w:rPr>
          <w:lang w:val="pt-BR"/>
        </w:rPr>
      </w:pPr>
      <w:r w:rsidRPr="00014D16">
        <w:rPr>
          <w:lang w:val="pt-BR"/>
        </w:rPr>
        <w:t>CICATRIZ</w:t>
      </w:r>
      <w:r w:rsidRPr="00014D16">
        <w:rPr>
          <w:lang w:val="pt-BR"/>
        </w:rPr>
        <w:tab/>
        <w:t>Solicitud de Acción Correctiva del Proveedor</w:t>
      </w:r>
    </w:p>
    <w:p w14:paraId="485345B2" w14:textId="77777777" w:rsidR="001538C0" w:rsidRPr="00014D16" w:rsidRDefault="001538C0" w:rsidP="001538C0">
      <w:pPr>
        <w:pStyle w:val="Table"/>
        <w:spacing w:before="0" w:after="0"/>
        <w:ind w:left="2045" w:hanging="1699"/>
        <w:rPr>
          <w:lang w:val="pt-BR"/>
        </w:rPr>
      </w:pPr>
      <w:r w:rsidRPr="00014D16">
        <w:rPr>
          <w:lang w:val="pt-BR"/>
        </w:rPr>
        <w:t xml:space="preserve">UAI </w:t>
      </w:r>
      <w:r w:rsidRPr="00014D16">
        <w:rPr>
          <w:lang w:val="pt-BR"/>
        </w:rPr>
        <w:tab/>
        <w:t>Úselo tal cual</w:t>
      </w:r>
    </w:p>
    <w:p w14:paraId="3DA5A644" w14:textId="77777777" w:rsidR="001538C0" w:rsidRPr="00014D16" w:rsidRDefault="001538C0" w:rsidP="001538C0">
      <w:pPr>
        <w:pStyle w:val="Heading1"/>
        <w:rPr>
          <w:lang w:val="pt-BR"/>
        </w:rPr>
      </w:pPr>
      <w:r w:rsidRPr="00014D16">
        <w:rPr>
          <w:lang w:val="pt-BR"/>
        </w:rPr>
        <w:t>Proceso</w:t>
      </w:r>
    </w:p>
    <w:p w14:paraId="16E84810" w14:textId="77777777" w:rsidR="001538C0" w:rsidRPr="00014D16" w:rsidRDefault="001538C0" w:rsidP="001538C0">
      <w:pPr>
        <w:rPr>
          <w:lang w:val="pt-BR"/>
        </w:rPr>
      </w:pPr>
      <w:r w:rsidRPr="00014D16">
        <w:rPr>
          <w:lang w:val="pt-BR"/>
        </w:rPr>
        <w:t>Este procedimiento define el enfoque corporativo para la identificación, documentación, evaluación y disposición de salidas no conformes, asegurando el cumplimiento de los requisitos de AS9100, AS9110 e ISO 9001. Se aplica a las no conformidades identificadas en productos o servicios producidos internamente, los recibidos de proveedores externos o los informados por los clientes. También regula las piezas falsificadas y sospechosas de falsificación, garantizando que estén segregadas y se evite que vuelvan a entrar en la cadena de suministro de conformidad con la norma AS5553.</w:t>
      </w:r>
    </w:p>
    <w:p w14:paraId="68213A9E" w14:textId="77777777" w:rsidR="001538C0" w:rsidRPr="00014D16" w:rsidRDefault="001538C0" w:rsidP="001538C0">
      <w:pPr>
        <w:pStyle w:val="Heading2"/>
        <w:rPr>
          <w:lang w:val="pt-BR"/>
        </w:rPr>
      </w:pPr>
      <w:r w:rsidRPr="00014D16">
        <w:rPr>
          <w:lang w:val="pt-BR"/>
        </w:rPr>
        <w:t>Proceso NCR</w:t>
      </w:r>
    </w:p>
    <w:p w14:paraId="5DD2B110" w14:textId="77777777" w:rsidR="001538C0" w:rsidRPr="00014D16" w:rsidRDefault="001538C0" w:rsidP="001538C0">
      <w:pPr>
        <w:rPr>
          <w:lang w:val="pt-BR"/>
        </w:rPr>
      </w:pPr>
      <w:r w:rsidRPr="00014D16">
        <w:rPr>
          <w:lang w:val="pt-BR"/>
        </w:rPr>
        <w:t>La identificación y documentación de los informes no conformes (NCR) es responsabilidad de todos los empleados. Cualquier persona que identifique una salida no conforme debe documentar inmediatamente el problema en QwizPro y notificar al personal de calidad apropiado para su eliminación. Todos los materiales no conformes deben registrarse con trazabilidad registrada de acuerdo con las normas aeroespaciales y reglamentarias. Los artículos no conformes depositados en la jaula de la junta de revisión de materiales (MRB) deben registrarse con un número NCR, fecha, descripción del problema y datos de trazabilidad relevantes.</w:t>
      </w:r>
    </w:p>
    <w:p w14:paraId="76DFA1B4" w14:textId="77777777" w:rsidR="001538C0" w:rsidRPr="00014D16" w:rsidRDefault="001538C0" w:rsidP="001538C0">
      <w:pPr>
        <w:rPr>
          <w:lang w:val="pt-BR"/>
        </w:rPr>
      </w:pPr>
      <w:r w:rsidRPr="00014D16">
        <w:rPr>
          <w:lang w:val="pt-BR"/>
        </w:rPr>
        <w:t>Cada resultado no conforme debe ser revisado, contenido y eliminado de acuerdo con el proceso establecido en el procedimiento de la junta de revisión de materiales de Burrana. El equipo de MRB incluye un ingeniero de calidad del cliente, un representante de ingeniería designado y un experto en la materia de operaciones. La disposición del material no conforme se restringe a las siguientes opciones:</w:t>
      </w:r>
    </w:p>
    <w:p w14:paraId="7C4B6FFF" w14:textId="77777777" w:rsidR="001538C0" w:rsidRPr="00014D16" w:rsidRDefault="001538C0" w:rsidP="001538C0">
      <w:pPr>
        <w:numPr>
          <w:ilvl w:val="0"/>
          <w:numId w:val="16"/>
        </w:numPr>
        <w:spacing w:after="0"/>
        <w:rPr>
          <w:lang w:val="pt-BR"/>
        </w:rPr>
      </w:pPr>
      <w:r w:rsidRPr="00014D16">
        <w:rPr>
          <w:lang w:val="pt-BR"/>
        </w:rPr>
        <w:t>El retrabajo requiere instrucciones de retrabajo definidas por ingeniería y validación antes de volver a la producción.</w:t>
      </w:r>
    </w:p>
    <w:p w14:paraId="75148258" w14:textId="77777777" w:rsidR="001538C0" w:rsidRPr="00014D16" w:rsidRDefault="001538C0" w:rsidP="001538C0">
      <w:pPr>
        <w:numPr>
          <w:ilvl w:val="0"/>
          <w:numId w:val="16"/>
        </w:numPr>
        <w:spacing w:after="0"/>
        <w:rPr>
          <w:lang w:val="pt-BR"/>
        </w:rPr>
      </w:pPr>
      <w:r w:rsidRPr="00014D16">
        <w:rPr>
          <w:lang w:val="pt-BR"/>
        </w:rPr>
        <w:t>El uso tal cual requiere la aprobación de MRB y, cuando corresponda, la autorización del cliente antes de su lanzamiento.</w:t>
      </w:r>
    </w:p>
    <w:p w14:paraId="2ED95BC9" w14:textId="77777777" w:rsidR="001538C0" w:rsidRPr="00014D16" w:rsidRDefault="001538C0" w:rsidP="001538C0">
      <w:pPr>
        <w:numPr>
          <w:ilvl w:val="0"/>
          <w:numId w:val="16"/>
        </w:numPr>
        <w:spacing w:after="0"/>
        <w:rPr>
          <w:lang w:val="pt-BR"/>
        </w:rPr>
      </w:pPr>
      <w:r w:rsidRPr="00014D16">
        <w:rPr>
          <w:lang w:val="pt-BR"/>
        </w:rPr>
        <w:t>La devolución al proveedor (RTV) está permitida para las no conformidades del proveedor con una autorización de devolución de material (RMA) aprobada.</w:t>
      </w:r>
    </w:p>
    <w:p w14:paraId="63A3048F" w14:textId="77777777" w:rsidR="001538C0" w:rsidRPr="00014D16" w:rsidRDefault="001538C0" w:rsidP="001538C0">
      <w:pPr>
        <w:numPr>
          <w:ilvl w:val="0"/>
          <w:numId w:val="16"/>
        </w:numPr>
        <w:spacing w:after="0"/>
        <w:rPr>
          <w:lang w:val="pt-BR"/>
        </w:rPr>
      </w:pPr>
      <w:r w:rsidRPr="00014D16">
        <w:rPr>
          <w:lang w:val="pt-BR"/>
        </w:rPr>
        <w:t>La chatarra debe estar marcada permanentemente o destruida físicamente para evitar el uso no autorizado.</w:t>
      </w:r>
    </w:p>
    <w:p w14:paraId="7FF2DA48" w14:textId="77777777" w:rsidR="001538C0" w:rsidRPr="00014D16" w:rsidRDefault="001538C0" w:rsidP="001538C0">
      <w:pPr>
        <w:rPr>
          <w:lang w:val="pt-BR"/>
        </w:rPr>
      </w:pPr>
    </w:p>
    <w:p w14:paraId="22ACF16C" w14:textId="77777777" w:rsidR="001538C0" w:rsidRPr="00014D16" w:rsidRDefault="001538C0" w:rsidP="001538C0">
      <w:pPr>
        <w:rPr>
          <w:rFonts w:eastAsiaTheme="majorEastAsia" w:cstheme="majorBidi"/>
          <w:b/>
          <w:bCs/>
          <w:color w:val="0F4761" w:themeColor="accent1" w:themeShade="BF"/>
          <w:szCs w:val="32"/>
          <w:lang w:val="pt-BR"/>
        </w:rPr>
      </w:pPr>
    </w:p>
    <w:p w14:paraId="5FB67A0C" w14:textId="77777777" w:rsidR="001538C0" w:rsidRPr="00014D16" w:rsidRDefault="001538C0" w:rsidP="001538C0">
      <w:pPr>
        <w:rPr>
          <w:rFonts w:eastAsiaTheme="majorEastAsia" w:cstheme="majorBidi"/>
          <w:b/>
          <w:bCs/>
          <w:color w:val="0F4761" w:themeColor="accent1" w:themeShade="BF"/>
          <w:szCs w:val="32"/>
          <w:lang w:val="pt-BR"/>
        </w:rPr>
      </w:pPr>
    </w:p>
    <w:p w14:paraId="767518F0" w14:textId="77777777" w:rsidR="001538C0" w:rsidRPr="00014D16" w:rsidRDefault="001538C0" w:rsidP="001538C0">
      <w:pPr>
        <w:rPr>
          <w:rFonts w:eastAsiaTheme="majorEastAsia" w:cstheme="majorBidi"/>
          <w:b/>
          <w:color w:val="0F4761" w:themeColor="accent1" w:themeShade="BF"/>
          <w:szCs w:val="32"/>
          <w:lang w:val="pt-BR"/>
        </w:rPr>
      </w:pPr>
      <w:r w:rsidRPr="00014D16">
        <w:rPr>
          <w:rFonts w:eastAsiaTheme="majorEastAsia" w:cstheme="majorBidi"/>
          <w:b/>
          <w:bCs/>
          <w:color w:val="0F4761" w:themeColor="accent1" w:themeShade="BF"/>
          <w:szCs w:val="32"/>
          <w:lang w:val="pt-BR"/>
        </w:rPr>
        <w:t>Informes críticos para la seguridad y quejas de los clientes</w:t>
      </w:r>
    </w:p>
    <w:p w14:paraId="054AB5B0" w14:textId="77777777" w:rsidR="001538C0" w:rsidRPr="00014D16" w:rsidRDefault="001538C0" w:rsidP="001538C0">
      <w:pPr>
        <w:rPr>
          <w:lang w:val="pt-BR"/>
        </w:rPr>
      </w:pPr>
      <w:r w:rsidRPr="00014D16">
        <w:rPr>
          <w:lang w:val="pt-BR"/>
        </w:rPr>
        <w:t>Las no conformidades críticas para la seguridad, ya sean identificadas internamente o informadas por los clientes, requieren que se inicie una solicitud de acción correctiva dentro de las 24 horas. Si la no conformidad cumple con los criterios para la presentación continua de informes de seguridad operacional, se debe notificar a la FAA u otras autoridades reguladoras aplicables dentro del mismo plazo.</w:t>
      </w:r>
    </w:p>
    <w:p w14:paraId="1E28D637" w14:textId="77777777" w:rsidR="001538C0" w:rsidRPr="00014D16" w:rsidRDefault="001538C0" w:rsidP="001538C0">
      <w:pPr>
        <w:rPr>
          <w:lang w:val="pt-BR"/>
        </w:rPr>
      </w:pPr>
      <w:r w:rsidRPr="00014D16">
        <w:rPr>
          <w:lang w:val="pt-BR"/>
        </w:rPr>
        <w:t>Todas las quejas de los clientes se procesan como acciones correctivas y no pasan por el proceso estándar de no conformidad. Estos deben tener una solicitud de acción correctiva planteada dentro de los siete días hábiles, con responsabilidad asignada para la investigación y resolución. Si se identifica un problema sistémico, la no conformidad se remite a la junta de acción correctiva para una revisión adicional.</w:t>
      </w:r>
    </w:p>
    <w:p w14:paraId="1FAEB514" w14:textId="77777777" w:rsidR="001538C0" w:rsidRPr="00014D16" w:rsidRDefault="001538C0" w:rsidP="001538C0">
      <w:pPr>
        <w:rPr>
          <w:rFonts w:eastAsiaTheme="majorEastAsia" w:cstheme="majorBidi"/>
          <w:b/>
          <w:bCs/>
          <w:color w:val="0F4761" w:themeColor="accent1" w:themeShade="BF"/>
          <w:szCs w:val="32"/>
          <w:lang w:val="pt-BR"/>
        </w:rPr>
      </w:pPr>
      <w:r w:rsidRPr="00014D16">
        <w:rPr>
          <w:rFonts w:eastAsiaTheme="majorEastAsia" w:cstheme="majorBidi"/>
          <w:b/>
          <w:bCs/>
          <w:color w:val="0F4761" w:themeColor="accent1" w:themeShade="BF"/>
          <w:szCs w:val="32"/>
          <w:lang w:val="pt-BR"/>
        </w:rPr>
        <w:t>Contención y segregación de salidas no conformes</w:t>
      </w:r>
    </w:p>
    <w:p w14:paraId="0C65837B" w14:textId="77777777" w:rsidR="001538C0" w:rsidRPr="00014D16" w:rsidRDefault="001538C0" w:rsidP="001538C0">
      <w:pPr>
        <w:rPr>
          <w:rFonts w:eastAsiaTheme="majorEastAsia"/>
          <w:lang w:val="pt-BR"/>
        </w:rPr>
      </w:pPr>
      <w:r w:rsidRPr="00014D16">
        <w:rPr>
          <w:rFonts w:eastAsiaTheme="majorEastAsia"/>
          <w:lang w:val="pt-BR"/>
        </w:rPr>
        <w:t>Cuando se identifica una salida no conforme, debe segregarse y controlarse inmediatamente para evitar el uso no deseado. Un gerente de calidad o un ingeniero de calidad designado inicia el informe de no conformidad en QwizPro y realiza un seguimiento con el departamento responsable. El informe de no conformidad debe iniciarse dentro de las 24 horas posteriores a la identificación de la no conformidad. Si se requiere verificación de inventario, el material debe ser segregado y verificado dentro de las 24 horas.</w:t>
      </w:r>
    </w:p>
    <w:p w14:paraId="2D71B68A" w14:textId="77777777" w:rsidR="001538C0" w:rsidRPr="00014D16" w:rsidRDefault="001538C0" w:rsidP="001538C0">
      <w:pPr>
        <w:rPr>
          <w:rFonts w:eastAsiaTheme="majorEastAsia"/>
          <w:lang w:val="pt-BR"/>
        </w:rPr>
      </w:pPr>
      <w:r w:rsidRPr="00014D16">
        <w:rPr>
          <w:rFonts w:eastAsiaTheme="majorEastAsia"/>
          <w:lang w:val="pt-BR"/>
        </w:rPr>
        <w:t>Si se requiere una notificación al cliente, el gerente del programa es responsable de garantizar que el cliente esté informado y se obtenga la aprobación antes de colocar el producto. Si la no conformidad requiere notificación regulatoria, se escala a través del proceso de cumplimiento regulatorio.</w:t>
      </w:r>
    </w:p>
    <w:p w14:paraId="7E749017" w14:textId="77777777" w:rsidR="001538C0" w:rsidRPr="00014D16" w:rsidRDefault="001538C0" w:rsidP="001538C0">
      <w:pPr>
        <w:rPr>
          <w:rFonts w:eastAsiaTheme="majorEastAsia" w:cstheme="majorBidi"/>
          <w:b/>
          <w:bCs/>
          <w:color w:val="0F4761" w:themeColor="accent1" w:themeShade="BF"/>
          <w:szCs w:val="32"/>
          <w:lang w:val="pt-BR"/>
        </w:rPr>
      </w:pPr>
      <w:r w:rsidRPr="00014D16">
        <w:rPr>
          <w:rFonts w:eastAsiaTheme="majorEastAsia" w:cstheme="majorBidi"/>
          <w:b/>
          <w:bCs/>
          <w:color w:val="0F4761" w:themeColor="accent1" w:themeShade="BF"/>
          <w:szCs w:val="32"/>
          <w:lang w:val="pt-BR"/>
        </w:rPr>
        <w:t>Requisitos de acciones correctivas y preventivas</w:t>
      </w:r>
    </w:p>
    <w:p w14:paraId="58C8B8E4" w14:textId="77777777" w:rsidR="001538C0" w:rsidRPr="00014D16" w:rsidRDefault="001538C0" w:rsidP="001538C0">
      <w:pPr>
        <w:rPr>
          <w:rFonts w:eastAsiaTheme="majorEastAsia"/>
          <w:lang w:val="pt-BR"/>
        </w:rPr>
      </w:pPr>
      <w:r w:rsidRPr="00014D16">
        <w:rPr>
          <w:rFonts w:eastAsiaTheme="majorEastAsia"/>
          <w:lang w:val="pt-BR"/>
        </w:rPr>
        <w:t>Se requieren acciones correctivas para las no conformidades que afecten la conformidad, la seguridad o la aeronavegabilidad del producto, que se hayan identificado como una tendencia a través del seguimiento de no conformidades o que cumplan con los umbrales de control del proceso. Si se requiere una acción correctiva, se aplica el proceso de acción correctiva. Un análisis de causa raíz debe completarse utilizando metodologías reconocidas por la industria, como el análisis de cinco porqués, los diagramas de Ishikawa o el análisis modal de fallas y efectos. La verificación de la eficacia debe documentarse antes del cierre.</w:t>
      </w:r>
    </w:p>
    <w:p w14:paraId="2769EA75" w14:textId="77777777" w:rsidR="001538C0" w:rsidRPr="00014D16" w:rsidRDefault="001538C0" w:rsidP="001538C0">
      <w:pPr>
        <w:rPr>
          <w:rFonts w:eastAsiaTheme="majorEastAsia" w:cstheme="majorBidi"/>
          <w:b/>
          <w:bCs/>
          <w:color w:val="0F4761" w:themeColor="accent1" w:themeShade="BF"/>
          <w:szCs w:val="32"/>
          <w:lang w:val="pt-BR"/>
        </w:rPr>
      </w:pPr>
      <w:r w:rsidRPr="00014D16">
        <w:rPr>
          <w:rFonts w:eastAsiaTheme="majorEastAsia" w:cstheme="majorBidi"/>
          <w:b/>
          <w:bCs/>
          <w:color w:val="0F4761" w:themeColor="accent1" w:themeShade="BF"/>
          <w:szCs w:val="32"/>
          <w:lang w:val="pt-BR"/>
        </w:rPr>
        <w:t>Disposición final y conservación de registros</w:t>
      </w:r>
    </w:p>
    <w:p w14:paraId="25544600" w14:textId="77777777" w:rsidR="001538C0" w:rsidRPr="00014D16" w:rsidRDefault="001538C0" w:rsidP="001538C0">
      <w:pPr>
        <w:rPr>
          <w:rFonts w:eastAsiaTheme="majorEastAsia"/>
          <w:lang w:val="pt-BR"/>
        </w:rPr>
      </w:pPr>
      <w:r w:rsidRPr="00014D16">
        <w:rPr>
          <w:rFonts w:eastAsiaTheme="majorEastAsia"/>
          <w:lang w:val="pt-BR"/>
        </w:rPr>
        <w:t>Se realiza un seguimiento de todas las no conformidades dentro de QwizPro, con registros documentados conservados según los requisitos de retención de AS9100, AS9110 e ISO 9001. Estos registros deben incluir una descripción detallada de la no conformidad, las acciones correctivas o preventivas tomadas, las concesiones obtenidas de los clientes o las autoridades reguladoras, y la autoridad de aprobación para la disposición final.</w:t>
      </w:r>
    </w:p>
    <w:p w14:paraId="136EC841" w14:textId="2050CE04" w:rsidR="001538C0" w:rsidRPr="00014D16" w:rsidRDefault="001538C0" w:rsidP="00410ADF">
      <w:pPr>
        <w:rPr>
          <w:rFonts w:eastAsiaTheme="majorEastAsia" w:cstheme="majorBidi"/>
          <w:b/>
          <w:bCs/>
          <w:color w:val="0F4761" w:themeColor="accent1" w:themeShade="BF"/>
          <w:szCs w:val="32"/>
          <w:lang w:val="pt-BR"/>
        </w:rPr>
      </w:pPr>
      <w:r w:rsidRPr="00014D16">
        <w:rPr>
          <w:rFonts w:eastAsiaTheme="majorEastAsia"/>
          <w:lang w:val="pt-BR"/>
        </w:rPr>
        <w:lastRenderedPageBreak/>
        <w:t>Los productos no conformes entregados con concesiones del cliente deben tener documentación de respaldo para garantizar el cumplimiento de los requisitos de seguridad operativa continuos, incluida la forma, el ajuste, la función y la validación de seguridad. Si se identifica un defecto de escape después de la entrega, se aplica el proceso de cumplimiento normativo, lo que garantiza que se completen la notificación reglamentaria y las evaluaciones de impacto en el cliente.</w:t>
      </w:r>
    </w:p>
    <w:p w14:paraId="1C050F33" w14:textId="77777777" w:rsidR="001538C0" w:rsidRPr="00014D16" w:rsidRDefault="001538C0" w:rsidP="001538C0">
      <w:pPr>
        <w:spacing w:before="240" w:after="0" w:line="240" w:lineRule="auto"/>
        <w:rPr>
          <w:rFonts w:eastAsiaTheme="majorEastAsia" w:cstheme="majorBidi"/>
          <w:b/>
          <w:bCs/>
          <w:color w:val="0F4761" w:themeColor="accent1" w:themeShade="BF"/>
          <w:szCs w:val="32"/>
          <w:lang w:val="pt-BR"/>
        </w:rPr>
      </w:pPr>
      <w:r w:rsidRPr="00014D16">
        <w:rPr>
          <w:rFonts w:eastAsiaTheme="majorEastAsia" w:cstheme="majorBidi"/>
          <w:b/>
          <w:bCs/>
          <w:color w:val="0F4761" w:themeColor="accent1" w:themeShade="BF"/>
          <w:szCs w:val="32"/>
          <w:lang w:val="pt-BR"/>
        </w:rPr>
        <w:t>Proceso de disposición de la junta de revisión de materiales</w:t>
      </w:r>
    </w:p>
    <w:p w14:paraId="0924EA1A" w14:textId="77777777" w:rsidR="001538C0" w:rsidRPr="00014D16" w:rsidRDefault="001538C0" w:rsidP="001538C0">
      <w:pPr>
        <w:spacing w:before="240" w:after="0" w:line="240" w:lineRule="auto"/>
        <w:rPr>
          <w:rFonts w:eastAsiaTheme="majorEastAsia"/>
          <w:szCs w:val="24"/>
          <w:lang w:val="pt-BR"/>
        </w:rPr>
      </w:pPr>
      <w:r w:rsidRPr="00014D16">
        <w:rPr>
          <w:rFonts w:eastAsiaTheme="majorEastAsia"/>
          <w:szCs w:val="24"/>
          <w:lang w:val="pt-BR"/>
        </w:rPr>
        <w:t>Las no conformidades que requieren una revisión formal se escalan a la junta de revisión de materiales. El equipo de MRB está formado por representantes de ingeniería, calidad y operaciones, y al menos un miembro tiene conocimiento directo del producto que se está revisando. El MRB determina la disposición adecuada para el material afectado en función de los requisitos reglamentarios y del cliente.</w:t>
      </w:r>
    </w:p>
    <w:p w14:paraId="6835A15D" w14:textId="77777777" w:rsidR="001538C0" w:rsidRPr="00014D16" w:rsidRDefault="001538C0" w:rsidP="001538C0">
      <w:pPr>
        <w:spacing w:after="0" w:line="240" w:lineRule="auto"/>
        <w:rPr>
          <w:rFonts w:eastAsiaTheme="majorEastAsia"/>
          <w:szCs w:val="24"/>
          <w:lang w:val="pt-BR"/>
        </w:rPr>
      </w:pPr>
    </w:p>
    <w:p w14:paraId="6C7C5648" w14:textId="77777777" w:rsidR="001538C0" w:rsidRPr="00014D16" w:rsidRDefault="001538C0" w:rsidP="001538C0">
      <w:pPr>
        <w:spacing w:after="0" w:line="240" w:lineRule="auto"/>
        <w:rPr>
          <w:rFonts w:eastAsiaTheme="majorEastAsia"/>
          <w:szCs w:val="24"/>
          <w:lang w:val="pt-BR"/>
        </w:rPr>
      </w:pPr>
      <w:r w:rsidRPr="00014D16">
        <w:rPr>
          <w:rFonts w:eastAsiaTheme="majorEastAsia"/>
          <w:szCs w:val="24"/>
          <w:lang w:val="pt-BR"/>
        </w:rPr>
        <w:t>Las disposiciones de retrabajo requieren instrucciones de retrabajo documentadas de ingeniería, incluidos criterios específicos para validar el material reelaborado antes de devolverlo a producción. Las disposiciones de uso tal cual deben ser aprobadas por el MRB, y se debe obtener la autorización del cliente cuando sea necesario. Las no conformidades relacionadas con el proveedor pueden eliminarse como devoluciones al proveedor sin intervención de ingeniería si el proveedor emite una autorización de devolución de material. Las disposiciones de chatarra deben documentarse en QwizPro, y los materiales deben marcarse permanentemente o quedar físicamente inutilizables antes de retirarlos de las instalaciones.</w:t>
      </w:r>
    </w:p>
    <w:p w14:paraId="7906FEC4" w14:textId="77777777" w:rsidR="001538C0" w:rsidRPr="00014D16" w:rsidRDefault="001538C0" w:rsidP="001538C0">
      <w:pPr>
        <w:spacing w:after="0" w:line="240" w:lineRule="auto"/>
        <w:rPr>
          <w:rFonts w:eastAsiaTheme="majorEastAsia"/>
          <w:szCs w:val="24"/>
          <w:lang w:val="pt-BR"/>
        </w:rPr>
      </w:pPr>
    </w:p>
    <w:p w14:paraId="1C6893BA" w14:textId="77777777" w:rsidR="001538C0" w:rsidRPr="00014D16" w:rsidRDefault="001538C0" w:rsidP="001538C0">
      <w:pPr>
        <w:rPr>
          <w:lang w:val="pt-BR"/>
        </w:rPr>
      </w:pPr>
      <w:r w:rsidRPr="00014D16">
        <w:rPr>
          <w:lang w:val="pt-BR"/>
        </w:rPr>
        <w:t>Todas las disposiciones deben registrarse en QwizPro, lo que garantiza la trazabilidad, el seguimiento de las aprobaciones y el cumplimiento de los requisitos reglamentarios. El registro de disposición debe incluir una descripción de la no conformidad, la acción aprobada tomada y el personal responsable que autorizó la disposición.</w:t>
      </w:r>
    </w:p>
    <w:p w14:paraId="72F7F70C" w14:textId="77777777" w:rsidR="001538C0" w:rsidRPr="00014D16" w:rsidRDefault="001538C0" w:rsidP="001538C0">
      <w:pPr>
        <w:spacing w:before="240" w:after="0" w:line="240" w:lineRule="auto"/>
        <w:rPr>
          <w:rFonts w:eastAsiaTheme="majorEastAsia" w:cstheme="majorBidi"/>
          <w:b/>
          <w:bCs/>
          <w:color w:val="0F4761" w:themeColor="accent1" w:themeShade="BF"/>
          <w:szCs w:val="32"/>
          <w:lang w:val="pt-BR"/>
        </w:rPr>
      </w:pPr>
      <w:r w:rsidRPr="00014D16">
        <w:rPr>
          <w:rFonts w:eastAsiaTheme="majorEastAsia" w:cstheme="majorBidi"/>
          <w:b/>
          <w:bCs/>
          <w:color w:val="0F4761" w:themeColor="accent1" w:themeShade="BF"/>
          <w:szCs w:val="32"/>
          <w:lang w:val="pt-BR"/>
        </w:rPr>
        <w:t>Defectos escapados y notificación al cliente</w:t>
      </w:r>
    </w:p>
    <w:p w14:paraId="2DCD7535" w14:textId="77777777" w:rsidR="001538C0" w:rsidRPr="00014D16" w:rsidRDefault="001538C0" w:rsidP="001538C0">
      <w:pPr>
        <w:spacing w:before="240"/>
        <w:rPr>
          <w:lang w:val="pt-BR"/>
        </w:rPr>
      </w:pPr>
      <w:r w:rsidRPr="00014D16">
        <w:rPr>
          <w:lang w:val="pt-BR"/>
        </w:rPr>
        <w:t>Si se identifica un producto no conforme después del envío, se debe iniciar una notificación al cliente en QwizPro en el módulo de acción correctiva. El gerente del programa, el equipo de calidad y el equipo de administración de pedidos de ventas se coordinan para garantizar que el cliente reciba una evaluación completa del impacto. Si es necesario, se toman medidas correctivas para evitar que se repitan.</w:t>
      </w:r>
    </w:p>
    <w:p w14:paraId="3E1630D2" w14:textId="77777777" w:rsidR="001538C0" w:rsidRPr="00014D16" w:rsidRDefault="001538C0" w:rsidP="001538C0">
      <w:pPr>
        <w:rPr>
          <w:lang w:val="pt-BR"/>
        </w:rPr>
      </w:pPr>
      <w:r w:rsidRPr="00014D16">
        <w:rPr>
          <w:lang w:val="pt-BR"/>
        </w:rPr>
        <w:t>Para cualquier no conformidad que pueda afectar la aeronavegabilidad, se realizan evaluaciones continuas de seguridad operativa de acuerdo con los requisitos reglamentarios. Si se determina que un defecto es crítico para la seguridad, se debe notificar al cliente y a las autoridades reguladoras correspondientes dentro de las 24 horas posteriores a su descubrimiento.</w:t>
      </w:r>
    </w:p>
    <w:p w14:paraId="745BB576" w14:textId="77777777" w:rsidR="001538C0" w:rsidRPr="00014D16" w:rsidRDefault="001538C0" w:rsidP="001538C0">
      <w:pPr>
        <w:rPr>
          <w:lang w:val="pt-BR"/>
        </w:rPr>
      </w:pPr>
      <w:r w:rsidRPr="00014D16">
        <w:rPr>
          <w:lang w:val="pt-BR"/>
        </w:rPr>
        <w:t>Si una fuga afecta a varios clientes, se realiza una evaluación de riesgos interna para determinar si se requieren notificaciones adicionales. En los casos en que los productos devueltos requieran retrabajo o reemplazo, todas las acciones correctivas se documentan en QwizPro y se verifican antes de devolver la unidad al servicio.</w:t>
      </w:r>
    </w:p>
    <w:p w14:paraId="7D4D7383" w14:textId="77777777" w:rsidR="001538C0" w:rsidRPr="00014D16" w:rsidRDefault="001538C0" w:rsidP="001538C0">
      <w:pPr>
        <w:spacing w:before="240" w:after="0" w:line="240" w:lineRule="auto"/>
        <w:rPr>
          <w:rFonts w:eastAsiaTheme="majorEastAsia" w:cstheme="majorBidi"/>
          <w:b/>
          <w:bCs/>
          <w:color w:val="0F4761" w:themeColor="accent1" w:themeShade="BF"/>
          <w:szCs w:val="32"/>
          <w:lang w:val="pt-BR"/>
        </w:rPr>
      </w:pPr>
      <w:r w:rsidRPr="00014D16">
        <w:rPr>
          <w:rFonts w:eastAsiaTheme="majorEastAsia" w:cstheme="majorBidi"/>
          <w:b/>
          <w:bCs/>
          <w:color w:val="0F4761" w:themeColor="accent1" w:themeShade="BF"/>
          <w:szCs w:val="32"/>
          <w:lang w:val="pt-BR"/>
        </w:rPr>
        <w:t>No conformidades de proveedores y acciones correctivas</w:t>
      </w:r>
    </w:p>
    <w:p w14:paraId="1F556E57" w14:textId="77777777" w:rsidR="001538C0" w:rsidRPr="00014D16" w:rsidRDefault="001538C0" w:rsidP="001538C0">
      <w:pPr>
        <w:spacing w:before="240"/>
        <w:rPr>
          <w:lang w:val="pt-BR"/>
        </w:rPr>
      </w:pPr>
      <w:r w:rsidRPr="00014D16">
        <w:rPr>
          <w:lang w:val="pt-BR"/>
        </w:rPr>
        <w:t xml:space="preserve">Las no conformidades identificadas en los materiales o servicios proporcionados por el proveedor deben documentarse en el módulo de no conformidad de QwizPro. Cuando se requieren acciones correctivas del proveedor, se emite una solicitud de acción correctiva del proveedor dentro del módulo SCAR de QwizPro. El proveedor debe realizar un análisis </w:t>
      </w:r>
      <w:r w:rsidRPr="00014D16">
        <w:rPr>
          <w:lang w:val="pt-BR"/>
        </w:rPr>
        <w:lastRenderedPageBreak/>
        <w:t>de la causa raíz, proporcionar detalles de las acciones correctivas y verificar la eficacia antes de que se acepten futuros envíos.</w:t>
      </w:r>
    </w:p>
    <w:p w14:paraId="2B76BBED" w14:textId="77777777" w:rsidR="001538C0" w:rsidRPr="00014D16" w:rsidRDefault="001538C0" w:rsidP="001538C0">
      <w:pPr>
        <w:rPr>
          <w:lang w:val="pt-BR"/>
        </w:rPr>
      </w:pPr>
      <w:r w:rsidRPr="00014D16">
        <w:rPr>
          <w:lang w:val="pt-BR"/>
        </w:rPr>
        <w:t>Los proveedores con problemas de no conformidad repetidos pueden ser escalados para una revisión adicional. El estado del proveedor en la lista de proveedores aprobados, mantenida en QwizPro, se monitorea en función de su respuesta a las acciones correctivas y la efectividad de las soluciones implementadas.</w:t>
      </w:r>
    </w:p>
    <w:p w14:paraId="05142F0B" w14:textId="77777777" w:rsidR="001538C0" w:rsidRPr="001538C0" w:rsidRDefault="001538C0" w:rsidP="001538C0">
      <w:pPr>
        <w:spacing w:before="240" w:after="0" w:line="240" w:lineRule="auto"/>
        <w:rPr>
          <w:rFonts w:eastAsiaTheme="majorEastAsia" w:cstheme="majorBidi"/>
          <w:b/>
          <w:bCs/>
          <w:color w:val="0F4761" w:themeColor="accent1" w:themeShade="BF"/>
          <w:szCs w:val="32"/>
          <w:lang w:val="pt-BR"/>
        </w:rPr>
      </w:pPr>
      <w:r w:rsidRPr="001538C0">
        <w:rPr>
          <w:rFonts w:eastAsiaTheme="majorEastAsia" w:cstheme="majorBidi"/>
          <w:b/>
          <w:bCs/>
          <w:color w:val="0F4761" w:themeColor="accent1" w:themeShade="BF"/>
          <w:szCs w:val="32"/>
          <w:lang w:val="pt-BR"/>
        </w:rPr>
        <w:t>Cumplimiento normativo e informes</w:t>
      </w:r>
    </w:p>
    <w:p w14:paraId="725D7875" w14:textId="77777777" w:rsidR="001538C0" w:rsidRPr="00014D16" w:rsidRDefault="001538C0" w:rsidP="001538C0">
      <w:pPr>
        <w:spacing w:before="240"/>
        <w:rPr>
          <w:lang w:val="pt-BR"/>
        </w:rPr>
      </w:pPr>
      <w:r w:rsidRPr="00014D16">
        <w:rPr>
          <w:lang w:val="pt-BR"/>
        </w:rPr>
        <w:t>La organización garantiza el cumplimiento de todos los requisitos de informes reglamentarios relacionados con las no conformidades. Si una no conformidad afecta a un producto sujeto a FAA, EASA, CAAC u otra supervisión regulatoria, el equipo de cumplimiento se asegura de que todas las notificaciones e informes necesarios se presenten dentro de los plazos requeridos.</w:t>
      </w:r>
    </w:p>
    <w:p w14:paraId="06E31AF1" w14:textId="77777777" w:rsidR="001538C0" w:rsidRPr="00014D16" w:rsidRDefault="001538C0" w:rsidP="001538C0">
      <w:pPr>
        <w:rPr>
          <w:lang w:val="pt-BR"/>
        </w:rPr>
      </w:pPr>
      <w:r w:rsidRPr="00014D16">
        <w:rPr>
          <w:lang w:val="pt-BR"/>
        </w:rPr>
        <w:t>Los registros relacionados con los informes reglamentarios, incluidas las acciones correctivas y las evaluaciones continuas de seguridad operativa, se mantienen dentro de QwizPro. Estos registros están disponibles para su revisión por parte de las autoridades reguladoras que lo soliciten.</w:t>
      </w:r>
    </w:p>
    <w:p w14:paraId="518D3B88" w14:textId="77777777" w:rsidR="001538C0" w:rsidRPr="00014D16" w:rsidRDefault="001538C0" w:rsidP="001538C0">
      <w:pPr>
        <w:spacing w:before="240" w:after="0" w:line="240" w:lineRule="auto"/>
        <w:rPr>
          <w:rFonts w:eastAsiaTheme="majorEastAsia" w:cstheme="majorBidi"/>
          <w:b/>
          <w:bCs/>
          <w:color w:val="0F4761" w:themeColor="accent1" w:themeShade="BF"/>
          <w:szCs w:val="32"/>
          <w:lang w:val="pt-BR"/>
        </w:rPr>
      </w:pPr>
      <w:r w:rsidRPr="00014D16">
        <w:rPr>
          <w:rFonts w:eastAsiaTheme="majorEastAsia" w:cstheme="majorBidi"/>
          <w:b/>
          <w:bCs/>
          <w:color w:val="0F4761" w:themeColor="accent1" w:themeShade="BF"/>
          <w:szCs w:val="32"/>
          <w:lang w:val="pt-BR"/>
        </w:rPr>
        <w:t>Disposición final y mejora continua</w:t>
      </w:r>
    </w:p>
    <w:p w14:paraId="3231C226" w14:textId="77777777" w:rsidR="001538C0" w:rsidRPr="00014D16" w:rsidRDefault="001538C0" w:rsidP="001538C0">
      <w:pPr>
        <w:spacing w:before="240"/>
        <w:rPr>
          <w:lang w:val="pt-BR"/>
        </w:rPr>
      </w:pPr>
      <w:r w:rsidRPr="00014D16">
        <w:rPr>
          <w:lang w:val="pt-BR"/>
        </w:rPr>
        <w:t>La organización revisa continuamente las tendencias de no conformidad para identificar posibles mejoras en los procesos. La junta de acción correctiva evalúa los problemas sistémicos e inicia acciones preventivas para mitigar los riesgos asociados con las no conformidades recurrentes.</w:t>
      </w:r>
    </w:p>
    <w:p w14:paraId="39F1FB4E" w14:textId="77777777" w:rsidR="001538C0" w:rsidRPr="00014D16" w:rsidRDefault="001538C0" w:rsidP="001538C0">
      <w:pPr>
        <w:rPr>
          <w:lang w:val="pt-BR"/>
        </w:rPr>
      </w:pPr>
      <w:r w:rsidRPr="00014D16">
        <w:rPr>
          <w:lang w:val="pt-BR"/>
        </w:rPr>
        <w:t>La disposición final de los materiales no conformes se supervisa para garantizar el cumplimiento de los requisitos internos, reglamentarios y del cliente. Las métricas relacionadas con la identificación de no conformidades, los tiempos de respuesta de las acciones correctivas y la eficacia de la disposición se revisan como parte del proceso de revisión por la dirección.</w:t>
      </w:r>
    </w:p>
    <w:p w14:paraId="1342AE77" w14:textId="77777777" w:rsidR="001538C0" w:rsidRPr="00014D16" w:rsidRDefault="001538C0" w:rsidP="001538C0">
      <w:pPr>
        <w:spacing w:after="0" w:line="240" w:lineRule="auto"/>
        <w:rPr>
          <w:lang w:val="pt-BR"/>
        </w:rPr>
      </w:pPr>
      <w:r w:rsidRPr="00014D16">
        <w:rPr>
          <w:lang w:val="pt-BR"/>
        </w:rPr>
        <w:t>La información documentada relacionada con las salidas no conformes, las acciones correctivas y los informes reglamentarios se conserva según las políticas de retención establecidas. Todos los registros deben mantenerse de forma controlada y trazable para garantizar el cumplimiento de los requisitos del sistema de calidad.</w:t>
      </w:r>
    </w:p>
    <w:p w14:paraId="002BB784" w14:textId="77777777" w:rsidR="001538C0" w:rsidRPr="00014D16" w:rsidRDefault="001538C0" w:rsidP="001538C0">
      <w:pPr>
        <w:rPr>
          <w:lang w:val="pt-BR"/>
        </w:rPr>
      </w:pPr>
    </w:p>
    <w:p w14:paraId="282C03D8" w14:textId="77777777" w:rsidR="001538C0" w:rsidRPr="00014D16" w:rsidRDefault="001538C0" w:rsidP="001538C0">
      <w:pPr>
        <w:rPr>
          <w:lang w:val="pt-BR"/>
        </w:rPr>
      </w:pPr>
    </w:p>
    <w:p w14:paraId="3B9C347C" w14:textId="77777777" w:rsidR="001538C0" w:rsidRPr="00014D16" w:rsidRDefault="001538C0" w:rsidP="001538C0">
      <w:pPr>
        <w:pStyle w:val="Heading1"/>
        <w:rPr>
          <w:lang w:val="pt-BR"/>
        </w:rPr>
      </w:pPr>
    </w:p>
    <w:p w14:paraId="7296580E" w14:textId="77777777" w:rsidR="001538C0" w:rsidRPr="00014D16" w:rsidRDefault="001538C0" w:rsidP="001538C0">
      <w:pPr>
        <w:pStyle w:val="Heading1"/>
        <w:rPr>
          <w:lang w:val="pt-BR"/>
        </w:rPr>
      </w:pPr>
      <w:r w:rsidRPr="00014D16">
        <w:rPr>
          <w:lang w:val="pt-BR"/>
        </w:rPr>
        <w:t>Archivo</w:t>
      </w:r>
    </w:p>
    <w:p w14:paraId="0CBCF737" w14:textId="77777777" w:rsidR="001538C0" w:rsidRPr="00014D16" w:rsidRDefault="001538C0" w:rsidP="001538C0">
      <w:pPr>
        <w:rPr>
          <w:lang w:val="pt-BR"/>
        </w:rPr>
      </w:pPr>
      <w:r w:rsidRPr="00014D16">
        <w:rPr>
          <w:lang w:val="pt-BR"/>
        </w:rPr>
        <w:t>Enumere los registros mantenidos para demostrar el cumplimiento:</w:t>
      </w:r>
    </w:p>
    <w:p w14:paraId="4864C2A3" w14:textId="77777777" w:rsidR="001538C0" w:rsidRPr="00BE5E16" w:rsidRDefault="001538C0" w:rsidP="001538C0">
      <w:pPr>
        <w:pStyle w:val="ListParagraph"/>
      </w:pPr>
      <w:r>
        <w:t>Informes de Auditoría Interna</w:t>
      </w:r>
    </w:p>
    <w:p w14:paraId="5C8BAFE5" w14:textId="77777777" w:rsidR="001538C0" w:rsidRPr="00BE5E16" w:rsidRDefault="001538C0" w:rsidP="001538C0">
      <w:pPr>
        <w:pStyle w:val="ListParagraph"/>
      </w:pPr>
      <w:r>
        <w:t>Acciones de Mejora Continua</w:t>
      </w:r>
    </w:p>
    <w:p w14:paraId="75E7C55F" w14:textId="77777777" w:rsidR="001538C0" w:rsidRPr="00014D16" w:rsidRDefault="001538C0" w:rsidP="001538C0">
      <w:pPr>
        <w:pStyle w:val="ListParagraph"/>
        <w:rPr>
          <w:lang w:val="pt-BR"/>
        </w:rPr>
      </w:pPr>
      <w:r w:rsidRPr="00014D16">
        <w:rPr>
          <w:lang w:val="pt-BR"/>
        </w:rPr>
        <w:t>Resultados de la revisión por la dirección</w:t>
      </w:r>
    </w:p>
    <w:p w14:paraId="578BBDE7" w14:textId="77777777" w:rsidR="001538C0" w:rsidRPr="00014D16" w:rsidRDefault="001538C0" w:rsidP="001538C0">
      <w:pPr>
        <w:pStyle w:val="Heading1"/>
        <w:rPr>
          <w:lang w:val="pt-BR"/>
        </w:rPr>
      </w:pPr>
      <w:r w:rsidRPr="00014D16">
        <w:rPr>
          <w:lang w:val="pt-BR"/>
        </w:rPr>
        <w:lastRenderedPageBreak/>
        <w:t>Normas que rigen</w:t>
      </w:r>
    </w:p>
    <w:p w14:paraId="27013271" w14:textId="77777777" w:rsidR="001538C0" w:rsidRPr="00014D16" w:rsidRDefault="001538C0" w:rsidP="001538C0">
      <w:pPr>
        <w:rPr>
          <w:lang w:val="pt-BR"/>
        </w:rPr>
      </w:pPr>
      <w:r w:rsidRPr="00014D16">
        <w:rPr>
          <w:lang w:val="pt-BR"/>
        </w:rPr>
        <w:t>Consulte las normas y directrices aplicables:</w:t>
      </w:r>
    </w:p>
    <w:p w14:paraId="73F8E5A0" w14:textId="77777777" w:rsidR="001538C0" w:rsidRPr="00DB04E0" w:rsidRDefault="001538C0" w:rsidP="001538C0">
      <w:pPr>
        <w:pStyle w:val="ListParagraph"/>
        <w:numPr>
          <w:ilvl w:val="0"/>
          <w:numId w:val="12"/>
        </w:numPr>
        <w:rPr>
          <w:rFonts w:asciiTheme="minorHAnsi" w:hAnsiTheme="minorHAnsi" w:cstheme="minorHAnsi"/>
        </w:rPr>
      </w:pPr>
      <w:r w:rsidRPr="00DB04E0">
        <w:rPr>
          <w:rFonts w:asciiTheme="minorHAnsi" w:hAnsiTheme="minorHAnsi" w:cstheme="minorHAnsi"/>
        </w:rPr>
        <w:t xml:space="preserve">AS9100 </w:t>
      </w:r>
    </w:p>
    <w:p w14:paraId="2E8E1D64" w14:textId="77777777" w:rsidR="001538C0" w:rsidRPr="00DB04E0" w:rsidRDefault="001538C0" w:rsidP="001538C0">
      <w:pPr>
        <w:pStyle w:val="ListParagraph"/>
        <w:numPr>
          <w:ilvl w:val="0"/>
          <w:numId w:val="12"/>
        </w:numPr>
        <w:rPr>
          <w:rFonts w:asciiTheme="minorHAnsi" w:hAnsiTheme="minorHAnsi" w:cstheme="minorHAnsi"/>
        </w:rPr>
      </w:pPr>
      <w:r w:rsidRPr="00DB04E0">
        <w:rPr>
          <w:rFonts w:asciiTheme="minorHAnsi" w:hAnsiTheme="minorHAnsi" w:cstheme="minorHAnsi"/>
        </w:rPr>
        <w:t>AS9103</w:t>
      </w:r>
    </w:p>
    <w:p w14:paraId="1D0A5F52" w14:textId="77777777" w:rsidR="001538C0" w:rsidRPr="00DB04E0" w:rsidRDefault="001538C0" w:rsidP="001538C0">
      <w:pPr>
        <w:pStyle w:val="ListParagraph"/>
        <w:numPr>
          <w:ilvl w:val="0"/>
          <w:numId w:val="12"/>
        </w:numPr>
        <w:rPr>
          <w:rFonts w:asciiTheme="minorHAnsi" w:hAnsiTheme="minorHAnsi" w:cstheme="minorHAnsi"/>
        </w:rPr>
      </w:pPr>
      <w:r w:rsidRPr="00DB04E0">
        <w:rPr>
          <w:rFonts w:asciiTheme="minorHAnsi" w:hAnsiTheme="minorHAnsi" w:cstheme="minorHAnsi"/>
        </w:rPr>
        <w:t>AS9110</w:t>
      </w:r>
    </w:p>
    <w:p w14:paraId="31F78609" w14:textId="77777777" w:rsidR="001538C0" w:rsidRPr="00BE5E16" w:rsidRDefault="001538C0" w:rsidP="001538C0">
      <w:pPr>
        <w:pStyle w:val="Heading1"/>
      </w:pPr>
      <w:r w:rsidRPr="00BE5E16">
        <w:t>Procesos relacionados</w:t>
      </w:r>
    </w:p>
    <w:p w14:paraId="7FDDD86A" w14:textId="77777777" w:rsidR="001538C0" w:rsidRPr="00014D16" w:rsidRDefault="001538C0" w:rsidP="001538C0">
      <w:pPr>
        <w:pStyle w:val="ListParagraph"/>
        <w:numPr>
          <w:ilvl w:val="0"/>
          <w:numId w:val="14"/>
        </w:numPr>
        <w:rPr>
          <w:rFonts w:asciiTheme="minorHAnsi" w:hAnsiTheme="minorHAnsi" w:cstheme="minorHAnsi"/>
          <w:lang w:val="pt-BR"/>
        </w:rPr>
      </w:pPr>
      <w:r w:rsidRPr="00014D16">
        <w:rPr>
          <w:rFonts w:asciiTheme="minorHAnsi" w:hAnsiTheme="minorHAnsi" w:cstheme="minorHAnsi"/>
          <w:lang w:val="pt-BR"/>
        </w:rPr>
        <w:t xml:space="preserve">CORP-P-600-01 Planificación del Sistema de Gestión de la Calidad </w:t>
      </w:r>
    </w:p>
    <w:p w14:paraId="7CC44FD8" w14:textId="77777777" w:rsidR="001538C0" w:rsidRPr="00014D16" w:rsidRDefault="001538C0" w:rsidP="001538C0">
      <w:pPr>
        <w:pStyle w:val="ListParagraph"/>
        <w:numPr>
          <w:ilvl w:val="0"/>
          <w:numId w:val="14"/>
        </w:numPr>
        <w:rPr>
          <w:rFonts w:asciiTheme="minorHAnsi" w:hAnsiTheme="minorHAnsi" w:cstheme="minorHAnsi"/>
          <w:lang w:val="pt-BR"/>
        </w:rPr>
      </w:pPr>
      <w:r w:rsidRPr="00014D16">
        <w:rPr>
          <w:rFonts w:asciiTheme="minorHAnsi" w:hAnsiTheme="minorHAnsi" w:cstheme="minorHAnsi"/>
          <w:lang w:val="pt-BR"/>
        </w:rPr>
        <w:t>QC-P-715-01 Control de equipos de monitoreo y medición</w:t>
      </w:r>
    </w:p>
    <w:p w14:paraId="1237FCB2" w14:textId="77777777" w:rsidR="001538C0" w:rsidRPr="00014D16" w:rsidRDefault="001538C0" w:rsidP="001538C0">
      <w:pPr>
        <w:pStyle w:val="ListParagraph"/>
        <w:numPr>
          <w:ilvl w:val="0"/>
          <w:numId w:val="14"/>
        </w:numPr>
        <w:rPr>
          <w:rFonts w:asciiTheme="minorHAnsi" w:hAnsiTheme="minorHAnsi" w:cstheme="minorHAnsi"/>
          <w:lang w:val="pt-BR"/>
        </w:rPr>
      </w:pPr>
      <w:r w:rsidRPr="00014D16">
        <w:rPr>
          <w:rFonts w:asciiTheme="minorHAnsi" w:hAnsiTheme="minorHAnsi" w:cstheme="minorHAnsi"/>
          <w:lang w:val="pt-BR"/>
        </w:rPr>
        <w:t xml:space="preserve">QA-P-750-1 Control de información documentada </w:t>
      </w:r>
    </w:p>
    <w:p w14:paraId="08E5E972" w14:textId="77777777" w:rsidR="001538C0" w:rsidRPr="00014D16" w:rsidRDefault="001538C0" w:rsidP="001538C0">
      <w:pPr>
        <w:rPr>
          <w:lang w:val="pt-BR"/>
        </w:rPr>
      </w:pPr>
    </w:p>
    <w:p w14:paraId="77397767" w14:textId="77777777" w:rsidR="001538C0" w:rsidRPr="00014D16" w:rsidRDefault="001538C0" w:rsidP="001538C0">
      <w:pPr>
        <w:pStyle w:val="Heading2"/>
        <w:rPr>
          <w:lang w:val="pt-BR"/>
        </w:rPr>
      </w:pPr>
      <w:r w:rsidRPr="00014D16">
        <w:rPr>
          <w:lang w:val="pt-BR"/>
        </w:rPr>
        <w:t xml:space="preserve">Métricas </w:t>
      </w:r>
    </w:p>
    <w:p w14:paraId="72A6A513" w14:textId="77777777" w:rsidR="001538C0" w:rsidRPr="00014D16" w:rsidRDefault="001538C0" w:rsidP="001538C0">
      <w:pPr>
        <w:rPr>
          <w:rFonts w:asciiTheme="minorHAnsi" w:hAnsiTheme="minorHAnsi" w:cstheme="minorHAnsi"/>
          <w:lang w:val="pt-BR"/>
        </w:rPr>
      </w:pPr>
      <w:r w:rsidRPr="00014D16">
        <w:rPr>
          <w:rFonts w:asciiTheme="minorHAnsi" w:hAnsiTheme="minorHAnsi" w:cstheme="minorHAnsi"/>
          <w:lang w:val="pt-BR"/>
        </w:rPr>
        <w:t>Consulte los KPI para las acciones correctivas y los defectos escapados.</w:t>
      </w:r>
    </w:p>
    <w:p w14:paraId="7E17B113" w14:textId="77777777" w:rsidR="001538C0" w:rsidRPr="00014D16" w:rsidRDefault="001538C0" w:rsidP="001538C0">
      <w:pPr>
        <w:pStyle w:val="Heading2"/>
        <w:rPr>
          <w:lang w:val="pt-BR"/>
        </w:rPr>
      </w:pPr>
      <w:r w:rsidRPr="00014D16">
        <w:rPr>
          <w:lang w:val="pt-BR"/>
        </w:rPr>
        <w:t>Adiestramiento</w:t>
      </w:r>
    </w:p>
    <w:p w14:paraId="6DF12ABF" w14:textId="77777777" w:rsidR="001538C0" w:rsidRPr="00014D16" w:rsidRDefault="001538C0" w:rsidP="001538C0">
      <w:pPr>
        <w:rPr>
          <w:rFonts w:asciiTheme="minorHAnsi" w:hAnsiTheme="minorHAnsi" w:cstheme="minorHAnsi"/>
          <w:lang w:val="pt-BR"/>
        </w:rPr>
      </w:pPr>
      <w:r w:rsidRPr="00014D16">
        <w:rPr>
          <w:rFonts w:asciiTheme="minorHAnsi" w:hAnsiTheme="minorHAnsi" w:cstheme="minorHAnsi"/>
          <w:lang w:val="pt-BR"/>
        </w:rPr>
        <w:t>Todos los empleados de Burrana están capacitados en este procedimiento.</w:t>
      </w:r>
    </w:p>
    <w:p w14:paraId="5801E389" w14:textId="77777777" w:rsidR="001538C0" w:rsidRPr="00014D16" w:rsidRDefault="001538C0" w:rsidP="001538C0">
      <w:pPr>
        <w:pStyle w:val="Heading2"/>
        <w:rPr>
          <w:lang w:val="pt-BR"/>
        </w:rPr>
      </w:pPr>
      <w:r w:rsidRPr="00014D16">
        <w:rPr>
          <w:lang w:val="pt-BR"/>
        </w:rPr>
        <w:t xml:space="preserve">Oportunidades y riesgos </w:t>
      </w:r>
    </w:p>
    <w:p w14:paraId="5B82EC3D" w14:textId="77777777" w:rsidR="001538C0" w:rsidRPr="00014D16" w:rsidRDefault="001538C0" w:rsidP="001538C0">
      <w:pPr>
        <w:rPr>
          <w:rFonts w:asciiTheme="minorHAnsi" w:hAnsiTheme="minorHAnsi" w:cstheme="minorHAnsi"/>
          <w:lang w:val="pt-BR"/>
        </w:rPr>
      </w:pPr>
      <w:r w:rsidRPr="00014D16">
        <w:rPr>
          <w:rFonts w:asciiTheme="minorHAnsi" w:hAnsiTheme="minorHAnsi" w:cstheme="minorHAnsi"/>
          <w:lang w:val="pt-BR"/>
        </w:rPr>
        <w:t xml:space="preserve">El procedimiento CORP-P-600-01 (Planificación del Sistema de Gestión de la Calidad) aborda las oportunidades y los riesgos (pensamiento basado en el riesgo). </w:t>
      </w:r>
    </w:p>
    <w:p w14:paraId="48ADC876" w14:textId="77777777" w:rsidR="001538C0" w:rsidRPr="00014D16" w:rsidRDefault="001538C0" w:rsidP="001538C0">
      <w:pPr>
        <w:rPr>
          <w:rFonts w:asciiTheme="minorHAnsi" w:hAnsiTheme="minorHAnsi" w:cstheme="minorHAnsi"/>
          <w:lang w:val="pt-BR"/>
        </w:rPr>
      </w:pPr>
      <w:r w:rsidRPr="00014D16">
        <w:rPr>
          <w:rFonts w:asciiTheme="minorHAnsi" w:hAnsiTheme="minorHAnsi" w:cstheme="minorHAnsi"/>
          <w:lang w:val="pt-BR"/>
        </w:rPr>
        <w:t xml:space="preserve">Burrana hace uso del conocimiento organizacional, las lecciones aprendidas y la experiencia con las actividades asociadas con la Mejora para determinar las oportunidades y los riesgos que deben abordarse y que pueden: </w:t>
      </w:r>
    </w:p>
    <w:p w14:paraId="4DF02AB6" w14:textId="77777777" w:rsidR="001538C0" w:rsidRPr="00014D16" w:rsidRDefault="001538C0" w:rsidP="001538C0">
      <w:pPr>
        <w:pStyle w:val="ListParagraph"/>
        <w:numPr>
          <w:ilvl w:val="0"/>
          <w:numId w:val="15"/>
        </w:numPr>
        <w:rPr>
          <w:rFonts w:asciiTheme="minorHAnsi" w:hAnsiTheme="minorHAnsi" w:cstheme="minorHAnsi"/>
          <w:lang w:val="pt-BR"/>
        </w:rPr>
      </w:pPr>
      <w:r w:rsidRPr="00014D16">
        <w:rPr>
          <w:rFonts w:asciiTheme="minorHAnsi" w:hAnsiTheme="minorHAnsi" w:cstheme="minorHAnsi"/>
          <w:lang w:val="pt-BR"/>
        </w:rPr>
        <w:t>Dar garantías de que el procedimiento puede lograr los resultados previstos.</w:t>
      </w:r>
    </w:p>
    <w:p w14:paraId="11A36BC6" w14:textId="77777777" w:rsidR="001538C0" w:rsidRPr="00014D16" w:rsidRDefault="001538C0" w:rsidP="001538C0">
      <w:pPr>
        <w:pStyle w:val="ListParagraph"/>
        <w:numPr>
          <w:ilvl w:val="0"/>
          <w:numId w:val="15"/>
        </w:numPr>
        <w:rPr>
          <w:rFonts w:asciiTheme="minorHAnsi" w:hAnsiTheme="minorHAnsi" w:cstheme="minorHAnsi"/>
          <w:lang w:val="pt-BR"/>
        </w:rPr>
      </w:pPr>
      <w:r w:rsidRPr="00014D16">
        <w:rPr>
          <w:rFonts w:asciiTheme="minorHAnsi" w:hAnsiTheme="minorHAnsi" w:cstheme="minorHAnsi"/>
          <w:lang w:val="pt-BR"/>
        </w:rPr>
        <w:t>Mejorar los efectos deseables y prevenir o reducir los efectos no deseados.</w:t>
      </w:r>
    </w:p>
    <w:p w14:paraId="456A54BC" w14:textId="77777777" w:rsidR="001538C0" w:rsidRPr="00F827C0" w:rsidRDefault="001538C0" w:rsidP="001538C0">
      <w:pPr>
        <w:pStyle w:val="ListParagraph"/>
        <w:numPr>
          <w:ilvl w:val="0"/>
          <w:numId w:val="15"/>
        </w:numPr>
        <w:rPr>
          <w:rFonts w:asciiTheme="minorHAnsi" w:hAnsiTheme="minorHAnsi" w:cstheme="minorHAnsi"/>
        </w:rPr>
      </w:pPr>
      <w:r w:rsidRPr="00F827C0">
        <w:rPr>
          <w:rFonts w:asciiTheme="minorHAnsi" w:hAnsiTheme="minorHAnsi" w:cstheme="minorHAnsi"/>
        </w:rPr>
        <w:t xml:space="preserve">Lograr la mejora.  </w:t>
      </w:r>
    </w:p>
    <w:p w14:paraId="1E3D1046" w14:textId="1AAB1C23" w:rsidR="00724B46" w:rsidRPr="00410ADF" w:rsidRDefault="001538C0" w:rsidP="00BC1779">
      <w:pPr>
        <w:pStyle w:val="ListParagraph"/>
        <w:numPr>
          <w:ilvl w:val="0"/>
          <w:numId w:val="15"/>
        </w:numPr>
        <w:rPr>
          <w:lang w:val="pt-BR"/>
        </w:rPr>
      </w:pPr>
      <w:r w:rsidRPr="00410ADF">
        <w:rPr>
          <w:rFonts w:asciiTheme="minorHAnsi" w:hAnsiTheme="minorHAnsi" w:cstheme="minorHAnsi"/>
          <w:lang w:val="pt-BR"/>
        </w:rPr>
        <w:t>Siempre que sea necesario, esta información se documenta.</w:t>
      </w:r>
    </w:p>
    <w:sectPr w:rsidR="00724B46" w:rsidRPr="00410ADF" w:rsidSect="00A47D34">
      <w:headerReference w:type="default" r:id="rId10"/>
      <w:footerReference w:type="default" r:id="rId11"/>
      <w:pgSz w:w="12240" w:h="15840" w:code="1"/>
      <w:pgMar w:top="720" w:right="720" w:bottom="1135" w:left="720" w:header="504" w:footer="5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BCCAB" w14:textId="77777777" w:rsidR="00C17678" w:rsidRDefault="00C17678" w:rsidP="007C4F15">
      <w:r>
        <w:separator/>
      </w:r>
    </w:p>
  </w:endnote>
  <w:endnote w:type="continuationSeparator" w:id="0">
    <w:p w14:paraId="75209A20" w14:textId="77777777" w:rsidR="00C17678" w:rsidRDefault="00C17678" w:rsidP="007C4F15">
      <w:r>
        <w:continuationSeparator/>
      </w:r>
    </w:p>
  </w:endnote>
  <w:endnote w:type="continuationNotice" w:id="1">
    <w:p w14:paraId="7F6CE9A9" w14:textId="77777777" w:rsidR="00C17678" w:rsidRDefault="00C176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944" w14:textId="2F6F82D4" w:rsidR="00725CCC" w:rsidRPr="00725CCC" w:rsidRDefault="00725CCC" w:rsidP="00725CCC">
    <w:pPr>
      <w:pBdr>
        <w:top w:val="single" w:sz="4" w:space="1" w:color="auto"/>
      </w:pBdr>
      <w:spacing w:after="0" w:line="240" w:lineRule="auto"/>
      <w:rPr>
        <w:sz w:val="20"/>
        <w:szCs w:val="20"/>
      </w:rPr>
    </w:pPr>
    <w:r w:rsidRPr="00725CCC">
      <w:rPr>
        <w:sz w:val="20"/>
        <w:szCs w:val="20"/>
      </w:rPr>
      <w:t xml:space="preserve">This document for use at all Burrana locations unless superseded by a higher-level regulatory document. </w:t>
    </w:r>
  </w:p>
  <w:p w14:paraId="4A04F995" w14:textId="4B62E9A1" w:rsidR="00725CCC" w:rsidRDefault="00725CCC" w:rsidP="00724B46">
    <w:pPr>
      <w:pBdr>
        <w:top w:val="single" w:sz="4" w:space="1" w:color="auto"/>
      </w:pBdr>
      <w:tabs>
        <w:tab w:val="right" w:pos="10773"/>
      </w:tabs>
      <w:spacing w:after="0" w:line="240" w:lineRule="auto"/>
    </w:pPr>
    <w:r w:rsidRPr="00E9588B">
      <w:rPr>
        <w:color w:val="FF0000"/>
        <w:sz w:val="20"/>
        <w:szCs w:val="20"/>
      </w:rPr>
      <w:t>Printed Copies are Uncontrolled.</w:t>
    </w:r>
    <w:r>
      <w:tab/>
      <w:t xml:space="preserve">Page </w:t>
    </w:r>
    <w:r>
      <w:fldChar w:fldCharType="begin"/>
    </w:r>
    <w:r>
      <w:instrText xml:space="preserve"> PRINT  \* MERGEFORMAT </w:instrText>
    </w:r>
    <w:r>
      <w:fldChar w:fldCharType="end"/>
    </w:r>
    <w:r>
      <w:fldChar w:fldCharType="begin"/>
    </w:r>
    <w:r>
      <w:instrText xml:space="preserve"> PAGE  \* Arabic  \* MERGEFORMAT </w:instrText>
    </w:r>
    <w:r>
      <w:fldChar w:fldCharType="separate"/>
    </w:r>
    <w:r>
      <w:rPr>
        <w:noProof/>
      </w:rPr>
      <w:t>1</w:t>
    </w:r>
    <w:r>
      <w:fldChar w:fldCharType="end"/>
    </w:r>
    <w:r>
      <w:t xml:space="preserve"> of </w:t>
    </w:r>
    <w:fldSimple w:instr=" SECTIONPAGES   \* MERGEFORMAT ">
      <w:r w:rsidR="0071189D">
        <w:rPr>
          <w:noProof/>
        </w:rPr>
        <w:t>6</w:t>
      </w:r>
    </w:fldSimple>
    <w:r w:rsidR="00A30CFD">
      <w:t xml:space="preserve"> (</w:t>
    </w:r>
    <w:r>
      <w:fldChar w:fldCharType="begin"/>
    </w:r>
    <w:r>
      <w:instrText xml:space="preserve"> NUMPAGES  \# "0"  \* MERGEFORMAT </w:instrText>
    </w:r>
    <w:r>
      <w:fldChar w:fldCharType="separate"/>
    </w:r>
    <w:r>
      <w:rPr>
        <w:noProof/>
      </w:rPr>
      <w:t>2</w:t>
    </w:r>
    <w:r>
      <w:fldChar w:fldCharType="end"/>
    </w:r>
    <w:r w:rsidR="00A30CFD">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55D" w14:textId="509A708E" w:rsidR="00724B46" w:rsidRPr="00724B46" w:rsidRDefault="00724B46" w:rsidP="0095257D">
    <w:pPr>
      <w:pStyle w:val="Footer"/>
      <w:pBdr>
        <w:top w:val="single" w:sz="4" w:space="1" w:color="auto"/>
      </w:pBdr>
      <w:tabs>
        <w:tab w:val="clear" w:pos="4680"/>
        <w:tab w:val="clear" w:pos="9360"/>
        <w:tab w:val="right" w:pos="10773"/>
      </w:tabs>
      <w:rPr>
        <w:lang w:val="es-ES"/>
      </w:rPr>
    </w:pPr>
    <w:r w:rsidRPr="00724B46">
      <w:rPr>
        <w:sz w:val="20"/>
        <w:szCs w:val="20"/>
        <w:lang w:val="es-ES"/>
      </w:rPr>
      <w:t xml:space="preserve">Este documento debe usarse en todas las ubicaciones de Burrana, a menos que sea reemplazado por un documento regulatorio de nivel superior. </w:t>
    </w:r>
    <w:r>
      <w:rPr>
        <w:sz w:val="20"/>
        <w:szCs w:val="20"/>
        <w:lang w:val="es-ES"/>
      </w:rPr>
      <w:t xml:space="preserve"> </w:t>
    </w:r>
    <w:r w:rsidRPr="00724B46">
      <w:rPr>
        <w:color w:val="FF0000"/>
        <w:sz w:val="20"/>
        <w:szCs w:val="20"/>
        <w:lang w:val="es-ES"/>
      </w:rPr>
      <w:t>Las copias impresas no están controladas.</w:t>
    </w:r>
    <w:r w:rsidRPr="00724B46">
      <w:rPr>
        <w:lang w:val="es-ES"/>
      </w:rPr>
      <w:tab/>
      <w:t xml:space="preserve">Página </w:t>
    </w:r>
    <w:r>
      <w:fldChar w:fldCharType="begin"/>
    </w:r>
    <w:r w:rsidRPr="00724B46">
      <w:rPr>
        <w:lang w:val="es-ES"/>
      </w:rPr>
      <w:instrText xml:space="preserve"> PRINT  \* MERGEFORMAT </w:instrText>
    </w:r>
    <w:r>
      <w:fldChar w:fldCharType="end"/>
    </w:r>
    <w:r>
      <w:fldChar w:fldCharType="begin"/>
    </w:r>
    <w:r w:rsidRPr="00724B46">
      <w:rPr>
        <w:lang w:val="es-ES"/>
      </w:rPr>
      <w:instrText xml:space="preserve"> PAGE  \* Arabic  \* MERGEFORMAT </w:instrText>
    </w:r>
    <w:r>
      <w:fldChar w:fldCharType="separate"/>
    </w:r>
    <w:r w:rsidRPr="00724B46">
      <w:rPr>
        <w:noProof/>
        <w:lang w:val="es-ES"/>
      </w:rPr>
      <w:t>1</w:t>
    </w:r>
    <w:r>
      <w:fldChar w:fldCharType="end"/>
    </w:r>
    <w:r w:rsidR="0095257D">
      <w:t xml:space="preserve"> </w:t>
    </w:r>
    <w:ins w:id="1" w:author="Damien Mills" w:date="2024-12-13T15:01:00Z" w16du:dateUtc="2024-12-13T04:01:00Z">
      <w:r w:rsidRPr="00724B46">
        <w:rPr>
          <w:lang w:val="es-ES"/>
        </w:rPr>
        <w:t xml:space="preserve">of </w:t>
      </w:r>
      <w:r>
        <w:rPr>
          <w:lang w:val="es-ES"/>
        </w:rPr>
        <w:fldChar w:fldCharType="begin"/>
      </w:r>
      <w:r>
        <w:rPr>
          <w:lang w:val="es-ES"/>
        </w:rPr>
        <w:instrText xml:space="preserve"> SECTIONPAGES  \# "0"  \* MERGEFORMAT </w:instrText>
      </w:r>
      <w:r>
        <w:rPr>
          <w:lang w:val="es-ES"/>
        </w:rPr>
        <w:fldChar w:fldCharType="separate"/>
      </w:r>
    </w:ins>
    <w:r w:rsidR="0071189D">
      <w:rPr>
        <w:noProof/>
        <w:lang w:val="es-ES"/>
      </w:rPr>
      <w:t>6</w:t>
    </w:r>
    <w:ins w:id="2" w:author="Damien Mills" w:date="2024-12-13T15:01:00Z" w16du:dateUtc="2024-12-13T04:01:00Z">
      <w:r>
        <w:rPr>
          <w:lang w:val="es-ES"/>
        </w:rPr>
        <w:fldChar w:fldCharType="end"/>
      </w:r>
      <w:r w:rsidR="00AA4E4A">
        <w:rPr>
          <w:lang w:val="es-ES"/>
        </w:rPr>
        <w:t xml:space="preserve"> (</w:t>
      </w:r>
      <w:r w:rsidR="00AA4E4A">
        <w:rPr>
          <w:lang w:val="es-ES"/>
        </w:rPr>
        <w:fldChar w:fldCharType="begin"/>
      </w:r>
      <w:r w:rsidR="00AA4E4A">
        <w:rPr>
          <w:lang w:val="es-ES"/>
        </w:rPr>
        <w:instrText xml:space="preserve"> NUMPAGES   \* MERGEFORMAT </w:instrText>
      </w:r>
      <w:r w:rsidR="00AA4E4A">
        <w:rPr>
          <w:lang w:val="es-ES"/>
        </w:rPr>
        <w:fldChar w:fldCharType="separate"/>
      </w:r>
      <w:r w:rsidR="00AA4E4A">
        <w:rPr>
          <w:noProof/>
          <w:lang w:val="es-ES"/>
        </w:rPr>
        <w:t>4</w:t>
      </w:r>
      <w:r w:rsidR="00AA4E4A">
        <w:rPr>
          <w:lang w:val="es-ES"/>
        </w:rPr>
        <w:fldChar w:fldCharType="end"/>
      </w:r>
      <w:r w:rsidR="00AA4E4A">
        <w:rPr>
          <w:lang w:val="es-ES"/>
        </w:rPr>
        <w:t>)</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59411" w14:textId="77777777" w:rsidR="00C17678" w:rsidRDefault="00C17678" w:rsidP="007C4F15">
      <w:r>
        <w:separator/>
      </w:r>
    </w:p>
  </w:footnote>
  <w:footnote w:type="continuationSeparator" w:id="0">
    <w:p w14:paraId="74A053EB" w14:textId="77777777" w:rsidR="00C17678" w:rsidRDefault="00C17678" w:rsidP="007C4F15">
      <w:r>
        <w:continuationSeparator/>
      </w:r>
    </w:p>
  </w:footnote>
  <w:footnote w:type="continuationNotice" w:id="1">
    <w:p w14:paraId="013530ED" w14:textId="77777777" w:rsidR="00C17678" w:rsidRDefault="00C176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260"/>
      <w:gridCol w:w="810"/>
      <w:gridCol w:w="557"/>
    </w:tblGrid>
    <w:tr w:rsidR="00A47D34" w14:paraId="5A9F3ED9" w14:textId="77777777" w:rsidTr="00A47D34">
      <w:trPr>
        <w:trHeight w:val="547"/>
      </w:trPr>
      <w:tc>
        <w:tcPr>
          <w:tcW w:w="10632" w:type="dxa"/>
          <w:gridSpan w:val="5"/>
        </w:tcPr>
        <w:p w14:paraId="6E01EAF2" w14:textId="206BA752" w:rsidR="00A47D34" w:rsidRPr="00EC653B" w:rsidRDefault="00A47D34" w:rsidP="007C4F15">
          <w:pPr>
            <w:pStyle w:val="Header"/>
          </w:pPr>
          <w:r>
            <w:rPr>
              <w:noProof/>
            </w:rPr>
            <w:drawing>
              <wp:anchor distT="0" distB="0" distL="114300" distR="114300" simplePos="0" relativeHeight="251662337" behindDoc="1" locked="0" layoutInCell="1" allowOverlap="1" wp14:anchorId="58656671" wp14:editId="55C5F33A">
                <wp:simplePos x="0" y="0"/>
                <wp:positionH relativeFrom="column">
                  <wp:posOffset>2175510</wp:posOffset>
                </wp:positionH>
                <wp:positionV relativeFrom="paragraph">
                  <wp:posOffset>-51516</wp:posOffset>
                </wp:positionV>
                <wp:extent cx="2360295" cy="349250"/>
                <wp:effectExtent l="0" t="0" r="1905" b="0"/>
                <wp:wrapNone/>
                <wp:docPr id="1258376225"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7A598F3D" w14:textId="77777777" w:rsidTr="00A47D34">
      <w:tc>
        <w:tcPr>
          <w:tcW w:w="2126" w:type="dxa"/>
        </w:tcPr>
        <w:p w14:paraId="438371B2" w14:textId="752C76D7" w:rsidR="00A47D34" w:rsidRPr="00166E84" w:rsidRDefault="00A47D34" w:rsidP="00166E84">
          <w:pPr>
            <w:pStyle w:val="Header"/>
            <w:tabs>
              <w:tab w:val="clear" w:pos="4680"/>
              <w:tab w:val="clear" w:pos="9360"/>
            </w:tabs>
            <w:spacing w:before="120"/>
            <w:jc w:val="center"/>
            <w:rPr>
              <w:b/>
              <w:bCs/>
            </w:rPr>
          </w:pPr>
        </w:p>
      </w:tc>
      <w:tc>
        <w:tcPr>
          <w:tcW w:w="5879" w:type="dxa"/>
        </w:tcPr>
        <w:p w14:paraId="24AD9F6B" w14:textId="1BE6068A" w:rsidR="00A47D34" w:rsidRPr="00166E84" w:rsidRDefault="00B43FD0" w:rsidP="00166E84">
          <w:pPr>
            <w:pStyle w:val="Header"/>
            <w:tabs>
              <w:tab w:val="clear" w:pos="4680"/>
              <w:tab w:val="clear" w:pos="9360"/>
            </w:tabs>
            <w:spacing w:before="120"/>
            <w:jc w:val="center"/>
            <w:rPr>
              <w:b/>
              <w:bCs/>
            </w:rPr>
          </w:pPr>
          <w:r>
            <w:rPr>
              <w:b/>
              <w:bCs/>
            </w:rPr>
            <w:t>Control of Nonconforming Outputs</w:t>
          </w:r>
        </w:p>
      </w:tc>
      <w:tc>
        <w:tcPr>
          <w:tcW w:w="1260" w:type="dxa"/>
        </w:tcPr>
        <w:p w14:paraId="33C998F9" w14:textId="49CD12EF" w:rsidR="00A47D34" w:rsidRPr="00166E84" w:rsidRDefault="00B43FD0" w:rsidP="00166E84">
          <w:pPr>
            <w:pStyle w:val="Header"/>
            <w:tabs>
              <w:tab w:val="clear" w:pos="4680"/>
              <w:tab w:val="clear" w:pos="9360"/>
            </w:tabs>
            <w:spacing w:before="120"/>
            <w:jc w:val="center"/>
            <w:rPr>
              <w:b/>
              <w:bCs/>
            </w:rPr>
          </w:pPr>
          <w:r>
            <w:t>P-870-01</w:t>
          </w:r>
        </w:p>
      </w:tc>
      <w:tc>
        <w:tcPr>
          <w:tcW w:w="810" w:type="dxa"/>
        </w:tcPr>
        <w:p w14:paraId="57FE5EC6" w14:textId="6E7A7C07" w:rsidR="00A47D34" w:rsidRPr="00166E84" w:rsidRDefault="00A47D34" w:rsidP="00166E84">
          <w:pPr>
            <w:pStyle w:val="Header"/>
            <w:tabs>
              <w:tab w:val="clear" w:pos="4680"/>
              <w:tab w:val="clear" w:pos="9360"/>
            </w:tabs>
            <w:spacing w:before="120"/>
            <w:jc w:val="center"/>
            <w:rPr>
              <w:b/>
              <w:bCs/>
            </w:rPr>
          </w:pPr>
          <w:r w:rsidRPr="00EC653B">
            <w:t>Rev:</w:t>
          </w:r>
        </w:p>
      </w:tc>
      <w:tc>
        <w:tcPr>
          <w:tcW w:w="557" w:type="dxa"/>
        </w:tcPr>
        <w:p w14:paraId="11D02CF6" w14:textId="1973D64D" w:rsidR="00A47D34" w:rsidRPr="00215AF2" w:rsidRDefault="00215AF2" w:rsidP="00166E84">
          <w:pPr>
            <w:pStyle w:val="Header"/>
            <w:tabs>
              <w:tab w:val="clear" w:pos="4680"/>
              <w:tab w:val="clear" w:pos="9360"/>
            </w:tabs>
            <w:spacing w:before="120"/>
            <w:jc w:val="center"/>
          </w:pPr>
          <w:r w:rsidRPr="00215AF2">
            <w:t>O</w:t>
          </w:r>
        </w:p>
      </w:tc>
    </w:tr>
  </w:tbl>
  <w:p w14:paraId="76E14F7C" w14:textId="324BCA12" w:rsidR="00B57B1C" w:rsidRDefault="00E67D51" w:rsidP="00E67D51">
    <w:pPr>
      <w:pStyle w:val="Header"/>
      <w:pBdr>
        <w:bottom w:val="single" w:sz="4" w:space="1" w:color="auto"/>
      </w:pBdr>
      <w:tabs>
        <w:tab w:val="clear" w:pos="4680"/>
        <w:tab w:val="clear" w:pos="9360"/>
        <w:tab w:val="left" w:pos="9555"/>
      </w:tabs>
      <w:ind w:right="31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5879"/>
      <w:gridCol w:w="1440"/>
      <w:gridCol w:w="720"/>
      <w:gridCol w:w="467"/>
    </w:tblGrid>
    <w:tr w:rsidR="00A47D34" w14:paraId="09806D36" w14:textId="77777777" w:rsidTr="00A47D34">
      <w:trPr>
        <w:trHeight w:val="547"/>
      </w:trPr>
      <w:tc>
        <w:tcPr>
          <w:tcW w:w="10632" w:type="dxa"/>
          <w:gridSpan w:val="5"/>
        </w:tcPr>
        <w:p w14:paraId="2336D46F" w14:textId="5FC61E32" w:rsidR="00A47D34" w:rsidRPr="00EC653B" w:rsidRDefault="00A47D34" w:rsidP="007C4F15">
          <w:pPr>
            <w:pStyle w:val="Header"/>
          </w:pPr>
          <w:r>
            <w:rPr>
              <w:noProof/>
            </w:rPr>
            <w:drawing>
              <wp:anchor distT="0" distB="0" distL="114300" distR="114300" simplePos="0" relativeHeight="251660289" behindDoc="1" locked="0" layoutInCell="1" allowOverlap="1" wp14:anchorId="290DA4C7" wp14:editId="4DBD1FE8">
                <wp:simplePos x="0" y="0"/>
                <wp:positionH relativeFrom="column">
                  <wp:posOffset>2101215</wp:posOffset>
                </wp:positionH>
                <wp:positionV relativeFrom="paragraph">
                  <wp:posOffset>-25418</wp:posOffset>
                </wp:positionV>
                <wp:extent cx="2360295" cy="349250"/>
                <wp:effectExtent l="0" t="0" r="1905" b="0"/>
                <wp:wrapNone/>
                <wp:docPr id="1530662930" name="Graphic 3" descr="A black letter with a blue drop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A black letter with a blue drop of wa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60295" cy="349250"/>
                        </a:xfrm>
                        <a:prstGeom prst="rect">
                          <a:avLst/>
                        </a:prstGeom>
                      </pic:spPr>
                    </pic:pic>
                  </a:graphicData>
                </a:graphic>
              </wp:anchor>
            </w:drawing>
          </w:r>
        </w:p>
      </w:tc>
    </w:tr>
    <w:tr w:rsidR="00A47D34" w14:paraId="6989C14E" w14:textId="77777777" w:rsidTr="00A47D34">
      <w:tc>
        <w:tcPr>
          <w:tcW w:w="2126" w:type="dxa"/>
        </w:tcPr>
        <w:p w14:paraId="3FB692F9" w14:textId="4AD36D26" w:rsidR="00A47D34" w:rsidRPr="00166E84" w:rsidRDefault="00A47D34" w:rsidP="00166E84">
          <w:pPr>
            <w:pStyle w:val="Header"/>
            <w:tabs>
              <w:tab w:val="clear" w:pos="4680"/>
              <w:tab w:val="clear" w:pos="9360"/>
            </w:tabs>
            <w:spacing w:before="120"/>
            <w:jc w:val="center"/>
            <w:rPr>
              <w:b/>
              <w:bCs/>
            </w:rPr>
          </w:pPr>
        </w:p>
      </w:tc>
      <w:tc>
        <w:tcPr>
          <w:tcW w:w="5879" w:type="dxa"/>
        </w:tcPr>
        <w:p w14:paraId="5A312502" w14:textId="2C0F14D6" w:rsidR="00A47D34" w:rsidRPr="00166E84" w:rsidRDefault="00A47D34" w:rsidP="00166E84">
          <w:pPr>
            <w:pStyle w:val="Header"/>
            <w:tabs>
              <w:tab w:val="clear" w:pos="4680"/>
              <w:tab w:val="clear" w:pos="9360"/>
            </w:tabs>
            <w:spacing w:before="120"/>
            <w:jc w:val="center"/>
            <w:rPr>
              <w:b/>
              <w:bCs/>
            </w:rPr>
          </w:pPr>
          <w:r>
            <w:rPr>
              <w:b/>
              <w:bCs/>
            </w:rPr>
            <w:t>Título del documento</w:t>
          </w:r>
        </w:p>
      </w:tc>
      <w:tc>
        <w:tcPr>
          <w:tcW w:w="1440" w:type="dxa"/>
        </w:tcPr>
        <w:p w14:paraId="2A65B3AA" w14:textId="12DCF5E8" w:rsidR="00A47D34" w:rsidRPr="00166E84" w:rsidRDefault="00A47D34" w:rsidP="00166E84">
          <w:pPr>
            <w:pStyle w:val="Header"/>
            <w:tabs>
              <w:tab w:val="clear" w:pos="4680"/>
              <w:tab w:val="clear" w:pos="9360"/>
            </w:tabs>
            <w:spacing w:before="120"/>
            <w:jc w:val="center"/>
            <w:rPr>
              <w:b/>
              <w:bCs/>
            </w:rPr>
          </w:pPr>
          <w:r w:rsidRPr="00EC653B">
            <w:t>P-</w:t>
          </w:r>
          <w:r w:rsidR="00A62DD5">
            <w:t>000-00</w:t>
          </w:r>
        </w:p>
      </w:tc>
      <w:tc>
        <w:tcPr>
          <w:tcW w:w="720" w:type="dxa"/>
        </w:tcPr>
        <w:p w14:paraId="1AAA56DA" w14:textId="37FBC2E8" w:rsidR="00A47D34" w:rsidRPr="00166E84" w:rsidRDefault="00A47D34" w:rsidP="00166E84">
          <w:pPr>
            <w:pStyle w:val="Header"/>
            <w:tabs>
              <w:tab w:val="clear" w:pos="4680"/>
              <w:tab w:val="clear" w:pos="9360"/>
            </w:tabs>
            <w:spacing w:before="120"/>
            <w:jc w:val="center"/>
            <w:rPr>
              <w:b/>
              <w:bCs/>
            </w:rPr>
          </w:pPr>
          <w:r w:rsidRPr="00EC653B">
            <w:t>Rev:</w:t>
          </w:r>
        </w:p>
      </w:tc>
      <w:tc>
        <w:tcPr>
          <w:tcW w:w="467" w:type="dxa"/>
        </w:tcPr>
        <w:p w14:paraId="6BD1C544" w14:textId="40E7330B" w:rsidR="00A47D34" w:rsidRPr="00166E84" w:rsidRDefault="00A62DD5" w:rsidP="00166E84">
          <w:pPr>
            <w:pStyle w:val="Header"/>
            <w:tabs>
              <w:tab w:val="clear" w:pos="4680"/>
              <w:tab w:val="clear" w:pos="9360"/>
            </w:tabs>
            <w:spacing w:before="120"/>
            <w:jc w:val="center"/>
            <w:rPr>
              <w:b/>
              <w:bCs/>
            </w:rPr>
          </w:pPr>
          <w:r>
            <w:t>X</w:t>
          </w:r>
        </w:p>
      </w:tc>
    </w:tr>
  </w:tbl>
  <w:p w14:paraId="64C9B410" w14:textId="57843966" w:rsidR="00724B46" w:rsidRDefault="00724B46" w:rsidP="00E67D51">
    <w:pPr>
      <w:pStyle w:val="Header"/>
      <w:pBdr>
        <w:bottom w:val="single" w:sz="4" w:space="1" w:color="auto"/>
      </w:pBdr>
      <w:tabs>
        <w:tab w:val="clear" w:pos="4680"/>
        <w:tab w:val="clear" w:pos="9360"/>
        <w:tab w:val="left" w:pos="9555"/>
      </w:tabs>
      <w:ind w:right="31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06FD"/>
    <w:multiLevelType w:val="hybridMultilevel"/>
    <w:tmpl w:val="793C6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43469"/>
    <w:multiLevelType w:val="hybridMultilevel"/>
    <w:tmpl w:val="8CC4DF26"/>
    <w:lvl w:ilvl="0" w:tplc="D1C4077C">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8E15D6"/>
    <w:multiLevelType w:val="hybridMultilevel"/>
    <w:tmpl w:val="4C4A23DC"/>
    <w:lvl w:ilvl="0" w:tplc="1AD6E426">
      <w:numFmt w:val="bullet"/>
      <w:pStyle w:val="ListParagraph"/>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E8703E"/>
    <w:multiLevelType w:val="multilevel"/>
    <w:tmpl w:val="A36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75828"/>
    <w:multiLevelType w:val="hybridMultilevel"/>
    <w:tmpl w:val="6ECCE7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1A3E53"/>
    <w:multiLevelType w:val="hybridMultilevel"/>
    <w:tmpl w:val="4A5AD28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263A6"/>
    <w:multiLevelType w:val="hybridMultilevel"/>
    <w:tmpl w:val="2610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D21663"/>
    <w:multiLevelType w:val="hybridMultilevel"/>
    <w:tmpl w:val="10C6D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8F509D9"/>
    <w:multiLevelType w:val="hybridMultilevel"/>
    <w:tmpl w:val="D51A030C"/>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3C7BB0"/>
    <w:multiLevelType w:val="hybridMultilevel"/>
    <w:tmpl w:val="C6868E40"/>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B955B5"/>
    <w:multiLevelType w:val="hybridMultilevel"/>
    <w:tmpl w:val="7D884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7054AF0"/>
    <w:multiLevelType w:val="hybridMultilevel"/>
    <w:tmpl w:val="27D46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812A09"/>
    <w:multiLevelType w:val="hybridMultilevel"/>
    <w:tmpl w:val="A582D9AA"/>
    <w:lvl w:ilvl="0" w:tplc="C35ADC7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EC2092"/>
    <w:multiLevelType w:val="hybridMultilevel"/>
    <w:tmpl w:val="610EE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4C61C1"/>
    <w:multiLevelType w:val="hybridMultilevel"/>
    <w:tmpl w:val="0240C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367160"/>
    <w:multiLevelType w:val="hybridMultilevel"/>
    <w:tmpl w:val="68249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8542912">
    <w:abstractNumId w:val="13"/>
  </w:num>
  <w:num w:numId="2" w16cid:durableId="336615081">
    <w:abstractNumId w:val="7"/>
  </w:num>
  <w:num w:numId="3" w16cid:durableId="1391733727">
    <w:abstractNumId w:val="4"/>
  </w:num>
  <w:num w:numId="4" w16cid:durableId="2031684267">
    <w:abstractNumId w:val="15"/>
  </w:num>
  <w:num w:numId="5" w16cid:durableId="324482240">
    <w:abstractNumId w:val="10"/>
  </w:num>
  <w:num w:numId="6" w16cid:durableId="1062631323">
    <w:abstractNumId w:val="6"/>
  </w:num>
  <w:num w:numId="7" w16cid:durableId="95289879">
    <w:abstractNumId w:val="1"/>
  </w:num>
  <w:num w:numId="8" w16cid:durableId="1183975246">
    <w:abstractNumId w:val="14"/>
  </w:num>
  <w:num w:numId="9" w16cid:durableId="163514665">
    <w:abstractNumId w:val="2"/>
  </w:num>
  <w:num w:numId="10" w16cid:durableId="283578515">
    <w:abstractNumId w:val="0"/>
  </w:num>
  <w:num w:numId="11" w16cid:durableId="1717198003">
    <w:abstractNumId w:val="11"/>
  </w:num>
  <w:num w:numId="12" w16cid:durableId="1896891178">
    <w:abstractNumId w:val="8"/>
  </w:num>
  <w:num w:numId="13" w16cid:durableId="290404091">
    <w:abstractNumId w:val="12"/>
  </w:num>
  <w:num w:numId="14" w16cid:durableId="71631236">
    <w:abstractNumId w:val="9"/>
  </w:num>
  <w:num w:numId="15" w16cid:durableId="117839270">
    <w:abstractNumId w:val="5"/>
  </w:num>
  <w:num w:numId="16" w16cid:durableId="7947594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mien Mills">
    <w15:presenceInfo w15:providerId="AD" w15:userId="S::Damien.Mills@burrana.aero::008096b5-6f6f-4b35-bb4e-bdec3cc006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C"/>
    <w:rsid w:val="00025BD2"/>
    <w:rsid w:val="00054F79"/>
    <w:rsid w:val="00082177"/>
    <w:rsid w:val="000875F7"/>
    <w:rsid w:val="000A5B3D"/>
    <w:rsid w:val="000E1655"/>
    <w:rsid w:val="00114F6D"/>
    <w:rsid w:val="001245A2"/>
    <w:rsid w:val="00137717"/>
    <w:rsid w:val="001538C0"/>
    <w:rsid w:val="001624A5"/>
    <w:rsid w:val="00166A55"/>
    <w:rsid w:val="00166E84"/>
    <w:rsid w:val="00177A64"/>
    <w:rsid w:val="00183965"/>
    <w:rsid w:val="00184B46"/>
    <w:rsid w:val="001E6784"/>
    <w:rsid w:val="001F2707"/>
    <w:rsid w:val="00207DFC"/>
    <w:rsid w:val="00215AF2"/>
    <w:rsid w:val="00226B8E"/>
    <w:rsid w:val="002376C3"/>
    <w:rsid w:val="00257BC8"/>
    <w:rsid w:val="002741B4"/>
    <w:rsid w:val="00284AC7"/>
    <w:rsid w:val="0028783E"/>
    <w:rsid w:val="002C3EC8"/>
    <w:rsid w:val="002D4291"/>
    <w:rsid w:val="00307577"/>
    <w:rsid w:val="003153BD"/>
    <w:rsid w:val="003874A1"/>
    <w:rsid w:val="00397FF5"/>
    <w:rsid w:val="003A7971"/>
    <w:rsid w:val="003B19FD"/>
    <w:rsid w:val="003C170B"/>
    <w:rsid w:val="00404754"/>
    <w:rsid w:val="00410ADF"/>
    <w:rsid w:val="004261FE"/>
    <w:rsid w:val="00433621"/>
    <w:rsid w:val="004509E4"/>
    <w:rsid w:val="004539CF"/>
    <w:rsid w:val="00461D2B"/>
    <w:rsid w:val="004975F3"/>
    <w:rsid w:val="004A0459"/>
    <w:rsid w:val="004C4CA1"/>
    <w:rsid w:val="005378AF"/>
    <w:rsid w:val="00540DDA"/>
    <w:rsid w:val="00545B3E"/>
    <w:rsid w:val="00551CB1"/>
    <w:rsid w:val="00556843"/>
    <w:rsid w:val="00556C83"/>
    <w:rsid w:val="0058601E"/>
    <w:rsid w:val="00593B26"/>
    <w:rsid w:val="005C36CC"/>
    <w:rsid w:val="005D1DB1"/>
    <w:rsid w:val="005E4EB7"/>
    <w:rsid w:val="00622094"/>
    <w:rsid w:val="00623E26"/>
    <w:rsid w:val="00625774"/>
    <w:rsid w:val="00641E45"/>
    <w:rsid w:val="00643233"/>
    <w:rsid w:val="0068362C"/>
    <w:rsid w:val="00685C5F"/>
    <w:rsid w:val="006A4E2A"/>
    <w:rsid w:val="006C4318"/>
    <w:rsid w:val="006F0DF4"/>
    <w:rsid w:val="00704BBB"/>
    <w:rsid w:val="0071189D"/>
    <w:rsid w:val="0071546C"/>
    <w:rsid w:val="00724B46"/>
    <w:rsid w:val="00725CCC"/>
    <w:rsid w:val="00763B52"/>
    <w:rsid w:val="00791F4B"/>
    <w:rsid w:val="007B76F2"/>
    <w:rsid w:val="007C4F15"/>
    <w:rsid w:val="007D10DD"/>
    <w:rsid w:val="007D4247"/>
    <w:rsid w:val="007D56E2"/>
    <w:rsid w:val="008125B7"/>
    <w:rsid w:val="00825D9B"/>
    <w:rsid w:val="00836E03"/>
    <w:rsid w:val="00840AC0"/>
    <w:rsid w:val="00852A29"/>
    <w:rsid w:val="00856535"/>
    <w:rsid w:val="008674FF"/>
    <w:rsid w:val="008B48FA"/>
    <w:rsid w:val="008C0D7E"/>
    <w:rsid w:val="008C42D6"/>
    <w:rsid w:val="00902D49"/>
    <w:rsid w:val="00906855"/>
    <w:rsid w:val="0094476E"/>
    <w:rsid w:val="0095257D"/>
    <w:rsid w:val="00982C73"/>
    <w:rsid w:val="00A25100"/>
    <w:rsid w:val="00A30CFD"/>
    <w:rsid w:val="00A4271B"/>
    <w:rsid w:val="00A47D34"/>
    <w:rsid w:val="00A6195A"/>
    <w:rsid w:val="00A62DD5"/>
    <w:rsid w:val="00A80A5E"/>
    <w:rsid w:val="00AA4E4A"/>
    <w:rsid w:val="00AC2FEC"/>
    <w:rsid w:val="00AD574D"/>
    <w:rsid w:val="00AD6D8D"/>
    <w:rsid w:val="00AE00B4"/>
    <w:rsid w:val="00AE0C17"/>
    <w:rsid w:val="00AE7D3D"/>
    <w:rsid w:val="00B2023C"/>
    <w:rsid w:val="00B43FD0"/>
    <w:rsid w:val="00B57B1C"/>
    <w:rsid w:val="00B81CC4"/>
    <w:rsid w:val="00B82F1A"/>
    <w:rsid w:val="00B916C1"/>
    <w:rsid w:val="00BD233E"/>
    <w:rsid w:val="00BE5E16"/>
    <w:rsid w:val="00C0346F"/>
    <w:rsid w:val="00C17678"/>
    <w:rsid w:val="00C4659B"/>
    <w:rsid w:val="00C7225C"/>
    <w:rsid w:val="00C75958"/>
    <w:rsid w:val="00C81338"/>
    <w:rsid w:val="00C91C20"/>
    <w:rsid w:val="00CD640F"/>
    <w:rsid w:val="00CF1C43"/>
    <w:rsid w:val="00D03B7D"/>
    <w:rsid w:val="00D21665"/>
    <w:rsid w:val="00D40D29"/>
    <w:rsid w:val="00D47A5B"/>
    <w:rsid w:val="00D5141D"/>
    <w:rsid w:val="00D52858"/>
    <w:rsid w:val="00D80E34"/>
    <w:rsid w:val="00DA64F4"/>
    <w:rsid w:val="00DB04E0"/>
    <w:rsid w:val="00DB78AB"/>
    <w:rsid w:val="00E264F2"/>
    <w:rsid w:val="00E54CAD"/>
    <w:rsid w:val="00E67D51"/>
    <w:rsid w:val="00E70A8C"/>
    <w:rsid w:val="00E74278"/>
    <w:rsid w:val="00E9588B"/>
    <w:rsid w:val="00EC0A2F"/>
    <w:rsid w:val="00EC4011"/>
    <w:rsid w:val="00EC653B"/>
    <w:rsid w:val="00EC6BB3"/>
    <w:rsid w:val="00ED425C"/>
    <w:rsid w:val="00ED7C2E"/>
    <w:rsid w:val="00EE544E"/>
    <w:rsid w:val="00EE7361"/>
    <w:rsid w:val="00F248C1"/>
    <w:rsid w:val="00F27FE2"/>
    <w:rsid w:val="00F4381F"/>
    <w:rsid w:val="00F827C0"/>
    <w:rsid w:val="00FA74AA"/>
    <w:rsid w:val="00FB6ED3"/>
    <w:rsid w:val="00FC72EB"/>
    <w:rsid w:val="00FE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904F2"/>
  <w15:chartTrackingRefBased/>
  <w15:docId w15:val="{F50CD8A3-DB45-40C8-8881-82F503B1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46"/>
    <w:pPr>
      <w:spacing w:after="200" w:line="276"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2"/>
    <w:qFormat/>
    <w:rsid w:val="00BE5E16"/>
    <w:pPr>
      <w:keepNext/>
      <w:keepLines/>
      <w:spacing w:before="200" w:after="0"/>
      <w:outlineLvl w:val="0"/>
    </w:pPr>
    <w:rPr>
      <w:rFonts w:eastAsiaTheme="majorEastAsia"/>
      <w:b/>
      <w:bCs/>
      <w:color w:val="156082" w:themeColor="accent1"/>
      <w:sz w:val="24"/>
      <w:szCs w:val="26"/>
    </w:rPr>
  </w:style>
  <w:style w:type="paragraph" w:styleId="Heading2">
    <w:name w:val="heading 2"/>
    <w:basedOn w:val="Normal"/>
    <w:next w:val="Normal"/>
    <w:link w:val="Heading2Char"/>
    <w:uiPriority w:val="9"/>
    <w:unhideWhenUsed/>
    <w:qFormat/>
    <w:rsid w:val="00E74278"/>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B5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E5E16"/>
    <w:rPr>
      <w:rFonts w:ascii="Calibri" w:eastAsiaTheme="majorEastAsia" w:hAnsi="Calibri" w:cs="Calibri"/>
      <w:b/>
      <w:bCs/>
      <w:color w:val="156082" w:themeColor="accent1"/>
      <w:kern w:val="0"/>
      <w:szCs w:val="26"/>
      <w14:ligatures w14:val="none"/>
    </w:rPr>
  </w:style>
  <w:style w:type="character" w:customStyle="1" w:styleId="Heading2Char">
    <w:name w:val="Heading 2 Char"/>
    <w:basedOn w:val="DefaultParagraphFont"/>
    <w:link w:val="Heading2"/>
    <w:uiPriority w:val="9"/>
    <w:rsid w:val="00E74278"/>
    <w:rPr>
      <w:rFonts w:ascii="Calibri" w:eastAsiaTheme="majorEastAsia" w:hAnsi="Calibri" w:cstheme="majorBidi"/>
      <w:b/>
      <w:color w:val="0F4761" w:themeColor="accent1" w:themeShade="BF"/>
      <w:kern w:val="0"/>
      <w:sz w:val="22"/>
      <w:szCs w:val="32"/>
      <w14:ligatures w14:val="none"/>
    </w:rPr>
  </w:style>
  <w:style w:type="character" w:customStyle="1" w:styleId="Heading3Char">
    <w:name w:val="Heading 3 Char"/>
    <w:basedOn w:val="DefaultParagraphFont"/>
    <w:link w:val="Heading3"/>
    <w:uiPriority w:val="9"/>
    <w:semiHidden/>
    <w:rsid w:val="00B5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C"/>
    <w:rPr>
      <w:rFonts w:eastAsiaTheme="majorEastAsia" w:cstheme="majorBidi"/>
      <w:color w:val="272727" w:themeColor="text1" w:themeTint="D8"/>
    </w:rPr>
  </w:style>
  <w:style w:type="paragraph" w:styleId="Title">
    <w:name w:val="Title"/>
    <w:basedOn w:val="Normal"/>
    <w:next w:val="Normal"/>
    <w:link w:val="TitleChar"/>
    <w:uiPriority w:val="10"/>
    <w:qFormat/>
    <w:rsid w:val="00B5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C"/>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C"/>
    <w:rPr>
      <w:i/>
      <w:iCs/>
      <w:color w:val="404040" w:themeColor="text1" w:themeTint="BF"/>
    </w:rPr>
  </w:style>
  <w:style w:type="paragraph" w:styleId="ListParagraph">
    <w:name w:val="List Paragraph"/>
    <w:basedOn w:val="Normal"/>
    <w:uiPriority w:val="34"/>
    <w:qFormat/>
    <w:rsid w:val="007C4F15"/>
    <w:pPr>
      <w:numPr>
        <w:numId w:val="9"/>
      </w:numPr>
      <w:contextualSpacing/>
    </w:pPr>
  </w:style>
  <w:style w:type="character" w:styleId="IntenseEmphasis">
    <w:name w:val="Intense Emphasis"/>
    <w:basedOn w:val="DefaultParagraphFont"/>
    <w:uiPriority w:val="21"/>
    <w:qFormat/>
    <w:rsid w:val="00B57B1C"/>
    <w:rPr>
      <w:i/>
      <w:iCs/>
      <w:color w:val="0F4761" w:themeColor="accent1" w:themeShade="BF"/>
    </w:rPr>
  </w:style>
  <w:style w:type="paragraph" w:styleId="IntenseQuote">
    <w:name w:val="Intense Quote"/>
    <w:basedOn w:val="Normal"/>
    <w:next w:val="Normal"/>
    <w:link w:val="IntenseQuoteChar"/>
    <w:uiPriority w:val="30"/>
    <w:qFormat/>
    <w:rsid w:val="00B5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C"/>
    <w:rPr>
      <w:i/>
      <w:iCs/>
      <w:color w:val="0F4761" w:themeColor="accent1" w:themeShade="BF"/>
    </w:rPr>
  </w:style>
  <w:style w:type="character" w:styleId="IntenseReference">
    <w:name w:val="Intense Reference"/>
    <w:basedOn w:val="DefaultParagraphFont"/>
    <w:uiPriority w:val="32"/>
    <w:qFormat/>
    <w:rsid w:val="00B57B1C"/>
    <w:rPr>
      <w:b/>
      <w:bCs/>
      <w:smallCaps/>
      <w:color w:val="0F4761" w:themeColor="accent1" w:themeShade="BF"/>
      <w:spacing w:val="5"/>
    </w:rPr>
  </w:style>
  <w:style w:type="paragraph" w:styleId="Header">
    <w:name w:val="header"/>
    <w:basedOn w:val="Normal"/>
    <w:link w:val="HeaderChar"/>
    <w:uiPriority w:val="29"/>
    <w:unhideWhenUsed/>
    <w:rsid w:val="00B57B1C"/>
    <w:pPr>
      <w:tabs>
        <w:tab w:val="center" w:pos="4680"/>
        <w:tab w:val="right" w:pos="9360"/>
      </w:tabs>
      <w:spacing w:after="0" w:line="240" w:lineRule="auto"/>
    </w:pPr>
  </w:style>
  <w:style w:type="character" w:customStyle="1" w:styleId="HeaderChar">
    <w:name w:val="Header Char"/>
    <w:basedOn w:val="DefaultParagraphFont"/>
    <w:link w:val="Header"/>
    <w:uiPriority w:val="29"/>
    <w:rsid w:val="00B57B1C"/>
  </w:style>
  <w:style w:type="paragraph" w:styleId="Footer">
    <w:name w:val="footer"/>
    <w:basedOn w:val="Normal"/>
    <w:link w:val="FooterChar"/>
    <w:uiPriority w:val="99"/>
    <w:unhideWhenUsed/>
    <w:rsid w:val="00B5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B1C"/>
  </w:style>
  <w:style w:type="table" w:styleId="TableGrid">
    <w:name w:val="Table Grid"/>
    <w:basedOn w:val="TableNormal"/>
    <w:uiPriority w:val="98"/>
    <w:rsid w:val="00B57B1C"/>
    <w:pPr>
      <w:spacing w:after="0" w:line="240" w:lineRule="auto"/>
    </w:pPr>
    <w:rPr>
      <w:rFonts w:ascii="Times New Roman" w:eastAsia="Times New Roman" w:hAnsi="Times New Roman" w:cs="Times New Roman"/>
      <w:kern w:val="0"/>
      <w:sz w:val="20"/>
      <w:szCs w:val="20"/>
      <w:lang w:val="en-AU"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oSpacing">
    <w:name w:val="Normal No Spacing"/>
    <w:basedOn w:val="Normal"/>
    <w:uiPriority w:val="3"/>
    <w:qFormat/>
    <w:rsid w:val="00B57B1C"/>
    <w:pPr>
      <w:spacing w:after="0" w:line="240" w:lineRule="atLeast"/>
    </w:pPr>
    <w:rPr>
      <w:rFonts w:eastAsiaTheme="majorEastAsia"/>
      <w:color w:val="E8E8E8" w:themeColor="background2"/>
      <w:sz w:val="18"/>
      <w:lang w:val="en-AU" w:eastAsia="en-AU"/>
    </w:rPr>
  </w:style>
  <w:style w:type="table" w:styleId="TableGridLight">
    <w:name w:val="Grid Table Light"/>
    <w:basedOn w:val="TableNormal"/>
    <w:uiPriority w:val="40"/>
    <w:rsid w:val="007C4F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
    <w:name w:val="Table"/>
    <w:basedOn w:val="Normal"/>
    <w:link w:val="TableChar"/>
    <w:qFormat/>
    <w:rsid w:val="00166E84"/>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tabs>
        <w:tab w:val="left" w:pos="2058"/>
      </w:tabs>
      <w:spacing w:before="80" w:after="80" w:line="240" w:lineRule="auto"/>
      <w:ind w:left="2041" w:hanging="1701"/>
    </w:pPr>
  </w:style>
  <w:style w:type="character" w:customStyle="1" w:styleId="TableChar">
    <w:name w:val="Table Char"/>
    <w:basedOn w:val="DefaultParagraphFont"/>
    <w:link w:val="Table"/>
    <w:rsid w:val="00166E84"/>
    <w:rPr>
      <w:rFonts w:ascii="Calibri" w:eastAsiaTheme="minorEastAsia" w:hAnsi="Calibri" w:cs="Calibri"/>
      <w:kern w:val="0"/>
      <w:sz w:val="22"/>
      <w:szCs w:val="22"/>
      <w14:ligatures w14:val="none"/>
    </w:rPr>
  </w:style>
  <w:style w:type="character" w:styleId="PlaceholderText">
    <w:name w:val="Placeholder Text"/>
    <w:basedOn w:val="DefaultParagraphFont"/>
    <w:uiPriority w:val="99"/>
    <w:semiHidden/>
    <w:rsid w:val="00AA4E4A"/>
    <w:rPr>
      <w:color w:val="666666"/>
    </w:rPr>
  </w:style>
  <w:style w:type="paragraph" w:styleId="NormalWeb">
    <w:name w:val="Normal (Web)"/>
    <w:basedOn w:val="Normal"/>
    <w:uiPriority w:val="99"/>
    <w:semiHidden/>
    <w:unhideWhenUsed/>
    <w:rsid w:val="004C4C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7029">
      <w:bodyDiv w:val="1"/>
      <w:marLeft w:val="0"/>
      <w:marRight w:val="0"/>
      <w:marTop w:val="0"/>
      <w:marBottom w:val="0"/>
      <w:divBdr>
        <w:top w:val="none" w:sz="0" w:space="0" w:color="auto"/>
        <w:left w:val="none" w:sz="0" w:space="0" w:color="auto"/>
        <w:bottom w:val="none" w:sz="0" w:space="0" w:color="auto"/>
        <w:right w:val="none" w:sz="0" w:space="0" w:color="auto"/>
      </w:divBdr>
    </w:div>
    <w:div w:id="369765716">
      <w:bodyDiv w:val="1"/>
      <w:marLeft w:val="0"/>
      <w:marRight w:val="0"/>
      <w:marTop w:val="0"/>
      <w:marBottom w:val="0"/>
      <w:divBdr>
        <w:top w:val="none" w:sz="0" w:space="0" w:color="auto"/>
        <w:left w:val="none" w:sz="0" w:space="0" w:color="auto"/>
        <w:bottom w:val="none" w:sz="0" w:space="0" w:color="auto"/>
        <w:right w:val="none" w:sz="0" w:space="0" w:color="auto"/>
      </w:divBdr>
    </w:div>
    <w:div w:id="506556486">
      <w:bodyDiv w:val="1"/>
      <w:marLeft w:val="0"/>
      <w:marRight w:val="0"/>
      <w:marTop w:val="0"/>
      <w:marBottom w:val="0"/>
      <w:divBdr>
        <w:top w:val="none" w:sz="0" w:space="0" w:color="auto"/>
        <w:left w:val="none" w:sz="0" w:space="0" w:color="auto"/>
        <w:bottom w:val="none" w:sz="0" w:space="0" w:color="auto"/>
        <w:right w:val="none" w:sz="0" w:space="0" w:color="auto"/>
      </w:divBdr>
    </w:div>
    <w:div w:id="721289979">
      <w:bodyDiv w:val="1"/>
      <w:marLeft w:val="0"/>
      <w:marRight w:val="0"/>
      <w:marTop w:val="0"/>
      <w:marBottom w:val="0"/>
      <w:divBdr>
        <w:top w:val="none" w:sz="0" w:space="0" w:color="auto"/>
        <w:left w:val="none" w:sz="0" w:space="0" w:color="auto"/>
        <w:bottom w:val="none" w:sz="0" w:space="0" w:color="auto"/>
        <w:right w:val="none" w:sz="0" w:space="0" w:color="auto"/>
      </w:divBdr>
    </w:div>
    <w:div w:id="824319701">
      <w:bodyDiv w:val="1"/>
      <w:marLeft w:val="0"/>
      <w:marRight w:val="0"/>
      <w:marTop w:val="0"/>
      <w:marBottom w:val="0"/>
      <w:divBdr>
        <w:top w:val="none" w:sz="0" w:space="0" w:color="auto"/>
        <w:left w:val="none" w:sz="0" w:space="0" w:color="auto"/>
        <w:bottom w:val="none" w:sz="0" w:space="0" w:color="auto"/>
        <w:right w:val="none" w:sz="0" w:space="0" w:color="auto"/>
      </w:divBdr>
    </w:div>
    <w:div w:id="937101038">
      <w:bodyDiv w:val="1"/>
      <w:marLeft w:val="0"/>
      <w:marRight w:val="0"/>
      <w:marTop w:val="0"/>
      <w:marBottom w:val="0"/>
      <w:divBdr>
        <w:top w:val="none" w:sz="0" w:space="0" w:color="auto"/>
        <w:left w:val="none" w:sz="0" w:space="0" w:color="auto"/>
        <w:bottom w:val="none" w:sz="0" w:space="0" w:color="auto"/>
        <w:right w:val="none" w:sz="0" w:space="0" w:color="auto"/>
      </w:divBdr>
    </w:div>
    <w:div w:id="1036348107">
      <w:bodyDiv w:val="1"/>
      <w:marLeft w:val="0"/>
      <w:marRight w:val="0"/>
      <w:marTop w:val="0"/>
      <w:marBottom w:val="0"/>
      <w:divBdr>
        <w:top w:val="none" w:sz="0" w:space="0" w:color="auto"/>
        <w:left w:val="none" w:sz="0" w:space="0" w:color="auto"/>
        <w:bottom w:val="none" w:sz="0" w:space="0" w:color="auto"/>
        <w:right w:val="none" w:sz="0" w:space="0" w:color="auto"/>
      </w:divBdr>
    </w:div>
    <w:div w:id="1053309735">
      <w:bodyDiv w:val="1"/>
      <w:marLeft w:val="0"/>
      <w:marRight w:val="0"/>
      <w:marTop w:val="0"/>
      <w:marBottom w:val="0"/>
      <w:divBdr>
        <w:top w:val="none" w:sz="0" w:space="0" w:color="auto"/>
        <w:left w:val="none" w:sz="0" w:space="0" w:color="auto"/>
        <w:bottom w:val="none" w:sz="0" w:space="0" w:color="auto"/>
        <w:right w:val="none" w:sz="0" w:space="0" w:color="auto"/>
      </w:divBdr>
    </w:div>
    <w:div w:id="1161582019">
      <w:bodyDiv w:val="1"/>
      <w:marLeft w:val="0"/>
      <w:marRight w:val="0"/>
      <w:marTop w:val="0"/>
      <w:marBottom w:val="0"/>
      <w:divBdr>
        <w:top w:val="none" w:sz="0" w:space="0" w:color="auto"/>
        <w:left w:val="none" w:sz="0" w:space="0" w:color="auto"/>
        <w:bottom w:val="none" w:sz="0" w:space="0" w:color="auto"/>
        <w:right w:val="none" w:sz="0" w:space="0" w:color="auto"/>
      </w:divBdr>
    </w:div>
    <w:div w:id="1193298390">
      <w:bodyDiv w:val="1"/>
      <w:marLeft w:val="0"/>
      <w:marRight w:val="0"/>
      <w:marTop w:val="0"/>
      <w:marBottom w:val="0"/>
      <w:divBdr>
        <w:top w:val="none" w:sz="0" w:space="0" w:color="auto"/>
        <w:left w:val="none" w:sz="0" w:space="0" w:color="auto"/>
        <w:bottom w:val="none" w:sz="0" w:space="0" w:color="auto"/>
        <w:right w:val="none" w:sz="0" w:space="0" w:color="auto"/>
      </w:divBdr>
    </w:div>
    <w:div w:id="1205099787">
      <w:bodyDiv w:val="1"/>
      <w:marLeft w:val="0"/>
      <w:marRight w:val="0"/>
      <w:marTop w:val="0"/>
      <w:marBottom w:val="0"/>
      <w:divBdr>
        <w:top w:val="none" w:sz="0" w:space="0" w:color="auto"/>
        <w:left w:val="none" w:sz="0" w:space="0" w:color="auto"/>
        <w:bottom w:val="none" w:sz="0" w:space="0" w:color="auto"/>
        <w:right w:val="none" w:sz="0" w:space="0" w:color="auto"/>
      </w:divBdr>
    </w:div>
    <w:div w:id="1220438415">
      <w:bodyDiv w:val="1"/>
      <w:marLeft w:val="0"/>
      <w:marRight w:val="0"/>
      <w:marTop w:val="0"/>
      <w:marBottom w:val="0"/>
      <w:divBdr>
        <w:top w:val="none" w:sz="0" w:space="0" w:color="auto"/>
        <w:left w:val="none" w:sz="0" w:space="0" w:color="auto"/>
        <w:bottom w:val="none" w:sz="0" w:space="0" w:color="auto"/>
        <w:right w:val="none" w:sz="0" w:space="0" w:color="auto"/>
      </w:divBdr>
    </w:div>
    <w:div w:id="1271887421">
      <w:bodyDiv w:val="1"/>
      <w:marLeft w:val="0"/>
      <w:marRight w:val="0"/>
      <w:marTop w:val="0"/>
      <w:marBottom w:val="0"/>
      <w:divBdr>
        <w:top w:val="none" w:sz="0" w:space="0" w:color="auto"/>
        <w:left w:val="none" w:sz="0" w:space="0" w:color="auto"/>
        <w:bottom w:val="none" w:sz="0" w:space="0" w:color="auto"/>
        <w:right w:val="none" w:sz="0" w:space="0" w:color="auto"/>
      </w:divBdr>
    </w:div>
    <w:div w:id="1369719013">
      <w:bodyDiv w:val="1"/>
      <w:marLeft w:val="0"/>
      <w:marRight w:val="0"/>
      <w:marTop w:val="0"/>
      <w:marBottom w:val="0"/>
      <w:divBdr>
        <w:top w:val="none" w:sz="0" w:space="0" w:color="auto"/>
        <w:left w:val="none" w:sz="0" w:space="0" w:color="auto"/>
        <w:bottom w:val="none" w:sz="0" w:space="0" w:color="auto"/>
        <w:right w:val="none" w:sz="0" w:space="0" w:color="auto"/>
      </w:divBdr>
    </w:div>
    <w:div w:id="1441804207">
      <w:bodyDiv w:val="1"/>
      <w:marLeft w:val="0"/>
      <w:marRight w:val="0"/>
      <w:marTop w:val="0"/>
      <w:marBottom w:val="0"/>
      <w:divBdr>
        <w:top w:val="none" w:sz="0" w:space="0" w:color="auto"/>
        <w:left w:val="none" w:sz="0" w:space="0" w:color="auto"/>
        <w:bottom w:val="none" w:sz="0" w:space="0" w:color="auto"/>
        <w:right w:val="none" w:sz="0" w:space="0" w:color="auto"/>
      </w:divBdr>
    </w:div>
    <w:div w:id="1595280009">
      <w:bodyDiv w:val="1"/>
      <w:marLeft w:val="0"/>
      <w:marRight w:val="0"/>
      <w:marTop w:val="0"/>
      <w:marBottom w:val="0"/>
      <w:divBdr>
        <w:top w:val="none" w:sz="0" w:space="0" w:color="auto"/>
        <w:left w:val="none" w:sz="0" w:space="0" w:color="auto"/>
        <w:bottom w:val="none" w:sz="0" w:space="0" w:color="auto"/>
        <w:right w:val="none" w:sz="0" w:space="0" w:color="auto"/>
      </w:divBdr>
    </w:div>
    <w:div w:id="1717506660">
      <w:bodyDiv w:val="1"/>
      <w:marLeft w:val="0"/>
      <w:marRight w:val="0"/>
      <w:marTop w:val="0"/>
      <w:marBottom w:val="0"/>
      <w:divBdr>
        <w:top w:val="none" w:sz="0" w:space="0" w:color="auto"/>
        <w:left w:val="none" w:sz="0" w:space="0" w:color="auto"/>
        <w:bottom w:val="none" w:sz="0" w:space="0" w:color="auto"/>
        <w:right w:val="none" w:sz="0" w:space="0" w:color="auto"/>
      </w:divBdr>
    </w:div>
    <w:div w:id="1845779528">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211061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90-A076-4B5E-866B-0B878AAF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4119</Words>
  <Characters>25048</Characters>
  <Application>Microsoft Office Word</Application>
  <DocSecurity>0</DocSecurity>
  <Lines>391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2</cp:revision>
  <dcterms:created xsi:type="dcterms:W3CDTF">2025-02-24T19:13:00Z</dcterms:created>
  <dcterms:modified xsi:type="dcterms:W3CDTF">2025-02-24T19:13:00Z</dcterms:modified>
</cp:coreProperties>
</file>