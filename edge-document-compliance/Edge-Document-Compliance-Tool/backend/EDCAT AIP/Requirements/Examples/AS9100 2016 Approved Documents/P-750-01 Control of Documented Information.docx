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C466A" w14:textId="77777777" w:rsidR="0028783E" w:rsidRPr="00BE2E9E" w:rsidRDefault="0028783E" w:rsidP="0076469D">
      <w:pPr>
        <w:pStyle w:val="Heading1"/>
      </w:pPr>
      <w:r w:rsidRPr="00BE2E9E">
        <w:t>Objective</w:t>
      </w:r>
    </w:p>
    <w:p w14:paraId="22540D3E" w14:textId="4094FCCD" w:rsidR="00A35EE5" w:rsidRPr="00A35EE5" w:rsidRDefault="00A35EE5" w:rsidP="0076469D">
      <w:pPr>
        <w:rPr>
          <w:b/>
          <w:bCs/>
        </w:rPr>
      </w:pPr>
      <w:r>
        <w:t xml:space="preserve">The objective of this procedure is to establish a consistent and compliant approach </w:t>
      </w:r>
      <w:r w:rsidR="462CE4DB">
        <w:t>to controlling</w:t>
      </w:r>
      <w:r>
        <w:t xml:space="preserve"> documented information across Burrana’s operations. This includes </w:t>
      </w:r>
      <w:r w:rsidR="462CE4DB">
        <w:t>managing</w:t>
      </w:r>
      <w:r>
        <w:t xml:space="preserve"> all documentation that supports the Quality Management System (QMS)</w:t>
      </w:r>
      <w:r w:rsidR="462CE4DB">
        <w:t xml:space="preserve"> and</w:t>
      </w:r>
      <w:r>
        <w:t xml:space="preserve"> certain non-QMS records necessary for regulatory compliance, customer obligations, or internal business processes.</w:t>
      </w:r>
    </w:p>
    <w:p w14:paraId="0D8CC218" w14:textId="341EBACC" w:rsidR="00A35EE5" w:rsidRPr="00A35EE5" w:rsidRDefault="00A35EE5" w:rsidP="0076469D">
      <w:pPr>
        <w:rPr>
          <w:b/>
          <w:bCs/>
        </w:rPr>
      </w:pPr>
      <w:r w:rsidRPr="00A35EE5">
        <w:t>This procedure ensures that all documented information is appropriately created, reviewed, approved, released, revised, distributed,</w:t>
      </w:r>
      <w:r>
        <w:t xml:space="preserve"> flowed down to suppliers</w:t>
      </w:r>
      <w:r w:rsidR="00B357AE">
        <w:t>,</w:t>
      </w:r>
      <w:r w:rsidRPr="00A35EE5">
        <w:t xml:space="preserve"> retained, and disposed of in accordance with applicable quality standards (AS9100, AS9110, AS9115, AS9145), regulatory requirements, and Burrana’s internal control expectations.</w:t>
      </w:r>
    </w:p>
    <w:p w14:paraId="6BFEB987" w14:textId="336DF0A8" w:rsidR="00A35EE5" w:rsidRPr="00A35EE5" w:rsidRDefault="00A35EE5" w:rsidP="0076469D">
      <w:r w:rsidRPr="00A35EE5">
        <w:t>This process also supports Burrana’s transition to a paperless environment by enabling the use of secure digital platforms for document management and electronic record control, including the use of electronic signatures as defined in P-750-15. Documentation structures are governed by the organization’s document numbering and classification standard (</w:t>
      </w:r>
      <w:ins w:id="4" w:author="Damien Mills" w:date="2025-04-17T10:30:00Z" w16du:dateUtc="2025-04-17T00:30:00Z">
        <w:r w:rsidR="00CD0935">
          <w:t>A-</w:t>
        </w:r>
      </w:ins>
      <w:r w:rsidRPr="00A35EE5">
        <w:t>750-10</w:t>
      </w:r>
      <w:del w:id="5" w:author="Damien Mills" w:date="2025-04-17T10:30:00Z" w16du:dateUtc="2025-04-17T00:30:00Z">
        <w:r w:rsidRPr="00A35EE5" w:rsidDel="00CD0935">
          <w:delText xml:space="preserve"> Rev B</w:delText>
        </w:r>
      </w:del>
      <w:r w:rsidRPr="00A35EE5">
        <w:t>)</w:t>
      </w:r>
      <w:r w:rsidR="00B357AE">
        <w:t>. Applicable tools, such as QwizPro, SharePoint, and OneDrive,</w:t>
      </w:r>
      <w:r w:rsidRPr="00A35EE5">
        <w:t xml:space="preserve"> are used in defined, system-specific roles.</w:t>
      </w:r>
    </w:p>
    <w:p w14:paraId="7AD62483" w14:textId="77777777" w:rsidR="0028783E" w:rsidRPr="00BE2E9E" w:rsidRDefault="0028783E" w:rsidP="0076469D">
      <w:pPr>
        <w:pStyle w:val="Heading1"/>
      </w:pPr>
      <w:r w:rsidRPr="00BE2E9E">
        <w:t>Applicability</w:t>
      </w:r>
    </w:p>
    <w:p w14:paraId="5DFD43E7" w14:textId="7FA8572C" w:rsidR="00503A9C" w:rsidRPr="00503A9C" w:rsidRDefault="00503A9C" w:rsidP="0076469D">
      <w:pPr>
        <w:rPr>
          <w:b/>
          <w:bCs/>
        </w:rPr>
      </w:pPr>
      <w:r w:rsidRPr="00503A9C">
        <w:t>This procedure applies to all Burrana locations and functions involved in the creation, revision, approval, release, control, and retention of documented information. It includes both Quality Management System (QMS) documents and non-QMS documentation necessary to support regulatory compliance, customer requirements, and internal business operations</w:t>
      </w:r>
      <w:ins w:id="6" w:author="Damien Mills" w:date="2025-04-17T10:13:00Z" w16du:dateUtc="2025-04-17T00:13:00Z">
        <w:r w:rsidR="00E70BAD">
          <w:t xml:space="preserve"> (hereafter referred to as ‘documented information’)</w:t>
        </w:r>
      </w:ins>
      <w:r w:rsidRPr="00503A9C">
        <w:t>.</w:t>
      </w:r>
    </w:p>
    <w:p w14:paraId="5822D0DB" w14:textId="6B8C1A18" w:rsidR="00503A9C" w:rsidRPr="00503A9C" w:rsidRDefault="00503A9C" w:rsidP="0076469D">
      <w:pPr>
        <w:rPr>
          <w:b/>
          <w:bCs/>
        </w:rPr>
      </w:pPr>
      <w:r w:rsidRPr="00503A9C">
        <w:t>This procedure governs the control of documented information across Production, Repair, Engineering, Quality, Administrative, and Regulatory functions and applies to all personnel responsible for managing, using, or maintaining controlled documents.</w:t>
      </w:r>
    </w:p>
    <w:p w14:paraId="34B05DC6" w14:textId="45EA3A35" w:rsidR="0028783E" w:rsidRPr="00BE2E9E" w:rsidRDefault="0028783E" w:rsidP="0076469D">
      <w:pPr>
        <w:pStyle w:val="Heading1"/>
      </w:pPr>
      <w:r w:rsidRPr="00BE2E9E">
        <w:t>Responsibilities</w:t>
      </w:r>
    </w:p>
    <w:p w14:paraId="695C7E47" w14:textId="77777777" w:rsidR="004147AA" w:rsidRPr="004147AA" w:rsidRDefault="004147AA" w:rsidP="0076469D">
      <w:pPr>
        <w:rPr>
          <w:b/>
          <w:bCs/>
        </w:rPr>
      </w:pPr>
      <w:r w:rsidRPr="004147AA">
        <w:t>It is the responsibility of Burrana Management to ensure documented information is created, controlled, and maintained in accordance with this procedure and applicable requirements. Specific responsibilities are as follows:</w:t>
      </w:r>
    </w:p>
    <w:p w14:paraId="1C655FA8" w14:textId="77777777" w:rsidR="004147AA" w:rsidRPr="004147AA" w:rsidRDefault="004147AA">
      <w:pPr>
        <w:pStyle w:val="ListBullet"/>
        <w:rPr>
          <w:b/>
          <w:bCs/>
        </w:rPr>
      </w:pPr>
      <w:r>
        <w:t>Document Authors are responsible for generating new documented information or initiating changes to existing documents within their area of expertise.</w:t>
      </w:r>
    </w:p>
    <w:p w14:paraId="78137F27" w14:textId="77777777" w:rsidR="004147AA" w:rsidRPr="004147AA" w:rsidRDefault="004147AA">
      <w:pPr>
        <w:pStyle w:val="ListBullet"/>
        <w:rPr>
          <w:b/>
          <w:bCs/>
        </w:rPr>
      </w:pPr>
      <w:r>
        <w:t>Document Managers are responsible for assigning document numbers, ensuring proper classification, and maintaining lifecycle control of documents in QwizPro.</w:t>
      </w:r>
    </w:p>
    <w:p w14:paraId="1F01F42E" w14:textId="77777777" w:rsidR="004147AA" w:rsidRPr="004147AA" w:rsidRDefault="004147AA">
      <w:pPr>
        <w:pStyle w:val="ListBullet"/>
        <w:rPr>
          <w:b/>
          <w:bCs/>
        </w:rPr>
      </w:pPr>
      <w:r>
        <w:t>Process Owners are responsible for reviewing and approving documented information applicable to their assigned processes, and ensuring alignment with customer, regulatory, and internal requirements.</w:t>
      </w:r>
    </w:p>
    <w:p w14:paraId="290149AD" w14:textId="289457E9" w:rsidR="004147AA" w:rsidRPr="005F03A0" w:rsidDel="005F03A0" w:rsidRDefault="004147AA" w:rsidP="003310D9">
      <w:pPr>
        <w:pStyle w:val="ListBullet"/>
        <w:rPr>
          <w:del w:id="7" w:author="Damien Mills" w:date="2025-04-17T11:47:00Z" w16du:dateUtc="2025-04-17T01:47:00Z"/>
          <w:b/>
          <w:bCs/>
        </w:rPr>
      </w:pPr>
      <w:del w:id="8" w:author="Damien Mills" w:date="2025-04-17T11:47:00Z" w16du:dateUtc="2025-04-17T01:47:00Z">
        <w:r w:rsidRPr="005F03A0" w:rsidDel="005F03A0">
          <w:delText>Engineering Representatives are responsible for ensuring engineering documentation is properly integrated into configuration management and revision control systems.</w:delText>
        </w:r>
      </w:del>
    </w:p>
    <w:p w14:paraId="317437D5" w14:textId="208FAA9B" w:rsidR="004147AA" w:rsidRPr="004147AA" w:rsidRDefault="004147AA" w:rsidP="003310D9">
      <w:pPr>
        <w:pStyle w:val="ListBullet"/>
        <w:rPr>
          <w:b/>
          <w:bCs/>
        </w:rPr>
      </w:pPr>
      <w:r w:rsidRPr="004147AA">
        <w:t>T</w:t>
      </w:r>
      <w:del w:id="9" w:author="Brian Olea" w:date="2025-08-07T09:57:00Z" w16du:dateUtc="2025-08-07T15:57:00Z">
        <w:r w:rsidRPr="004147AA" w:rsidDel="00B034BC">
          <w:delText xml:space="preserve">he Management Representative is responsible for ensuring that documentation meets applicable standards and regulatory requirements and for maintaining </w:delText>
        </w:r>
      </w:del>
      <w:ins w:id="10" w:author="Brian Olea" w:date="2025-08-07T09:57:00Z" w16du:dateUtc="2025-08-07T15:57:00Z">
        <w:r w:rsidR="00B034BC">
          <w:t xml:space="preserve">he Management Representative is responsible for ensuring that documentation meets applicable standards and regulatory requirements and for maintaining a </w:t>
        </w:r>
      </w:ins>
      <w:r w:rsidRPr="004147AA">
        <w:t>consistent application of this procedure across all Burrana locations.</w:t>
      </w:r>
    </w:p>
    <w:p w14:paraId="528EB2E1" w14:textId="77777777" w:rsidR="004147AA" w:rsidRPr="004147AA" w:rsidRDefault="004147AA" w:rsidP="00535E34">
      <w:pPr>
        <w:pStyle w:val="ListBullet"/>
        <w:rPr>
          <w:b/>
          <w:bCs/>
        </w:rPr>
        <w:pPrChange w:id="11" w:author="Brian Olea" w:date="2025-08-07T09:58:00Z" w16du:dateUtc="2025-08-07T15:58:00Z">
          <w:pPr/>
        </w:pPrChange>
      </w:pPr>
      <w:r w:rsidRPr="004147AA">
        <w:t>The Training Coordinator is responsible for evaluating the impact of document changes on training and ensuring required training is coordinated and documented.</w:t>
      </w:r>
    </w:p>
    <w:p w14:paraId="47714D09" w14:textId="77777777" w:rsidR="004147AA" w:rsidRDefault="004147AA" w:rsidP="003310D9">
      <w:pPr>
        <w:pStyle w:val="ListBullet"/>
        <w:rPr>
          <w:b/>
          <w:bCs/>
        </w:rPr>
      </w:pPr>
      <w:r w:rsidRPr="004147AA">
        <w:lastRenderedPageBreak/>
        <w:t>All Employees are responsible for using current revisions of documents, notifying management of missing or outdated information, and complying with the requirements of controlled documentation.</w:t>
      </w:r>
    </w:p>
    <w:p w14:paraId="7BC69B80" w14:textId="6B5AD785" w:rsidR="00D72266" w:rsidRDefault="00AF7344" w:rsidP="00AF7344">
      <w:pPr>
        <w:pStyle w:val="Heading1"/>
      </w:pPr>
      <w:r>
        <w:t>Definitions / Acronyms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12" w:author="Brian Olea" w:date="2025-08-07T09:58:00Z" w16du:dateUtc="2025-08-07T15:58:00Z">
          <w:tblPr>
            <w:tblStyle w:val="TableGrid"/>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2622"/>
        <w:gridCol w:w="8178"/>
        <w:tblGridChange w:id="13">
          <w:tblGrid>
            <w:gridCol w:w="704"/>
            <w:gridCol w:w="1918"/>
            <w:gridCol w:w="492"/>
            <w:gridCol w:w="7513"/>
            <w:gridCol w:w="173"/>
          </w:tblGrid>
        </w:tblGridChange>
      </w:tblGrid>
      <w:tr w:rsidR="00AF7344" w:rsidRPr="00AF7344" w14:paraId="5D351ADB" w14:textId="77777777" w:rsidTr="00535E34">
        <w:trPr>
          <w:trPrChange w:id="14" w:author="Brian Olea" w:date="2025-08-07T09:58:00Z" w16du:dateUtc="2025-08-07T15:58:00Z">
            <w:trPr>
              <w:gridBefore w:val="1"/>
              <w:gridAfter w:val="0"/>
            </w:trPr>
          </w:trPrChange>
        </w:trPr>
        <w:tc>
          <w:tcPr>
            <w:tcW w:w="1214" w:type="pct"/>
            <w:tcPrChange w:id="15" w:author="Brian Olea" w:date="2025-08-07T09:58:00Z" w16du:dateUtc="2025-08-07T15:58:00Z">
              <w:tcPr>
                <w:tcW w:w="2410" w:type="dxa"/>
                <w:gridSpan w:val="2"/>
              </w:tcPr>
            </w:tcPrChange>
          </w:tcPr>
          <w:p w14:paraId="66ADF413" w14:textId="77777777" w:rsidR="00AF7344" w:rsidRPr="00AF7344" w:rsidRDefault="00AF7344" w:rsidP="00AF7344">
            <w:pPr>
              <w:pStyle w:val="Table"/>
              <w:keepLines w:val="0"/>
              <w:rPr>
                <w:b/>
                <w:bCs/>
              </w:rPr>
            </w:pPr>
            <w:r w:rsidRPr="00AF7344">
              <w:rPr>
                <w:b/>
                <w:bCs/>
              </w:rPr>
              <w:t>Term / Acronym</w:t>
            </w:r>
          </w:p>
        </w:tc>
        <w:tc>
          <w:tcPr>
            <w:tcW w:w="3786" w:type="pct"/>
            <w:tcPrChange w:id="16" w:author="Brian Olea" w:date="2025-08-07T09:58:00Z" w16du:dateUtc="2025-08-07T15:58:00Z">
              <w:tcPr>
                <w:tcW w:w="7513" w:type="dxa"/>
              </w:tcPr>
            </w:tcPrChange>
          </w:tcPr>
          <w:p w14:paraId="3A795EC2" w14:textId="77777777" w:rsidR="00AF7344" w:rsidRPr="00AF7344" w:rsidRDefault="00AF7344" w:rsidP="00AF7344">
            <w:pPr>
              <w:pStyle w:val="Table"/>
              <w:keepLines w:val="0"/>
              <w:rPr>
                <w:b/>
                <w:bCs/>
              </w:rPr>
            </w:pPr>
            <w:r w:rsidRPr="00AF7344">
              <w:rPr>
                <w:b/>
                <w:bCs/>
              </w:rPr>
              <w:t>Definition</w:t>
            </w:r>
          </w:p>
        </w:tc>
      </w:tr>
      <w:tr w:rsidR="00AF7344" w:rsidRPr="00AF7344" w14:paraId="7B44964B" w14:textId="77777777" w:rsidTr="00535E34">
        <w:trPr>
          <w:trPrChange w:id="17" w:author="Brian Olea" w:date="2025-08-07T09:58:00Z" w16du:dateUtc="2025-08-07T15:58:00Z">
            <w:trPr>
              <w:gridBefore w:val="1"/>
              <w:gridAfter w:val="0"/>
            </w:trPr>
          </w:trPrChange>
        </w:trPr>
        <w:tc>
          <w:tcPr>
            <w:tcW w:w="1214" w:type="pct"/>
            <w:tcPrChange w:id="18" w:author="Brian Olea" w:date="2025-08-07T09:58:00Z" w16du:dateUtc="2025-08-07T15:58:00Z">
              <w:tcPr>
                <w:tcW w:w="2410" w:type="dxa"/>
                <w:gridSpan w:val="2"/>
              </w:tcPr>
            </w:tcPrChange>
          </w:tcPr>
          <w:p w14:paraId="5954305A" w14:textId="77777777" w:rsidR="00AF7344" w:rsidRPr="00AF7344" w:rsidRDefault="00AF7344" w:rsidP="00AF7344">
            <w:pPr>
              <w:pStyle w:val="Table"/>
              <w:keepLines w:val="0"/>
            </w:pPr>
            <w:r w:rsidRPr="00AF7344">
              <w:t>QMS – Quality Management System</w:t>
            </w:r>
          </w:p>
        </w:tc>
        <w:tc>
          <w:tcPr>
            <w:tcW w:w="3786" w:type="pct"/>
            <w:tcPrChange w:id="19" w:author="Brian Olea" w:date="2025-08-07T09:58:00Z" w16du:dateUtc="2025-08-07T15:58:00Z">
              <w:tcPr>
                <w:tcW w:w="7513" w:type="dxa"/>
              </w:tcPr>
            </w:tcPrChange>
          </w:tcPr>
          <w:p w14:paraId="0DCFE303" w14:textId="77777777" w:rsidR="00AF7344" w:rsidRPr="00AF7344" w:rsidRDefault="00AF7344" w:rsidP="00AF7344">
            <w:pPr>
              <w:pStyle w:val="Table"/>
              <w:keepLines w:val="0"/>
            </w:pPr>
            <w:r w:rsidRPr="00AF7344">
              <w:t>A structured system of policies, processes, and records used to ensure compliance with AS9100-series standards, customer requirements, and regulatory expectations.</w:t>
            </w:r>
          </w:p>
        </w:tc>
      </w:tr>
      <w:tr w:rsidR="00AF7344" w:rsidRPr="00AF7344" w14:paraId="443913A2" w14:textId="77777777" w:rsidTr="00535E34">
        <w:trPr>
          <w:trPrChange w:id="20" w:author="Brian Olea" w:date="2025-08-07T09:58:00Z" w16du:dateUtc="2025-08-07T15:58:00Z">
            <w:trPr>
              <w:gridBefore w:val="1"/>
              <w:gridAfter w:val="0"/>
            </w:trPr>
          </w:trPrChange>
        </w:trPr>
        <w:tc>
          <w:tcPr>
            <w:tcW w:w="1214" w:type="pct"/>
            <w:tcPrChange w:id="21" w:author="Brian Olea" w:date="2025-08-07T09:58:00Z" w16du:dateUtc="2025-08-07T15:58:00Z">
              <w:tcPr>
                <w:tcW w:w="2410" w:type="dxa"/>
                <w:gridSpan w:val="2"/>
              </w:tcPr>
            </w:tcPrChange>
          </w:tcPr>
          <w:p w14:paraId="1146C1E5" w14:textId="77777777" w:rsidR="00AF7344" w:rsidRPr="00AF7344" w:rsidRDefault="00AF7344" w:rsidP="00AF7344">
            <w:pPr>
              <w:pStyle w:val="Table"/>
              <w:keepLines w:val="0"/>
            </w:pPr>
            <w:r w:rsidRPr="00AF7344">
              <w:t>QwizPro</w:t>
            </w:r>
          </w:p>
        </w:tc>
        <w:tc>
          <w:tcPr>
            <w:tcW w:w="3786" w:type="pct"/>
            <w:tcPrChange w:id="22" w:author="Brian Olea" w:date="2025-08-07T09:58:00Z" w16du:dateUtc="2025-08-07T15:58:00Z">
              <w:tcPr>
                <w:tcW w:w="7513" w:type="dxa"/>
              </w:tcPr>
            </w:tcPrChange>
          </w:tcPr>
          <w:p w14:paraId="62893166" w14:textId="77777777" w:rsidR="00AF7344" w:rsidRPr="00AF7344" w:rsidRDefault="00AF7344" w:rsidP="00AF7344">
            <w:pPr>
              <w:pStyle w:val="Table"/>
              <w:keepLines w:val="0"/>
            </w:pPr>
            <w:r w:rsidRPr="00AF7344">
              <w:t>Burrana’s official system of record for creating, controlling, releasing, and retaining all QMS and controlled documents.</w:t>
            </w:r>
          </w:p>
        </w:tc>
      </w:tr>
      <w:tr w:rsidR="00AF7344" w:rsidRPr="00AF7344" w14:paraId="41A543CB" w14:textId="77777777" w:rsidTr="00535E34">
        <w:trPr>
          <w:trPrChange w:id="23" w:author="Brian Olea" w:date="2025-08-07T09:58:00Z" w16du:dateUtc="2025-08-07T15:58:00Z">
            <w:trPr>
              <w:gridBefore w:val="1"/>
              <w:gridAfter w:val="0"/>
            </w:trPr>
          </w:trPrChange>
        </w:trPr>
        <w:tc>
          <w:tcPr>
            <w:tcW w:w="1214" w:type="pct"/>
            <w:tcPrChange w:id="24" w:author="Brian Olea" w:date="2025-08-07T09:58:00Z" w16du:dateUtc="2025-08-07T15:58:00Z">
              <w:tcPr>
                <w:tcW w:w="2410" w:type="dxa"/>
                <w:gridSpan w:val="2"/>
              </w:tcPr>
            </w:tcPrChange>
          </w:tcPr>
          <w:p w14:paraId="5CB3182C" w14:textId="77777777" w:rsidR="00AF7344" w:rsidRPr="00AF7344" w:rsidRDefault="00AF7344" w:rsidP="00AF7344">
            <w:pPr>
              <w:pStyle w:val="Table"/>
              <w:keepLines w:val="0"/>
            </w:pPr>
            <w:r w:rsidRPr="00AF7344">
              <w:t>OneDrive</w:t>
            </w:r>
          </w:p>
        </w:tc>
        <w:tc>
          <w:tcPr>
            <w:tcW w:w="3786" w:type="pct"/>
            <w:tcPrChange w:id="25" w:author="Brian Olea" w:date="2025-08-07T09:58:00Z" w16du:dateUtc="2025-08-07T15:58:00Z">
              <w:tcPr>
                <w:tcW w:w="7513" w:type="dxa"/>
              </w:tcPr>
            </w:tcPrChange>
          </w:tcPr>
          <w:p w14:paraId="5DB34685" w14:textId="77777777" w:rsidR="00AF7344" w:rsidRPr="00AF7344" w:rsidRDefault="00AF7344" w:rsidP="00AF7344">
            <w:pPr>
              <w:pStyle w:val="Table"/>
              <w:keepLines w:val="0"/>
            </w:pPr>
            <w:r w:rsidRPr="00AF7344">
              <w:t>A collaboration platform used to circulate draft documents for review and comment prior to formal approval and release.</w:t>
            </w:r>
          </w:p>
        </w:tc>
      </w:tr>
      <w:tr w:rsidR="00AF7344" w:rsidRPr="00AF7344" w14:paraId="0BEF8F5D" w14:textId="77777777" w:rsidTr="00535E34">
        <w:trPr>
          <w:trPrChange w:id="26" w:author="Brian Olea" w:date="2025-08-07T09:58:00Z" w16du:dateUtc="2025-08-07T15:58:00Z">
            <w:trPr>
              <w:gridBefore w:val="1"/>
              <w:gridAfter w:val="0"/>
            </w:trPr>
          </w:trPrChange>
        </w:trPr>
        <w:tc>
          <w:tcPr>
            <w:tcW w:w="1214" w:type="pct"/>
            <w:tcPrChange w:id="27" w:author="Brian Olea" w:date="2025-08-07T09:58:00Z" w16du:dateUtc="2025-08-07T15:58:00Z">
              <w:tcPr>
                <w:tcW w:w="2410" w:type="dxa"/>
                <w:gridSpan w:val="2"/>
              </w:tcPr>
            </w:tcPrChange>
          </w:tcPr>
          <w:p w14:paraId="7C2696AA" w14:textId="77777777" w:rsidR="00AF7344" w:rsidRPr="00AF7344" w:rsidRDefault="00AF7344" w:rsidP="00AF7344">
            <w:pPr>
              <w:pStyle w:val="Table"/>
              <w:keepLines w:val="0"/>
            </w:pPr>
            <w:r w:rsidRPr="00AF7344">
              <w:t>SharePoint</w:t>
            </w:r>
          </w:p>
        </w:tc>
        <w:tc>
          <w:tcPr>
            <w:tcW w:w="3786" w:type="pct"/>
            <w:tcPrChange w:id="28" w:author="Brian Olea" w:date="2025-08-07T09:58:00Z" w16du:dateUtc="2025-08-07T15:58:00Z">
              <w:tcPr>
                <w:tcW w:w="7513" w:type="dxa"/>
              </w:tcPr>
            </w:tcPrChange>
          </w:tcPr>
          <w:p w14:paraId="6F6EE261" w14:textId="77777777" w:rsidR="00AF7344" w:rsidRPr="00AF7344" w:rsidRDefault="00AF7344" w:rsidP="00AF7344">
            <w:pPr>
              <w:pStyle w:val="Table"/>
              <w:keepLines w:val="0"/>
            </w:pPr>
            <w:commentRangeStart w:id="29"/>
            <w:r>
              <w:t>A designated system used only to store training records and audit schedule calendars. It is not used for QMS document control.</w:t>
            </w:r>
            <w:commentRangeEnd w:id="29"/>
            <w:r>
              <w:rPr>
                <w:rStyle w:val="CommentReference"/>
              </w:rPr>
              <w:commentReference w:id="29"/>
            </w:r>
          </w:p>
        </w:tc>
      </w:tr>
      <w:tr w:rsidR="00AF7344" w:rsidRPr="00AF7344" w14:paraId="4611285C" w14:textId="77777777" w:rsidTr="00535E34">
        <w:trPr>
          <w:trPrChange w:id="30" w:author="Brian Olea" w:date="2025-08-07T09:58:00Z" w16du:dateUtc="2025-08-07T15:58:00Z">
            <w:trPr>
              <w:gridBefore w:val="1"/>
              <w:gridAfter w:val="0"/>
            </w:trPr>
          </w:trPrChange>
        </w:trPr>
        <w:tc>
          <w:tcPr>
            <w:tcW w:w="1214" w:type="pct"/>
            <w:tcPrChange w:id="31" w:author="Brian Olea" w:date="2025-08-07T09:58:00Z" w16du:dateUtc="2025-08-07T15:58:00Z">
              <w:tcPr>
                <w:tcW w:w="2410" w:type="dxa"/>
                <w:gridSpan w:val="2"/>
              </w:tcPr>
            </w:tcPrChange>
          </w:tcPr>
          <w:p w14:paraId="005B9A76" w14:textId="77777777" w:rsidR="00AF7344" w:rsidRPr="00AF7344" w:rsidRDefault="00AF7344" w:rsidP="00AF7344">
            <w:pPr>
              <w:pStyle w:val="Table"/>
              <w:keepLines w:val="0"/>
            </w:pPr>
            <w:r w:rsidRPr="00AF7344">
              <w:t>Controlled Document</w:t>
            </w:r>
          </w:p>
        </w:tc>
        <w:tc>
          <w:tcPr>
            <w:tcW w:w="3786" w:type="pct"/>
            <w:tcPrChange w:id="32" w:author="Brian Olea" w:date="2025-08-07T09:58:00Z" w16du:dateUtc="2025-08-07T15:58:00Z">
              <w:tcPr>
                <w:tcW w:w="7513" w:type="dxa"/>
              </w:tcPr>
            </w:tcPrChange>
          </w:tcPr>
          <w:p w14:paraId="554152C5" w14:textId="77777777" w:rsidR="00AF7344" w:rsidRPr="00AF7344" w:rsidRDefault="00AF7344" w:rsidP="00AF7344">
            <w:pPr>
              <w:pStyle w:val="Table"/>
              <w:keepLines w:val="0"/>
            </w:pPr>
            <w:r w:rsidRPr="00AF7344">
              <w:t>Any document maintained in QwizPro under active revision control. It includes title, number, revision, approval history, and an effective date.</w:t>
            </w:r>
          </w:p>
        </w:tc>
      </w:tr>
      <w:tr w:rsidR="00AF7344" w:rsidRPr="00AF7344" w14:paraId="243752CD" w14:textId="77777777" w:rsidTr="00535E34">
        <w:trPr>
          <w:trPrChange w:id="33" w:author="Brian Olea" w:date="2025-08-07T09:58:00Z" w16du:dateUtc="2025-08-07T15:58:00Z">
            <w:trPr>
              <w:gridBefore w:val="1"/>
              <w:gridAfter w:val="0"/>
            </w:trPr>
          </w:trPrChange>
        </w:trPr>
        <w:tc>
          <w:tcPr>
            <w:tcW w:w="1214" w:type="pct"/>
            <w:tcPrChange w:id="34" w:author="Brian Olea" w:date="2025-08-07T09:58:00Z" w16du:dateUtc="2025-08-07T15:58:00Z">
              <w:tcPr>
                <w:tcW w:w="2410" w:type="dxa"/>
                <w:gridSpan w:val="2"/>
              </w:tcPr>
            </w:tcPrChange>
          </w:tcPr>
          <w:p w14:paraId="1B461CA7" w14:textId="77777777" w:rsidR="00AF7344" w:rsidRPr="00AF7344" w:rsidRDefault="00AF7344" w:rsidP="00AF7344">
            <w:pPr>
              <w:pStyle w:val="Table"/>
              <w:keepLines w:val="0"/>
            </w:pPr>
            <w:r w:rsidRPr="00AF7344">
              <w:t>Uncontrolled Copy</w:t>
            </w:r>
          </w:p>
        </w:tc>
        <w:tc>
          <w:tcPr>
            <w:tcW w:w="3786" w:type="pct"/>
            <w:tcPrChange w:id="35" w:author="Brian Olea" w:date="2025-08-07T09:58:00Z" w16du:dateUtc="2025-08-07T15:58:00Z">
              <w:tcPr>
                <w:tcW w:w="7513" w:type="dxa"/>
              </w:tcPr>
            </w:tcPrChange>
          </w:tcPr>
          <w:p w14:paraId="6BC5F43A" w14:textId="77777777" w:rsidR="00AF7344" w:rsidRPr="00AF7344" w:rsidRDefault="00AF7344" w:rsidP="00AF7344">
            <w:pPr>
              <w:pStyle w:val="Table"/>
              <w:keepLines w:val="0"/>
            </w:pPr>
            <w:r w:rsidRPr="00AF7344">
              <w:t>A printed or exported version of a controlled document. Its currency cannot be assured and should only be used with verification.</w:t>
            </w:r>
          </w:p>
        </w:tc>
      </w:tr>
      <w:tr w:rsidR="00AF7344" w:rsidRPr="00AF7344" w14:paraId="46491335" w14:textId="77777777" w:rsidTr="00535E34">
        <w:trPr>
          <w:trPrChange w:id="36" w:author="Brian Olea" w:date="2025-08-07T09:58:00Z" w16du:dateUtc="2025-08-07T15:58:00Z">
            <w:trPr>
              <w:gridBefore w:val="1"/>
              <w:gridAfter w:val="0"/>
            </w:trPr>
          </w:trPrChange>
        </w:trPr>
        <w:tc>
          <w:tcPr>
            <w:tcW w:w="1214" w:type="pct"/>
            <w:tcPrChange w:id="37" w:author="Brian Olea" w:date="2025-08-07T09:58:00Z" w16du:dateUtc="2025-08-07T15:58:00Z">
              <w:tcPr>
                <w:tcW w:w="2410" w:type="dxa"/>
                <w:gridSpan w:val="2"/>
              </w:tcPr>
            </w:tcPrChange>
          </w:tcPr>
          <w:p w14:paraId="79705484" w14:textId="77777777" w:rsidR="00AF7344" w:rsidRPr="00AF7344" w:rsidRDefault="00AF7344" w:rsidP="00AF7344">
            <w:pPr>
              <w:pStyle w:val="Table"/>
              <w:keepLines w:val="0"/>
            </w:pPr>
            <w:r w:rsidRPr="00AF7344">
              <w:t>Obsolete Document</w:t>
            </w:r>
          </w:p>
        </w:tc>
        <w:tc>
          <w:tcPr>
            <w:tcW w:w="3786" w:type="pct"/>
            <w:tcPrChange w:id="38" w:author="Brian Olea" w:date="2025-08-07T09:58:00Z" w16du:dateUtc="2025-08-07T15:58:00Z">
              <w:tcPr>
                <w:tcW w:w="7513" w:type="dxa"/>
              </w:tcPr>
            </w:tcPrChange>
          </w:tcPr>
          <w:p w14:paraId="6567482F" w14:textId="77777777" w:rsidR="00AF7344" w:rsidRPr="00AF7344" w:rsidRDefault="00AF7344" w:rsidP="00AF7344">
            <w:pPr>
              <w:pStyle w:val="Table"/>
              <w:keepLines w:val="0"/>
            </w:pPr>
            <w:r w:rsidRPr="00AF7344">
              <w:t>A superseded document revision that has been removed from use and archived in QwizPro with access restricted to authorized personnel.</w:t>
            </w:r>
          </w:p>
        </w:tc>
      </w:tr>
      <w:tr w:rsidR="00AF7344" w:rsidRPr="00AF7344" w14:paraId="79999D46" w14:textId="77777777" w:rsidTr="00535E34">
        <w:trPr>
          <w:trPrChange w:id="39" w:author="Brian Olea" w:date="2025-08-07T09:58:00Z" w16du:dateUtc="2025-08-07T15:58:00Z">
            <w:trPr>
              <w:gridBefore w:val="1"/>
              <w:gridAfter w:val="0"/>
            </w:trPr>
          </w:trPrChange>
        </w:trPr>
        <w:tc>
          <w:tcPr>
            <w:tcW w:w="1214" w:type="pct"/>
            <w:tcPrChange w:id="40" w:author="Brian Olea" w:date="2025-08-07T09:58:00Z" w16du:dateUtc="2025-08-07T15:58:00Z">
              <w:tcPr>
                <w:tcW w:w="2410" w:type="dxa"/>
                <w:gridSpan w:val="2"/>
              </w:tcPr>
            </w:tcPrChange>
          </w:tcPr>
          <w:p w14:paraId="7C72B3D0" w14:textId="77777777" w:rsidR="00AF7344" w:rsidRPr="00AF7344" w:rsidRDefault="00AF7344" w:rsidP="00AF7344">
            <w:pPr>
              <w:pStyle w:val="Table"/>
              <w:keepLines w:val="0"/>
            </w:pPr>
            <w:r w:rsidRPr="00AF7344">
              <w:t>Redlining</w:t>
            </w:r>
          </w:p>
        </w:tc>
        <w:tc>
          <w:tcPr>
            <w:tcW w:w="3786" w:type="pct"/>
            <w:tcPrChange w:id="41" w:author="Brian Olea" w:date="2025-08-07T09:58:00Z" w16du:dateUtc="2025-08-07T15:58:00Z">
              <w:tcPr>
                <w:tcW w:w="7513" w:type="dxa"/>
              </w:tcPr>
            </w:tcPrChange>
          </w:tcPr>
          <w:p w14:paraId="5769316A" w14:textId="77777777" w:rsidR="00AF7344" w:rsidRPr="00AF7344" w:rsidRDefault="00AF7344" w:rsidP="00AF7344">
            <w:pPr>
              <w:pStyle w:val="Table"/>
              <w:keepLines w:val="0"/>
            </w:pPr>
            <w:r w:rsidRPr="00AF7344">
              <w:t xml:space="preserve">A method used during document development to visually identify proposed changes. Used in OneDrive or within </w:t>
            </w:r>
            <w:proofErr w:type="spellStart"/>
            <w:r w:rsidRPr="00AF7344">
              <w:t>QwizPro’s</w:t>
            </w:r>
            <w:proofErr w:type="spellEnd"/>
            <w:r w:rsidRPr="00AF7344">
              <w:t xml:space="preserve"> change-tracking tools.</w:t>
            </w:r>
          </w:p>
        </w:tc>
      </w:tr>
      <w:tr w:rsidR="00AF7344" w:rsidRPr="00AF7344" w14:paraId="7720C845" w14:textId="77777777" w:rsidTr="00535E34">
        <w:trPr>
          <w:trPrChange w:id="42" w:author="Brian Olea" w:date="2025-08-07T09:58:00Z" w16du:dateUtc="2025-08-07T15:58:00Z">
            <w:trPr>
              <w:gridBefore w:val="1"/>
              <w:gridAfter w:val="0"/>
            </w:trPr>
          </w:trPrChange>
        </w:trPr>
        <w:tc>
          <w:tcPr>
            <w:tcW w:w="1214" w:type="pct"/>
            <w:tcPrChange w:id="43" w:author="Brian Olea" w:date="2025-08-07T09:58:00Z" w16du:dateUtc="2025-08-07T15:58:00Z">
              <w:tcPr>
                <w:tcW w:w="2410" w:type="dxa"/>
                <w:gridSpan w:val="2"/>
              </w:tcPr>
            </w:tcPrChange>
          </w:tcPr>
          <w:p w14:paraId="15338A9B" w14:textId="77777777" w:rsidR="00AF7344" w:rsidRPr="00AF7344" w:rsidRDefault="00AF7344" w:rsidP="00AF7344">
            <w:pPr>
              <w:pStyle w:val="Table"/>
              <w:keepLines w:val="0"/>
            </w:pPr>
            <w:r w:rsidRPr="00AF7344">
              <w:t>P-750-15 – Electronic Signature and Record Control</w:t>
            </w:r>
          </w:p>
        </w:tc>
        <w:tc>
          <w:tcPr>
            <w:tcW w:w="3786" w:type="pct"/>
            <w:tcPrChange w:id="44" w:author="Brian Olea" w:date="2025-08-07T09:58:00Z" w16du:dateUtc="2025-08-07T15:58:00Z">
              <w:tcPr>
                <w:tcW w:w="7513" w:type="dxa"/>
              </w:tcPr>
            </w:tcPrChange>
          </w:tcPr>
          <w:p w14:paraId="75591FAB" w14:textId="77777777" w:rsidR="00AF7344" w:rsidRPr="00AF7344" w:rsidRDefault="00AF7344" w:rsidP="00AF7344">
            <w:pPr>
              <w:pStyle w:val="Table"/>
              <w:keepLines w:val="0"/>
            </w:pPr>
            <w:r w:rsidRPr="00AF7344">
              <w:t>Burrana’s approved procedure governing the use of electronic signatures and system-based record validation across all functions.</w:t>
            </w:r>
          </w:p>
        </w:tc>
      </w:tr>
      <w:tr w:rsidR="00AF7344" w:rsidRPr="00AF7344" w14:paraId="52C61EAC" w14:textId="77777777" w:rsidTr="00535E34">
        <w:trPr>
          <w:trPrChange w:id="45" w:author="Brian Olea" w:date="2025-08-07T09:58:00Z" w16du:dateUtc="2025-08-07T15:58:00Z">
            <w:trPr>
              <w:gridBefore w:val="1"/>
              <w:gridAfter w:val="0"/>
            </w:trPr>
          </w:trPrChange>
        </w:trPr>
        <w:tc>
          <w:tcPr>
            <w:tcW w:w="1214" w:type="pct"/>
            <w:tcPrChange w:id="46" w:author="Brian Olea" w:date="2025-08-07T09:58:00Z" w16du:dateUtc="2025-08-07T15:58:00Z">
              <w:tcPr>
                <w:tcW w:w="2410" w:type="dxa"/>
                <w:gridSpan w:val="2"/>
              </w:tcPr>
            </w:tcPrChange>
          </w:tcPr>
          <w:p w14:paraId="3FB007A9" w14:textId="77777777" w:rsidR="00AF7344" w:rsidRPr="00AF7344" w:rsidRDefault="00AF7344" w:rsidP="00AF7344">
            <w:pPr>
              <w:pStyle w:val="Table"/>
              <w:keepLines w:val="0"/>
            </w:pPr>
            <w:r w:rsidRPr="00AF7344">
              <w:t>Document Author</w:t>
            </w:r>
          </w:p>
        </w:tc>
        <w:tc>
          <w:tcPr>
            <w:tcW w:w="3786" w:type="pct"/>
            <w:tcPrChange w:id="47" w:author="Brian Olea" w:date="2025-08-07T09:58:00Z" w16du:dateUtc="2025-08-07T15:58:00Z">
              <w:tcPr>
                <w:tcW w:w="7513" w:type="dxa"/>
              </w:tcPr>
            </w:tcPrChange>
          </w:tcPr>
          <w:p w14:paraId="5F22BD54" w14:textId="77777777" w:rsidR="00AF7344" w:rsidRPr="00AF7344" w:rsidRDefault="00AF7344" w:rsidP="00AF7344">
            <w:pPr>
              <w:pStyle w:val="Table"/>
              <w:keepLines w:val="0"/>
            </w:pPr>
            <w:r w:rsidRPr="00AF7344">
              <w:t>An employee assigned to create or revise a document based on subject matter expertise.</w:t>
            </w:r>
          </w:p>
        </w:tc>
      </w:tr>
      <w:tr w:rsidR="00AF7344" w:rsidRPr="00AF7344" w14:paraId="4C0610C6" w14:textId="77777777" w:rsidTr="00535E34">
        <w:trPr>
          <w:trPrChange w:id="48" w:author="Brian Olea" w:date="2025-08-07T09:58:00Z" w16du:dateUtc="2025-08-07T15:58:00Z">
            <w:trPr>
              <w:gridBefore w:val="1"/>
              <w:gridAfter w:val="0"/>
            </w:trPr>
          </w:trPrChange>
        </w:trPr>
        <w:tc>
          <w:tcPr>
            <w:tcW w:w="1214" w:type="pct"/>
            <w:tcPrChange w:id="49" w:author="Brian Olea" w:date="2025-08-07T09:58:00Z" w16du:dateUtc="2025-08-07T15:58:00Z">
              <w:tcPr>
                <w:tcW w:w="2410" w:type="dxa"/>
                <w:gridSpan w:val="2"/>
              </w:tcPr>
            </w:tcPrChange>
          </w:tcPr>
          <w:p w14:paraId="1593A08D" w14:textId="77777777" w:rsidR="00AF7344" w:rsidRPr="00AF7344" w:rsidRDefault="00AF7344" w:rsidP="00AF7344">
            <w:pPr>
              <w:pStyle w:val="Table"/>
              <w:keepLines w:val="0"/>
            </w:pPr>
            <w:r w:rsidRPr="00AF7344">
              <w:t>Document Manager</w:t>
            </w:r>
          </w:p>
        </w:tc>
        <w:tc>
          <w:tcPr>
            <w:tcW w:w="3786" w:type="pct"/>
            <w:tcPrChange w:id="50" w:author="Brian Olea" w:date="2025-08-07T09:58:00Z" w16du:dateUtc="2025-08-07T15:58:00Z">
              <w:tcPr>
                <w:tcW w:w="7513" w:type="dxa"/>
              </w:tcPr>
            </w:tcPrChange>
          </w:tcPr>
          <w:p w14:paraId="5B83028F" w14:textId="77777777" w:rsidR="00AF7344" w:rsidRPr="00AF7344" w:rsidRDefault="00AF7344" w:rsidP="00AF7344">
            <w:pPr>
              <w:pStyle w:val="Table"/>
              <w:keepLines w:val="0"/>
            </w:pPr>
            <w:r w:rsidRPr="00AF7344">
              <w:t>A departmental designee responsible for ensuring proper document classification, numbering, submission, release, and control.</w:t>
            </w:r>
          </w:p>
        </w:tc>
      </w:tr>
      <w:tr w:rsidR="00AF7344" w:rsidRPr="00AF7344" w14:paraId="08CDBD1A" w14:textId="77777777" w:rsidTr="00535E34">
        <w:trPr>
          <w:trPrChange w:id="51" w:author="Brian Olea" w:date="2025-08-07T09:58:00Z" w16du:dateUtc="2025-08-07T15:58:00Z">
            <w:trPr>
              <w:gridBefore w:val="1"/>
              <w:gridAfter w:val="0"/>
            </w:trPr>
          </w:trPrChange>
        </w:trPr>
        <w:tc>
          <w:tcPr>
            <w:tcW w:w="1214" w:type="pct"/>
            <w:tcPrChange w:id="52" w:author="Brian Olea" w:date="2025-08-07T09:58:00Z" w16du:dateUtc="2025-08-07T15:58:00Z">
              <w:tcPr>
                <w:tcW w:w="2410" w:type="dxa"/>
                <w:gridSpan w:val="2"/>
              </w:tcPr>
            </w:tcPrChange>
          </w:tcPr>
          <w:p w14:paraId="1FBE5A31" w14:textId="77777777" w:rsidR="00AF7344" w:rsidRPr="00AF7344" w:rsidRDefault="00AF7344" w:rsidP="00AF7344">
            <w:pPr>
              <w:pStyle w:val="Table"/>
              <w:keepLines w:val="0"/>
            </w:pPr>
            <w:r w:rsidRPr="00AF7344">
              <w:t>Process Owner</w:t>
            </w:r>
          </w:p>
        </w:tc>
        <w:tc>
          <w:tcPr>
            <w:tcW w:w="3786" w:type="pct"/>
            <w:tcPrChange w:id="53" w:author="Brian Olea" w:date="2025-08-07T09:58:00Z" w16du:dateUtc="2025-08-07T15:58:00Z">
              <w:tcPr>
                <w:tcW w:w="7513" w:type="dxa"/>
              </w:tcPr>
            </w:tcPrChange>
          </w:tcPr>
          <w:p w14:paraId="6496D09B" w14:textId="77777777" w:rsidR="00AF7344" w:rsidRPr="00AF7344" w:rsidRDefault="00AF7344" w:rsidP="00AF7344">
            <w:pPr>
              <w:pStyle w:val="Table"/>
              <w:keepLines w:val="0"/>
            </w:pPr>
            <w:r w:rsidRPr="00AF7344">
              <w:t>The accountable individual for document content accuracy and compliance related to their process.</w:t>
            </w:r>
          </w:p>
        </w:tc>
      </w:tr>
      <w:tr w:rsidR="00AF7344" w:rsidRPr="00AF7344" w14:paraId="080573DE" w14:textId="77777777" w:rsidTr="00535E34">
        <w:trPr>
          <w:trPrChange w:id="54" w:author="Brian Olea" w:date="2025-08-07T09:58:00Z" w16du:dateUtc="2025-08-07T15:58:00Z">
            <w:trPr>
              <w:gridBefore w:val="1"/>
              <w:gridAfter w:val="0"/>
            </w:trPr>
          </w:trPrChange>
        </w:trPr>
        <w:tc>
          <w:tcPr>
            <w:tcW w:w="1214" w:type="pct"/>
            <w:tcPrChange w:id="55" w:author="Brian Olea" w:date="2025-08-07T09:58:00Z" w16du:dateUtc="2025-08-07T15:58:00Z">
              <w:tcPr>
                <w:tcW w:w="2410" w:type="dxa"/>
                <w:gridSpan w:val="2"/>
              </w:tcPr>
            </w:tcPrChange>
          </w:tcPr>
          <w:p w14:paraId="57DC4C69" w14:textId="77777777" w:rsidR="00AF7344" w:rsidRPr="00AF7344" w:rsidRDefault="00AF7344" w:rsidP="00AF7344">
            <w:pPr>
              <w:pStyle w:val="Table"/>
              <w:keepLines w:val="0"/>
            </w:pPr>
            <w:r w:rsidRPr="00AF7344">
              <w:t>Management Representative</w:t>
            </w:r>
          </w:p>
        </w:tc>
        <w:tc>
          <w:tcPr>
            <w:tcW w:w="3786" w:type="pct"/>
            <w:tcPrChange w:id="56" w:author="Brian Olea" w:date="2025-08-07T09:58:00Z" w16du:dateUtc="2025-08-07T15:58:00Z">
              <w:tcPr>
                <w:tcW w:w="7513" w:type="dxa"/>
              </w:tcPr>
            </w:tcPrChange>
          </w:tcPr>
          <w:p w14:paraId="396C3A4D" w14:textId="77777777" w:rsidR="00AF7344" w:rsidRPr="00AF7344" w:rsidRDefault="00AF7344" w:rsidP="00AF7344">
            <w:pPr>
              <w:pStyle w:val="Table"/>
              <w:keepLines w:val="0"/>
            </w:pPr>
            <w:r w:rsidRPr="00AF7344">
              <w:t>The person responsible for ensuring QMS documentation complies with applicable standards, regulations, and certification requirements.</w:t>
            </w:r>
          </w:p>
        </w:tc>
      </w:tr>
      <w:tr w:rsidR="00AF7344" w:rsidRPr="00AF7344" w14:paraId="4702E364" w14:textId="77777777" w:rsidTr="00535E34">
        <w:trPr>
          <w:trPrChange w:id="57" w:author="Brian Olea" w:date="2025-08-07T09:58:00Z" w16du:dateUtc="2025-08-07T15:58:00Z">
            <w:trPr>
              <w:gridBefore w:val="1"/>
              <w:gridAfter w:val="0"/>
            </w:trPr>
          </w:trPrChange>
        </w:trPr>
        <w:tc>
          <w:tcPr>
            <w:tcW w:w="1214" w:type="pct"/>
            <w:tcPrChange w:id="58" w:author="Brian Olea" w:date="2025-08-07T09:58:00Z" w16du:dateUtc="2025-08-07T15:58:00Z">
              <w:tcPr>
                <w:tcW w:w="2410" w:type="dxa"/>
                <w:gridSpan w:val="2"/>
              </w:tcPr>
            </w:tcPrChange>
          </w:tcPr>
          <w:p w14:paraId="543AC199" w14:textId="77777777" w:rsidR="00AF7344" w:rsidRPr="00AF7344" w:rsidRDefault="00AF7344" w:rsidP="00AF7344">
            <w:pPr>
              <w:pStyle w:val="Table"/>
              <w:keepLines w:val="0"/>
            </w:pPr>
            <w:r w:rsidRPr="00AF7344">
              <w:t>Training Coordinator</w:t>
            </w:r>
          </w:p>
        </w:tc>
        <w:tc>
          <w:tcPr>
            <w:tcW w:w="3786" w:type="pct"/>
            <w:tcPrChange w:id="59" w:author="Brian Olea" w:date="2025-08-07T09:58:00Z" w16du:dateUtc="2025-08-07T15:58:00Z">
              <w:tcPr>
                <w:tcW w:w="7513" w:type="dxa"/>
              </w:tcPr>
            </w:tcPrChange>
          </w:tcPr>
          <w:p w14:paraId="6D21DC07" w14:textId="77777777" w:rsidR="00AF7344" w:rsidRPr="00AF7344" w:rsidRDefault="00AF7344" w:rsidP="00AF7344">
            <w:pPr>
              <w:pStyle w:val="Table"/>
              <w:keepLines w:val="0"/>
            </w:pPr>
            <w:r w:rsidRPr="00AF7344">
              <w:t>The person responsible for assessing document changes for training needs and implementing related activities.</w:t>
            </w:r>
          </w:p>
        </w:tc>
      </w:tr>
    </w:tbl>
    <w:p w14:paraId="3BDEF366" w14:textId="77777777" w:rsidR="00DC6C08" w:rsidRDefault="00DC6C08" w:rsidP="0076469D">
      <w:pPr>
        <w:pStyle w:val="Heading1"/>
        <w:rPr>
          <w:ins w:id="60" w:author="Brian Olea" w:date="2025-08-06T20:40:00Z" w16du:dateUtc="2025-08-07T02:40:00Z"/>
        </w:rPr>
      </w:pPr>
    </w:p>
    <w:p w14:paraId="0B76D5E4" w14:textId="77777777" w:rsidR="00DC6C08" w:rsidRDefault="00DC6C08">
      <w:pPr>
        <w:keepLines w:val="0"/>
        <w:widowControl/>
        <w:spacing w:before="0" w:after="160" w:line="278" w:lineRule="auto"/>
        <w:jc w:val="left"/>
        <w:outlineLvl w:val="9"/>
        <w:rPr>
          <w:ins w:id="61" w:author="Brian Olea" w:date="2025-08-06T20:40:00Z" w16du:dateUtc="2025-08-07T02:40:00Z"/>
          <w:b/>
          <w:bCs/>
          <w:color w:val="156082" w:themeColor="accent1"/>
          <w:sz w:val="24"/>
          <w:szCs w:val="26"/>
        </w:rPr>
      </w:pPr>
      <w:ins w:id="62" w:author="Brian Olea" w:date="2025-08-06T20:40:00Z" w16du:dateUtc="2025-08-07T02:40:00Z">
        <w:r>
          <w:br w:type="page"/>
        </w:r>
      </w:ins>
    </w:p>
    <w:p w14:paraId="26B0D83F" w14:textId="732C744E" w:rsidR="006E5205" w:rsidRDefault="006E5205" w:rsidP="0076469D">
      <w:pPr>
        <w:pStyle w:val="Heading1"/>
      </w:pPr>
      <w:r w:rsidRPr="006E5205">
        <w:lastRenderedPageBreak/>
        <w:t xml:space="preserve">Document Type Codes (per </w:t>
      </w:r>
      <w:r w:rsidR="0022367E">
        <w:t>A-</w:t>
      </w:r>
      <w:r w:rsidRPr="006E5205">
        <w:t>750-10)</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63" w:author="Brian Olea" w:date="2025-08-06T20:40:00Z" w16du:dateUtc="2025-08-07T02:40:00Z">
          <w:tblPr>
            <w:tblStyle w:val="TableGrid"/>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1698"/>
        <w:gridCol w:w="9102"/>
        <w:tblGridChange w:id="64">
          <w:tblGrid>
            <w:gridCol w:w="704"/>
            <w:gridCol w:w="994"/>
            <w:gridCol w:w="565"/>
            <w:gridCol w:w="8364"/>
            <w:gridCol w:w="173"/>
          </w:tblGrid>
        </w:tblGridChange>
      </w:tblGrid>
      <w:tr w:rsidR="003310D9" w:rsidRPr="003310D9" w14:paraId="32B1B6A7" w14:textId="77777777" w:rsidTr="00DC6C08">
        <w:trPr>
          <w:trPrChange w:id="65" w:author="Brian Olea" w:date="2025-08-06T20:40:00Z" w16du:dateUtc="2025-08-07T02:40:00Z">
            <w:trPr>
              <w:gridBefore w:val="1"/>
              <w:gridAfter w:val="0"/>
            </w:trPr>
          </w:trPrChange>
        </w:trPr>
        <w:tc>
          <w:tcPr>
            <w:tcW w:w="786" w:type="pct"/>
            <w:tcPrChange w:id="66" w:author="Brian Olea" w:date="2025-08-06T20:40:00Z" w16du:dateUtc="2025-08-07T02:40:00Z">
              <w:tcPr>
                <w:tcW w:w="1559" w:type="dxa"/>
                <w:gridSpan w:val="2"/>
              </w:tcPr>
            </w:tcPrChange>
          </w:tcPr>
          <w:p w14:paraId="3BD09FA7" w14:textId="71EB4E59" w:rsidR="003310D9" w:rsidRPr="003310D9" w:rsidRDefault="003310D9" w:rsidP="00DC6C08">
            <w:pPr>
              <w:pStyle w:val="Table"/>
              <w:jc w:val="center"/>
              <w:rPr>
                <w:b/>
                <w:bCs/>
              </w:rPr>
            </w:pPr>
            <w:r w:rsidRPr="003310D9">
              <w:rPr>
                <w:b/>
                <w:bCs/>
              </w:rPr>
              <w:t>Code</w:t>
            </w:r>
          </w:p>
        </w:tc>
        <w:tc>
          <w:tcPr>
            <w:tcW w:w="4214" w:type="pct"/>
            <w:tcPrChange w:id="67" w:author="Brian Olea" w:date="2025-08-06T20:40:00Z" w16du:dateUtc="2025-08-07T02:40:00Z">
              <w:tcPr>
                <w:tcW w:w="8364" w:type="dxa"/>
              </w:tcPr>
            </w:tcPrChange>
          </w:tcPr>
          <w:p w14:paraId="4D8998A4" w14:textId="364B38AC" w:rsidR="003310D9" w:rsidRPr="003310D9" w:rsidRDefault="003310D9" w:rsidP="00DC6C08">
            <w:pPr>
              <w:pStyle w:val="Table"/>
              <w:jc w:val="center"/>
              <w:rPr>
                <w:b/>
                <w:bCs/>
              </w:rPr>
              <w:pPrChange w:id="68" w:author="Brian Olea" w:date="2025-08-06T20:40:00Z" w16du:dateUtc="2025-08-07T02:40:00Z">
                <w:pPr>
                  <w:pStyle w:val="Table"/>
                </w:pPr>
              </w:pPrChange>
            </w:pPr>
            <w:r w:rsidRPr="003310D9">
              <w:rPr>
                <w:b/>
                <w:bCs/>
              </w:rPr>
              <w:t>Description</w:t>
            </w:r>
          </w:p>
        </w:tc>
      </w:tr>
      <w:tr w:rsidR="003310D9" w:rsidRPr="003310D9" w14:paraId="5C4BE6EC" w14:textId="77777777" w:rsidTr="00DC6C08">
        <w:trPr>
          <w:trPrChange w:id="69" w:author="Brian Olea" w:date="2025-08-06T20:40:00Z" w16du:dateUtc="2025-08-07T02:40:00Z">
            <w:trPr>
              <w:gridBefore w:val="1"/>
              <w:gridAfter w:val="0"/>
            </w:trPr>
          </w:trPrChange>
        </w:trPr>
        <w:tc>
          <w:tcPr>
            <w:tcW w:w="786" w:type="pct"/>
            <w:tcPrChange w:id="70" w:author="Brian Olea" w:date="2025-08-06T20:40:00Z" w16du:dateUtc="2025-08-07T02:40:00Z">
              <w:tcPr>
                <w:tcW w:w="1559" w:type="dxa"/>
                <w:gridSpan w:val="2"/>
              </w:tcPr>
            </w:tcPrChange>
          </w:tcPr>
          <w:p w14:paraId="5F878FBD" w14:textId="77777777" w:rsidR="003310D9" w:rsidRPr="003310D9" w:rsidRDefault="003310D9" w:rsidP="003310D9">
            <w:pPr>
              <w:pStyle w:val="Table"/>
              <w:jc w:val="center"/>
            </w:pPr>
            <w:r w:rsidRPr="003310D9">
              <w:t>QSM</w:t>
            </w:r>
          </w:p>
        </w:tc>
        <w:tc>
          <w:tcPr>
            <w:tcW w:w="4214" w:type="pct"/>
            <w:tcPrChange w:id="71" w:author="Brian Olea" w:date="2025-08-06T20:40:00Z" w16du:dateUtc="2025-08-07T02:40:00Z">
              <w:tcPr>
                <w:tcW w:w="8364" w:type="dxa"/>
              </w:tcPr>
            </w:tcPrChange>
          </w:tcPr>
          <w:p w14:paraId="6EA21D53" w14:textId="77777777" w:rsidR="003310D9" w:rsidRPr="003310D9" w:rsidRDefault="003310D9" w:rsidP="003310D9">
            <w:pPr>
              <w:pStyle w:val="Table"/>
            </w:pPr>
            <w:r w:rsidRPr="003310D9">
              <w:t>Quality System Manual</w:t>
            </w:r>
          </w:p>
        </w:tc>
      </w:tr>
      <w:tr w:rsidR="003310D9" w:rsidRPr="003310D9" w14:paraId="114BDA6C" w14:textId="77777777" w:rsidTr="00DC6C08">
        <w:trPr>
          <w:trPrChange w:id="72" w:author="Brian Olea" w:date="2025-08-06T20:40:00Z" w16du:dateUtc="2025-08-07T02:40:00Z">
            <w:trPr>
              <w:gridBefore w:val="1"/>
              <w:gridAfter w:val="0"/>
            </w:trPr>
          </w:trPrChange>
        </w:trPr>
        <w:tc>
          <w:tcPr>
            <w:tcW w:w="786" w:type="pct"/>
            <w:tcPrChange w:id="73" w:author="Brian Olea" w:date="2025-08-06T20:40:00Z" w16du:dateUtc="2025-08-07T02:40:00Z">
              <w:tcPr>
                <w:tcW w:w="1559" w:type="dxa"/>
                <w:gridSpan w:val="2"/>
              </w:tcPr>
            </w:tcPrChange>
          </w:tcPr>
          <w:p w14:paraId="3ED1A317" w14:textId="77777777" w:rsidR="003310D9" w:rsidRPr="003310D9" w:rsidRDefault="003310D9" w:rsidP="003310D9">
            <w:pPr>
              <w:pStyle w:val="Table"/>
              <w:jc w:val="center"/>
            </w:pPr>
            <w:r w:rsidRPr="003310D9">
              <w:t>RSM / PQM</w:t>
            </w:r>
          </w:p>
        </w:tc>
        <w:tc>
          <w:tcPr>
            <w:tcW w:w="4214" w:type="pct"/>
            <w:tcPrChange w:id="74" w:author="Brian Olea" w:date="2025-08-06T20:40:00Z" w16du:dateUtc="2025-08-07T02:40:00Z">
              <w:tcPr>
                <w:tcW w:w="8364" w:type="dxa"/>
              </w:tcPr>
            </w:tcPrChange>
          </w:tcPr>
          <w:p w14:paraId="0B6A8A64" w14:textId="77777777" w:rsidR="003310D9" w:rsidRPr="003310D9" w:rsidRDefault="003310D9" w:rsidP="003310D9">
            <w:pPr>
              <w:pStyle w:val="Table"/>
            </w:pPr>
            <w:r w:rsidRPr="003310D9">
              <w:t>Repair Station Manual / Production Quality Manual</w:t>
            </w:r>
          </w:p>
        </w:tc>
      </w:tr>
      <w:tr w:rsidR="003310D9" w:rsidRPr="003310D9" w14:paraId="2BA53963" w14:textId="77777777" w:rsidTr="00DC6C08">
        <w:trPr>
          <w:trPrChange w:id="75" w:author="Brian Olea" w:date="2025-08-06T20:40:00Z" w16du:dateUtc="2025-08-07T02:40:00Z">
            <w:trPr>
              <w:gridBefore w:val="1"/>
              <w:gridAfter w:val="0"/>
            </w:trPr>
          </w:trPrChange>
        </w:trPr>
        <w:tc>
          <w:tcPr>
            <w:tcW w:w="786" w:type="pct"/>
            <w:tcPrChange w:id="76" w:author="Brian Olea" w:date="2025-08-06T20:40:00Z" w16du:dateUtc="2025-08-07T02:40:00Z">
              <w:tcPr>
                <w:tcW w:w="1559" w:type="dxa"/>
                <w:gridSpan w:val="2"/>
              </w:tcPr>
            </w:tcPrChange>
          </w:tcPr>
          <w:p w14:paraId="7C94EF0A" w14:textId="77777777" w:rsidR="003310D9" w:rsidRPr="003310D9" w:rsidRDefault="003310D9" w:rsidP="003310D9">
            <w:pPr>
              <w:pStyle w:val="Table"/>
              <w:jc w:val="center"/>
            </w:pPr>
            <w:r w:rsidRPr="003310D9">
              <w:t>P</w:t>
            </w:r>
          </w:p>
        </w:tc>
        <w:tc>
          <w:tcPr>
            <w:tcW w:w="4214" w:type="pct"/>
            <w:tcPrChange w:id="77" w:author="Brian Olea" w:date="2025-08-06T20:40:00Z" w16du:dateUtc="2025-08-07T02:40:00Z">
              <w:tcPr>
                <w:tcW w:w="8364" w:type="dxa"/>
              </w:tcPr>
            </w:tcPrChange>
          </w:tcPr>
          <w:p w14:paraId="78A34BF0" w14:textId="77777777" w:rsidR="003310D9" w:rsidRPr="003310D9" w:rsidRDefault="003310D9" w:rsidP="003310D9">
            <w:pPr>
              <w:pStyle w:val="Table"/>
            </w:pPr>
            <w:r w:rsidRPr="003310D9">
              <w:t>Procedure – Defines what is done to meet requirements. Describes compliance, not task execution.</w:t>
            </w:r>
          </w:p>
        </w:tc>
      </w:tr>
      <w:tr w:rsidR="003310D9" w:rsidRPr="003310D9" w14:paraId="260BA90B" w14:textId="77777777" w:rsidTr="00DC6C08">
        <w:trPr>
          <w:trPrChange w:id="78" w:author="Brian Olea" w:date="2025-08-06T20:40:00Z" w16du:dateUtc="2025-08-07T02:40:00Z">
            <w:trPr>
              <w:gridBefore w:val="1"/>
              <w:gridAfter w:val="0"/>
            </w:trPr>
          </w:trPrChange>
        </w:trPr>
        <w:tc>
          <w:tcPr>
            <w:tcW w:w="786" w:type="pct"/>
            <w:tcPrChange w:id="79" w:author="Brian Olea" w:date="2025-08-06T20:40:00Z" w16du:dateUtc="2025-08-07T02:40:00Z">
              <w:tcPr>
                <w:tcW w:w="1559" w:type="dxa"/>
                <w:gridSpan w:val="2"/>
              </w:tcPr>
            </w:tcPrChange>
          </w:tcPr>
          <w:p w14:paraId="575380E3" w14:textId="77777777" w:rsidR="003310D9" w:rsidRPr="003310D9" w:rsidRDefault="003310D9" w:rsidP="003310D9">
            <w:pPr>
              <w:pStyle w:val="Table"/>
              <w:jc w:val="center"/>
            </w:pPr>
            <w:r w:rsidRPr="003310D9">
              <w:t>SOP</w:t>
            </w:r>
          </w:p>
        </w:tc>
        <w:tc>
          <w:tcPr>
            <w:tcW w:w="4214" w:type="pct"/>
            <w:tcPrChange w:id="80" w:author="Brian Olea" w:date="2025-08-06T20:40:00Z" w16du:dateUtc="2025-08-07T02:40:00Z">
              <w:tcPr>
                <w:tcW w:w="8364" w:type="dxa"/>
              </w:tcPr>
            </w:tcPrChange>
          </w:tcPr>
          <w:p w14:paraId="39845DB5" w14:textId="77777777" w:rsidR="003310D9" w:rsidRPr="003310D9" w:rsidRDefault="003310D9" w:rsidP="003310D9">
            <w:pPr>
              <w:pStyle w:val="Table"/>
            </w:pPr>
            <w:r w:rsidRPr="003310D9">
              <w:t>Standard Operating Procedure / Work Instruction – Describes how tasks are performed; always supports a Procedure.</w:t>
            </w:r>
          </w:p>
        </w:tc>
      </w:tr>
      <w:tr w:rsidR="003310D9" w:rsidRPr="003310D9" w14:paraId="75FA73F6" w14:textId="77777777" w:rsidTr="00DC6C08">
        <w:trPr>
          <w:trPrChange w:id="81" w:author="Brian Olea" w:date="2025-08-06T20:40:00Z" w16du:dateUtc="2025-08-07T02:40:00Z">
            <w:trPr>
              <w:gridBefore w:val="1"/>
              <w:gridAfter w:val="0"/>
            </w:trPr>
          </w:trPrChange>
        </w:trPr>
        <w:tc>
          <w:tcPr>
            <w:tcW w:w="786" w:type="pct"/>
            <w:tcPrChange w:id="82" w:author="Brian Olea" w:date="2025-08-06T20:40:00Z" w16du:dateUtc="2025-08-07T02:40:00Z">
              <w:tcPr>
                <w:tcW w:w="1559" w:type="dxa"/>
                <w:gridSpan w:val="2"/>
              </w:tcPr>
            </w:tcPrChange>
          </w:tcPr>
          <w:p w14:paraId="27578181" w14:textId="77777777" w:rsidR="003310D9" w:rsidRPr="003310D9" w:rsidRDefault="003310D9" w:rsidP="003310D9">
            <w:pPr>
              <w:pStyle w:val="Table"/>
              <w:jc w:val="center"/>
            </w:pPr>
            <w:r w:rsidRPr="003310D9">
              <w:t>F</w:t>
            </w:r>
          </w:p>
        </w:tc>
        <w:tc>
          <w:tcPr>
            <w:tcW w:w="4214" w:type="pct"/>
            <w:tcPrChange w:id="83" w:author="Brian Olea" w:date="2025-08-06T20:40:00Z" w16du:dateUtc="2025-08-07T02:40:00Z">
              <w:tcPr>
                <w:tcW w:w="8364" w:type="dxa"/>
              </w:tcPr>
            </w:tcPrChange>
          </w:tcPr>
          <w:p w14:paraId="630FF36C" w14:textId="4474CF0E" w:rsidR="003310D9" w:rsidRPr="003310D9" w:rsidRDefault="003310D9" w:rsidP="003310D9">
            <w:pPr>
              <w:pStyle w:val="Table"/>
            </w:pPr>
            <w:r w:rsidRPr="003310D9">
              <w:t>Form – A</w:t>
            </w:r>
            <w:ins w:id="84" w:author="Damien Mills" w:date="2025-04-17T10:27:00Z" w16du:dateUtc="2025-04-17T00:27:00Z">
              <w:r w:rsidR="00CD0935">
                <w:t>n unformatted</w:t>
              </w:r>
            </w:ins>
            <w:r w:rsidRPr="003310D9">
              <w:t xml:space="preserve"> record-keeping document completed to capture </w:t>
            </w:r>
            <w:del w:id="85" w:author="Damien Mills" w:date="2025-04-17T10:28:00Z" w16du:dateUtc="2025-04-17T00:28:00Z">
              <w:r w:rsidRPr="003310D9" w:rsidDel="00CD0935">
                <w:delText>objective evidence</w:delText>
              </w:r>
            </w:del>
            <w:ins w:id="86" w:author="Damien Mills" w:date="2025-04-17T10:28:00Z" w16du:dateUtc="2025-04-17T00:28:00Z">
              <w:r w:rsidR="00CD0935">
                <w:t>applicable data</w:t>
              </w:r>
            </w:ins>
            <w:r w:rsidRPr="003310D9">
              <w:t>.</w:t>
            </w:r>
          </w:p>
        </w:tc>
      </w:tr>
      <w:tr w:rsidR="003310D9" w:rsidRPr="003310D9" w14:paraId="5100B6D9" w14:textId="77777777" w:rsidTr="00DC6C08">
        <w:trPr>
          <w:trPrChange w:id="87" w:author="Brian Olea" w:date="2025-08-06T20:40:00Z" w16du:dateUtc="2025-08-07T02:40:00Z">
            <w:trPr>
              <w:gridBefore w:val="1"/>
              <w:gridAfter w:val="0"/>
            </w:trPr>
          </w:trPrChange>
        </w:trPr>
        <w:tc>
          <w:tcPr>
            <w:tcW w:w="786" w:type="pct"/>
            <w:tcPrChange w:id="88" w:author="Brian Olea" w:date="2025-08-06T20:40:00Z" w16du:dateUtc="2025-08-07T02:40:00Z">
              <w:tcPr>
                <w:tcW w:w="1559" w:type="dxa"/>
                <w:gridSpan w:val="2"/>
              </w:tcPr>
            </w:tcPrChange>
          </w:tcPr>
          <w:p w14:paraId="3768947F" w14:textId="77777777" w:rsidR="003310D9" w:rsidRPr="003310D9" w:rsidRDefault="003310D9" w:rsidP="003310D9">
            <w:pPr>
              <w:pStyle w:val="Table"/>
              <w:jc w:val="center"/>
            </w:pPr>
            <w:r w:rsidRPr="003310D9">
              <w:t>T</w:t>
            </w:r>
          </w:p>
        </w:tc>
        <w:tc>
          <w:tcPr>
            <w:tcW w:w="4214" w:type="pct"/>
            <w:tcPrChange w:id="89" w:author="Brian Olea" w:date="2025-08-06T20:40:00Z" w16du:dateUtc="2025-08-07T02:40:00Z">
              <w:tcPr>
                <w:tcW w:w="8364" w:type="dxa"/>
              </w:tcPr>
            </w:tcPrChange>
          </w:tcPr>
          <w:p w14:paraId="421594F8" w14:textId="3F445907" w:rsidR="003310D9" w:rsidRPr="003310D9" w:rsidRDefault="003310D9" w:rsidP="003310D9">
            <w:pPr>
              <w:pStyle w:val="Table"/>
            </w:pPr>
            <w:r w:rsidRPr="003310D9">
              <w:t>Template – A pre-formatted structure for document creation</w:t>
            </w:r>
            <w:ins w:id="90" w:author="Damien Mills" w:date="2025-04-17T10:26:00Z" w16du:dateUtc="2025-04-17T00:26:00Z">
              <w:r w:rsidR="00CD0935">
                <w:t xml:space="preserve"> that includes preset fields to be populated</w:t>
              </w:r>
            </w:ins>
            <w:r w:rsidRPr="003310D9">
              <w:t>.</w:t>
            </w:r>
          </w:p>
        </w:tc>
      </w:tr>
      <w:tr w:rsidR="003310D9" w:rsidRPr="003310D9" w14:paraId="0888E1B1" w14:textId="77777777" w:rsidTr="00DC6C08">
        <w:trPr>
          <w:trPrChange w:id="91" w:author="Brian Olea" w:date="2025-08-06T20:40:00Z" w16du:dateUtc="2025-08-07T02:40:00Z">
            <w:trPr>
              <w:gridBefore w:val="1"/>
              <w:gridAfter w:val="0"/>
            </w:trPr>
          </w:trPrChange>
        </w:trPr>
        <w:tc>
          <w:tcPr>
            <w:tcW w:w="786" w:type="pct"/>
            <w:tcPrChange w:id="92" w:author="Brian Olea" w:date="2025-08-06T20:40:00Z" w16du:dateUtc="2025-08-07T02:40:00Z">
              <w:tcPr>
                <w:tcW w:w="1559" w:type="dxa"/>
                <w:gridSpan w:val="2"/>
              </w:tcPr>
            </w:tcPrChange>
          </w:tcPr>
          <w:p w14:paraId="22A7AB75" w14:textId="77777777" w:rsidR="003310D9" w:rsidRPr="003310D9" w:rsidRDefault="003310D9" w:rsidP="003310D9">
            <w:pPr>
              <w:pStyle w:val="Table"/>
              <w:jc w:val="center"/>
            </w:pPr>
            <w:r w:rsidRPr="003310D9">
              <w:t>A</w:t>
            </w:r>
          </w:p>
        </w:tc>
        <w:tc>
          <w:tcPr>
            <w:tcW w:w="4214" w:type="pct"/>
            <w:tcPrChange w:id="93" w:author="Brian Olea" w:date="2025-08-06T20:40:00Z" w16du:dateUtc="2025-08-07T02:40:00Z">
              <w:tcPr>
                <w:tcW w:w="8364" w:type="dxa"/>
              </w:tcPr>
            </w:tcPrChange>
          </w:tcPr>
          <w:p w14:paraId="15696D0A" w14:textId="77777777" w:rsidR="003310D9" w:rsidRPr="003310D9" w:rsidRDefault="003310D9" w:rsidP="003310D9">
            <w:pPr>
              <w:pStyle w:val="Table"/>
            </w:pPr>
            <w:r w:rsidRPr="003310D9">
              <w:t>Attachment – Supporting documentation referenced by a primary record or procedure.</w:t>
            </w:r>
          </w:p>
        </w:tc>
      </w:tr>
      <w:tr w:rsidR="003310D9" w:rsidRPr="003310D9" w14:paraId="48947FD4" w14:textId="77777777" w:rsidTr="00DC6C08">
        <w:trPr>
          <w:trPrChange w:id="94" w:author="Brian Olea" w:date="2025-08-06T20:40:00Z" w16du:dateUtc="2025-08-07T02:40:00Z">
            <w:trPr>
              <w:gridBefore w:val="1"/>
              <w:gridAfter w:val="0"/>
            </w:trPr>
          </w:trPrChange>
        </w:trPr>
        <w:tc>
          <w:tcPr>
            <w:tcW w:w="786" w:type="pct"/>
            <w:tcPrChange w:id="95" w:author="Brian Olea" w:date="2025-08-06T20:40:00Z" w16du:dateUtc="2025-08-07T02:40:00Z">
              <w:tcPr>
                <w:tcW w:w="1559" w:type="dxa"/>
                <w:gridSpan w:val="2"/>
              </w:tcPr>
            </w:tcPrChange>
          </w:tcPr>
          <w:p w14:paraId="6C089B5E" w14:textId="77777777" w:rsidR="003310D9" w:rsidRPr="003310D9" w:rsidRDefault="003310D9" w:rsidP="003310D9">
            <w:pPr>
              <w:pStyle w:val="Table"/>
              <w:jc w:val="center"/>
            </w:pPr>
            <w:r w:rsidRPr="003310D9">
              <w:t>R</w:t>
            </w:r>
          </w:p>
        </w:tc>
        <w:tc>
          <w:tcPr>
            <w:tcW w:w="4214" w:type="pct"/>
            <w:tcPrChange w:id="96" w:author="Brian Olea" w:date="2025-08-06T20:40:00Z" w16du:dateUtc="2025-08-07T02:40:00Z">
              <w:tcPr>
                <w:tcW w:w="8364" w:type="dxa"/>
              </w:tcPr>
            </w:tcPrChange>
          </w:tcPr>
          <w:p w14:paraId="213D528C" w14:textId="77777777" w:rsidR="003310D9" w:rsidRPr="003310D9" w:rsidRDefault="003310D9" w:rsidP="003310D9">
            <w:pPr>
              <w:pStyle w:val="Table"/>
            </w:pPr>
            <w:r w:rsidRPr="003310D9">
              <w:t>Report – A compiled analysis or results summary document.</w:t>
            </w:r>
          </w:p>
        </w:tc>
      </w:tr>
      <w:tr w:rsidR="003310D9" w:rsidRPr="003310D9" w14:paraId="7A8947CE" w14:textId="77777777" w:rsidTr="00DC6C08">
        <w:trPr>
          <w:trPrChange w:id="97" w:author="Brian Olea" w:date="2025-08-06T20:40:00Z" w16du:dateUtc="2025-08-07T02:40:00Z">
            <w:trPr>
              <w:gridBefore w:val="1"/>
              <w:gridAfter w:val="0"/>
            </w:trPr>
          </w:trPrChange>
        </w:trPr>
        <w:tc>
          <w:tcPr>
            <w:tcW w:w="786" w:type="pct"/>
            <w:tcPrChange w:id="98" w:author="Brian Olea" w:date="2025-08-06T20:40:00Z" w16du:dateUtc="2025-08-07T02:40:00Z">
              <w:tcPr>
                <w:tcW w:w="1559" w:type="dxa"/>
                <w:gridSpan w:val="2"/>
              </w:tcPr>
            </w:tcPrChange>
          </w:tcPr>
          <w:p w14:paraId="78E9E376" w14:textId="77777777" w:rsidR="003310D9" w:rsidRPr="003310D9" w:rsidRDefault="003310D9" w:rsidP="003310D9">
            <w:pPr>
              <w:pStyle w:val="Table"/>
              <w:jc w:val="center"/>
            </w:pPr>
            <w:r w:rsidRPr="003310D9">
              <w:t>PF</w:t>
            </w:r>
          </w:p>
        </w:tc>
        <w:tc>
          <w:tcPr>
            <w:tcW w:w="4214" w:type="pct"/>
            <w:tcPrChange w:id="99" w:author="Brian Olea" w:date="2025-08-06T20:40:00Z" w16du:dateUtc="2025-08-07T02:40:00Z">
              <w:tcPr>
                <w:tcW w:w="8364" w:type="dxa"/>
              </w:tcPr>
            </w:tcPrChange>
          </w:tcPr>
          <w:p w14:paraId="3FC8198F" w14:textId="77777777" w:rsidR="003310D9" w:rsidRPr="003310D9" w:rsidRDefault="003310D9" w:rsidP="003310D9">
            <w:pPr>
              <w:pStyle w:val="Table"/>
            </w:pPr>
            <w:r w:rsidRPr="003310D9">
              <w:t>Process Flow – A diagram that visually maps process steps and sequence.</w:t>
            </w:r>
          </w:p>
        </w:tc>
      </w:tr>
      <w:tr w:rsidR="003310D9" w:rsidRPr="003310D9" w14:paraId="79B279F1" w14:textId="77777777" w:rsidTr="00DC6C08">
        <w:trPr>
          <w:trPrChange w:id="100" w:author="Brian Olea" w:date="2025-08-06T20:40:00Z" w16du:dateUtc="2025-08-07T02:40:00Z">
            <w:trPr>
              <w:gridBefore w:val="1"/>
              <w:gridAfter w:val="0"/>
            </w:trPr>
          </w:trPrChange>
        </w:trPr>
        <w:tc>
          <w:tcPr>
            <w:tcW w:w="786" w:type="pct"/>
            <w:tcPrChange w:id="101" w:author="Brian Olea" w:date="2025-08-06T20:40:00Z" w16du:dateUtc="2025-08-07T02:40:00Z">
              <w:tcPr>
                <w:tcW w:w="1559" w:type="dxa"/>
                <w:gridSpan w:val="2"/>
              </w:tcPr>
            </w:tcPrChange>
          </w:tcPr>
          <w:p w14:paraId="04E1B83E" w14:textId="77777777" w:rsidR="003310D9" w:rsidRPr="003310D9" w:rsidRDefault="003310D9" w:rsidP="003310D9">
            <w:pPr>
              <w:pStyle w:val="Table"/>
              <w:jc w:val="center"/>
            </w:pPr>
            <w:r w:rsidRPr="003310D9">
              <w:t>RCM</w:t>
            </w:r>
          </w:p>
        </w:tc>
        <w:tc>
          <w:tcPr>
            <w:tcW w:w="4214" w:type="pct"/>
            <w:tcPrChange w:id="102" w:author="Brian Olea" w:date="2025-08-06T20:40:00Z" w16du:dateUtc="2025-08-07T02:40:00Z">
              <w:tcPr>
                <w:tcW w:w="8364" w:type="dxa"/>
              </w:tcPr>
            </w:tcPrChange>
          </w:tcPr>
          <w:p w14:paraId="6265E296" w14:textId="77777777" w:rsidR="003310D9" w:rsidRPr="003310D9" w:rsidRDefault="003310D9" w:rsidP="003310D9">
            <w:pPr>
              <w:pStyle w:val="Table"/>
            </w:pPr>
            <w:r w:rsidRPr="003310D9">
              <w:t>Risk Control Matrix – A structured method of identifying and managing risk across processes.</w:t>
            </w:r>
          </w:p>
        </w:tc>
      </w:tr>
      <w:tr w:rsidR="003310D9" w:rsidRPr="005F03A0" w14:paraId="242D652E" w14:textId="77777777" w:rsidTr="00DC6C08">
        <w:trPr>
          <w:trPrChange w:id="103" w:author="Brian Olea" w:date="2025-08-06T20:40:00Z" w16du:dateUtc="2025-08-07T02:40:00Z">
            <w:trPr>
              <w:gridBefore w:val="1"/>
              <w:gridAfter w:val="0"/>
            </w:trPr>
          </w:trPrChange>
        </w:trPr>
        <w:tc>
          <w:tcPr>
            <w:tcW w:w="786" w:type="pct"/>
            <w:tcPrChange w:id="104" w:author="Brian Olea" w:date="2025-08-06T20:40:00Z" w16du:dateUtc="2025-08-07T02:40:00Z">
              <w:tcPr>
                <w:tcW w:w="1559" w:type="dxa"/>
                <w:gridSpan w:val="2"/>
              </w:tcPr>
            </w:tcPrChange>
          </w:tcPr>
          <w:p w14:paraId="5D6F0BBD" w14:textId="77777777" w:rsidR="003310D9" w:rsidRPr="005F03A0" w:rsidRDefault="003310D9" w:rsidP="003310D9">
            <w:pPr>
              <w:pStyle w:val="Table"/>
              <w:jc w:val="center"/>
            </w:pPr>
            <w:r w:rsidRPr="005F03A0">
              <w:t>MD</w:t>
            </w:r>
          </w:p>
        </w:tc>
        <w:tc>
          <w:tcPr>
            <w:tcW w:w="4214" w:type="pct"/>
            <w:tcPrChange w:id="105" w:author="Brian Olea" w:date="2025-08-06T20:40:00Z" w16du:dateUtc="2025-08-07T02:40:00Z">
              <w:tcPr>
                <w:tcW w:w="8364" w:type="dxa"/>
              </w:tcPr>
            </w:tcPrChange>
          </w:tcPr>
          <w:p w14:paraId="08223A90" w14:textId="15B76DEB" w:rsidR="003310D9" w:rsidRPr="005F03A0" w:rsidRDefault="4E78C8C6" w:rsidP="003310D9">
            <w:pPr>
              <w:pStyle w:val="Table"/>
            </w:pPr>
            <w:commentRangeStart w:id="106"/>
            <w:r>
              <w:t xml:space="preserve">Model Document – A </w:t>
            </w:r>
            <w:ins w:id="107" w:author="Damien Mills" w:date="2025-04-17T11:47:00Z">
              <w:r w:rsidR="50DF82FC">
                <w:t>modelling document used for reporting programs</w:t>
              </w:r>
            </w:ins>
            <w:del w:id="108" w:author="Damien Mills" w:date="2025-04-17T11:47:00Z">
              <w:r w:rsidR="003310D9" w:rsidDel="4E78C8C6">
                <w:delText>sample reference or example format</w:delText>
              </w:r>
            </w:del>
            <w:r>
              <w:t>.</w:t>
            </w:r>
            <w:commentRangeEnd w:id="106"/>
            <w:r w:rsidR="003310D9">
              <w:rPr>
                <w:rStyle w:val="CommentReference"/>
              </w:rPr>
              <w:commentReference w:id="106"/>
            </w:r>
          </w:p>
        </w:tc>
      </w:tr>
      <w:tr w:rsidR="003310D9" w:rsidRPr="003310D9" w14:paraId="663DA291" w14:textId="77777777" w:rsidTr="00DC6C08">
        <w:trPr>
          <w:trPrChange w:id="109" w:author="Brian Olea" w:date="2025-08-06T20:40:00Z" w16du:dateUtc="2025-08-07T02:40:00Z">
            <w:trPr>
              <w:gridBefore w:val="1"/>
              <w:gridAfter w:val="0"/>
            </w:trPr>
          </w:trPrChange>
        </w:trPr>
        <w:tc>
          <w:tcPr>
            <w:tcW w:w="786" w:type="pct"/>
            <w:tcPrChange w:id="110" w:author="Brian Olea" w:date="2025-08-06T20:40:00Z" w16du:dateUtc="2025-08-07T02:40:00Z">
              <w:tcPr>
                <w:tcW w:w="1559" w:type="dxa"/>
                <w:gridSpan w:val="2"/>
              </w:tcPr>
            </w:tcPrChange>
          </w:tcPr>
          <w:p w14:paraId="223F0DDC" w14:textId="77777777" w:rsidR="003310D9" w:rsidRPr="003310D9" w:rsidRDefault="003310D9" w:rsidP="003310D9">
            <w:pPr>
              <w:pStyle w:val="Table"/>
              <w:jc w:val="center"/>
            </w:pPr>
            <w:r w:rsidRPr="003310D9">
              <w:t>POL</w:t>
            </w:r>
          </w:p>
        </w:tc>
        <w:tc>
          <w:tcPr>
            <w:tcW w:w="4214" w:type="pct"/>
            <w:tcPrChange w:id="111" w:author="Brian Olea" w:date="2025-08-06T20:40:00Z" w16du:dateUtc="2025-08-07T02:40:00Z">
              <w:tcPr>
                <w:tcW w:w="8364" w:type="dxa"/>
              </w:tcPr>
            </w:tcPrChange>
          </w:tcPr>
          <w:p w14:paraId="68036B70" w14:textId="77777777" w:rsidR="003310D9" w:rsidRPr="003310D9" w:rsidRDefault="003310D9" w:rsidP="003310D9">
            <w:pPr>
              <w:pStyle w:val="Table"/>
            </w:pPr>
            <w:r w:rsidRPr="003310D9">
              <w:t>Policy – A corporate-level statement of intent, principle, or commitment.</w:t>
            </w:r>
          </w:p>
        </w:tc>
      </w:tr>
      <w:tr w:rsidR="003310D9" w:rsidRPr="003310D9" w14:paraId="5F1B60A3" w14:textId="77777777" w:rsidTr="00DC6C08">
        <w:trPr>
          <w:trPrChange w:id="112" w:author="Brian Olea" w:date="2025-08-06T20:40:00Z" w16du:dateUtc="2025-08-07T02:40:00Z">
            <w:trPr>
              <w:gridBefore w:val="1"/>
              <w:gridAfter w:val="0"/>
            </w:trPr>
          </w:trPrChange>
        </w:trPr>
        <w:tc>
          <w:tcPr>
            <w:tcW w:w="786" w:type="pct"/>
            <w:tcPrChange w:id="113" w:author="Brian Olea" w:date="2025-08-06T20:40:00Z" w16du:dateUtc="2025-08-07T02:40:00Z">
              <w:tcPr>
                <w:tcW w:w="1559" w:type="dxa"/>
                <w:gridSpan w:val="2"/>
              </w:tcPr>
            </w:tcPrChange>
          </w:tcPr>
          <w:p w14:paraId="42C554A7" w14:textId="77777777" w:rsidR="003310D9" w:rsidRPr="003310D9" w:rsidRDefault="003310D9" w:rsidP="003310D9">
            <w:pPr>
              <w:pStyle w:val="Table"/>
              <w:jc w:val="center"/>
            </w:pPr>
            <w:r w:rsidRPr="003310D9">
              <w:t>RR</w:t>
            </w:r>
          </w:p>
        </w:tc>
        <w:tc>
          <w:tcPr>
            <w:tcW w:w="4214" w:type="pct"/>
            <w:tcPrChange w:id="114" w:author="Brian Olea" w:date="2025-08-06T20:40:00Z" w16du:dateUtc="2025-08-07T02:40:00Z">
              <w:tcPr>
                <w:tcW w:w="8364" w:type="dxa"/>
              </w:tcPr>
            </w:tcPrChange>
          </w:tcPr>
          <w:p w14:paraId="274D64A9" w14:textId="77777777" w:rsidR="003310D9" w:rsidRPr="003310D9" w:rsidRDefault="003310D9" w:rsidP="003310D9">
            <w:pPr>
              <w:pStyle w:val="Table"/>
            </w:pPr>
            <w:r w:rsidRPr="003310D9">
              <w:t>Risk Register – A record of identified risks, ownership, mitigation plans, and status tracking.</w:t>
            </w:r>
          </w:p>
        </w:tc>
      </w:tr>
    </w:tbl>
    <w:p w14:paraId="5886252C" w14:textId="088839BC" w:rsidR="00430038" w:rsidRPr="00BE2E9E" w:rsidRDefault="00430038" w:rsidP="00AF7344">
      <w:pPr>
        <w:rPr>
          <w:del w:id="115" w:author="Alfonso Velarde" w:date="2025-04-17T15:33:00Z" w16du:dateUtc="2025-04-17T15:33:36Z"/>
        </w:rPr>
      </w:pPr>
    </w:p>
    <w:p w14:paraId="186E5EC6" w14:textId="77777777" w:rsidR="0022367E" w:rsidRDefault="0022367E" w:rsidP="0076469D">
      <w:pPr>
        <w:rPr>
          <w:sz w:val="24"/>
          <w:szCs w:val="26"/>
        </w:rPr>
      </w:pPr>
      <w:r>
        <w:br w:type="page"/>
      </w:r>
    </w:p>
    <w:p w14:paraId="2649E3BC" w14:textId="24C443EB" w:rsidR="0028783E" w:rsidRPr="00BE2E9E" w:rsidRDefault="0028783E" w:rsidP="0076469D">
      <w:pPr>
        <w:pStyle w:val="Heading1"/>
      </w:pPr>
      <w:r w:rsidRPr="00BE2E9E">
        <w:lastRenderedPageBreak/>
        <w:t>Process</w:t>
      </w:r>
    </w:p>
    <w:p w14:paraId="691048F3" w14:textId="77777777" w:rsidR="003C7423" w:rsidRPr="003310D9" w:rsidRDefault="003C7423" w:rsidP="003310D9">
      <w:pPr>
        <w:pStyle w:val="Heading2"/>
      </w:pPr>
      <w:r w:rsidRPr="003310D9">
        <w:t>General Document Control</w:t>
      </w:r>
    </w:p>
    <w:p w14:paraId="30CB8E23" w14:textId="4ACB4FC9" w:rsidR="003C7423" w:rsidRPr="003C7423" w:rsidRDefault="003C7423" w:rsidP="003310D9">
      <w:pPr>
        <w:rPr>
          <w:b/>
        </w:rPr>
      </w:pPr>
      <w:r w:rsidRPr="003C7423">
        <w:t xml:space="preserve">All documented information required to support Burrana’s Quality Management System (QMS), regulatory compliance, customer requirements, or </w:t>
      </w:r>
      <w:ins w:id="116" w:author="Damien Mills" w:date="2025-04-17T10:40:00Z" w16du:dateUtc="2025-04-17T00:40:00Z">
        <w:r w:rsidR="00ED38C0" w:rsidRPr="00ED38C0">
          <w:t xml:space="preserve">internal business operations </w:t>
        </w:r>
      </w:ins>
      <w:del w:id="117" w:author="Damien Mills" w:date="2025-04-17T10:40:00Z" w16du:dateUtc="2025-04-17T00:40:00Z">
        <w:r w:rsidRPr="003C7423" w:rsidDel="00ED38C0">
          <w:delText xml:space="preserve">internal operations </w:delText>
        </w:r>
      </w:del>
      <w:r w:rsidRPr="003C7423">
        <w:t>is subject to control under this procedure. Document control ensures that documentation is accurate, current, accessible, and protected from unintended use or unauthorized modification.</w:t>
      </w:r>
    </w:p>
    <w:p w14:paraId="0C1891DC" w14:textId="248C54A4" w:rsidR="003C7423" w:rsidRDefault="003C7423" w:rsidP="003310D9">
      <w:pPr>
        <w:rPr>
          <w:ins w:id="118" w:author="Brian Olea" w:date="2025-08-07T09:59:00Z" w16du:dateUtc="2025-08-07T15:59:00Z"/>
        </w:rPr>
      </w:pPr>
      <w:r w:rsidRPr="003C7423">
        <w:t xml:space="preserve">All QMS </w:t>
      </w:r>
      <w:del w:id="119" w:author="Brian Olea" w:date="2025-08-07T09:59:00Z" w16du:dateUtc="2025-08-07T15:59:00Z">
        <w:r w:rsidRPr="003C7423" w:rsidDel="002418BA">
          <w:delText xml:space="preserve">and applicable non-QMS </w:delText>
        </w:r>
      </w:del>
      <w:r w:rsidRPr="003C7423">
        <w:t>documentation is maintained within QwizPro, which serves as the official system of record for document approval, release, revision control, and archival. All controlled documents must originate or be migrated into QwizPro to be considered valid for use.</w:t>
      </w:r>
    </w:p>
    <w:p w14:paraId="0EC3AED8" w14:textId="63EC8A91" w:rsidR="002418BA" w:rsidRPr="003C7423" w:rsidRDefault="002418BA" w:rsidP="003310D9">
      <w:pPr>
        <w:rPr>
          <w:b/>
        </w:rPr>
      </w:pPr>
      <w:ins w:id="120" w:author="Brian Olea" w:date="2025-08-07T10:00:00Z" w16du:dateUtc="2025-08-07T16:00:00Z">
        <w:r>
          <w:t>A</w:t>
        </w:r>
        <w:r w:rsidRPr="003C7423">
          <w:t xml:space="preserve">pplicable non-QMS </w:t>
        </w:r>
        <w:r w:rsidR="00DA6AC6">
          <w:t xml:space="preserve">documentation may reside in QwizPro, Epicor, Dropbox, or </w:t>
        </w:r>
        <w:r w:rsidR="006824DA">
          <w:t>OneDrive.</w:t>
        </w:r>
        <w:r w:rsidR="00DA6AC6">
          <w:t xml:space="preserve"> </w:t>
        </w:r>
      </w:ins>
      <w:ins w:id="121" w:author="Brian Olea" w:date="2025-08-07T10:01:00Z" w16du:dateUtc="2025-08-07T16:01:00Z">
        <w:r w:rsidR="006824DA">
          <w:t xml:space="preserve">These documents are those that </w:t>
        </w:r>
        <w:r w:rsidR="00B937A4">
          <w:t xml:space="preserve">are specific to a project or organizational need, but not subject to standard document controls. </w:t>
        </w:r>
      </w:ins>
      <w:ins w:id="122" w:author="Brian Olea" w:date="2025-08-07T10:02:00Z" w16du:dateUtc="2025-08-07T16:02:00Z">
        <w:r w:rsidR="00AF57EA">
          <w:t>Drawings</w:t>
        </w:r>
      </w:ins>
      <w:ins w:id="123" w:author="Brian Olea" w:date="2025-08-07T10:03:00Z" w16du:dateUtc="2025-08-07T16:03:00Z">
        <w:r w:rsidR="000C543C">
          <w:t>,</w:t>
        </w:r>
      </w:ins>
      <w:ins w:id="124" w:author="Brian Olea" w:date="2025-08-07T10:02:00Z" w16du:dateUtc="2025-08-07T16:02:00Z">
        <w:r w:rsidR="00AF57EA">
          <w:t xml:space="preserve"> in particular</w:t>
        </w:r>
      </w:ins>
      <w:ins w:id="125" w:author="Brian Olea" w:date="2025-08-07T10:03:00Z" w16du:dateUtc="2025-08-07T16:03:00Z">
        <w:r w:rsidR="000C543C">
          <w:t>,</w:t>
        </w:r>
      </w:ins>
      <w:ins w:id="126" w:author="Brian Olea" w:date="2025-08-07T10:02:00Z" w16du:dateUtc="2025-08-07T16:02:00Z">
        <w:r w:rsidR="00AF57EA">
          <w:t xml:space="preserve"> are stored in their final approved revision in Epicor</w:t>
        </w:r>
        <w:r w:rsidR="000C543C">
          <w:t xml:space="preserve">. </w:t>
        </w:r>
      </w:ins>
    </w:p>
    <w:p w14:paraId="25A060CB" w14:textId="28D45625" w:rsidR="003C7423" w:rsidRPr="003C7423" w:rsidRDefault="003C7423" w:rsidP="003310D9">
      <w:pPr>
        <w:rPr>
          <w:b/>
        </w:rPr>
      </w:pPr>
      <w:r w:rsidRPr="003C7423">
        <w:t xml:space="preserve">Draft documents may be developed and shared using OneDrive to allow redlining and collaborative editing </w:t>
      </w:r>
      <w:del w:id="127" w:author="Brian Olea" w:date="2025-04-16T15:54:00Z" w16du:dateUtc="2025-04-16T21:54:00Z">
        <w:r w:rsidRPr="003C7423" w:rsidDel="00963758">
          <w:delText>prior to</w:delText>
        </w:r>
      </w:del>
      <w:ins w:id="128" w:author="Brian Olea" w:date="2025-04-16T15:54:00Z" w16du:dateUtc="2025-04-16T21:54:00Z">
        <w:r w:rsidR="00963758">
          <w:t>before</w:t>
        </w:r>
      </w:ins>
      <w:r w:rsidRPr="003C7423">
        <w:t xml:space="preserve"> submission. Only</w:t>
      </w:r>
      <w:ins w:id="129" w:author="Brian Olea" w:date="2025-08-07T10:02:00Z" w16du:dateUtc="2025-08-07T16:02:00Z">
        <w:r w:rsidR="00584D73">
          <w:t xml:space="preserve"> QMS</w:t>
        </w:r>
      </w:ins>
      <w:r w:rsidRPr="003C7423">
        <w:t xml:space="preserve"> documents stored and released within QwizPro are considered controlled.</w:t>
      </w:r>
    </w:p>
    <w:p w14:paraId="14AE043F" w14:textId="7F3017A2" w:rsidR="003C7423" w:rsidRPr="003C7423" w:rsidRDefault="003C7423" w:rsidP="56E80D20">
      <w:pPr>
        <w:rPr>
          <w:b/>
          <w:bCs/>
        </w:rPr>
      </w:pPr>
      <w:r>
        <w:t>SharePoint is not used for QMS document control. It is permitted only for storing finalized training records</w:t>
      </w:r>
      <w:ins w:id="130" w:author="Alfonso Velarde" w:date="2025-04-17T15:31:00Z">
        <w:r w:rsidR="74C58D1C">
          <w:t>, document index</w:t>
        </w:r>
      </w:ins>
      <w:r>
        <w:t xml:space="preserve"> and maintaining the audit schedule calendar.</w:t>
      </w:r>
      <w:ins w:id="131" w:author="Damien Mills" w:date="2025-04-17T11:09:00Z">
        <w:r w:rsidR="00893971">
          <w:t xml:space="preserve"> These documents are not considered QMS-controlled documents. These are maintained for administrative visibility and scheduling purposes only</w:t>
        </w:r>
      </w:ins>
      <w:ins w:id="132" w:author="Brian Olea" w:date="2025-08-07T10:03:00Z" w16du:dateUtc="2025-08-07T16:03:00Z">
        <w:r w:rsidR="000C543C">
          <w:t>, though they may be on a controlled form</w:t>
        </w:r>
      </w:ins>
      <w:ins w:id="133" w:author="Damien Mills" w:date="2025-04-17T11:09:00Z">
        <w:r w:rsidR="00893971">
          <w:t>.</w:t>
        </w:r>
      </w:ins>
    </w:p>
    <w:p w14:paraId="30F2C7D5" w14:textId="77777777" w:rsidR="003E0DA6" w:rsidRPr="003E0DA6" w:rsidRDefault="003E0DA6" w:rsidP="003310D9">
      <w:pPr>
        <w:rPr>
          <w:ins w:id="134" w:author="Brian Olea" w:date="2025-04-16T15:50:00Z"/>
          <w:rPrChange w:id="135" w:author="Brian Olea" w:date="2025-04-16T15:50:00Z" w16du:dateUtc="2025-04-16T21:50:00Z">
            <w:rPr>
              <w:ins w:id="136" w:author="Brian Olea" w:date="2025-04-16T15:50:00Z"/>
              <w:bCs/>
              <w:color w:val="000000" w:themeColor="text1"/>
            </w:rPr>
          </w:rPrChange>
        </w:rPr>
      </w:pPr>
      <w:ins w:id="137" w:author="Brian Olea" w:date="2025-04-16T15:50:00Z">
        <w:r w:rsidRPr="003E0DA6">
          <w:rPr>
            <w:rPrChange w:id="138" w:author="Brian Olea" w:date="2025-04-16T15:50:00Z" w16du:dateUtc="2025-04-16T21:50:00Z">
              <w:rPr>
                <w:bCs/>
                <w:color w:val="000000" w:themeColor="text1"/>
              </w:rPr>
            </w:rPrChange>
          </w:rPr>
          <w:t xml:space="preserve">All documents governed by this procedure must be formatted and classified using Burrana’s document nomenclature system (A-750-10). This includes assignment of the correct </w:t>
        </w:r>
        <w:proofErr w:type="gramStart"/>
        <w:r w:rsidRPr="003E0DA6">
          <w:rPr>
            <w:rPrChange w:id="139" w:author="Brian Olea" w:date="2025-04-16T15:50:00Z" w16du:dateUtc="2025-04-16T21:50:00Z">
              <w:rPr>
                <w:bCs/>
                <w:color w:val="000000" w:themeColor="text1"/>
              </w:rPr>
            </w:rPrChange>
          </w:rPr>
          <w:t>type</w:t>
        </w:r>
        <w:proofErr w:type="gramEnd"/>
        <w:r w:rsidRPr="003E0DA6">
          <w:rPr>
            <w:rPrChange w:id="140" w:author="Brian Olea" w:date="2025-04-16T15:50:00Z" w16du:dateUtc="2025-04-16T21:50:00Z">
              <w:rPr>
                <w:bCs/>
                <w:color w:val="000000" w:themeColor="text1"/>
              </w:rPr>
            </w:rPrChange>
          </w:rPr>
          <w:t xml:space="preserve"> code, selection of the clause-aligned numeric block, and assignment of a unique document number by the Document Manager.</w:t>
        </w:r>
      </w:ins>
    </w:p>
    <w:p w14:paraId="68C91AC3" w14:textId="6621AFCD" w:rsidR="003E0DA6" w:rsidRPr="003E0DA6" w:rsidRDefault="003E0DA6" w:rsidP="003310D9">
      <w:pPr>
        <w:rPr>
          <w:ins w:id="141" w:author="Brian Olea" w:date="2025-04-16T15:50:00Z"/>
          <w:rPrChange w:id="142" w:author="Brian Olea" w:date="2025-04-16T15:50:00Z" w16du:dateUtc="2025-04-16T21:50:00Z">
            <w:rPr>
              <w:ins w:id="143" w:author="Brian Olea" w:date="2025-04-16T15:50:00Z"/>
              <w:bCs/>
              <w:color w:val="000000" w:themeColor="text1"/>
            </w:rPr>
          </w:rPrChange>
        </w:rPr>
      </w:pPr>
      <w:ins w:id="144" w:author="Brian Olea" w:date="2025-04-16T15:50:00Z">
        <w:r w:rsidRPr="003E0DA6">
          <w:rPr>
            <w:rPrChange w:id="145" w:author="Brian Olea" w:date="2025-04-16T15:50:00Z" w16du:dateUtc="2025-04-16T21:50:00Z">
              <w:rPr>
                <w:bCs/>
                <w:color w:val="000000" w:themeColor="text1"/>
              </w:rPr>
            </w:rPrChange>
          </w:rPr>
          <w:t xml:space="preserve">Documented information is retained in accordance with Burrana’s defined retention categories. Retention times for QMS and related records are outlined in </w:t>
        </w:r>
      </w:ins>
      <w:ins w:id="146" w:author="Brian Olea" w:date="2025-08-07T10:04:00Z" w16du:dateUtc="2025-08-07T16:04:00Z">
        <w:r w:rsidR="00EB44F8">
          <w:t>A-750-05</w:t>
        </w:r>
      </w:ins>
      <w:ins w:id="147" w:author="Brian Olea" w:date="2025-04-16T15:50:00Z">
        <w:r w:rsidRPr="003E0DA6">
          <w:rPr>
            <w:rPrChange w:id="148" w:author="Brian Olea" w:date="2025-04-16T15:50:00Z" w16du:dateUtc="2025-04-16T21:50:00Z">
              <w:rPr>
                <w:bCs/>
                <w:color w:val="000000" w:themeColor="text1"/>
              </w:rPr>
            </w:rPrChange>
          </w:rPr>
          <w:t xml:space="preserve"> Records Retention Matrix. The default retention period begins at the end of the product life cycle or upon supersession, unless otherwise directed by contract or regulation.</w:t>
        </w:r>
      </w:ins>
    </w:p>
    <w:p w14:paraId="72E596B6" w14:textId="1480EC37" w:rsidR="003C7423" w:rsidRPr="003C7423" w:rsidDel="003E0DA6" w:rsidRDefault="003C7423" w:rsidP="003310D9">
      <w:pPr>
        <w:rPr>
          <w:del w:id="149" w:author="Brian Olea" w:date="2025-04-16T15:50:00Z" w16du:dateUtc="2025-04-16T21:50:00Z"/>
          <w:b/>
        </w:rPr>
      </w:pPr>
      <w:del w:id="150" w:author="Brian Olea" w:date="2025-04-16T15:50:00Z" w16du:dateUtc="2025-04-16T21:50:00Z">
        <w:r w:rsidRPr="003C7423" w:rsidDel="003E0DA6">
          <w:delText>All documents governed by this procedure must be formatted and classified using Burrana’s document nomenclature system (A-750-10). This includes assignment of the correct type code (e.g., P, SOP, F, T, POL), selection of the clause-aligned numeric range, and issuance of a unique document number by the Document Manager.</w:delText>
        </w:r>
      </w:del>
    </w:p>
    <w:p w14:paraId="6CD3BC4D" w14:textId="40532B3D" w:rsidR="003C7423" w:rsidRPr="003C7423" w:rsidRDefault="003C7423" w:rsidP="003310D9">
      <w:pPr>
        <w:rPr>
          <w:b/>
        </w:rPr>
      </w:pPr>
      <w:r w:rsidRPr="003C7423">
        <w:t xml:space="preserve">Each controlled </w:t>
      </w:r>
      <w:ins w:id="151" w:author="Brian Olea" w:date="2025-08-07T10:05:00Z" w16du:dateUtc="2025-08-07T16:05:00Z">
        <w:r w:rsidR="006F0055">
          <w:t>QMS</w:t>
        </w:r>
        <w:r w:rsidR="006F0055">
          <w:t xml:space="preserve"> </w:t>
        </w:r>
      </w:ins>
      <w:r w:rsidRPr="003C7423">
        <w:t>document must include the following:</w:t>
      </w:r>
    </w:p>
    <w:p w14:paraId="11EBBD4D" w14:textId="77777777" w:rsidR="003C7423" w:rsidRPr="003C7423" w:rsidRDefault="003C7423">
      <w:pPr>
        <w:pStyle w:val="ListBullet"/>
        <w:rPr>
          <w:b/>
          <w:bCs/>
        </w:rPr>
      </w:pPr>
      <w:r>
        <w:t>Document title</w:t>
      </w:r>
    </w:p>
    <w:p w14:paraId="1BC9F908" w14:textId="77777777" w:rsidR="003C7423" w:rsidRPr="003C7423" w:rsidRDefault="003C7423">
      <w:pPr>
        <w:pStyle w:val="ListBullet"/>
        <w:rPr>
          <w:b/>
          <w:bCs/>
        </w:rPr>
      </w:pPr>
      <w:r>
        <w:t>Document number</w:t>
      </w:r>
    </w:p>
    <w:p w14:paraId="2E637B61" w14:textId="77777777" w:rsidR="003C7423" w:rsidRPr="003C7423" w:rsidRDefault="003C7423">
      <w:pPr>
        <w:pStyle w:val="ListBullet"/>
        <w:rPr>
          <w:b/>
          <w:bCs/>
        </w:rPr>
      </w:pPr>
      <w:r>
        <w:t>Current revision</w:t>
      </w:r>
    </w:p>
    <w:p w14:paraId="3980F90D" w14:textId="583EA40F" w:rsidR="003C7423" w:rsidRPr="003C7423" w:rsidRDefault="003C7423" w:rsidP="21029505">
      <w:pPr>
        <w:rPr>
          <w:b/>
          <w:bCs/>
        </w:rPr>
      </w:pPr>
      <w:r>
        <w:t xml:space="preserve">QwizPro assigns and maintains the metadata for </w:t>
      </w:r>
      <w:ins w:id="152" w:author="Mike Bower" w:date="2025-04-21T10:57:00Z">
        <w:r w:rsidR="6326B8D2">
          <w:t xml:space="preserve">the </w:t>
        </w:r>
      </w:ins>
      <w:r>
        <w:t>effective date, routing history, and approval. These fields are not required on the face of the document</w:t>
      </w:r>
      <w:ins w:id="153" w:author="Brian Olea" w:date="2025-08-07T10:05:00Z" w16du:dateUtc="2025-08-07T16:05:00Z">
        <w:r w:rsidR="006F0055">
          <w:t xml:space="preserve"> but must be included in the </w:t>
        </w:r>
        <w:r w:rsidR="001D2072">
          <w:t>notes for review and approval in QwizPro</w:t>
        </w:r>
      </w:ins>
      <w:r>
        <w:t>.</w:t>
      </w:r>
    </w:p>
    <w:p w14:paraId="23DF4622" w14:textId="77777777" w:rsidR="003C7423" w:rsidRPr="003C7423" w:rsidRDefault="003C7423" w:rsidP="21029505">
      <w:pPr>
        <w:rPr>
          <w:b/>
          <w:bCs/>
        </w:rPr>
      </w:pPr>
      <w:commentRangeStart w:id="154"/>
      <w:r>
        <w:t>All QMS documents must be written in English first, with the Spanish translation following in the same document file. Dual-language format is mandatory unless the document is specific to a local site and only applicable in a single language.</w:t>
      </w:r>
      <w:commentRangeEnd w:id="154"/>
      <w:r>
        <w:rPr>
          <w:rStyle w:val="CommentReference"/>
        </w:rPr>
        <w:commentReference w:id="154"/>
      </w:r>
    </w:p>
    <w:p w14:paraId="78E3E0E2" w14:textId="77777777" w:rsidR="001D2072" w:rsidRDefault="003C7423" w:rsidP="007319E1">
      <w:pPr>
        <w:keepNext/>
        <w:rPr>
          <w:ins w:id="155" w:author="Brian Olea" w:date="2025-08-07T10:06:00Z" w16du:dateUtc="2025-08-07T16:06:00Z"/>
        </w:rPr>
        <w:pPrChange w:id="156" w:author="Brian Olea" w:date="2025-08-07T10:07:00Z" w16du:dateUtc="2025-08-07T16:07:00Z">
          <w:pPr/>
        </w:pPrChange>
      </w:pPr>
      <w:r w:rsidRPr="003C7423">
        <w:lastRenderedPageBreak/>
        <w:t xml:space="preserve">All QMS documents must be created using Burrana’s approved templates. </w:t>
      </w:r>
    </w:p>
    <w:p w14:paraId="5D5540B1" w14:textId="77777777" w:rsidR="001D2072" w:rsidRDefault="003C7423" w:rsidP="003310D9">
      <w:pPr>
        <w:rPr>
          <w:ins w:id="157" w:author="Brian Olea" w:date="2025-08-07T10:06:00Z" w16du:dateUtc="2025-08-07T16:06:00Z"/>
        </w:rPr>
      </w:pPr>
      <w:r w:rsidRPr="003C7423">
        <w:t xml:space="preserve">Templates are assigned by document type as follows: </w:t>
      </w:r>
    </w:p>
    <w:p w14:paraId="64B6CFD8" w14:textId="3FF21B26" w:rsidR="001D2072" w:rsidRDefault="003C7423" w:rsidP="007319E1">
      <w:pPr>
        <w:pStyle w:val="ListParagraph"/>
        <w:numPr>
          <w:ilvl w:val="0"/>
          <w:numId w:val="35"/>
        </w:numPr>
        <w:rPr>
          <w:ins w:id="158" w:author="Brian Olea" w:date="2025-08-07T10:06:00Z" w16du:dateUtc="2025-08-07T16:06:00Z"/>
        </w:rPr>
        <w:pPrChange w:id="159" w:author="Brian Olea" w:date="2025-08-07T10:06:00Z" w16du:dateUtc="2025-08-07T16:06:00Z">
          <w:pPr/>
        </w:pPrChange>
      </w:pPr>
      <w:r w:rsidRPr="003C7423">
        <w:t>T-750-14 (Policy</w:t>
      </w:r>
      <w:ins w:id="160" w:author="Brian Olea" w:date="2025-08-07T10:06:00Z" w16du:dateUtc="2025-08-07T16:06:00Z">
        <w:r w:rsidR="001D2072">
          <w:t>)</w:t>
        </w:r>
      </w:ins>
      <w:del w:id="161" w:author="Brian Olea" w:date="2025-08-07T10:06:00Z" w16du:dateUtc="2025-08-07T16:06:00Z">
        <w:r w:rsidRPr="003C7423" w:rsidDel="001D2072">
          <w:delText xml:space="preserve">), </w:delText>
        </w:r>
      </w:del>
    </w:p>
    <w:p w14:paraId="65390332" w14:textId="77777777" w:rsidR="001D2072" w:rsidRDefault="003C7423" w:rsidP="007319E1">
      <w:pPr>
        <w:pStyle w:val="ListParagraph"/>
        <w:numPr>
          <w:ilvl w:val="0"/>
          <w:numId w:val="35"/>
        </w:numPr>
        <w:rPr>
          <w:ins w:id="162" w:author="Brian Olea" w:date="2025-08-07T10:06:00Z" w16du:dateUtc="2025-08-07T16:06:00Z"/>
        </w:rPr>
        <w:pPrChange w:id="163" w:author="Brian Olea" w:date="2025-08-07T10:06:00Z" w16du:dateUtc="2025-08-07T16:06:00Z">
          <w:pPr/>
        </w:pPrChange>
      </w:pPr>
      <w:r w:rsidRPr="003C7423">
        <w:t>T-750-15 (Attachment)</w:t>
      </w:r>
      <w:del w:id="164" w:author="Brian Olea" w:date="2025-08-07T10:06:00Z" w16du:dateUtc="2025-08-07T16:06:00Z">
        <w:r w:rsidRPr="003C7423" w:rsidDel="001D2072">
          <w:delText xml:space="preserve">, </w:delText>
        </w:r>
      </w:del>
    </w:p>
    <w:p w14:paraId="15C81A0D" w14:textId="77777777" w:rsidR="001D2072" w:rsidRDefault="003C7423" w:rsidP="007319E1">
      <w:pPr>
        <w:pStyle w:val="ListParagraph"/>
        <w:numPr>
          <w:ilvl w:val="0"/>
          <w:numId w:val="35"/>
        </w:numPr>
        <w:rPr>
          <w:ins w:id="165" w:author="Brian Olea" w:date="2025-08-07T10:06:00Z" w16du:dateUtc="2025-08-07T16:06:00Z"/>
        </w:rPr>
        <w:pPrChange w:id="166" w:author="Brian Olea" w:date="2025-08-07T10:06:00Z" w16du:dateUtc="2025-08-07T16:06:00Z">
          <w:pPr/>
        </w:pPrChange>
      </w:pPr>
      <w:r w:rsidRPr="003C7423">
        <w:t>T-750-16 (Procedure)</w:t>
      </w:r>
      <w:del w:id="167" w:author="Brian Olea" w:date="2025-08-07T10:06:00Z" w16du:dateUtc="2025-08-07T16:06:00Z">
        <w:r w:rsidRPr="003C7423" w:rsidDel="001D2072">
          <w:delText>,</w:delText>
        </w:r>
      </w:del>
      <w:r w:rsidRPr="003C7423">
        <w:t xml:space="preserve"> </w:t>
      </w:r>
    </w:p>
    <w:p w14:paraId="4C4AD328" w14:textId="77777777" w:rsidR="001D2072" w:rsidRDefault="003C7423" w:rsidP="007319E1">
      <w:pPr>
        <w:pStyle w:val="ListParagraph"/>
        <w:numPr>
          <w:ilvl w:val="0"/>
          <w:numId w:val="35"/>
        </w:numPr>
        <w:rPr>
          <w:ins w:id="168" w:author="Brian Olea" w:date="2025-08-07T10:06:00Z" w16du:dateUtc="2025-08-07T16:06:00Z"/>
        </w:rPr>
        <w:pPrChange w:id="169" w:author="Brian Olea" w:date="2025-08-07T10:06:00Z" w16du:dateUtc="2025-08-07T16:06:00Z">
          <w:pPr/>
        </w:pPrChange>
      </w:pPr>
      <w:r w:rsidRPr="003C7423">
        <w:t>T-750-17 (SOP – Work Instruction)</w:t>
      </w:r>
      <w:del w:id="170" w:author="Brian Olea" w:date="2025-08-07T10:06:00Z" w16du:dateUtc="2025-08-07T16:06:00Z">
        <w:r w:rsidRPr="003C7423" w:rsidDel="001D2072">
          <w:delText xml:space="preserve">, and </w:delText>
        </w:r>
      </w:del>
    </w:p>
    <w:p w14:paraId="39090B93" w14:textId="77777777" w:rsidR="001D2072" w:rsidRDefault="003C7423" w:rsidP="007319E1">
      <w:pPr>
        <w:pStyle w:val="ListParagraph"/>
        <w:numPr>
          <w:ilvl w:val="0"/>
          <w:numId w:val="35"/>
        </w:numPr>
        <w:rPr>
          <w:ins w:id="171" w:author="Brian Olea" w:date="2025-08-07T10:06:00Z" w16du:dateUtc="2025-08-07T16:06:00Z"/>
        </w:rPr>
        <w:pPrChange w:id="172" w:author="Brian Olea" w:date="2025-08-07T10:06:00Z" w16du:dateUtc="2025-08-07T16:06:00Z">
          <w:pPr/>
        </w:pPrChange>
      </w:pPr>
      <w:r w:rsidRPr="003C7423">
        <w:t>T-750-19 (Form)</w:t>
      </w:r>
      <w:del w:id="173" w:author="Brian Olea" w:date="2025-08-07T10:06:00Z" w16du:dateUtc="2025-08-07T16:06:00Z">
        <w:r w:rsidRPr="003C7423" w:rsidDel="001D2072">
          <w:delText xml:space="preserve">. </w:delText>
        </w:r>
      </w:del>
    </w:p>
    <w:p w14:paraId="47925B18" w14:textId="2FBB21B6" w:rsidR="003C7423" w:rsidRPr="003C7423" w:rsidRDefault="003C7423" w:rsidP="003310D9">
      <w:pPr>
        <w:rPr>
          <w:b/>
        </w:rPr>
      </w:pPr>
      <w:r w:rsidRPr="003C7423">
        <w:t>Additional templates will be developed to cover the remaining document types identified in the nomenclature system. Documents not using the correct template will not be accepted into QwizPro for release.</w:t>
      </w:r>
    </w:p>
    <w:p w14:paraId="54BD9244" w14:textId="77777777" w:rsidR="003C7423" w:rsidRDefault="003C7423" w:rsidP="003310D9">
      <w:pPr>
        <w:rPr>
          <w:ins w:id="174" w:author="Damien Mills" w:date="2025-04-17T10:54:00Z" w16du:dateUtc="2025-04-17T00:54:00Z"/>
        </w:rPr>
      </w:pPr>
      <w:r w:rsidRPr="003C7423">
        <w:t>Controlled documentation may originate internally or be supplied externally, provided it meets the classification and retention requirements of this procedure.</w:t>
      </w:r>
    </w:p>
    <w:p w14:paraId="2AE7123A" w14:textId="0360307E" w:rsidR="00F21017" w:rsidRPr="00CC64AA" w:rsidRDefault="00F21017" w:rsidP="00F21017">
      <w:pPr>
        <w:rPr>
          <w:ins w:id="175" w:author="Damien Mills" w:date="2025-04-17T10:54:00Z" w16du:dateUtc="2025-04-17T00:54:00Z"/>
          <w:b/>
        </w:rPr>
      </w:pPr>
      <w:ins w:id="176" w:author="Damien Mills" w:date="2025-04-17T10:54:00Z" w16du:dateUtc="2025-04-17T00:54:00Z">
        <w:r w:rsidRPr="00CC64AA">
          <w:t xml:space="preserve">Documents must be reviewed for </w:t>
        </w:r>
        <w:del w:id="177" w:author="Brian Olea" w:date="2025-08-07T10:07:00Z" w16du:dateUtc="2025-08-07T16:07:00Z">
          <w:r w:rsidRPr="00CC64AA" w:rsidDel="00EB3CFA">
            <w:delText>currency</w:delText>
          </w:r>
        </w:del>
      </w:ins>
      <w:ins w:id="178" w:author="Brian Olea" w:date="2025-08-07T10:07:00Z" w16du:dateUtc="2025-08-07T16:07:00Z">
        <w:r w:rsidR="00EB3CFA">
          <w:t>accuracy</w:t>
        </w:r>
      </w:ins>
      <w:ins w:id="179" w:author="Damien Mills" w:date="2025-04-17T10:54:00Z" w16du:dateUtc="2025-04-17T00:54:00Z">
        <w:r w:rsidRPr="00CC64AA">
          <w:t xml:space="preserve"> before use. Printed documents are considered uncontrolled unless marked otherwise. Personnel are responsible for verifying printed copies against QwizPro to ensure </w:t>
        </w:r>
      </w:ins>
      <w:ins w:id="180" w:author="Brian Olea" w:date="2025-08-06T20:40:00Z" w16du:dateUtc="2025-08-07T02:40:00Z">
        <w:r w:rsidR="00DC6C08">
          <w:t xml:space="preserve">the </w:t>
        </w:r>
      </w:ins>
      <w:ins w:id="181" w:author="Damien Mills" w:date="2025-04-17T10:54:00Z" w16du:dateUtc="2025-04-17T00:54:00Z">
        <w:r w:rsidRPr="00CC64AA">
          <w:t xml:space="preserve">current revision </w:t>
        </w:r>
      </w:ins>
      <w:ins w:id="182" w:author="Brian Olea" w:date="2025-08-07T10:07:00Z" w16du:dateUtc="2025-08-07T16:07:00Z">
        <w:r w:rsidR="00EB3CFA">
          <w:t xml:space="preserve">is </w:t>
        </w:r>
      </w:ins>
      <w:ins w:id="183" w:author="Damien Mills" w:date="2025-04-17T10:54:00Z" w16du:dateUtc="2025-04-17T00:54:00Z">
        <w:del w:id="184" w:author="Brian Olea" w:date="2025-08-06T20:40:00Z" w16du:dateUtc="2025-08-07T02:40:00Z">
          <w:r w:rsidRPr="00CC64AA" w:rsidDel="00DC6C08">
            <w:delText>use</w:delText>
          </w:r>
        </w:del>
      </w:ins>
      <w:ins w:id="185" w:author="Brian Olea" w:date="2025-08-06T20:40:00Z" w16du:dateUtc="2025-08-07T02:40:00Z">
        <w:r w:rsidR="00DC6C08">
          <w:t>used</w:t>
        </w:r>
      </w:ins>
      <w:ins w:id="186" w:author="Damien Mills" w:date="2025-04-17T10:54:00Z" w16du:dateUtc="2025-04-17T00:54:00Z">
        <w:r w:rsidRPr="00CC64AA">
          <w:t xml:space="preserve">. Obsolete or outdated copies </w:t>
        </w:r>
        <w:del w:id="187" w:author="Brian Olea" w:date="2025-08-07T10:08:00Z" w16du:dateUtc="2025-08-07T16:08:00Z">
          <w:r w:rsidRPr="00CC64AA" w:rsidDel="00615946">
            <w:delText>must be</w:delText>
          </w:r>
        </w:del>
      </w:ins>
      <w:ins w:id="188" w:author="Brian Olea" w:date="2025-08-07T10:08:00Z" w16du:dateUtc="2025-08-07T16:08:00Z">
        <w:r w:rsidR="00615946">
          <w:t>are</w:t>
        </w:r>
      </w:ins>
      <w:ins w:id="189" w:author="Damien Mills" w:date="2025-04-17T10:54:00Z" w16du:dateUtc="2025-04-17T00:54:00Z">
        <w:r w:rsidRPr="00CC64AA">
          <w:t xml:space="preserve"> removed from work areas or clearly marked as reference-only.</w:t>
        </w:r>
      </w:ins>
    </w:p>
    <w:p w14:paraId="7DB30924" w14:textId="24EFEFC7" w:rsidR="00F21017" w:rsidRPr="00CC64AA" w:rsidRDefault="00F21017" w:rsidP="00F21017">
      <w:pPr>
        <w:rPr>
          <w:ins w:id="190" w:author="Damien Mills" w:date="2025-04-17T10:54:00Z" w16du:dateUtc="2025-04-17T00:54:00Z"/>
          <w:b/>
        </w:rPr>
      </w:pPr>
      <w:ins w:id="191" w:author="Damien Mills" w:date="2025-04-17T10:54:00Z" w16du:dateUtc="2025-04-17T00:54:00Z">
        <w:r w:rsidRPr="00CC64AA">
          <w:t>Production</w:t>
        </w:r>
      </w:ins>
      <w:ins w:id="192" w:author="Brian Olea" w:date="2025-08-07T10:10:00Z" w16du:dateUtc="2025-08-07T16:10:00Z">
        <w:r w:rsidR="00DF3974">
          <w:t xml:space="preserve"> and Repair</w:t>
        </w:r>
      </w:ins>
      <w:ins w:id="193" w:author="Damien Mills" w:date="2025-04-17T10:54:00Z" w16du:dateUtc="2025-04-17T00:54:00Z">
        <w:r w:rsidRPr="00CC64AA">
          <w:t xml:space="preserve"> documentation supporting regulatory or customer compliance, including FAA conformity, traceability records, or configuration controls, must be maintained in QwizPro </w:t>
        </w:r>
      </w:ins>
      <w:ins w:id="194" w:author="Brian Olea" w:date="2025-08-07T10:10:00Z" w16du:dateUtc="2025-08-07T16:10:00Z">
        <w:r w:rsidR="00DF3974">
          <w:t xml:space="preserve">or Epicor </w:t>
        </w:r>
      </w:ins>
      <w:ins w:id="195" w:author="Damien Mills" w:date="2025-04-17T10:54:00Z" w16du:dateUtc="2025-04-17T00:54:00Z">
        <w:r w:rsidRPr="00CC64AA">
          <w:t>and retained in accordance with applicable Burrana procedures</w:t>
        </w:r>
      </w:ins>
      <w:ins w:id="196" w:author="Brian Olea" w:date="2025-08-07T10:10:00Z" w16du:dateUtc="2025-08-07T16:10:00Z">
        <w:r w:rsidR="00DF3974">
          <w:t xml:space="preserve"> (see A-750-05)</w:t>
        </w:r>
      </w:ins>
      <w:ins w:id="197" w:author="Damien Mills" w:date="2025-04-17T10:54:00Z" w16du:dateUtc="2025-04-17T00:54:00Z">
        <w:r w:rsidRPr="00CC64AA">
          <w:t>.</w:t>
        </w:r>
      </w:ins>
    </w:p>
    <w:p w14:paraId="10498EBA" w14:textId="74C129FF" w:rsidR="00F21017" w:rsidRPr="003C7423" w:rsidDel="00F21017" w:rsidRDefault="00F21017" w:rsidP="003310D9">
      <w:pPr>
        <w:rPr>
          <w:del w:id="198" w:author="Damien Mills" w:date="2025-04-17T10:54:00Z" w16du:dateUtc="2025-04-17T00:54:00Z"/>
          <w:b/>
        </w:rPr>
      </w:pPr>
    </w:p>
    <w:p w14:paraId="454C7B81" w14:textId="12F93F1E" w:rsidR="00AC5B6C" w:rsidRPr="00ED38C0" w:rsidDel="00F21017" w:rsidRDefault="00AC5B6C" w:rsidP="003310D9">
      <w:pPr>
        <w:pStyle w:val="Heading2"/>
        <w:rPr>
          <w:del w:id="199" w:author="Damien Mills" w:date="2025-04-17T10:54:00Z" w16du:dateUtc="2025-04-17T00:54:00Z"/>
          <w:strike/>
          <w:rPrChange w:id="200" w:author="Damien Mills" w:date="2025-04-17T10:46:00Z" w16du:dateUtc="2025-04-17T00:46:00Z">
            <w:rPr>
              <w:del w:id="201" w:author="Damien Mills" w:date="2025-04-17T10:54:00Z" w16du:dateUtc="2025-04-17T00:54:00Z"/>
            </w:rPr>
          </w:rPrChange>
        </w:rPr>
      </w:pPr>
      <w:del w:id="202" w:author="Damien Mills" w:date="2025-04-17T10:54:00Z" w16du:dateUtc="2025-04-17T00:54:00Z">
        <w:r w:rsidRPr="00ED38C0" w:rsidDel="00F21017">
          <w:rPr>
            <w:strike/>
            <w:rPrChange w:id="203" w:author="Damien Mills" w:date="2025-04-17T10:46:00Z" w16du:dateUtc="2025-04-17T00:46:00Z">
              <w:rPr/>
            </w:rPrChange>
          </w:rPr>
          <w:delText>Production Documentation</w:delText>
        </w:r>
      </w:del>
    </w:p>
    <w:p w14:paraId="324A96AF" w14:textId="399AA3E6" w:rsidR="00CC64AA" w:rsidRPr="00ED38C0" w:rsidDel="00F21017" w:rsidRDefault="00CC64AA" w:rsidP="003310D9">
      <w:pPr>
        <w:rPr>
          <w:del w:id="204" w:author="Damien Mills" w:date="2025-04-17T10:54:00Z" w16du:dateUtc="2025-04-17T00:54:00Z"/>
          <w:b/>
          <w:strike/>
          <w:rPrChange w:id="205" w:author="Damien Mills" w:date="2025-04-17T10:45:00Z" w16du:dateUtc="2025-04-17T00:45:00Z">
            <w:rPr>
              <w:del w:id="206" w:author="Damien Mills" w:date="2025-04-17T10:54:00Z" w16du:dateUtc="2025-04-17T00:54:00Z"/>
              <w:b/>
            </w:rPr>
          </w:rPrChange>
        </w:rPr>
      </w:pPr>
      <w:commentRangeStart w:id="207"/>
      <w:del w:id="208" w:author="Damien Mills" w:date="2025-04-17T10:54:00Z" w16du:dateUtc="2025-04-17T00:54:00Z">
        <w:r w:rsidRPr="00ED38C0" w:rsidDel="00F21017">
          <w:rPr>
            <w:strike/>
            <w:rPrChange w:id="209" w:author="Damien Mills" w:date="2025-04-17T10:45:00Z" w16du:dateUtc="2025-04-17T00:45:00Z">
              <w:rPr/>
            </w:rPrChange>
          </w:rPr>
          <w:delText>All production-related QMS documentation is maintained in QwizPro. This includes operations procedures (P), work instructions (SOP), forms (F), templates (T), and any supporting documents necessary for production control, product conformity, and regulatory compliance.</w:delText>
        </w:r>
      </w:del>
    </w:p>
    <w:p w14:paraId="72838FD6" w14:textId="406980EB" w:rsidR="00CC64AA" w:rsidRPr="00ED38C0" w:rsidDel="00F21017" w:rsidRDefault="00CC64AA" w:rsidP="003310D9">
      <w:pPr>
        <w:rPr>
          <w:del w:id="210" w:author="Damien Mills" w:date="2025-04-17T10:54:00Z" w16du:dateUtc="2025-04-17T00:54:00Z"/>
          <w:b/>
          <w:strike/>
          <w:rPrChange w:id="211" w:author="Damien Mills" w:date="2025-04-17T10:45:00Z" w16du:dateUtc="2025-04-17T00:45:00Z">
            <w:rPr>
              <w:del w:id="212" w:author="Damien Mills" w:date="2025-04-17T10:54:00Z" w16du:dateUtc="2025-04-17T00:54:00Z"/>
              <w:b/>
            </w:rPr>
          </w:rPrChange>
        </w:rPr>
      </w:pPr>
      <w:del w:id="213" w:author="Damien Mills" w:date="2025-04-17T10:54:00Z" w16du:dateUtc="2025-04-17T00:54:00Z">
        <w:r w:rsidRPr="00ED38C0" w:rsidDel="00F21017">
          <w:rPr>
            <w:strike/>
            <w:rPrChange w:id="214" w:author="Damien Mills" w:date="2025-04-17T10:45:00Z" w16du:dateUtc="2025-04-17T00:45:00Z">
              <w:rPr/>
            </w:rPrChange>
          </w:rPr>
          <w:delText>Documents used in production must be created using the appropriate Burrana template and follow the classification and numbering system outlined in A-750-10. Drafts may be reviewed using OneDrive during the collaboration phase but must be uploaded to QwizPro for formal review, approval, and release. Only documentation released in QwizPro is authorized for use in production areas or within production-related workflows.</w:delText>
        </w:r>
        <w:commentRangeEnd w:id="207"/>
        <w:r w:rsidR="00F21017" w:rsidDel="00F21017">
          <w:rPr>
            <w:rStyle w:val="CommentReference"/>
          </w:rPr>
          <w:commentReference w:id="207"/>
        </w:r>
      </w:del>
    </w:p>
    <w:p w14:paraId="3C3203E5" w14:textId="7FD0F390" w:rsidR="00CC64AA" w:rsidRPr="00F21017" w:rsidDel="005C1D46" w:rsidRDefault="00CC64AA" w:rsidP="003310D9">
      <w:pPr>
        <w:rPr>
          <w:del w:id="215" w:author="Brian Olea" w:date="2025-08-07T10:09:00Z" w16du:dateUtc="2025-08-07T16:09:00Z"/>
          <w:b/>
        </w:rPr>
      </w:pPr>
      <w:del w:id="216" w:author="Brian Olea" w:date="2025-08-07T10:09:00Z" w16du:dateUtc="2025-08-07T16:09:00Z">
        <w:r w:rsidRPr="00F21017" w:rsidDel="005C1D46">
          <w:delText xml:space="preserve">Examples of production </w:delText>
        </w:r>
      </w:del>
      <w:ins w:id="217" w:author="Damien Mills" w:date="2025-04-17T10:55:00Z" w16du:dateUtc="2025-04-17T00:55:00Z">
        <w:del w:id="218" w:author="Brian Olea" w:date="2025-08-07T10:09:00Z" w16du:dateUtc="2025-08-07T16:09:00Z">
          <w:r w:rsidR="00F21017" w:rsidDel="005C1D46">
            <w:delText>P</w:delText>
          </w:r>
          <w:r w:rsidR="00F21017" w:rsidRPr="00F21017" w:rsidDel="005C1D46">
            <w:delText xml:space="preserve">roduction </w:delText>
          </w:r>
        </w:del>
      </w:ins>
      <w:del w:id="219" w:author="Brian Olea" w:date="2025-08-07T10:09:00Z" w16du:dateUtc="2025-08-07T16:09:00Z">
        <w:r w:rsidRPr="00F21017" w:rsidDel="005C1D46">
          <w:delText>documentation subject to control include:</w:delText>
        </w:r>
      </w:del>
    </w:p>
    <w:p w14:paraId="65CC4B78" w14:textId="016F278A" w:rsidR="00CC64AA" w:rsidRPr="00F21017" w:rsidDel="005C1D46" w:rsidRDefault="00CC64AA">
      <w:pPr>
        <w:pStyle w:val="ListBullet"/>
        <w:rPr>
          <w:del w:id="220" w:author="Brian Olea" w:date="2025-08-07T10:09:00Z" w16du:dateUtc="2025-08-07T16:09:00Z"/>
        </w:rPr>
      </w:pPr>
      <w:del w:id="221" w:author="Brian Olea" w:date="2025-08-07T10:09:00Z" w16du:dateUtc="2025-08-07T16:09:00Z">
        <w:r w:rsidDel="005C1D46">
          <w:delText>Operations procedures for production control and flow (P)</w:delText>
        </w:r>
      </w:del>
    </w:p>
    <w:p w14:paraId="69782E48" w14:textId="31C9C4B8" w:rsidR="00CC64AA" w:rsidRPr="00F21017" w:rsidDel="005C1D46" w:rsidRDefault="00CC64AA">
      <w:pPr>
        <w:pStyle w:val="ListBullet"/>
        <w:rPr>
          <w:del w:id="222" w:author="Brian Olea" w:date="2025-08-07T10:09:00Z" w16du:dateUtc="2025-08-07T16:09:00Z"/>
        </w:rPr>
      </w:pPr>
      <w:del w:id="223" w:author="Brian Olea" w:date="2025-08-07T10:09:00Z" w16du:dateUtc="2025-08-07T16:09:00Z">
        <w:r w:rsidDel="005C1D46">
          <w:delText>Work instructions for fabrication, testing, or inspection activities (SOP)</w:delText>
        </w:r>
      </w:del>
    </w:p>
    <w:p w14:paraId="42946B61" w14:textId="4140E3B8" w:rsidR="00CC64AA" w:rsidRPr="00F21017" w:rsidDel="005C1D46" w:rsidRDefault="00CC64AA">
      <w:pPr>
        <w:pStyle w:val="ListBullet"/>
        <w:rPr>
          <w:del w:id="224" w:author="Brian Olea" w:date="2025-08-07T10:09:00Z" w16du:dateUtc="2025-08-07T16:09:00Z"/>
        </w:rPr>
      </w:pPr>
      <w:del w:id="225" w:author="Brian Olea" w:date="2025-08-07T10:09:00Z" w16du:dateUtc="2025-08-07T16:09:00Z">
        <w:r w:rsidDel="005C1D46">
          <w:delText>Inspection records, traceability logs, and checklists (F)</w:delText>
        </w:r>
      </w:del>
    </w:p>
    <w:p w14:paraId="52E83F4E" w14:textId="5DC8AECA" w:rsidR="00CC64AA" w:rsidRPr="00F21017" w:rsidDel="00CA3D32" w:rsidRDefault="00CC64AA">
      <w:pPr>
        <w:pStyle w:val="ListBullet"/>
        <w:rPr>
          <w:del w:id="226" w:author="Brian Olea" w:date="2025-08-07T10:08:00Z" w16du:dateUtc="2025-08-07T16:08:00Z"/>
        </w:rPr>
      </w:pPr>
      <w:del w:id="227" w:author="Brian Olea" w:date="2025-08-07T10:08:00Z" w16du:dateUtc="2025-08-07T16:08:00Z">
        <w:r w:rsidDel="00CA3D32">
          <w:delText>Work center setup documents and tool validation sheets (F)</w:delText>
        </w:r>
        <w:commentRangeStart w:id="228"/>
      </w:del>
    </w:p>
    <w:p w14:paraId="32D16FB9" w14:textId="2F015BF7" w:rsidR="00CC64AA" w:rsidRPr="00F21017" w:rsidDel="005C1D46" w:rsidRDefault="00CC64AA">
      <w:pPr>
        <w:pStyle w:val="ListBullet"/>
        <w:rPr>
          <w:del w:id="229" w:author="Brian Olea" w:date="2025-08-07T10:09:00Z" w16du:dateUtc="2025-08-07T16:09:00Z"/>
        </w:rPr>
      </w:pPr>
      <w:del w:id="230" w:author="Brian Olea" w:date="2025-08-07T10:09:00Z" w16du:dateUtc="2025-08-07T16:09:00Z">
        <w:r w:rsidDel="005C1D46">
          <w:delText>Posted visual aids or specifications containing product or process criteria (A)</w:delText>
        </w:r>
        <w:commentRangeEnd w:id="228"/>
        <w:r w:rsidDel="005C1D46">
          <w:rPr>
            <w:rStyle w:val="CommentReference"/>
          </w:rPr>
          <w:commentReference w:id="228"/>
        </w:r>
      </w:del>
    </w:p>
    <w:p w14:paraId="27B7E4A0" w14:textId="3D7992ED" w:rsidR="00CC64AA" w:rsidRPr="00F21017" w:rsidDel="00CA3D32" w:rsidRDefault="00CC64AA">
      <w:pPr>
        <w:pStyle w:val="ListBullet"/>
        <w:rPr>
          <w:del w:id="231" w:author="Brian Olea" w:date="2025-08-07T10:08:00Z" w16du:dateUtc="2025-08-07T16:08:00Z"/>
        </w:rPr>
      </w:pPr>
      <w:del w:id="232" w:author="Brian Olea" w:date="2025-08-07T10:08:00Z" w16du:dateUtc="2025-08-07T16:08:00Z">
        <w:r w:rsidDel="00CA3D32">
          <w:delText>Traveler records or process verification logs (F), maintained electronically in Epicor whenever possible</w:delText>
        </w:r>
      </w:del>
    </w:p>
    <w:p w14:paraId="54CA8E7D" w14:textId="2F9576FD" w:rsidR="00CC64AA" w:rsidRPr="00F21017" w:rsidDel="005C1D46" w:rsidRDefault="00CC64AA">
      <w:pPr>
        <w:pStyle w:val="ListBullet"/>
        <w:rPr>
          <w:del w:id="233" w:author="Brian Olea" w:date="2025-08-07T10:09:00Z" w16du:dateUtc="2025-08-07T16:09:00Z"/>
        </w:rPr>
      </w:pPr>
      <w:del w:id="234" w:author="Brian Olea" w:date="2025-08-07T10:09:00Z" w16du:dateUtc="2025-08-07T16:09:00Z">
        <w:r w:rsidDel="005C1D46">
          <w:delText>Production templates for consistent documentation (T)</w:delText>
        </w:r>
      </w:del>
    </w:p>
    <w:p w14:paraId="79C92C5F" w14:textId="433ADD7A" w:rsidR="00CC64AA" w:rsidRPr="00893971" w:rsidDel="005C1D46" w:rsidRDefault="00CC64AA">
      <w:pPr>
        <w:pStyle w:val="ListBullet"/>
        <w:rPr>
          <w:del w:id="235" w:author="Brian Olea" w:date="2025-08-07T10:09:00Z" w16du:dateUtc="2025-08-07T16:09:00Z"/>
          <w:b/>
        </w:rPr>
        <w:pPrChange w:id="236" w:author="Damien Mills" w:date="2025-04-17T10:54:00Z" w16du:dateUtc="2025-04-17T00:54:00Z">
          <w:pPr/>
        </w:pPrChange>
      </w:pPr>
      <w:del w:id="237" w:author="Brian Olea" w:date="2025-08-07T10:09:00Z" w16du:dateUtc="2025-08-07T16:09:00Z">
        <w:r w:rsidRPr="00CC64AA" w:rsidDel="005C1D46">
          <w:delText>Documents must be reviewed for currency before use. Printed documents are considered uncontrolled unless marked otherwise. Personnel are responsible for verifying printed copies against QwizPro to ensure current revision use. Obsolete or outdated copies must be removed from work areas or clearly marked as reference-only.</w:delText>
        </w:r>
      </w:del>
    </w:p>
    <w:p w14:paraId="35B825FC" w14:textId="32FA7628" w:rsidR="00CC64AA" w:rsidRPr="00CC64AA" w:rsidDel="005C1D46" w:rsidRDefault="00CC64AA">
      <w:pPr>
        <w:pStyle w:val="ListBullet"/>
        <w:rPr>
          <w:del w:id="238" w:author="Brian Olea" w:date="2025-08-07T10:09:00Z" w16du:dateUtc="2025-08-07T16:09:00Z"/>
          <w:b/>
        </w:rPr>
        <w:pPrChange w:id="239" w:author="Damien Mills" w:date="2025-04-17T10:54:00Z" w16du:dateUtc="2025-04-17T00:54:00Z">
          <w:pPr/>
        </w:pPrChange>
      </w:pPr>
      <w:del w:id="240" w:author="Brian Olea" w:date="2025-08-07T10:09:00Z" w16du:dateUtc="2025-08-07T16:09:00Z">
        <w:r w:rsidRPr="00CC64AA" w:rsidDel="005C1D46">
          <w:delText>Production documentation supporting regulatory or customer compliance, including FAA conformity, traceability records, or configuration controls, must be maintained in QwizPro and retained in accordance with applicable Burrana procedures.</w:delText>
        </w:r>
      </w:del>
    </w:p>
    <w:p w14:paraId="7E3CEE24" w14:textId="24944930" w:rsidR="00BE2E9E" w:rsidDel="005C1D46" w:rsidRDefault="00C33C28">
      <w:pPr>
        <w:pStyle w:val="ListBullet"/>
        <w:rPr>
          <w:del w:id="241" w:author="Brian Olea" w:date="2025-08-07T10:09:00Z" w16du:dateUtc="2025-08-07T16:09:00Z"/>
        </w:rPr>
        <w:pPrChange w:id="242" w:author="Damien Mills" w:date="2025-04-17T10:54:00Z" w16du:dateUtc="2025-04-17T00:54:00Z">
          <w:pPr>
            <w:pStyle w:val="Heading2"/>
          </w:pPr>
        </w:pPrChange>
      </w:pPr>
      <w:del w:id="243" w:author="Brian Olea" w:date="2025-08-07T10:09:00Z" w16du:dateUtc="2025-08-07T16:09:00Z">
        <w:r w:rsidRPr="00C33C28" w:rsidDel="005C1D46">
          <w:delText>Repair Station Documentation</w:delText>
        </w:r>
        <w:r w:rsidR="00BE2E9E" w:rsidRPr="00BE2E9E" w:rsidDel="005C1D46">
          <w:tab/>
        </w:r>
      </w:del>
    </w:p>
    <w:p w14:paraId="65E1C33C" w14:textId="1CBA8C1C" w:rsidR="001D7C9B" w:rsidRPr="001D7C9B" w:rsidDel="005C1D46" w:rsidRDefault="00F21017" w:rsidP="0076469D">
      <w:pPr>
        <w:rPr>
          <w:del w:id="244" w:author="Brian Olea" w:date="2025-08-07T10:09:00Z" w16du:dateUtc="2025-08-07T16:09:00Z"/>
        </w:rPr>
      </w:pPr>
      <w:ins w:id="245" w:author="Damien Mills" w:date="2025-04-17T10:55:00Z" w16du:dateUtc="2025-04-17T00:55:00Z">
        <w:del w:id="246" w:author="Brian Olea" w:date="2025-08-07T10:09:00Z" w16du:dateUtc="2025-08-07T16:09:00Z">
          <w:r w:rsidRPr="00F21017" w:rsidDel="005C1D46">
            <w:delText xml:space="preserve">Examples of </w:delText>
          </w:r>
        </w:del>
      </w:ins>
      <w:del w:id="247" w:author="Brian Olea" w:date="2025-08-07T10:09:00Z" w16du:dateUtc="2025-08-07T16:09:00Z">
        <w:r w:rsidR="001D7C9B" w:rsidRPr="001D7C9B" w:rsidDel="005C1D46">
          <w:delText xml:space="preserve">Repair Station documentation </w:delText>
        </w:r>
      </w:del>
      <w:ins w:id="248" w:author="Damien Mills" w:date="2025-04-17T10:55:00Z" w16du:dateUtc="2025-04-17T00:55:00Z">
        <w:del w:id="249" w:author="Brian Olea" w:date="2025-08-07T10:09:00Z" w16du:dateUtc="2025-08-07T16:09:00Z">
          <w:r w:rsidRPr="00F21017" w:rsidDel="005C1D46">
            <w:delText>subject to control include:</w:delText>
          </w:r>
          <w:r w:rsidDel="005C1D46">
            <w:delText xml:space="preserve"> </w:delText>
          </w:r>
        </w:del>
      </w:ins>
      <w:del w:id="250" w:author="Brian Olea" w:date="2025-08-07T10:09:00Z" w16du:dateUtc="2025-08-07T16:09:00Z">
        <w:r w:rsidR="001D7C9B" w:rsidRPr="001D7C9B" w:rsidDel="005C1D46">
          <w:delText>is controlled within QwizPro and includes all procedures (P), work instructions (SOP), forms (F), templates (T), and applicable customer or regulatory documents necessary to support compliance with FAA Part 145, EASA, CAAC, AFAC, UK CAA, and other authorities.</w:delText>
        </w:r>
      </w:del>
    </w:p>
    <w:p w14:paraId="210BC617" w14:textId="2DC492DC" w:rsidR="001D7C9B" w:rsidRPr="001D7C9B" w:rsidDel="005C1D46" w:rsidRDefault="001D7C9B" w:rsidP="0076469D">
      <w:pPr>
        <w:rPr>
          <w:del w:id="251" w:author="Brian Olea" w:date="2025-08-07T10:09:00Z" w16du:dateUtc="2025-08-07T16:09:00Z"/>
        </w:rPr>
      </w:pPr>
      <w:del w:id="252" w:author="Brian Olea" w:date="2025-08-07T10:09:00Z" w16du:dateUtc="2025-08-07T16:09:00Z">
        <w:r w:rsidRPr="001D7C9B" w:rsidDel="005C1D46">
          <w:delText>Controlled documentation used in the repair station environment includes:</w:delText>
        </w:r>
      </w:del>
    </w:p>
    <w:p w14:paraId="5BBB2C68" w14:textId="406C4DC2" w:rsidR="001D7C9B" w:rsidRPr="001D7C9B" w:rsidDel="005C1D46" w:rsidRDefault="001D7C9B" w:rsidP="00551760">
      <w:pPr>
        <w:pStyle w:val="ListBullet"/>
        <w:tabs>
          <w:tab w:val="clear" w:pos="360"/>
          <w:tab w:val="num" w:pos="425"/>
        </w:tabs>
        <w:ind w:left="425" w:hanging="425"/>
        <w:rPr>
          <w:del w:id="253" w:author="Brian Olea" w:date="2025-08-07T10:09:00Z" w16du:dateUtc="2025-08-07T16:09:00Z"/>
        </w:rPr>
        <w:pPrChange w:id="254" w:author="Brian Olea" w:date="2025-08-06T20:38:00Z" w16du:dateUtc="2025-08-07T02:38:00Z">
          <w:pPr>
            <w:pStyle w:val="ListParagraph"/>
            <w:numPr>
              <w:numId w:val="22"/>
            </w:numPr>
            <w:tabs>
              <w:tab w:val="num" w:pos="720"/>
            </w:tabs>
            <w:ind w:left="720"/>
          </w:pPr>
        </w:pPrChange>
      </w:pPr>
      <w:del w:id="255" w:author="Brian Olea" w:date="2025-08-07T10:09:00Z" w16du:dateUtc="2025-08-07T16:09:00Z">
        <w:r w:rsidDel="005C1D46">
          <w:delText>Repair Station Manual and Supplements (RSM)</w:delText>
        </w:r>
      </w:del>
    </w:p>
    <w:p w14:paraId="36A379A2" w14:textId="31764C7E" w:rsidR="001D7C9B" w:rsidRPr="001D7C9B" w:rsidDel="005C1D46" w:rsidRDefault="001D7C9B" w:rsidP="00551760">
      <w:pPr>
        <w:pStyle w:val="ListBullet"/>
        <w:tabs>
          <w:tab w:val="clear" w:pos="360"/>
          <w:tab w:val="num" w:pos="425"/>
        </w:tabs>
        <w:ind w:left="425" w:hanging="425"/>
        <w:rPr>
          <w:del w:id="256" w:author="Brian Olea" w:date="2025-08-07T10:09:00Z" w16du:dateUtc="2025-08-07T16:09:00Z"/>
        </w:rPr>
        <w:pPrChange w:id="257" w:author="Brian Olea" w:date="2025-08-06T20:38:00Z" w16du:dateUtc="2025-08-07T02:38:00Z">
          <w:pPr>
            <w:pStyle w:val="ListParagraph"/>
            <w:numPr>
              <w:numId w:val="22"/>
            </w:numPr>
            <w:tabs>
              <w:tab w:val="num" w:pos="720"/>
            </w:tabs>
            <w:ind w:left="720"/>
          </w:pPr>
        </w:pPrChange>
      </w:pPr>
      <w:del w:id="258" w:author="Brian Olea" w:date="2025-08-07T10:09:00Z" w16du:dateUtc="2025-08-07T16:09:00Z">
        <w:r w:rsidDel="005C1D46">
          <w:delText>Repair procedures and related processes (P)</w:delText>
        </w:r>
      </w:del>
    </w:p>
    <w:p w14:paraId="387E0C40" w14:textId="09CD0655" w:rsidR="001D7C9B" w:rsidRPr="001D7C9B" w:rsidDel="005C1D46" w:rsidRDefault="001D7C9B" w:rsidP="00551760">
      <w:pPr>
        <w:pStyle w:val="ListBullet"/>
        <w:tabs>
          <w:tab w:val="clear" w:pos="360"/>
          <w:tab w:val="num" w:pos="425"/>
        </w:tabs>
        <w:ind w:left="425" w:hanging="425"/>
        <w:rPr>
          <w:del w:id="259" w:author="Brian Olea" w:date="2025-08-07T10:09:00Z" w16du:dateUtc="2025-08-07T16:09:00Z"/>
        </w:rPr>
        <w:pPrChange w:id="260" w:author="Brian Olea" w:date="2025-08-06T20:38:00Z" w16du:dateUtc="2025-08-07T02:38:00Z">
          <w:pPr>
            <w:pStyle w:val="ListParagraph"/>
            <w:numPr>
              <w:numId w:val="22"/>
            </w:numPr>
            <w:tabs>
              <w:tab w:val="num" w:pos="720"/>
            </w:tabs>
            <w:ind w:left="720"/>
          </w:pPr>
        </w:pPrChange>
      </w:pPr>
      <w:del w:id="261" w:author="Brian Olea" w:date="2025-08-07T10:09:00Z" w16du:dateUtc="2025-08-07T16:09:00Z">
        <w:r w:rsidDel="005C1D46">
          <w:delText>Work instructions for inspection, repair, teardown, assembly, testing, and return-to-service tasks (SOP)</w:delText>
        </w:r>
      </w:del>
    </w:p>
    <w:p w14:paraId="56A8C944" w14:textId="46007C78" w:rsidR="001D7C9B" w:rsidRPr="001D7C9B" w:rsidDel="005C1D46" w:rsidRDefault="001D7C9B" w:rsidP="00551760">
      <w:pPr>
        <w:pStyle w:val="ListBullet"/>
        <w:tabs>
          <w:tab w:val="clear" w:pos="360"/>
          <w:tab w:val="num" w:pos="425"/>
        </w:tabs>
        <w:ind w:left="425" w:hanging="425"/>
        <w:rPr>
          <w:del w:id="262" w:author="Brian Olea" w:date="2025-08-07T10:09:00Z" w16du:dateUtc="2025-08-07T16:09:00Z"/>
        </w:rPr>
        <w:pPrChange w:id="263" w:author="Brian Olea" w:date="2025-08-06T20:38:00Z" w16du:dateUtc="2025-08-07T02:38:00Z">
          <w:pPr>
            <w:pStyle w:val="ListParagraph"/>
            <w:numPr>
              <w:numId w:val="22"/>
            </w:numPr>
            <w:tabs>
              <w:tab w:val="num" w:pos="720"/>
            </w:tabs>
            <w:ind w:left="720"/>
          </w:pPr>
        </w:pPrChange>
      </w:pPr>
      <w:del w:id="264" w:author="Brian Olea" w:date="2025-08-07T10:09:00Z" w16du:dateUtc="2025-08-07T16:09:00Z">
        <w:r w:rsidDel="005C1D46">
          <w:delText>Acceptance and inspection forms, component checklists, teardown records, and return-to-service forms (F)</w:delText>
        </w:r>
      </w:del>
    </w:p>
    <w:p w14:paraId="243E23A0" w14:textId="25EEA27A" w:rsidR="001D7C9B" w:rsidRPr="001D7C9B" w:rsidDel="00CA3D32" w:rsidRDefault="001D7C9B" w:rsidP="00551760">
      <w:pPr>
        <w:pStyle w:val="ListBullet"/>
        <w:tabs>
          <w:tab w:val="clear" w:pos="360"/>
          <w:tab w:val="num" w:pos="425"/>
        </w:tabs>
        <w:ind w:left="425" w:hanging="425"/>
        <w:rPr>
          <w:del w:id="265" w:author="Brian Olea" w:date="2025-08-07T10:08:00Z" w16du:dateUtc="2025-08-07T16:08:00Z"/>
        </w:rPr>
        <w:pPrChange w:id="266" w:author="Brian Olea" w:date="2025-08-06T20:38:00Z" w16du:dateUtc="2025-08-07T02:38:00Z">
          <w:pPr>
            <w:pStyle w:val="ListParagraph"/>
            <w:numPr>
              <w:numId w:val="22"/>
            </w:numPr>
            <w:tabs>
              <w:tab w:val="num" w:pos="720"/>
            </w:tabs>
            <w:ind w:left="720"/>
          </w:pPr>
        </w:pPrChange>
      </w:pPr>
      <w:del w:id="267" w:author="Brian Olea" w:date="2025-08-07T10:08:00Z" w16du:dateUtc="2025-08-07T16:08:00Z">
        <w:r w:rsidDel="00CA3D32">
          <w:delText>Repair traveler documentation (F), with records maintained in QwizPro or Epicor depending on process integration</w:delText>
        </w:r>
      </w:del>
    </w:p>
    <w:p w14:paraId="7EE97681" w14:textId="55C9B4C3" w:rsidR="001D7C9B" w:rsidRPr="001D7C9B" w:rsidDel="00CA3D32" w:rsidRDefault="001D7C9B" w:rsidP="00551760">
      <w:pPr>
        <w:pStyle w:val="ListBullet"/>
        <w:tabs>
          <w:tab w:val="clear" w:pos="360"/>
          <w:tab w:val="num" w:pos="425"/>
        </w:tabs>
        <w:ind w:left="425" w:hanging="425"/>
        <w:rPr>
          <w:del w:id="268" w:author="Brian Olea" w:date="2025-08-07T10:09:00Z" w16du:dateUtc="2025-08-07T16:09:00Z"/>
        </w:rPr>
        <w:pPrChange w:id="269" w:author="Brian Olea" w:date="2025-08-06T20:38:00Z" w16du:dateUtc="2025-08-07T02:38:00Z">
          <w:pPr>
            <w:pStyle w:val="ListParagraph"/>
            <w:numPr>
              <w:numId w:val="22"/>
            </w:numPr>
            <w:tabs>
              <w:tab w:val="num" w:pos="720"/>
            </w:tabs>
            <w:ind w:left="720"/>
          </w:pPr>
        </w:pPrChange>
      </w:pPr>
      <w:del w:id="270" w:author="Brian Olea" w:date="2025-08-07T10:09:00Z" w16du:dateUtc="2025-08-07T16:09:00Z">
        <w:r w:rsidDel="00CA3D32">
          <w:delText>Customer-supplied documentation such as maintenance manuals or engineering orders, retained as attachments (A) when required to support traceability</w:delText>
        </w:r>
      </w:del>
    </w:p>
    <w:p w14:paraId="5D743AB5" w14:textId="5E01BAD3" w:rsidR="001D7C9B" w:rsidRPr="001D7C9B" w:rsidDel="005C1D46" w:rsidRDefault="001D7C9B" w:rsidP="00551760">
      <w:pPr>
        <w:pStyle w:val="ListBullet"/>
        <w:tabs>
          <w:tab w:val="clear" w:pos="360"/>
          <w:tab w:val="num" w:pos="425"/>
        </w:tabs>
        <w:ind w:left="425" w:hanging="425"/>
        <w:rPr>
          <w:del w:id="271" w:author="Brian Olea" w:date="2025-08-07T10:09:00Z" w16du:dateUtc="2025-08-07T16:09:00Z"/>
        </w:rPr>
        <w:pPrChange w:id="272" w:author="Brian Olea" w:date="2025-08-06T20:38:00Z" w16du:dateUtc="2025-08-07T02:38:00Z">
          <w:pPr>
            <w:pStyle w:val="ListParagraph"/>
            <w:numPr>
              <w:numId w:val="22"/>
            </w:numPr>
            <w:tabs>
              <w:tab w:val="num" w:pos="720"/>
            </w:tabs>
            <w:ind w:left="720"/>
          </w:pPr>
        </w:pPrChange>
      </w:pPr>
      <w:del w:id="273" w:author="Brian Olea" w:date="2025-08-07T10:09:00Z" w16du:dateUtc="2025-08-07T16:09:00Z">
        <w:r w:rsidDel="005C1D46">
          <w:delText>FAA Form 8130-3, FAA Form 8100-series records, and Certificates of Conformance (CoCs), which are maintained in Epicor and retained per regulatory requirements</w:delText>
        </w:r>
      </w:del>
    </w:p>
    <w:p w14:paraId="4EFD17BB" w14:textId="70A48B5B" w:rsidR="001D7C9B" w:rsidRPr="001D7C9B" w:rsidDel="005C1D46" w:rsidRDefault="001D7C9B" w:rsidP="00551760">
      <w:pPr>
        <w:pStyle w:val="ListBullet"/>
        <w:tabs>
          <w:tab w:val="clear" w:pos="360"/>
          <w:tab w:val="num" w:pos="425"/>
        </w:tabs>
        <w:ind w:left="425" w:hanging="425"/>
        <w:rPr>
          <w:del w:id="274" w:author="Brian Olea" w:date="2025-08-07T10:09:00Z" w16du:dateUtc="2025-08-07T16:09:00Z"/>
        </w:rPr>
        <w:pPrChange w:id="275" w:author="Brian Olea" w:date="2025-08-06T20:38:00Z" w16du:dateUtc="2025-08-07T02:38:00Z">
          <w:pPr>
            <w:pStyle w:val="ListParagraph"/>
            <w:numPr>
              <w:numId w:val="22"/>
            </w:numPr>
            <w:tabs>
              <w:tab w:val="num" w:pos="720"/>
            </w:tabs>
            <w:ind w:left="720"/>
          </w:pPr>
        </w:pPrChange>
      </w:pPr>
      <w:del w:id="276" w:author="Brian Olea" w:date="2025-08-07T10:09:00Z" w16du:dateUtc="2025-08-07T16:09:00Z">
        <w:r w:rsidDel="005C1D46">
          <w:delText>Templates (T) for repair routing forms, logbook entries, and return-to-service statements</w:delText>
        </w:r>
      </w:del>
    </w:p>
    <w:p w14:paraId="5E8442F0" w14:textId="1013104C" w:rsidR="001D7C9B" w:rsidRPr="001D7C9B" w:rsidDel="005C1D46" w:rsidRDefault="00F21017" w:rsidP="0076469D">
      <w:pPr>
        <w:rPr>
          <w:del w:id="277" w:author="Brian Olea" w:date="2025-08-07T10:09:00Z" w16du:dateUtc="2025-08-07T16:09:00Z"/>
        </w:rPr>
      </w:pPr>
      <w:ins w:id="278" w:author="Damien Mills" w:date="2025-04-17T10:57:00Z" w16du:dateUtc="2025-04-17T00:57:00Z">
        <w:del w:id="279" w:author="Brian Olea" w:date="2025-08-07T10:09:00Z" w16du:dateUtc="2025-08-07T16:09:00Z">
          <w:r w:rsidRPr="00F21017" w:rsidDel="005C1D46">
            <w:delText xml:space="preserve">Examples of </w:delText>
          </w:r>
        </w:del>
      </w:ins>
      <w:del w:id="280" w:author="Brian Olea" w:date="2025-08-07T10:09:00Z" w16du:dateUtc="2025-08-07T16:09:00Z">
        <w:r w:rsidR="001D7C9B" w:rsidRPr="001D7C9B" w:rsidDel="005C1D46">
          <w:delText>All documentation affecting repair operations must be reviewed and approved within QwizPro prior to use. Draft documents are shared using OneDrive for collaboration before release. Printed documents are uncontrolled unless marked in accordance with this procedure. Use of uncontrolled or outdated versions is not permitted in active repair activities.</w:delText>
        </w:r>
      </w:del>
    </w:p>
    <w:p w14:paraId="1308E182" w14:textId="26F6B4B1" w:rsidR="001D7C9B" w:rsidRPr="001D7C9B" w:rsidDel="005C1D46" w:rsidRDefault="001D7C9B" w:rsidP="0076469D">
      <w:pPr>
        <w:rPr>
          <w:del w:id="281" w:author="Brian Olea" w:date="2025-08-07T10:09:00Z" w16du:dateUtc="2025-08-07T16:09:00Z"/>
        </w:rPr>
      </w:pPr>
      <w:del w:id="282" w:author="Brian Olea" w:date="2025-08-07T10:09:00Z" w16du:dateUtc="2025-08-07T16:09:00Z">
        <w:r w:rsidRPr="001D7C9B" w:rsidDel="005C1D46">
          <w:delText>Repair Station documentation must be maintained in both English and Spanish unless exempted by regulatory allowance or location-specific use. Where regulatory authorities require specific language or formatting, the controlled version must match the accepted or approved submission.</w:delText>
        </w:r>
      </w:del>
    </w:p>
    <w:p w14:paraId="56BFF66A" w14:textId="5717CC2C" w:rsidR="001D7C9B" w:rsidRPr="001D7C9B" w:rsidDel="005C1D46" w:rsidRDefault="001D7C9B" w:rsidP="0076469D">
      <w:pPr>
        <w:rPr>
          <w:del w:id="283" w:author="Brian Olea" w:date="2025-08-07T10:09:00Z" w16du:dateUtc="2025-08-07T16:09:00Z"/>
        </w:rPr>
      </w:pPr>
      <w:del w:id="284" w:author="Brian Olea" w:date="2025-08-07T10:09:00Z" w16du:dateUtc="2025-08-07T16:09:00Z">
        <w:r w:rsidRPr="001D7C9B" w:rsidDel="005C1D46">
          <w:delText>Records related to component inspection, teardown, repair, and return to service are retained in accordance with Burrana’s regulatory retention policies and must be accessible for audit by the applicable authority upon request.</w:delText>
        </w:r>
      </w:del>
    </w:p>
    <w:p w14:paraId="055D1210" w14:textId="7C47BE12" w:rsidR="00BE2E9E" w:rsidRPr="00BE2E9E" w:rsidDel="005C1D46" w:rsidRDefault="001D7C9B" w:rsidP="003310D9">
      <w:pPr>
        <w:pStyle w:val="Heading2"/>
        <w:rPr>
          <w:del w:id="285" w:author="Brian Olea" w:date="2025-08-07T10:09:00Z" w16du:dateUtc="2025-08-07T16:09:00Z"/>
        </w:rPr>
      </w:pPr>
      <w:del w:id="286" w:author="Brian Olea" w:date="2025-08-07T10:09:00Z" w16du:dateUtc="2025-08-07T16:09:00Z">
        <w:r w:rsidDel="005C1D46">
          <w:delText>Engineering Documentation</w:delText>
        </w:r>
      </w:del>
    </w:p>
    <w:p w14:paraId="09A3A01F" w14:textId="0FD51A5D" w:rsidR="00FE4198" w:rsidRPr="00FE4198" w:rsidDel="005C1D46" w:rsidRDefault="00FE4198" w:rsidP="003310D9">
      <w:pPr>
        <w:rPr>
          <w:del w:id="287" w:author="Brian Olea" w:date="2025-08-07T10:09:00Z" w16du:dateUtc="2025-08-07T16:09:00Z"/>
          <w:b/>
        </w:rPr>
      </w:pPr>
      <w:del w:id="288" w:author="Brian Olea" w:date="2025-08-07T10:09:00Z" w16du:dateUtc="2025-08-07T16:09:00Z">
        <w:r w:rsidRPr="00FE4198" w:rsidDel="005C1D46">
          <w:delText>Engineering documentation includes procedures (P), work instructions (SOP), forms (F), templates (T), and attachments (A) that define, control, or support design, configuration, testing, verification, or technical analysis activities. QMS-governed engineering documentation is controlled in QwizPro and must comply with this procedure.</w:delText>
        </w:r>
      </w:del>
    </w:p>
    <w:p w14:paraId="65428E04" w14:textId="1430F235" w:rsidR="00FE4198" w:rsidRPr="00FE4198" w:rsidDel="005C1D46" w:rsidRDefault="00FE4198" w:rsidP="003310D9">
      <w:pPr>
        <w:rPr>
          <w:del w:id="289" w:author="Brian Olea" w:date="2025-08-07T10:09:00Z" w16du:dateUtc="2025-08-07T16:09:00Z"/>
          <w:b/>
        </w:rPr>
      </w:pPr>
      <w:del w:id="290" w:author="Brian Olea" w:date="2025-08-07T10:09:00Z" w16du:dateUtc="2025-08-07T16:09:00Z">
        <w:r w:rsidRPr="00FE4198" w:rsidDel="005C1D46">
          <w:delText>DropBox is used by the Engineering team to share files, collaborate, and review design documentation during development. This may include both documented and undocumented information. Drawings and technical data that receive formal approval through Engineering workflows are transitioned into Epicor for integration with part and configuration records.</w:delText>
        </w:r>
      </w:del>
    </w:p>
    <w:p w14:paraId="454F179A" w14:textId="0F9690E6" w:rsidR="00FE4198" w:rsidRPr="00FE4198" w:rsidDel="005C1D46" w:rsidRDefault="00FE4198" w:rsidP="003310D9">
      <w:pPr>
        <w:rPr>
          <w:del w:id="291" w:author="Brian Olea" w:date="2025-08-07T10:09:00Z" w16du:dateUtc="2025-08-07T16:09:00Z"/>
          <w:b/>
        </w:rPr>
      </w:pPr>
      <w:del w:id="292" w:author="Brian Olea" w:date="2025-08-07T10:09:00Z" w16du:dateUtc="2025-08-07T16:09:00Z">
        <w:r w:rsidRPr="00FE4198" w:rsidDel="005C1D46">
          <w:delText>Electronic signature and validation of engineering documentation is managed in accordance with Procedure P-750-15. This includes design baselines, qualification documentation, and testing records requiring controlled sign-off or traceable authentication.</w:delText>
        </w:r>
      </w:del>
    </w:p>
    <w:p w14:paraId="06495B38" w14:textId="309413B4" w:rsidR="00FE4198" w:rsidRPr="00FE4198" w:rsidDel="005C1D46" w:rsidRDefault="00FE4198" w:rsidP="00F21017">
      <w:pPr>
        <w:rPr>
          <w:del w:id="293" w:author="Brian Olea" w:date="2025-08-07T10:09:00Z" w16du:dateUtc="2025-08-07T16:09:00Z"/>
          <w:b/>
        </w:rPr>
      </w:pPr>
      <w:del w:id="294" w:author="Brian Olea" w:date="2025-08-07T10:09:00Z" w16du:dateUtc="2025-08-07T16:09:00Z">
        <w:r w:rsidRPr="00FE4198" w:rsidDel="005C1D46">
          <w:delText>Controlled e</w:delText>
        </w:r>
      </w:del>
      <w:ins w:id="295" w:author="Damien Mills" w:date="2025-04-17T10:57:00Z" w16du:dateUtc="2025-04-17T00:57:00Z">
        <w:del w:id="296" w:author="Brian Olea" w:date="2025-08-07T10:09:00Z" w16du:dateUtc="2025-08-07T16:09:00Z">
          <w:r w:rsidR="00F21017" w:rsidDel="005C1D46">
            <w:delText>E</w:delText>
          </w:r>
        </w:del>
      </w:ins>
      <w:del w:id="297" w:author="Brian Olea" w:date="2025-08-07T10:09:00Z" w16du:dateUtc="2025-08-07T16:09:00Z">
        <w:r w:rsidRPr="00FE4198" w:rsidDel="005C1D46">
          <w:delText xml:space="preserve">ngineering documentation </w:delText>
        </w:r>
      </w:del>
      <w:ins w:id="298" w:author="Damien Mills" w:date="2025-04-17T10:57:00Z" w16du:dateUtc="2025-04-17T00:57:00Z">
        <w:del w:id="299" w:author="Brian Olea" w:date="2025-08-07T10:09:00Z" w16du:dateUtc="2025-08-07T16:09:00Z">
          <w:r w:rsidR="00F21017" w:rsidRPr="001D7C9B" w:rsidDel="005C1D46">
            <w:delText xml:space="preserve">documentation </w:delText>
          </w:r>
          <w:r w:rsidR="00F21017" w:rsidRPr="00F21017" w:rsidDel="005C1D46">
            <w:delText>subject to control include</w:delText>
          </w:r>
          <w:r w:rsidR="00F21017" w:rsidRPr="00FE4198" w:rsidDel="005C1D46">
            <w:delText xml:space="preserve"> </w:delText>
          </w:r>
        </w:del>
      </w:ins>
      <w:del w:id="300" w:author="Brian Olea" w:date="2025-08-07T10:09:00Z" w16du:dateUtc="2025-08-07T16:09:00Z">
        <w:r w:rsidRPr="00FE4198" w:rsidDel="005C1D46">
          <w:delText>includes:</w:delText>
        </w:r>
      </w:del>
    </w:p>
    <w:p w14:paraId="473D38E1" w14:textId="7724A33C" w:rsidR="00FE4198" w:rsidRPr="00FE4198" w:rsidDel="00CB7094" w:rsidRDefault="00FE4198">
      <w:pPr>
        <w:pStyle w:val="ListBullet"/>
        <w:rPr>
          <w:del w:id="301" w:author="Brian Olea" w:date="2025-08-06T20:39:00Z" w16du:dateUtc="2025-08-07T02:39:00Z"/>
          <w:b/>
          <w:bCs/>
        </w:rPr>
      </w:pPr>
      <w:del w:id="302" w:author="Brian Olea" w:date="2025-08-06T20:39:00Z" w16du:dateUtc="2025-08-07T02:39:00Z">
        <w:r w:rsidDel="00CB7094">
          <w:delText>Engineering process procedures (P)</w:delText>
        </w:r>
      </w:del>
    </w:p>
    <w:p w14:paraId="12BBD8CC" w14:textId="54CCA38A" w:rsidR="00FE4198" w:rsidRPr="005C1D46" w:rsidDel="00CB7094" w:rsidRDefault="00FE4198">
      <w:pPr>
        <w:pStyle w:val="ListBullet"/>
        <w:rPr>
          <w:ins w:id="303" w:author="Damien Mills" w:date="2025-04-17T10:59:00Z" w16du:dateUtc="2025-04-17T00:59:00Z"/>
          <w:del w:id="304" w:author="Brian Olea" w:date="2025-08-06T20:39:00Z" w16du:dateUtc="2025-08-07T02:39:00Z"/>
          <w:b/>
          <w:bCs/>
        </w:rPr>
      </w:pPr>
      <w:del w:id="305" w:author="Brian Olea" w:date="2025-08-06T20:39:00Z" w16du:dateUtc="2025-08-07T02:39:00Z">
        <w:r w:rsidDel="00CB7094">
          <w:delText xml:space="preserve">Technical instructions, </w:delText>
        </w:r>
      </w:del>
      <w:ins w:id="306" w:author="Damien Mills" w:date="2025-04-17T10:59:00Z">
        <w:del w:id="307" w:author="Brian Olea" w:date="2025-08-06T20:39:00Z" w16du:dateUtc="2025-08-07T02:39:00Z">
          <w:r w:rsidR="00F21017" w:rsidDel="00CB7094">
            <w:delText>C</w:delText>
          </w:r>
        </w:del>
      </w:ins>
      <w:del w:id="308" w:author="Brian Olea" w:date="2025-08-06T20:39:00Z" w16du:dateUtc="2025-08-07T02:39:00Z">
        <w:r w:rsidDel="00CB7094">
          <w:delText xml:space="preserve">configuration management </w:delText>
        </w:r>
      </w:del>
      <w:ins w:id="309" w:author="Damien Mills" w:date="2025-04-17T10:59:00Z">
        <w:del w:id="310" w:author="Brian Olea" w:date="2025-08-06T20:39:00Z" w16du:dateUtc="2025-08-07T02:39:00Z">
          <w:r w:rsidR="00F21017" w:rsidDel="00CB7094">
            <w:delText xml:space="preserve">Management </w:delText>
          </w:r>
        </w:del>
      </w:ins>
      <w:del w:id="311" w:author="Brian Olea" w:date="2025-08-06T20:39:00Z" w16du:dateUtc="2025-08-07T02:39:00Z">
        <w:r w:rsidDel="00CB7094">
          <w:delText xml:space="preserve">work instructions, and test </w:delText>
        </w:r>
      </w:del>
      <w:ins w:id="312" w:author="Damien Mills" w:date="2025-04-17T10:59:00Z">
        <w:del w:id="313" w:author="Brian Olea" w:date="2025-08-06T20:39:00Z" w16du:dateUtc="2025-08-07T02:39:00Z">
          <w:r w:rsidR="00F21017" w:rsidDel="00CB7094">
            <w:delText xml:space="preserve">Test </w:delText>
          </w:r>
        </w:del>
      </w:ins>
      <w:del w:id="314" w:author="Brian Olea" w:date="2025-08-06T20:39:00Z" w16du:dateUtc="2025-08-07T02:39:00Z">
        <w:r w:rsidDel="00CB7094">
          <w:delText xml:space="preserve">guides </w:delText>
        </w:r>
      </w:del>
      <w:ins w:id="315" w:author="Damien Mills" w:date="2025-04-17T10:59:00Z">
        <w:del w:id="316" w:author="Brian Olea" w:date="2025-08-06T20:39:00Z" w16du:dateUtc="2025-08-07T02:39:00Z">
          <w:r w:rsidR="00F21017" w:rsidDel="00CB7094">
            <w:delText xml:space="preserve">Guides </w:delText>
          </w:r>
        </w:del>
      </w:ins>
      <w:del w:id="317" w:author="Brian Olea" w:date="2025-08-06T20:39:00Z" w16du:dateUtc="2025-08-07T02:39:00Z">
        <w:r w:rsidDel="00CB7094">
          <w:delText>(SOP)</w:delText>
        </w:r>
      </w:del>
    </w:p>
    <w:p w14:paraId="6A4F26E9" w14:textId="368FA694" w:rsidR="00F21017" w:rsidDel="00CB7094" w:rsidRDefault="00F21017">
      <w:pPr>
        <w:pStyle w:val="ListBullet"/>
        <w:rPr>
          <w:ins w:id="318" w:author="Damien Mills" w:date="2025-04-17T11:04:00Z" w16du:dateUtc="2025-04-17T01:04:00Z"/>
          <w:del w:id="319" w:author="Brian Olea" w:date="2025-08-06T20:39:00Z" w16du:dateUtc="2025-08-07T02:39:00Z"/>
        </w:rPr>
      </w:pPr>
      <w:ins w:id="320" w:author="Damien Mills" w:date="2025-04-17T11:04:00Z">
        <w:del w:id="321" w:author="Brian Olea" w:date="2025-08-06T20:39:00Z" w16du:dateUtc="2025-08-07T02:39:00Z">
          <w:r w:rsidDel="00CB7094">
            <w:delText>Engineering process instructions (SOP)</w:delText>
          </w:r>
        </w:del>
      </w:ins>
    </w:p>
    <w:p w14:paraId="5BD67958" w14:textId="7ABA7F68" w:rsidR="00F21017" w:rsidRPr="005C1D46" w:rsidDel="00CB7094" w:rsidRDefault="00F21017">
      <w:pPr>
        <w:pStyle w:val="ListBullet"/>
        <w:rPr>
          <w:del w:id="322" w:author="Brian Olea" w:date="2025-08-06T20:39:00Z" w16du:dateUtc="2025-08-07T02:39:00Z"/>
        </w:rPr>
      </w:pPr>
      <w:ins w:id="323" w:author="Damien Mills" w:date="2025-04-17T11:02:00Z">
        <w:del w:id="324" w:author="Brian Olea" w:date="2025-08-06T20:39:00Z" w16du:dateUtc="2025-08-07T02:39:00Z">
          <w:r w:rsidRPr="005C1D46" w:rsidDel="00CB7094">
            <w:delText xml:space="preserve">OEM </w:delText>
          </w:r>
        </w:del>
      </w:ins>
      <w:ins w:id="325" w:author="Damien Mills" w:date="2025-04-17T11:03:00Z">
        <w:del w:id="326" w:author="Brian Olea" w:date="2025-08-06T20:39:00Z" w16du:dateUtc="2025-08-07T02:39:00Z">
          <w:r w:rsidDel="00CB7094">
            <w:delText>and regulatory form work instructions (SOP)</w:delText>
          </w:r>
        </w:del>
      </w:ins>
    </w:p>
    <w:p w14:paraId="4B78C168" w14:textId="782289A6" w:rsidR="00FE4198" w:rsidRPr="00FE4198" w:rsidDel="00CB7094" w:rsidRDefault="00F21017">
      <w:pPr>
        <w:pStyle w:val="ListBullet"/>
        <w:rPr>
          <w:del w:id="327" w:author="Brian Olea" w:date="2025-08-06T20:39:00Z" w16du:dateUtc="2025-08-07T02:39:00Z"/>
          <w:b/>
          <w:bCs/>
        </w:rPr>
      </w:pPr>
      <w:ins w:id="328" w:author="Damien Mills" w:date="2025-04-17T11:00:00Z">
        <w:del w:id="329" w:author="Brian Olea" w:date="2025-08-06T20:39:00Z" w16du:dateUtc="2025-08-07T02:39:00Z">
          <w:r w:rsidDel="00CB7094">
            <w:delText xml:space="preserve">Forms and </w:delText>
          </w:r>
        </w:del>
      </w:ins>
      <w:del w:id="330" w:author="Brian Olea" w:date="2025-08-06T20:39:00Z" w16du:dateUtc="2025-08-07T02:39:00Z">
        <w:r w:rsidDel="00CB7094">
          <w:delText>Engineering forms such as test logs, change requests, validation checklists, and analysis reports (F)</w:delText>
        </w:r>
      </w:del>
    </w:p>
    <w:p w14:paraId="56FF383E" w14:textId="190C7B39" w:rsidR="00CB7094" w:rsidRPr="00FE4198" w:rsidDel="005C1D46" w:rsidRDefault="00FE4198">
      <w:pPr>
        <w:pStyle w:val="ListBullet"/>
        <w:rPr>
          <w:del w:id="331" w:author="Brian Olea" w:date="2025-08-07T10:09:00Z" w16du:dateUtc="2025-08-07T16:09:00Z"/>
          <w:b/>
          <w:bCs/>
        </w:rPr>
      </w:pPr>
      <w:del w:id="332" w:author="Brian Olea" w:date="2025-08-06T20:39:00Z" w16du:dateUtc="2025-08-07T02:39:00Z">
        <w:r w:rsidDel="00CB7094">
          <w:delText xml:space="preserve">Templates used for engineering evaluation or design documentation </w:delText>
        </w:r>
      </w:del>
      <w:ins w:id="333" w:author="Damien Mills" w:date="2025-04-17T11:06:00Z">
        <w:del w:id="334" w:author="Brian Olea" w:date="2025-08-06T20:39:00Z" w16du:dateUtc="2025-08-07T02:39:00Z">
          <w:r w:rsidR="00F21017" w:rsidDel="00CB7094">
            <w:delText>(F)</w:delText>
          </w:r>
        </w:del>
      </w:ins>
      <w:del w:id="335" w:author="Brian Olea" w:date="2025-08-06T20:39:00Z" w16du:dateUtc="2025-08-07T02:39:00Z">
        <w:r w:rsidDel="00CB7094">
          <w:delText>(T)</w:delText>
        </w:r>
      </w:del>
    </w:p>
    <w:p w14:paraId="148A3E13" w14:textId="5B304327" w:rsidR="00FE4198" w:rsidDel="00893971" w:rsidRDefault="00FE4198">
      <w:pPr>
        <w:keepNext/>
        <w:keepLines w:val="0"/>
        <w:rPr>
          <w:del w:id="336" w:author="Damien Mills" w:date="2025-04-17T10:58:00Z" w16du:dateUtc="2025-04-17T00:58:00Z"/>
        </w:rPr>
        <w:pPrChange w:id="337" w:author="Damien Mills" w:date="2025-04-17T11:20:00Z" w16du:dateUtc="2025-04-17T01:20:00Z">
          <w:pPr/>
        </w:pPrChange>
      </w:pPr>
      <w:del w:id="338" w:author="Damien Mills" w:date="2025-04-17T10:58:00Z" w16du:dateUtc="2025-04-17T00:58:00Z">
        <w:r w:rsidRPr="00FE4198" w:rsidDel="00F21017">
          <w:delText>Reference models, simulation reports, interface control documents, and specifications (A or MD)</w:delText>
        </w:r>
      </w:del>
    </w:p>
    <w:p w14:paraId="5156DDB7" w14:textId="77777777" w:rsidR="00893971" w:rsidRDefault="00893971" w:rsidP="007E01DB">
      <w:pPr>
        <w:pStyle w:val="Heading1"/>
      </w:pPr>
      <w:r w:rsidRPr="00893971">
        <w:t>Reference and Administrative Documentation</w:t>
      </w:r>
    </w:p>
    <w:p w14:paraId="6CB317A1" w14:textId="4942ED37" w:rsidR="00707629" w:rsidRPr="00707629" w:rsidRDefault="00707629" w:rsidP="00893971">
      <w:pPr>
        <w:widowControl/>
        <w:rPr>
          <w:b/>
        </w:rPr>
      </w:pPr>
      <w:r w:rsidRPr="00707629">
        <w:t>Documents that support internal operations but are not governed under the scope of the Quality Management System are considered non-QMS documentation. These may include office-level documents</w:t>
      </w:r>
      <w:ins w:id="339" w:author="Damien Mills" w:date="2025-04-17T11:11:00Z" w16du:dateUtc="2025-04-17T01:11:00Z">
        <w:r w:rsidR="00893971" w:rsidRPr="00893971">
          <w:t xml:space="preserve"> </w:t>
        </w:r>
        <w:r w:rsidR="00893971" w:rsidRPr="00707629">
          <w:t xml:space="preserve">such as internal announcements, visual charts, </w:t>
        </w:r>
        <w:del w:id="340" w:author="Brian Olea" w:date="2025-08-07T10:11:00Z" w16du:dateUtc="2025-08-07T16:11:00Z">
          <w:r w:rsidR="00893971" w:rsidRPr="00707629" w:rsidDel="00147126">
            <w:delText xml:space="preserve">or </w:delText>
          </w:r>
        </w:del>
        <w:r w:rsidR="00893971" w:rsidRPr="00707629">
          <w:t>historical materials</w:t>
        </w:r>
      </w:ins>
      <w:r w:rsidRPr="00707629">
        <w:t>,</w:t>
      </w:r>
      <w:ins w:id="341" w:author="Damien Mills" w:date="2025-04-17T11:12:00Z" w16du:dateUtc="2025-04-17T01:12:00Z">
        <w:del w:id="342" w:author="Brian Olea" w:date="2025-08-07T10:11:00Z" w16du:dateUtc="2025-08-07T16:11:00Z">
          <w:r w:rsidR="00893971" w:rsidDel="00147126">
            <w:delText xml:space="preserve"> or</w:delText>
          </w:r>
        </w:del>
      </w:ins>
      <w:del w:id="343" w:author="Brian Olea" w:date="2025-08-07T10:11:00Z" w16du:dateUtc="2025-08-07T16:11:00Z">
        <w:r w:rsidRPr="00707629" w:rsidDel="00147126">
          <w:delText xml:space="preserve"> </w:delText>
        </w:r>
      </w:del>
      <w:ins w:id="344" w:author="Brian Olea" w:date="2025-08-07T10:11:00Z" w16du:dateUtc="2025-08-07T16:11:00Z">
        <w:r w:rsidR="00147126">
          <w:t xml:space="preserve"> </w:t>
        </w:r>
      </w:ins>
      <w:r w:rsidRPr="00707629">
        <w:t>department-specific reference materials, customer-supplied data, or administrative resources that require secure storage and consistent access across teams.</w:t>
      </w:r>
      <w:ins w:id="345" w:author="Damien Mills" w:date="2025-04-17T11:11:00Z" w16du:dateUtc="2025-04-17T01:11:00Z">
        <w:r w:rsidR="00893971">
          <w:t xml:space="preserve"> These </w:t>
        </w:r>
        <w:r w:rsidR="00893971" w:rsidRPr="00707629">
          <w:t>are not subject to version control or traceability</w:t>
        </w:r>
      </w:ins>
      <w:ins w:id="346" w:author="Damien Mills" w:date="2025-04-17T11:12:00Z" w16du:dateUtc="2025-04-17T01:12:00Z">
        <w:r w:rsidR="00893971">
          <w:t xml:space="preserve">. </w:t>
        </w:r>
        <w:r w:rsidR="00893971" w:rsidRPr="00707629">
          <w:t>However, if used to support a QMS process or included as part of a compliance package, these documents must be entered into QwizPro and treated as controlled information.</w:t>
        </w:r>
      </w:ins>
    </w:p>
    <w:p w14:paraId="2D9E7660" w14:textId="77777777" w:rsidR="00707629" w:rsidRDefault="00707629" w:rsidP="00893971">
      <w:pPr>
        <w:rPr>
          <w:ins w:id="347" w:author="Brian Olea" w:date="2025-08-07T10:11:00Z" w16du:dateUtc="2025-08-07T16:11:00Z"/>
        </w:rPr>
      </w:pPr>
      <w:r w:rsidRPr="00707629">
        <w:t>Where operationally necessary, non-QMS documents may be stored and organized in QwizPro. When stored in QwizPro, these documents must still follow Burrana’s document structure, including use of the appropriate template and assignment of a unique document number based on the nomenclature standard. The level of control applied to non-QMS documents depends on the need for traceability, consistency, and record retention.</w:t>
      </w:r>
    </w:p>
    <w:p w14:paraId="4B6AD130" w14:textId="2F3EEB52" w:rsidR="00C3628B" w:rsidRDefault="00C3628B" w:rsidP="00893971">
      <w:pPr>
        <w:rPr>
          <w:ins w:id="348" w:author="Damien Mills" w:date="2025-04-17T11:19:00Z" w16du:dateUtc="2025-04-17T01:19:00Z"/>
        </w:rPr>
      </w:pPr>
      <w:ins w:id="349" w:author="Brian Olea" w:date="2025-08-07T10:11:00Z" w16du:dateUtc="2025-08-07T16:11:00Z">
        <w:r>
          <w:t xml:space="preserve">Non-QMS documents may use </w:t>
        </w:r>
      </w:ins>
      <w:ins w:id="350" w:author="Brian Olea" w:date="2025-08-07T10:12:00Z" w16du:dateUtc="2025-08-07T16:12:00Z">
        <w:r>
          <w:t xml:space="preserve">the </w:t>
        </w:r>
        <w:r w:rsidR="00B35EBA">
          <w:t>3-digit</w:t>
        </w:r>
        <w:r>
          <w:t xml:space="preserve"> clause codes </w:t>
        </w:r>
        <w:r w:rsidR="00B35EBA">
          <w:t xml:space="preserve">100, 200, or 300. </w:t>
        </w:r>
      </w:ins>
    </w:p>
    <w:p w14:paraId="463CA66A" w14:textId="05C667A1" w:rsidR="00893971" w:rsidRPr="00707629" w:rsidDel="00893971" w:rsidRDefault="00893971" w:rsidP="003310D9">
      <w:pPr>
        <w:rPr>
          <w:del w:id="351" w:author="Damien Mills" w:date="2025-04-17T11:19:00Z" w16du:dateUtc="2025-04-17T01:19:00Z"/>
          <w:b/>
        </w:rPr>
      </w:pPr>
    </w:p>
    <w:p w14:paraId="332FFDF1" w14:textId="14008B3F" w:rsidR="00707629" w:rsidRPr="00707629" w:rsidDel="00893971" w:rsidRDefault="00707629" w:rsidP="003310D9">
      <w:pPr>
        <w:rPr>
          <w:del w:id="352" w:author="Damien Mills" w:date="2025-04-17T11:08:00Z" w16du:dateUtc="2025-04-17T01:08:00Z"/>
          <w:b/>
        </w:rPr>
      </w:pPr>
      <w:del w:id="353" w:author="Damien Mills" w:date="2025-04-17T11:08:00Z" w16du:dateUtc="2025-04-17T01:08:00Z">
        <w:r w:rsidRPr="00707629" w:rsidDel="00893971">
          <w:delText>Examples of reference and administrative documents that may be stored in QwizPro include:</w:delText>
        </w:r>
      </w:del>
    </w:p>
    <w:p w14:paraId="532DE1D0" w14:textId="0B141DC3" w:rsidR="00707629" w:rsidRPr="00707629" w:rsidDel="00893971" w:rsidRDefault="00707629" w:rsidP="003310D9">
      <w:pPr>
        <w:pStyle w:val="ListBullet"/>
        <w:rPr>
          <w:del w:id="354" w:author="Damien Mills" w:date="2025-04-17T11:08:00Z" w16du:dateUtc="2025-04-17T01:08:00Z"/>
          <w:b/>
        </w:rPr>
      </w:pPr>
      <w:del w:id="355" w:author="Damien Mills" w:date="2025-04-17T11:08:00Z" w16du:dateUtc="2025-04-17T01:08:00Z">
        <w:r w:rsidRPr="00707629" w:rsidDel="00893971">
          <w:delText>Department-level administrative procedures not impacting product or service conformity (P)</w:delText>
        </w:r>
      </w:del>
    </w:p>
    <w:p w14:paraId="223CCB8B" w14:textId="63D41BF9" w:rsidR="00707629" w:rsidRPr="00707629" w:rsidDel="00893971" w:rsidRDefault="00707629" w:rsidP="003310D9">
      <w:pPr>
        <w:pStyle w:val="ListBullet"/>
        <w:rPr>
          <w:del w:id="356" w:author="Damien Mills" w:date="2025-04-17T11:08:00Z" w16du:dateUtc="2025-04-17T01:08:00Z"/>
          <w:b/>
        </w:rPr>
      </w:pPr>
      <w:del w:id="357" w:author="Damien Mills" w:date="2025-04-17T11:08:00Z" w16du:dateUtc="2025-04-17T01:08:00Z">
        <w:r w:rsidRPr="00707629" w:rsidDel="00893971">
          <w:delText>Finance policies and resource forms used for internal controls (POL, F)</w:delText>
        </w:r>
      </w:del>
    </w:p>
    <w:p w14:paraId="11596B51" w14:textId="0EAF1725" w:rsidR="00707629" w:rsidRPr="00707629" w:rsidDel="00893971" w:rsidRDefault="00707629" w:rsidP="003310D9">
      <w:pPr>
        <w:pStyle w:val="ListBullet"/>
        <w:rPr>
          <w:del w:id="358" w:author="Damien Mills" w:date="2025-04-17T11:08:00Z" w16du:dateUtc="2025-04-17T01:08:00Z"/>
          <w:b/>
        </w:rPr>
      </w:pPr>
      <w:del w:id="359" w:author="Damien Mills" w:date="2025-04-17T11:08:00Z" w16du:dateUtc="2025-04-17T01:08:00Z">
        <w:r w:rsidRPr="00707629" w:rsidDel="00893971">
          <w:delText>HR onboarding guides, site-specific safety documentation, and internal reference materials (SOP, A)</w:delText>
        </w:r>
      </w:del>
    </w:p>
    <w:p w14:paraId="2E76B168" w14:textId="1AFCD819" w:rsidR="00707629" w:rsidRPr="00707629" w:rsidDel="00893971" w:rsidRDefault="00707629" w:rsidP="003310D9">
      <w:pPr>
        <w:pStyle w:val="ListBullet"/>
        <w:rPr>
          <w:del w:id="360" w:author="Damien Mills" w:date="2025-04-17T11:08:00Z" w16du:dateUtc="2025-04-17T01:08:00Z"/>
          <w:b/>
        </w:rPr>
      </w:pPr>
      <w:del w:id="361" w:author="Damien Mills" w:date="2025-04-17T11:08:00Z" w16du:dateUtc="2025-04-17T01:08:00Z">
        <w:r w:rsidRPr="00707629" w:rsidDel="00893971">
          <w:delText>Customer-supplied specifications and design guidelines requiring retention for production or repair reference (A)</w:delText>
        </w:r>
      </w:del>
    </w:p>
    <w:p w14:paraId="1A80B85A" w14:textId="654A3E84" w:rsidR="00707629" w:rsidRPr="00707629" w:rsidDel="00893971" w:rsidRDefault="00707629" w:rsidP="003310D9">
      <w:pPr>
        <w:pStyle w:val="ListBullet"/>
        <w:rPr>
          <w:del w:id="362" w:author="Damien Mills" w:date="2025-04-17T11:08:00Z" w16du:dateUtc="2025-04-17T01:08:00Z"/>
          <w:b/>
        </w:rPr>
      </w:pPr>
      <w:del w:id="363" w:author="Damien Mills" w:date="2025-04-17T11:08:00Z" w16du:dateUtc="2025-04-17T01:08:00Z">
        <w:r w:rsidRPr="00707629" w:rsidDel="00893971">
          <w:delText>Internal communication templates and organizational reference forms (T, F)</w:delText>
        </w:r>
      </w:del>
    </w:p>
    <w:p w14:paraId="572D18CE" w14:textId="2D5BF379" w:rsidR="00707629" w:rsidRPr="00707629" w:rsidDel="00893971" w:rsidRDefault="00707629" w:rsidP="003310D9">
      <w:pPr>
        <w:rPr>
          <w:del w:id="364" w:author="Damien Mills" w:date="2025-04-17T11:10:00Z" w16du:dateUtc="2025-04-17T01:10:00Z"/>
          <w:b/>
        </w:rPr>
      </w:pPr>
      <w:del w:id="365" w:author="Damien Mills" w:date="2025-04-17T11:10:00Z" w16du:dateUtc="2025-04-17T01:10:00Z">
        <w:r w:rsidRPr="00707629" w:rsidDel="00893971">
          <w:delText>Training records and audit schedules are stored in SharePoint and are not considered QMS-controlled documents. These are maintained for administrative visibility and scheduling purposes only.</w:delText>
        </w:r>
      </w:del>
    </w:p>
    <w:p w14:paraId="781D74F1" w14:textId="5CBA48D4" w:rsidR="00707629" w:rsidRPr="00707629" w:rsidDel="00893971" w:rsidRDefault="00707629" w:rsidP="003310D9">
      <w:pPr>
        <w:rPr>
          <w:del w:id="366" w:author="Damien Mills" w:date="2025-04-17T11:12:00Z" w16du:dateUtc="2025-04-17T01:12:00Z"/>
          <w:b/>
        </w:rPr>
      </w:pPr>
      <w:del w:id="367" w:author="Damien Mills" w:date="2025-04-17T11:12:00Z" w16du:dateUtc="2025-04-17T01:12:00Z">
        <w:r w:rsidRPr="00707629" w:rsidDel="00893971">
          <w:delText>Reference documents that are not subject to version control or traceability—such as internal announcements, visual charts, or historical materials—may be managed outside of QwizPro. However, if used to support a QMS process or included as part of a compliance package, these documents must be entered into QwizPro and treated as controlled information.</w:delText>
        </w:r>
      </w:del>
    </w:p>
    <w:p w14:paraId="1D1C4726" w14:textId="2E02BD18" w:rsidR="00707629" w:rsidRPr="00707629" w:rsidDel="00893971" w:rsidRDefault="00707629" w:rsidP="003310D9">
      <w:pPr>
        <w:rPr>
          <w:del w:id="368" w:author="Damien Mills" w:date="2025-04-17T11:12:00Z" w16du:dateUtc="2025-04-17T01:12:00Z"/>
          <w:b/>
        </w:rPr>
      </w:pPr>
      <w:del w:id="369" w:author="Damien Mills" w:date="2025-04-17T11:12:00Z" w16du:dateUtc="2025-04-17T01:12:00Z">
        <w:r w:rsidRPr="00707629" w:rsidDel="00893971">
          <w:delText>All administrative documentation used in more than one location or across departments must be available in English, with a Spanish translation provided when the document is used in a bilingual region or affects cross-site operations.</w:delText>
        </w:r>
      </w:del>
    </w:p>
    <w:p w14:paraId="09BD2E30" w14:textId="0D5ECAB1" w:rsidR="00AB75B8" w:rsidRDefault="00576F77" w:rsidP="003310D9">
      <w:pPr>
        <w:pStyle w:val="Heading2"/>
      </w:pPr>
      <w:r w:rsidRPr="00576F77">
        <w:t>Regulatory Documentation</w:t>
      </w:r>
    </w:p>
    <w:p w14:paraId="3CE99A8A" w14:textId="77777777" w:rsidR="00576F77" w:rsidRPr="00576F77" w:rsidRDefault="00576F77" w:rsidP="003310D9">
      <w:pPr>
        <w:rPr>
          <w:b/>
        </w:rPr>
      </w:pPr>
      <w:r w:rsidRPr="00576F77">
        <w:t>Regulatory documentation includes any records, procedures, forms, or certifications required to demonstrate compliance with government aviation authorities, including but not limited to the FAA, EASA, CAAC, AFAC, UK CAA, and other global regulators. These documents are maintained in QwizPro when under Burrana control, or in Epicor when linked to production or repair activity records.</w:t>
      </w:r>
    </w:p>
    <w:p w14:paraId="68DA63CA" w14:textId="77777777" w:rsidR="00576F77" w:rsidRPr="00576F77" w:rsidRDefault="00576F77" w:rsidP="003310D9">
      <w:pPr>
        <w:rPr>
          <w:b/>
        </w:rPr>
      </w:pPr>
      <w:r w:rsidRPr="00576F77">
        <w:t>Regulatory documents that are part of the QMS must follow the same control structure as other QMS documentation, including classification, numbering, and template usage. Where applicable, regulatory forms or reports are also assigned document numbers under the appropriate clause of the nomenclature standard (A-750-10).</w:t>
      </w:r>
    </w:p>
    <w:p w14:paraId="1D333D69" w14:textId="6565A8A1" w:rsidR="00576F77" w:rsidRPr="00576F77" w:rsidDel="00893971" w:rsidRDefault="00576F77" w:rsidP="003310D9">
      <w:pPr>
        <w:rPr>
          <w:del w:id="370" w:author="Damien Mills" w:date="2025-04-17T11:17:00Z" w16du:dateUtc="2025-04-17T01:17:00Z"/>
          <w:b/>
        </w:rPr>
      </w:pPr>
      <w:del w:id="371" w:author="Damien Mills" w:date="2025-04-17T11:17:00Z" w16du:dateUtc="2025-04-17T01:17:00Z">
        <w:r w:rsidRPr="00576F77" w:rsidDel="00893971">
          <w:delText>Examples of regulatory documentation include:</w:delText>
        </w:r>
      </w:del>
    </w:p>
    <w:p w14:paraId="51C7B6BE" w14:textId="79124470" w:rsidR="00576F77" w:rsidRPr="00576F77" w:rsidDel="00893971" w:rsidRDefault="00576F77" w:rsidP="003310D9">
      <w:pPr>
        <w:pStyle w:val="ListBullet"/>
        <w:rPr>
          <w:del w:id="372" w:author="Damien Mills" w:date="2025-04-17T11:17:00Z" w16du:dateUtc="2025-04-17T01:17:00Z"/>
          <w:b/>
        </w:rPr>
      </w:pPr>
      <w:del w:id="373" w:author="Damien Mills" w:date="2025-04-17T11:17:00Z" w16du:dateUtc="2025-04-17T01:17:00Z">
        <w:r w:rsidRPr="00576F77" w:rsidDel="00893971">
          <w:delText>FAA Repair Station Manuals and Supplements (RSM)</w:delText>
        </w:r>
      </w:del>
    </w:p>
    <w:p w14:paraId="75BA6971" w14:textId="29D9F5F4" w:rsidR="00576F77" w:rsidRPr="00576F77" w:rsidDel="00893971" w:rsidRDefault="00576F77" w:rsidP="003310D9">
      <w:pPr>
        <w:pStyle w:val="ListBullet"/>
        <w:rPr>
          <w:del w:id="374" w:author="Damien Mills" w:date="2025-04-17T11:17:00Z" w16du:dateUtc="2025-04-17T01:17:00Z"/>
          <w:b/>
        </w:rPr>
      </w:pPr>
      <w:del w:id="375" w:author="Damien Mills" w:date="2025-04-17T11:17:00Z" w16du:dateUtc="2025-04-17T01:17:00Z">
        <w:r w:rsidRPr="00576F77" w:rsidDel="00893971">
          <w:delText>Production Quality Manuals or regulatory-specific quality plans (PQM)</w:delText>
        </w:r>
      </w:del>
    </w:p>
    <w:p w14:paraId="0B6C0CC4" w14:textId="61195324" w:rsidR="00576F77" w:rsidRPr="00576F77" w:rsidDel="00893971" w:rsidRDefault="00576F77" w:rsidP="003310D9">
      <w:pPr>
        <w:pStyle w:val="ListBullet"/>
        <w:rPr>
          <w:del w:id="376" w:author="Damien Mills" w:date="2025-04-17T11:17:00Z" w16du:dateUtc="2025-04-17T01:17:00Z"/>
          <w:b/>
        </w:rPr>
      </w:pPr>
      <w:del w:id="377" w:author="Damien Mills" w:date="2025-04-17T11:17:00Z" w16du:dateUtc="2025-04-17T01:17:00Z">
        <w:r w:rsidRPr="00576F77" w:rsidDel="00893971">
          <w:delText>Regulatory procedures related to conformity, release authority, or product certification (P)</w:delText>
        </w:r>
      </w:del>
    </w:p>
    <w:p w14:paraId="4B32604B" w14:textId="28F6D3A9" w:rsidR="00576F77" w:rsidRPr="00576F77" w:rsidDel="00893971" w:rsidRDefault="00576F77" w:rsidP="003310D9">
      <w:pPr>
        <w:pStyle w:val="ListBullet"/>
        <w:rPr>
          <w:del w:id="378" w:author="Damien Mills" w:date="2025-04-17T11:17:00Z" w16du:dateUtc="2025-04-17T01:17:00Z"/>
          <w:b/>
        </w:rPr>
      </w:pPr>
      <w:del w:id="379" w:author="Damien Mills" w:date="2025-04-17T11:17:00Z" w16du:dateUtc="2025-04-17T01:17:00Z">
        <w:r w:rsidRPr="00576F77" w:rsidDel="00893971">
          <w:delText>Regulatory forms and checklists required by oversight agencies (F)</w:delText>
        </w:r>
      </w:del>
    </w:p>
    <w:p w14:paraId="66A4F3B6" w14:textId="72269F9F" w:rsidR="00576F77" w:rsidRPr="00576F77" w:rsidDel="00893971" w:rsidRDefault="00576F77" w:rsidP="003310D9">
      <w:pPr>
        <w:pStyle w:val="ListBullet"/>
        <w:rPr>
          <w:del w:id="380" w:author="Damien Mills" w:date="2025-04-17T11:17:00Z" w16du:dateUtc="2025-04-17T01:17:00Z"/>
          <w:b/>
        </w:rPr>
      </w:pPr>
      <w:del w:id="381" w:author="Damien Mills" w:date="2025-04-17T11:17:00Z" w16du:dateUtc="2025-04-17T01:17:00Z">
        <w:r w:rsidRPr="00576F77" w:rsidDel="00893971">
          <w:delText>FAA Form 8100-series documents, 8130-3 tags, and Certificates of Conformance (F), maintained in Epicor</w:delText>
        </w:r>
      </w:del>
    </w:p>
    <w:p w14:paraId="61267E7B" w14:textId="3418CDCA" w:rsidR="00576F77" w:rsidRPr="00576F77" w:rsidDel="00893971" w:rsidRDefault="00576F77" w:rsidP="003310D9">
      <w:pPr>
        <w:pStyle w:val="ListBullet"/>
        <w:rPr>
          <w:del w:id="382" w:author="Damien Mills" w:date="2025-04-17T11:17:00Z" w16du:dateUtc="2025-04-17T01:17:00Z"/>
          <w:b/>
        </w:rPr>
      </w:pPr>
      <w:del w:id="383" w:author="Damien Mills" w:date="2025-04-17T11:17:00Z" w16du:dateUtc="2025-04-17T01:17:00Z">
        <w:r w:rsidRPr="00576F77" w:rsidDel="00893971">
          <w:delText>Reports submitted to authorities such as continued operational safety reports or deviation notifications (R)</w:delText>
        </w:r>
      </w:del>
    </w:p>
    <w:p w14:paraId="1CCF2E12" w14:textId="06F8593E" w:rsidR="00576F77" w:rsidRPr="00576F77" w:rsidDel="00893971" w:rsidRDefault="00576F77" w:rsidP="003310D9">
      <w:pPr>
        <w:pStyle w:val="ListBullet"/>
        <w:rPr>
          <w:del w:id="384" w:author="Damien Mills" w:date="2025-04-17T11:17:00Z" w16du:dateUtc="2025-04-17T01:17:00Z"/>
          <w:b/>
        </w:rPr>
      </w:pPr>
      <w:del w:id="385" w:author="Damien Mills" w:date="2025-04-17T11:17:00Z" w16du:dateUtc="2025-04-17T01:17:00Z">
        <w:r w:rsidRPr="00576F77" w:rsidDel="00893971">
          <w:delText>Delegation or direct-ship documentation and agreements (A)</w:delText>
        </w:r>
      </w:del>
    </w:p>
    <w:p w14:paraId="532725E8" w14:textId="5FBBA24E" w:rsidR="00576F77" w:rsidRPr="00576F77" w:rsidRDefault="00576F77" w:rsidP="003310D9">
      <w:pPr>
        <w:rPr>
          <w:b/>
        </w:rPr>
      </w:pPr>
      <w:del w:id="386" w:author="Damien Mills" w:date="2025-04-17T11:17:00Z" w16du:dateUtc="2025-04-17T01:17:00Z">
        <w:r w:rsidRPr="00576F77" w:rsidDel="00893971">
          <w:delText xml:space="preserve">Regulatory documentation may be created or maintained by either the Production or Repair organization depending on the approval basis. Documents must be retained in English and translated into Spanish when applicable to multilingual operations. </w:delText>
        </w:r>
      </w:del>
      <w:r w:rsidRPr="00576F77">
        <w:t>Where the regulatory authority requires specific formats or retention terms, Burrana follows the governing body’s requirements and integrates those expectations into its document control process.</w:t>
      </w:r>
    </w:p>
    <w:p w14:paraId="1FE6060E" w14:textId="4A19DF3D" w:rsidR="00576F77" w:rsidRPr="00576F77" w:rsidRDefault="00576F77" w:rsidP="003310D9">
      <w:pPr>
        <w:rPr>
          <w:b/>
        </w:rPr>
      </w:pPr>
      <w:r w:rsidRPr="00576F77">
        <w:t xml:space="preserve">Where customer contracts invoke regulatory standards or </w:t>
      </w:r>
      <w:del w:id="387" w:author="Damien Mills" w:date="2025-04-17T11:17:00Z" w16du:dateUtc="2025-04-17T01:17:00Z">
        <w:r w:rsidRPr="00576F77" w:rsidDel="00893971">
          <w:delText>flowdowns</w:delText>
        </w:r>
      </w:del>
      <w:ins w:id="388" w:author="Damien Mills" w:date="2025-04-17T11:17:00Z" w16du:dateUtc="2025-04-17T01:17:00Z">
        <w:r w:rsidR="00893971" w:rsidRPr="00576F77">
          <w:t>flow downs</w:t>
        </w:r>
      </w:ins>
      <w:r w:rsidRPr="00576F77">
        <w:t>, applicable documents must be entered into QwizPro and maintained with the same control rigor as internally generated QMS documentation.</w:t>
      </w:r>
    </w:p>
    <w:p w14:paraId="4BC3E61A" w14:textId="5CE2E891" w:rsidR="00D61B82" w:rsidRDefault="00D61B82" w:rsidP="00D61B82">
      <w:pPr>
        <w:pStyle w:val="Heading2"/>
        <w:rPr>
          <w:ins w:id="389" w:author="Brian Olea" w:date="2025-08-07T10:13:00Z" w16du:dateUtc="2025-08-07T16:13:00Z"/>
        </w:rPr>
        <w:pPrChange w:id="390" w:author="Brian Olea" w:date="2025-08-07T10:13:00Z" w16du:dateUtc="2025-08-07T16:13:00Z">
          <w:pPr>
            <w:keepLines w:val="0"/>
            <w:spacing w:before="0" w:after="160" w:line="278" w:lineRule="auto"/>
            <w:jc w:val="left"/>
            <w:outlineLvl w:val="9"/>
          </w:pPr>
        </w:pPrChange>
      </w:pPr>
      <w:ins w:id="391" w:author="Brian Olea" w:date="2025-08-07T10:13:00Z" w16du:dateUtc="2025-08-07T16:13:00Z">
        <w:r w:rsidRPr="00D61B82">
          <w:rPr>
            <w:highlight w:val="yellow"/>
            <w:rPrChange w:id="392" w:author="Brian Olea" w:date="2025-08-07T10:13:00Z" w16du:dateUtc="2025-08-07T16:13:00Z">
              <w:rPr/>
            </w:rPrChange>
          </w:rPr>
          <w:t>Engineering Documentation</w:t>
        </w:r>
      </w:ins>
    </w:p>
    <w:p w14:paraId="44B60D32" w14:textId="6DB17434" w:rsidR="00974F60" w:rsidRDefault="00974F60">
      <w:pPr>
        <w:keepLines w:val="0"/>
        <w:widowControl/>
        <w:spacing w:before="0" w:after="160" w:line="278" w:lineRule="auto"/>
        <w:jc w:val="left"/>
        <w:outlineLvl w:val="9"/>
        <w:rPr>
          <w:ins w:id="393" w:author="Damien Mills" w:date="2025-04-17T11:36:00Z" w16du:dateUtc="2025-04-17T01:36:00Z"/>
          <w:b/>
          <w:bCs/>
          <w:color w:val="156082" w:themeColor="accent1"/>
          <w:sz w:val="24"/>
          <w:szCs w:val="26"/>
        </w:rPr>
      </w:pPr>
      <w:ins w:id="394" w:author="Damien Mills" w:date="2025-04-17T11:36:00Z" w16du:dateUtc="2025-04-17T01:36:00Z">
        <w:r>
          <w:br w:type="page"/>
        </w:r>
      </w:ins>
    </w:p>
    <w:p w14:paraId="102D20AB" w14:textId="3D035A90" w:rsidR="00AB75B8" w:rsidRPr="00576F77" w:rsidRDefault="00EA6086" w:rsidP="0076469D">
      <w:pPr>
        <w:pStyle w:val="Heading1"/>
      </w:pPr>
      <w:r>
        <w:lastRenderedPageBreak/>
        <w:t>References</w:t>
      </w:r>
    </w:p>
    <w:p w14:paraId="0707B574" w14:textId="0B211B9E" w:rsidR="0028783E" w:rsidRPr="009265A2" w:rsidRDefault="0028783E" w:rsidP="003310D9">
      <w:pPr>
        <w:pStyle w:val="Heading2"/>
      </w:pPr>
      <w:r w:rsidRPr="009265A2">
        <w:t>Records</w:t>
      </w:r>
    </w:p>
    <w:p w14:paraId="239188F5" w14:textId="6354ABE5" w:rsidR="00FA3A65" w:rsidRPr="00FA3A65" w:rsidRDefault="00FA3A65">
      <w:pPr>
        <w:pStyle w:val="ListParagraph"/>
      </w:pPr>
      <w:commentRangeStart w:id="395"/>
      <w:r>
        <w:t>Internal Audit Reports</w:t>
      </w:r>
    </w:p>
    <w:p w14:paraId="213FEF7B" w14:textId="13A21FE6" w:rsidR="00FA3A65" w:rsidRPr="00FA3A65" w:rsidDel="00D61B82" w:rsidRDefault="00FA3A65">
      <w:pPr>
        <w:pStyle w:val="ListParagraph"/>
        <w:rPr>
          <w:del w:id="396" w:author="Brian Olea" w:date="2025-08-07T10:13:00Z" w16du:dateUtc="2025-08-07T16:13:00Z"/>
        </w:rPr>
      </w:pPr>
      <w:del w:id="397" w:author="Brian Olea" w:date="2025-08-07T10:13:00Z" w16du:dateUtc="2025-08-07T16:13:00Z">
        <w:r w:rsidDel="00D61B82">
          <w:delText>Continuous Improvement Actions</w:delText>
        </w:r>
      </w:del>
    </w:p>
    <w:p w14:paraId="2CD2F84F" w14:textId="1A22ED1D" w:rsidR="00FA3A65" w:rsidRPr="00FA3A65" w:rsidRDefault="00FA3A65">
      <w:pPr>
        <w:pStyle w:val="ListParagraph"/>
      </w:pPr>
      <w:r>
        <w:t>Management Review Outputs</w:t>
      </w:r>
    </w:p>
    <w:p w14:paraId="348CB223" w14:textId="189B6A80" w:rsidR="00FA3A65" w:rsidRPr="00FA3A65" w:rsidRDefault="00FA3A65">
      <w:pPr>
        <w:pStyle w:val="ListParagraph"/>
      </w:pPr>
      <w:r>
        <w:t>Document Change Logs</w:t>
      </w:r>
    </w:p>
    <w:p w14:paraId="149AAE7A" w14:textId="5E15CF5D" w:rsidR="00FA3A65" w:rsidRPr="00FA3A65" w:rsidRDefault="00FA3A65">
      <w:pPr>
        <w:pStyle w:val="ListParagraph"/>
      </w:pPr>
      <w:r>
        <w:t>Document Review Histories</w:t>
      </w:r>
    </w:p>
    <w:p w14:paraId="0D2435EC" w14:textId="0F3EA774" w:rsidR="00FA3A65" w:rsidRDefault="00FA3A65">
      <w:pPr>
        <w:pStyle w:val="ListParagraph"/>
        <w:rPr>
          <w:ins w:id="398" w:author="Brian Olea" w:date="2025-04-16T15:51:00Z" w16du:dateUtc="2025-04-16T21:51:00Z"/>
        </w:rPr>
      </w:pPr>
      <w:r>
        <w:t>Training Records (maintained in SharePoint)</w:t>
      </w:r>
    </w:p>
    <w:p w14:paraId="41FED5C3" w14:textId="145C714F" w:rsidR="00163447" w:rsidRPr="00FA3A65" w:rsidRDefault="00733B26">
      <w:pPr>
        <w:pStyle w:val="ListParagraph"/>
      </w:pPr>
      <w:ins w:id="399" w:author="Brian Olea" w:date="2025-04-16T15:51:00Z">
        <w:r>
          <w:t xml:space="preserve">Records Matrix – </w:t>
        </w:r>
      </w:ins>
      <w:commentRangeEnd w:id="395"/>
      <w:ins w:id="400" w:author="Brian Olea" w:date="2025-08-07T10:14:00Z" w16du:dateUtc="2025-08-07T16:14:00Z">
        <w:r w:rsidR="00F6629C">
          <w:t>A-750-05</w:t>
        </w:r>
      </w:ins>
      <w:del w:id="401" w:author="Brian Olea" w:date="2025-08-07T10:14:00Z" w16du:dateUtc="2025-08-07T16:14:00Z">
        <w:r w:rsidDel="00F6629C">
          <w:rPr>
            <w:rStyle w:val="CommentReference"/>
          </w:rPr>
          <w:commentReference w:id="395"/>
        </w:r>
      </w:del>
    </w:p>
    <w:p w14:paraId="2E98E928" w14:textId="74B9A9FC" w:rsidR="0028783E" w:rsidRPr="009265A2" w:rsidRDefault="0028783E" w:rsidP="003310D9">
      <w:pPr>
        <w:pStyle w:val="Heading2"/>
      </w:pPr>
      <w:r w:rsidRPr="009265A2">
        <w:t>Governing Standards</w:t>
      </w:r>
    </w:p>
    <w:p w14:paraId="05AE607C" w14:textId="1A492F23" w:rsidR="00DE44B7" w:rsidRPr="00DE44B7" w:rsidRDefault="00DE44B7">
      <w:pPr>
        <w:pStyle w:val="ListParagraph"/>
      </w:pPr>
      <w:r>
        <w:t>AS9100</w:t>
      </w:r>
    </w:p>
    <w:p w14:paraId="0DB83B68" w14:textId="04A223B1" w:rsidR="00DE44B7" w:rsidRPr="00DE44B7" w:rsidRDefault="00DE44B7">
      <w:pPr>
        <w:pStyle w:val="ListParagraph"/>
      </w:pPr>
      <w:r>
        <w:t>AS9110</w:t>
      </w:r>
    </w:p>
    <w:p w14:paraId="6FCBCDC2" w14:textId="5B3FFCD7" w:rsidR="00DE44B7" w:rsidRPr="00DE44B7" w:rsidRDefault="00DE44B7">
      <w:pPr>
        <w:pStyle w:val="ListParagraph"/>
      </w:pPr>
      <w:r>
        <w:t>AS9115</w:t>
      </w:r>
    </w:p>
    <w:p w14:paraId="78A18887" w14:textId="40D39F25" w:rsidR="00DE44B7" w:rsidRPr="00DE44B7" w:rsidRDefault="00DE44B7">
      <w:pPr>
        <w:pStyle w:val="ListParagraph"/>
      </w:pPr>
      <w:r>
        <w:t>AS9145</w:t>
      </w:r>
    </w:p>
    <w:p w14:paraId="67FFA963" w14:textId="118D1C85" w:rsidR="00DE44B7" w:rsidRPr="00DE44B7" w:rsidRDefault="00DE44B7">
      <w:pPr>
        <w:pStyle w:val="ListParagraph"/>
      </w:pPr>
      <w:r>
        <w:t>FAA 14 CFR Part 145</w:t>
      </w:r>
    </w:p>
    <w:p w14:paraId="56122F07" w14:textId="6D8BD821" w:rsidR="00DE44B7" w:rsidRPr="00DE44B7" w:rsidRDefault="00DE44B7">
      <w:pPr>
        <w:pStyle w:val="ListParagraph"/>
      </w:pPr>
      <w:r>
        <w:t>FAA 14 CFR Part 21</w:t>
      </w:r>
    </w:p>
    <w:p w14:paraId="12A3073F" w14:textId="06A6DF94" w:rsidR="00DE44B7" w:rsidRPr="00DE44B7" w:rsidDel="00F6629C" w:rsidRDefault="00DE44B7">
      <w:pPr>
        <w:pStyle w:val="ListParagraph"/>
        <w:rPr>
          <w:del w:id="402" w:author="Brian Olea" w:date="2025-08-07T10:14:00Z" w16du:dateUtc="2025-08-07T16:14:00Z"/>
        </w:rPr>
      </w:pPr>
      <w:del w:id="403" w:author="Brian Olea" w:date="2025-08-07T10:14:00Z" w16du:dateUtc="2025-08-07T16:14:00Z">
        <w:r w:rsidDel="00F6629C">
          <w:delText xml:space="preserve">AC 120-78A </w:delText>
        </w:r>
      </w:del>
      <w:ins w:id="404" w:author="Damien Mills" w:date="2025-04-17T11:37:00Z">
        <w:del w:id="405" w:author="Brian Olea" w:date="2025-08-07T10:14:00Z" w16du:dateUtc="2025-08-07T16:14:00Z">
          <w:r w:rsidR="00974F60" w:rsidDel="00F6629C">
            <w:delText xml:space="preserve">78B </w:delText>
          </w:r>
        </w:del>
      </w:ins>
      <w:del w:id="406" w:author="Brian Olea" w:date="2025-08-07T10:14:00Z" w16du:dateUtc="2025-08-07T16:14:00Z">
        <w:r w:rsidDel="00F6629C">
          <w:delText>(Acceptance and Use of Electronic Signatures, Electronic Recordkeeping, and Electronic Manuals)</w:delText>
        </w:r>
      </w:del>
    </w:p>
    <w:p w14:paraId="1359BE5A" w14:textId="02F2152D" w:rsidR="00DE44B7" w:rsidRPr="00DE44B7" w:rsidRDefault="00DE44B7">
      <w:pPr>
        <w:pStyle w:val="ListParagraph"/>
      </w:pPr>
      <w:r>
        <w:t>ISO 9001 (referenced for general document structure compliance)</w:t>
      </w:r>
    </w:p>
    <w:p w14:paraId="0AE71BEA" w14:textId="33CDE988" w:rsidR="0028783E" w:rsidRPr="009265A2" w:rsidRDefault="0028783E" w:rsidP="003310D9">
      <w:pPr>
        <w:pStyle w:val="Heading2"/>
      </w:pPr>
      <w:r w:rsidRPr="009265A2">
        <w:t>Related Processes</w:t>
      </w:r>
    </w:p>
    <w:p w14:paraId="1E519E2D" w14:textId="36B93A17" w:rsidR="006E7193" w:rsidRPr="006E7193" w:rsidRDefault="006E7193">
      <w:pPr>
        <w:pStyle w:val="ListParagraph"/>
      </w:pPr>
      <w:r>
        <w:t>QSM-441-1 Quality System Manual</w:t>
      </w:r>
    </w:p>
    <w:p w14:paraId="3C2DF618" w14:textId="7AF64F22" w:rsidR="006E7193" w:rsidRPr="006E7193" w:rsidRDefault="006E7193">
      <w:pPr>
        <w:pStyle w:val="ListParagraph"/>
      </w:pPr>
      <w:r>
        <w:t>A-750-10 Document Nomenclature by Process</w:t>
      </w:r>
    </w:p>
    <w:p w14:paraId="4A46D714" w14:textId="5646BE37" w:rsidR="006E7193" w:rsidRPr="006E7193" w:rsidRDefault="006E7193">
      <w:pPr>
        <w:pStyle w:val="ListParagraph"/>
      </w:pPr>
      <w:r>
        <w:t>P-750-15 Electronic Signature and Record Control</w:t>
      </w:r>
    </w:p>
    <w:p w14:paraId="1AB5E45F" w14:textId="72FC2F5A" w:rsidR="006E7193" w:rsidRPr="006E7193" w:rsidDel="00974F60" w:rsidRDefault="006E7193" w:rsidP="003178C8">
      <w:pPr>
        <w:pStyle w:val="ListParagraph"/>
        <w:rPr>
          <w:del w:id="407" w:author="Damien Mills" w:date="2025-04-17T11:37:00Z" w16du:dateUtc="2025-04-17T01:37:00Z"/>
        </w:rPr>
      </w:pPr>
      <w:r>
        <w:t>P-920-01 Audits</w:t>
      </w:r>
    </w:p>
    <w:p w14:paraId="1A0E53C9" w14:textId="77777777" w:rsidR="005E6A83" w:rsidRDefault="005E6A83" w:rsidP="003178C8">
      <w:pPr>
        <w:pStyle w:val="ListParagraph"/>
        <w:pPrChange w:id="408" w:author="Brian Olea" w:date="2025-08-07T10:14:00Z" w16du:dateUtc="2025-08-07T16:14:00Z">
          <w:pPr>
            <w:pStyle w:val="Heading2"/>
          </w:pPr>
        </w:pPrChange>
      </w:pPr>
    </w:p>
    <w:p w14:paraId="241E2AE5" w14:textId="37783822" w:rsidR="00F827C0" w:rsidRPr="009265A2" w:rsidRDefault="00F827C0">
      <w:pPr>
        <w:pStyle w:val="Heading1"/>
        <w:pPrChange w:id="409" w:author="Brian Olea" w:date="2025-04-16T15:44:00Z" w16du:dateUtc="2025-04-16T21:44:00Z">
          <w:pPr>
            <w:pStyle w:val="Heading2"/>
            <w:spacing w:before="100" w:beforeAutospacing="1" w:after="100" w:afterAutospacing="1" w:line="240" w:lineRule="auto"/>
          </w:pPr>
        </w:pPrChange>
      </w:pPr>
      <w:r w:rsidRPr="009265A2">
        <w:t>Training</w:t>
      </w:r>
    </w:p>
    <w:p w14:paraId="69725AC6" w14:textId="77777777" w:rsidR="00303198" w:rsidRDefault="00303198" w:rsidP="003310D9">
      <w:pPr>
        <w:rPr>
          <w:rFonts w:eastAsiaTheme="minorEastAsia"/>
          <w:b/>
        </w:rPr>
      </w:pPr>
      <w:r w:rsidRPr="00303198">
        <w:rPr>
          <w:rFonts w:eastAsiaTheme="minorEastAsia"/>
        </w:rPr>
        <w:t>All personnel responsible for creating, revising, releasing, or managing documented information are trained in the use of QwizPro, the Burrana document templates, and the requirements of this procedure. Training includes instruction on document classification, proper use of document types and numbering, template selection, and compliance with Burrana’s English-first, Spanish-second format requirement.</w:t>
      </w:r>
    </w:p>
    <w:p w14:paraId="6ECE4568" w14:textId="6AEEE274" w:rsidR="00F827C0" w:rsidRPr="009265A2" w:rsidRDefault="00F827C0">
      <w:pPr>
        <w:pStyle w:val="Heading1"/>
        <w:keepLines/>
        <w:pPrChange w:id="410" w:author="Damien Mills" w:date="2025-04-17T11:38:00Z" w16du:dateUtc="2025-04-17T01:38:00Z">
          <w:pPr>
            <w:pStyle w:val="Heading2"/>
            <w:spacing w:before="100" w:beforeAutospacing="1" w:after="100" w:afterAutospacing="1" w:line="240" w:lineRule="auto"/>
          </w:pPr>
        </w:pPrChange>
      </w:pPr>
      <w:r w:rsidRPr="009265A2">
        <w:t xml:space="preserve">Opportunities and Risks </w:t>
      </w:r>
    </w:p>
    <w:p w14:paraId="7A49A9D4" w14:textId="0C4E9F0D" w:rsidR="00F827C0" w:rsidRPr="00BE2E9E" w:rsidRDefault="00F827C0">
      <w:pPr>
        <w:keepNext/>
        <w:pPrChange w:id="411" w:author="Damien Mills" w:date="2025-04-17T11:38:00Z" w16du:dateUtc="2025-04-17T01:38:00Z">
          <w:pPr/>
        </w:pPrChange>
      </w:pPr>
      <w:r w:rsidRPr="00BE2E9E">
        <w:t xml:space="preserve">The P-600-01 (Planning for the Quality Management System) procedure addresses opportunities and risks (risk-based thinking). </w:t>
      </w:r>
    </w:p>
    <w:p w14:paraId="77051E60" w14:textId="0F82D73E" w:rsidR="00F827C0" w:rsidRPr="00BE2E9E" w:rsidRDefault="00F827C0">
      <w:pPr>
        <w:keepNext/>
        <w:pPrChange w:id="412" w:author="Damien Mills" w:date="2025-04-17T11:38:00Z" w16du:dateUtc="2025-04-17T01:38:00Z">
          <w:pPr/>
        </w:pPrChange>
      </w:pPr>
      <w:r w:rsidRPr="00BE2E9E">
        <w:t>Burrana makes use of organizational knowledge, lessons learned</w:t>
      </w:r>
      <w:ins w:id="413" w:author="Brian Olea" w:date="2025-08-07T10:14:00Z" w16du:dateUtc="2025-08-07T16:14:00Z">
        <w:r w:rsidR="003178C8">
          <w:t>,</w:t>
        </w:r>
      </w:ins>
      <w:r w:rsidRPr="00BE2E9E">
        <w:t xml:space="preserve"> and experience with the activities associated with Improvement to determine opportunities and risks that need to be addressed and which can: </w:t>
      </w:r>
    </w:p>
    <w:p w14:paraId="1A6B4C87" w14:textId="77777777" w:rsidR="00F827C0" w:rsidRPr="00BE2E9E" w:rsidRDefault="00F827C0">
      <w:pPr>
        <w:pStyle w:val="ListParagraph"/>
        <w:pPrChange w:id="414" w:author="Mike Bower" w:date="2025-04-21T11:01:00Z" w16du:dateUtc="2025-04-17T01:38:00Z">
          <w:pPr>
            <w:pStyle w:val="ListParagraph"/>
            <w:numPr>
              <w:numId w:val="15"/>
            </w:numPr>
            <w:ind w:left="720"/>
          </w:pPr>
        </w:pPrChange>
      </w:pPr>
      <w:r>
        <w:t>Give assurance that the procedure can achieve its intended result(s).</w:t>
      </w:r>
    </w:p>
    <w:p w14:paraId="21639011" w14:textId="77777777" w:rsidR="00F827C0" w:rsidRPr="00BE2E9E" w:rsidRDefault="00F827C0">
      <w:pPr>
        <w:pStyle w:val="ListParagraph"/>
        <w:pPrChange w:id="415" w:author="Mike Bower" w:date="2025-04-21T11:01:00Z" w16du:dateUtc="2025-04-17T01:38:00Z">
          <w:pPr>
            <w:pStyle w:val="ListParagraph"/>
            <w:numPr>
              <w:numId w:val="15"/>
            </w:numPr>
            <w:ind w:left="720"/>
          </w:pPr>
        </w:pPrChange>
      </w:pPr>
      <w:r>
        <w:t>Enhance desirable effects and prevent or reduce undesired effects.</w:t>
      </w:r>
    </w:p>
    <w:p w14:paraId="039A986C" w14:textId="77777777" w:rsidR="00F827C0" w:rsidRPr="00BE2E9E" w:rsidRDefault="00F827C0">
      <w:pPr>
        <w:pStyle w:val="ListParagraph"/>
        <w:pPrChange w:id="416" w:author="Mike Bower" w:date="2025-04-21T11:01:00Z" w16du:dateUtc="2025-04-17T01:38:00Z">
          <w:pPr>
            <w:pStyle w:val="ListParagraph"/>
            <w:numPr>
              <w:numId w:val="15"/>
            </w:numPr>
            <w:ind w:left="720"/>
          </w:pPr>
        </w:pPrChange>
      </w:pPr>
      <w:r>
        <w:lastRenderedPageBreak/>
        <w:t xml:space="preserve">Achieve improvement.  </w:t>
      </w:r>
    </w:p>
    <w:p w14:paraId="5CD61C35" w14:textId="77777777" w:rsidR="00F827C0" w:rsidRPr="00BE2E9E" w:rsidRDefault="00F827C0">
      <w:pPr>
        <w:pStyle w:val="ListParagraph"/>
        <w:pPrChange w:id="417" w:author="Mike Bower" w:date="2025-04-21T11:01:00Z">
          <w:pPr>
            <w:pStyle w:val="ListParagraph"/>
            <w:numPr>
              <w:numId w:val="15"/>
            </w:numPr>
            <w:ind w:left="720"/>
          </w:pPr>
        </w:pPrChange>
      </w:pPr>
      <w:r>
        <w:t>Whenever necessary, this information is documented.</w:t>
      </w:r>
    </w:p>
    <w:p w14:paraId="32753F0E" w14:textId="3CB9A362" w:rsidR="00AF7344" w:rsidDel="00266DBE" w:rsidRDefault="00AF7344">
      <w:pPr>
        <w:pStyle w:val="Heading2"/>
        <w:rPr>
          <w:del w:id="418" w:author="Brian Olea" w:date="2025-08-06T20:14:00Z" w16du:dateUtc="2025-08-07T02:14:00Z"/>
        </w:rPr>
        <w:pPrChange w:id="419" w:author="Damien Mills" w:date="2025-04-17T11:40:00Z" w16du:dateUtc="2025-04-17T01:40:00Z">
          <w:pPr/>
        </w:pPrChange>
      </w:pPr>
    </w:p>
    <w:p w14:paraId="6B9B1FDD" w14:textId="649A890E" w:rsidR="00AF7344" w:rsidDel="00266DBE" w:rsidRDefault="00AF7344">
      <w:pPr>
        <w:pStyle w:val="Heading2"/>
        <w:rPr>
          <w:del w:id="420" w:author="Brian Olea" w:date="2025-08-06T20:14:00Z" w16du:dateUtc="2025-08-07T02:14:00Z"/>
        </w:rPr>
        <w:pPrChange w:id="421" w:author="Damien Mills" w:date="2025-04-17T11:40:00Z" w16du:dateUtc="2025-04-17T01:40:00Z">
          <w:pPr>
            <w:keepLines w:val="0"/>
            <w:spacing w:before="0" w:after="160" w:line="278" w:lineRule="auto"/>
            <w:jc w:val="left"/>
            <w:outlineLvl w:val="9"/>
          </w:pPr>
        </w:pPrChange>
      </w:pPr>
      <w:del w:id="422" w:author="Brian Olea" w:date="2025-08-06T20:14:00Z" w16du:dateUtc="2025-08-07T02:14:00Z">
        <w:r w:rsidDel="00266DBE">
          <w:br w:type="page"/>
        </w:r>
      </w:del>
    </w:p>
    <w:p w14:paraId="31F6D86F" w14:textId="77777777" w:rsidR="000614D7" w:rsidRPr="00BE2E9E" w:rsidRDefault="000614D7" w:rsidP="0076469D">
      <w:pPr>
        <w:sectPr w:rsidR="000614D7" w:rsidRPr="00BE2E9E" w:rsidSect="00E97553">
          <w:headerReference w:type="default" r:id="rId12"/>
          <w:footerReference w:type="default" r:id="rId13"/>
          <w:pgSz w:w="12240" w:h="15840" w:code="1"/>
          <w:pgMar w:top="1560" w:right="720" w:bottom="1135" w:left="720" w:header="504" w:footer="510" w:gutter="0"/>
          <w:cols w:space="720"/>
          <w:docGrid w:linePitch="360"/>
        </w:sectPr>
      </w:pPr>
    </w:p>
    <w:p w14:paraId="71538C1D" w14:textId="77777777" w:rsidR="00C21EC7" w:rsidRPr="00B32C87" w:rsidRDefault="00C21EC7" w:rsidP="0076469D">
      <w:pPr>
        <w:pStyle w:val="Heading1"/>
        <w:rPr>
          <w:lang w:val="pt-BR"/>
        </w:rPr>
      </w:pPr>
      <w:r w:rsidRPr="00B32C87">
        <w:rPr>
          <w:lang w:val="pt-BR"/>
        </w:rPr>
        <w:lastRenderedPageBreak/>
        <w:t>Objetivo</w:t>
      </w:r>
    </w:p>
    <w:sectPr w:rsidR="00C21EC7" w:rsidRPr="00B32C87" w:rsidSect="00A47D34">
      <w:headerReference w:type="default" r:id="rId14"/>
      <w:footerReference w:type="default" r:id="rId15"/>
      <w:pgSz w:w="12240" w:h="15840" w:code="1"/>
      <w:pgMar w:top="720" w:right="720" w:bottom="1135" w:left="720" w:header="504" w:footer="51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9" w:author="Mike Bower" w:date="2025-04-21T20:55:00Z" w:initials="MB">
    <w:p w14:paraId="5CB5CABC" w14:textId="25BB416B" w:rsidR="00000000" w:rsidRDefault="00000000">
      <w:pPr>
        <w:pStyle w:val="CommentText"/>
      </w:pPr>
      <w:r>
        <w:rPr>
          <w:rStyle w:val="CommentReference"/>
        </w:rPr>
        <w:annotationRef/>
      </w:r>
      <w:r w:rsidRPr="7D23354A">
        <w:t xml:space="preserve">Shouldn't the training records be stored in Qwizpro? </w:t>
      </w:r>
    </w:p>
    <w:p w14:paraId="48DD7143" w14:textId="62E5EAD2" w:rsidR="00000000" w:rsidRDefault="00000000">
      <w:pPr>
        <w:pStyle w:val="CommentText"/>
      </w:pPr>
    </w:p>
    <w:p w14:paraId="03DBCE8C" w14:textId="579A7DEA" w:rsidR="00000000" w:rsidRDefault="00000000">
      <w:pPr>
        <w:pStyle w:val="CommentText"/>
      </w:pPr>
      <w:r w:rsidRPr="0D6BAF61">
        <w:t>Agree with the Audit Schedule calendar being in Sharepoint</w:t>
      </w:r>
    </w:p>
  </w:comment>
  <w:comment w:id="106" w:author="Mike Bower" w:date="2025-04-21T20:56:00Z" w:initials="MB">
    <w:p w14:paraId="5BCE57CA" w14:textId="77DEEADE" w:rsidR="00000000" w:rsidRDefault="00000000">
      <w:pPr>
        <w:pStyle w:val="CommentText"/>
      </w:pPr>
      <w:r>
        <w:rPr>
          <w:rStyle w:val="CommentReference"/>
        </w:rPr>
        <w:annotationRef/>
      </w:r>
      <w:r w:rsidRPr="7E6CD6E4">
        <w:t>Am I the only one that uses this? If yes, then I'm fine to move these to be an SOP if they are still required.</w:t>
      </w:r>
    </w:p>
  </w:comment>
  <w:comment w:id="154" w:author="Mike Bower" w:date="2025-04-21T20:58:00Z" w:initials="MB">
    <w:p w14:paraId="68E9477C" w14:textId="5E73573A" w:rsidR="00000000" w:rsidRDefault="00000000">
      <w:pPr>
        <w:pStyle w:val="CommentText"/>
      </w:pPr>
      <w:r>
        <w:rPr>
          <w:rStyle w:val="CommentReference"/>
        </w:rPr>
        <w:annotationRef/>
      </w:r>
      <w:r w:rsidRPr="6EDD841D">
        <w:t>Are you going to put some language somewhere that it's not mandatory for non-QMS documents?</w:t>
      </w:r>
    </w:p>
  </w:comment>
  <w:comment w:id="207" w:author="Damien Mills" w:date="2025-04-17T10:50:00Z" w:initials="DM">
    <w:p w14:paraId="69FFD9F1" w14:textId="77777777" w:rsidR="00F21017" w:rsidRDefault="00F21017" w:rsidP="00F21017">
      <w:pPr>
        <w:pStyle w:val="CommentText"/>
        <w:jc w:val="left"/>
      </w:pPr>
      <w:r>
        <w:rPr>
          <w:rStyle w:val="CommentReference"/>
        </w:rPr>
        <w:annotationRef/>
      </w:r>
      <w:r>
        <w:rPr>
          <w:lang w:val="en-AU"/>
        </w:rPr>
        <w:t>This is just repeating the previous paragraphs</w:t>
      </w:r>
    </w:p>
  </w:comment>
  <w:comment w:id="228" w:author="Mike Bower" w:date="2025-04-21T20:59:00Z" w:initials="MB">
    <w:p w14:paraId="3CDCDE16" w14:textId="688B3E78" w:rsidR="00000000" w:rsidRDefault="00000000">
      <w:pPr>
        <w:pStyle w:val="CommentText"/>
      </w:pPr>
      <w:r>
        <w:rPr>
          <w:rStyle w:val="CommentReference"/>
        </w:rPr>
        <w:annotationRef/>
      </w:r>
      <w:r w:rsidRPr="16B68792">
        <w:t>A is shown as Attachment in the table above. Should this be the case or something different?</w:t>
      </w:r>
    </w:p>
  </w:comment>
  <w:comment w:id="395" w:author="Mike Bower" w:date="2025-04-21T21:01:00Z" w:initials="MB">
    <w:p w14:paraId="753043B6" w14:textId="684D14FA" w:rsidR="00000000" w:rsidRDefault="00000000">
      <w:pPr>
        <w:pStyle w:val="CommentText"/>
      </w:pPr>
      <w:r>
        <w:rPr>
          <w:rStyle w:val="CommentReference"/>
        </w:rPr>
        <w:annotationRef/>
      </w:r>
      <w:r w:rsidRPr="25E407B2">
        <w:t>Make bullet type consistent with the format above?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DBCE8C" w15:done="0"/>
  <w15:commentEx w15:paraId="5BCE57CA" w15:done="0"/>
  <w15:commentEx w15:paraId="68E9477C" w15:done="0"/>
  <w15:commentEx w15:paraId="69FFD9F1" w15:done="0"/>
  <w15:commentEx w15:paraId="3CDCDE16" w15:done="0"/>
  <w15:commentEx w15:paraId="753043B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5CE9DE2" w16cex:dateUtc="2025-04-21T10:55:00Z"/>
  <w16cex:commentExtensible w16cex:durableId="165B210F" w16cex:dateUtc="2025-04-21T10:56:00Z"/>
  <w16cex:commentExtensible w16cex:durableId="455688E8" w16cex:dateUtc="2025-04-21T10:58:00Z"/>
  <w16cex:commentExtensible w16cex:durableId="3F9DBCBE" w16cex:dateUtc="2025-04-17T00:50:00Z"/>
  <w16cex:commentExtensible w16cex:durableId="43B4044A" w16cex:dateUtc="2025-04-21T10:59:00Z"/>
  <w16cex:commentExtensible w16cex:durableId="29FFC24A" w16cex:dateUtc="2025-04-21T11: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DBCE8C" w16cid:durableId="65CE9DE2"/>
  <w16cid:commentId w16cid:paraId="5BCE57CA" w16cid:durableId="165B210F"/>
  <w16cid:commentId w16cid:paraId="68E9477C" w16cid:durableId="455688E8"/>
  <w16cid:commentId w16cid:paraId="69FFD9F1" w16cid:durableId="3F9DBCBE"/>
  <w16cid:commentId w16cid:paraId="3CDCDE16" w16cid:durableId="43B4044A"/>
  <w16cid:commentId w16cid:paraId="753043B6" w16cid:durableId="29FFC24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83BDF" w14:textId="77777777" w:rsidR="008205B2" w:rsidRDefault="008205B2" w:rsidP="0076469D">
      <w:r>
        <w:separator/>
      </w:r>
    </w:p>
  </w:endnote>
  <w:endnote w:type="continuationSeparator" w:id="0">
    <w:p w14:paraId="306BED83" w14:textId="77777777" w:rsidR="008205B2" w:rsidRDefault="008205B2" w:rsidP="0076469D">
      <w:r>
        <w:continuationSeparator/>
      </w:r>
    </w:p>
  </w:endnote>
  <w:endnote w:type="continuationNotice" w:id="1">
    <w:p w14:paraId="4B752D91" w14:textId="77777777" w:rsidR="008205B2" w:rsidRDefault="008205B2" w:rsidP="0076469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18944" w14:textId="2F6F82D4" w:rsidR="00725CCC" w:rsidRPr="005F03A0" w:rsidRDefault="00725CCC" w:rsidP="00B65FEB">
    <w:pPr>
      <w:pBdr>
        <w:top w:val="single" w:sz="4" w:space="1" w:color="auto"/>
      </w:pBdr>
      <w:spacing w:before="120"/>
      <w:rPr>
        <w:sz w:val="20"/>
        <w:szCs w:val="20"/>
      </w:rPr>
    </w:pPr>
    <w:r w:rsidRPr="005F03A0">
      <w:rPr>
        <w:sz w:val="20"/>
        <w:szCs w:val="20"/>
      </w:rPr>
      <w:t xml:space="preserve">This document for use at all Burrana locations unless superseded by a higher-level regulatory document. </w:t>
    </w:r>
  </w:p>
  <w:p w14:paraId="4A04F995" w14:textId="52B786CC" w:rsidR="00725CCC" w:rsidRPr="005F03A0" w:rsidRDefault="00725CCC" w:rsidP="0076469D">
    <w:pPr>
      <w:tabs>
        <w:tab w:val="right" w:pos="10773"/>
      </w:tabs>
      <w:spacing w:before="0"/>
      <w:rPr>
        <w:sz w:val="20"/>
        <w:szCs w:val="20"/>
      </w:rPr>
    </w:pPr>
    <w:r w:rsidRPr="005F03A0">
      <w:rPr>
        <w:color w:val="FF0000"/>
        <w:sz w:val="20"/>
        <w:szCs w:val="20"/>
      </w:rPr>
      <w:t>Printed Copies are Uncontrolled.</w:t>
    </w:r>
    <w:r w:rsidRPr="005F03A0">
      <w:rPr>
        <w:sz w:val="20"/>
        <w:szCs w:val="20"/>
      </w:rPr>
      <w:tab/>
      <w:t xml:space="preserve">Page </w:t>
    </w:r>
    <w:r w:rsidRPr="005F03A0">
      <w:rPr>
        <w:sz w:val="20"/>
        <w:szCs w:val="20"/>
      </w:rPr>
      <w:fldChar w:fldCharType="begin"/>
    </w:r>
    <w:r w:rsidRPr="005F03A0">
      <w:rPr>
        <w:sz w:val="20"/>
        <w:szCs w:val="20"/>
      </w:rPr>
      <w:instrText xml:space="preserve"> PRINT  \* MERGEFORMAT </w:instrText>
    </w:r>
    <w:r w:rsidRPr="005F03A0">
      <w:rPr>
        <w:sz w:val="20"/>
        <w:szCs w:val="20"/>
      </w:rPr>
      <w:fldChar w:fldCharType="end"/>
    </w:r>
    <w:r w:rsidRPr="005F03A0">
      <w:rPr>
        <w:sz w:val="20"/>
        <w:szCs w:val="20"/>
      </w:rPr>
      <w:fldChar w:fldCharType="begin"/>
    </w:r>
    <w:r w:rsidRPr="005F03A0">
      <w:rPr>
        <w:sz w:val="20"/>
        <w:szCs w:val="20"/>
      </w:rPr>
      <w:instrText xml:space="preserve"> PAGE  \* Arabic  \* MERGEFORMAT </w:instrText>
    </w:r>
    <w:r w:rsidRPr="005F03A0">
      <w:rPr>
        <w:sz w:val="20"/>
        <w:szCs w:val="20"/>
      </w:rPr>
      <w:fldChar w:fldCharType="separate"/>
    </w:r>
    <w:r w:rsidRPr="005F03A0">
      <w:rPr>
        <w:noProof/>
        <w:sz w:val="20"/>
        <w:szCs w:val="20"/>
      </w:rPr>
      <w:t>1</w:t>
    </w:r>
    <w:r w:rsidRPr="005F03A0">
      <w:rPr>
        <w:sz w:val="20"/>
        <w:szCs w:val="20"/>
      </w:rPr>
      <w:fldChar w:fldCharType="end"/>
    </w:r>
    <w:r w:rsidRPr="005F03A0">
      <w:rPr>
        <w:sz w:val="20"/>
        <w:szCs w:val="20"/>
      </w:rPr>
      <w:t xml:space="preserve"> of </w:t>
    </w:r>
    <w:r w:rsidR="00222B4B" w:rsidRPr="005F03A0">
      <w:rPr>
        <w:sz w:val="20"/>
        <w:szCs w:val="20"/>
      </w:rPr>
      <w:fldChar w:fldCharType="begin"/>
    </w:r>
    <w:r w:rsidR="00222B4B" w:rsidRPr="005F03A0">
      <w:rPr>
        <w:sz w:val="20"/>
        <w:szCs w:val="20"/>
      </w:rPr>
      <w:instrText xml:space="preserve"> SECTIONPAGES   \* MERGEFORMAT </w:instrText>
    </w:r>
    <w:r w:rsidR="00222B4B" w:rsidRPr="005F03A0">
      <w:rPr>
        <w:sz w:val="20"/>
        <w:szCs w:val="20"/>
      </w:rPr>
      <w:fldChar w:fldCharType="separate"/>
    </w:r>
    <w:r w:rsidR="00F62C5A">
      <w:rPr>
        <w:noProof/>
        <w:sz w:val="20"/>
        <w:szCs w:val="20"/>
      </w:rPr>
      <w:t>8</w:t>
    </w:r>
    <w:r w:rsidR="00222B4B" w:rsidRPr="005F03A0">
      <w:rPr>
        <w:noProof/>
        <w:sz w:val="20"/>
        <w:szCs w:val="20"/>
      </w:rPr>
      <w:fldChar w:fldCharType="end"/>
    </w:r>
    <w:r w:rsidR="00A30CFD" w:rsidRPr="005F03A0">
      <w:rPr>
        <w:sz w:val="20"/>
        <w:szCs w:val="20"/>
      </w:rPr>
      <w:t xml:space="preserve"> (</w:t>
    </w:r>
    <w:r w:rsidRPr="005F03A0">
      <w:rPr>
        <w:sz w:val="20"/>
        <w:szCs w:val="20"/>
      </w:rPr>
      <w:fldChar w:fldCharType="begin"/>
    </w:r>
    <w:r w:rsidRPr="005F03A0">
      <w:rPr>
        <w:sz w:val="20"/>
        <w:szCs w:val="20"/>
      </w:rPr>
      <w:instrText xml:space="preserve"> NUMPAGES  \# "0"  \* MERGEFORMAT </w:instrText>
    </w:r>
    <w:r w:rsidRPr="005F03A0">
      <w:rPr>
        <w:sz w:val="20"/>
        <w:szCs w:val="20"/>
      </w:rPr>
      <w:fldChar w:fldCharType="separate"/>
    </w:r>
    <w:r w:rsidRPr="005F03A0">
      <w:rPr>
        <w:noProof/>
        <w:sz w:val="20"/>
        <w:szCs w:val="20"/>
      </w:rPr>
      <w:t>2</w:t>
    </w:r>
    <w:r w:rsidRPr="005F03A0">
      <w:rPr>
        <w:sz w:val="20"/>
        <w:szCs w:val="20"/>
      </w:rPr>
      <w:fldChar w:fldCharType="end"/>
    </w:r>
    <w:r w:rsidR="00A30CFD" w:rsidRPr="005F03A0">
      <w:rPr>
        <w:sz w:val="20"/>
        <w:szCs w:val="20"/>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12A52" w14:textId="77777777" w:rsidR="00B65FEB" w:rsidRPr="005F03A0" w:rsidRDefault="00724B46" w:rsidP="00B65FEB">
    <w:pPr>
      <w:pStyle w:val="Footer"/>
      <w:pBdr>
        <w:top w:val="single" w:sz="4" w:space="1" w:color="auto"/>
      </w:pBdr>
      <w:tabs>
        <w:tab w:val="clear" w:pos="9360"/>
        <w:tab w:val="right" w:pos="10773"/>
      </w:tabs>
      <w:spacing w:before="120"/>
      <w:rPr>
        <w:sz w:val="18"/>
        <w:szCs w:val="18"/>
        <w:lang w:val="es-ES"/>
      </w:rPr>
    </w:pPr>
    <w:r w:rsidRPr="005F03A0">
      <w:rPr>
        <w:sz w:val="18"/>
        <w:szCs w:val="18"/>
        <w:lang w:val="es-ES"/>
      </w:rPr>
      <w:t xml:space="preserve">Este documento debe usarse en todas las ubicaciones de Burrana, a menos que sea reemplazado por un documento regulatorio de nivel superior.  </w:t>
    </w:r>
  </w:p>
  <w:p w14:paraId="383F955D" w14:textId="7FE8D8BE" w:rsidR="00724B46" w:rsidRPr="005F03A0" w:rsidRDefault="00724B46" w:rsidP="00B65FEB">
    <w:pPr>
      <w:pStyle w:val="Footer"/>
      <w:tabs>
        <w:tab w:val="clear" w:pos="9360"/>
        <w:tab w:val="right" w:pos="10773"/>
      </w:tabs>
      <w:spacing w:before="0"/>
      <w:rPr>
        <w:sz w:val="18"/>
        <w:szCs w:val="18"/>
        <w:lang w:val="es-ES"/>
      </w:rPr>
    </w:pPr>
    <w:r w:rsidRPr="005F03A0">
      <w:rPr>
        <w:color w:val="FF0000"/>
        <w:sz w:val="18"/>
        <w:szCs w:val="18"/>
        <w:lang w:val="es-ES"/>
      </w:rPr>
      <w:t>Las copias impresas no están controladas.</w:t>
    </w:r>
    <w:r w:rsidRPr="005F03A0">
      <w:rPr>
        <w:sz w:val="18"/>
        <w:szCs w:val="18"/>
        <w:lang w:val="es-ES"/>
      </w:rPr>
      <w:tab/>
    </w:r>
    <w:r w:rsidR="00B65FEB" w:rsidRPr="005F03A0">
      <w:rPr>
        <w:sz w:val="18"/>
        <w:szCs w:val="18"/>
        <w:lang w:val="es-ES"/>
      </w:rPr>
      <w:tab/>
    </w:r>
    <w:r w:rsidRPr="005F03A0">
      <w:rPr>
        <w:sz w:val="18"/>
        <w:szCs w:val="18"/>
        <w:lang w:val="es-ES"/>
      </w:rPr>
      <w:t xml:space="preserve">Página </w:t>
    </w:r>
    <w:r w:rsidRPr="005F03A0">
      <w:rPr>
        <w:sz w:val="18"/>
        <w:szCs w:val="18"/>
      </w:rPr>
      <w:fldChar w:fldCharType="begin"/>
    </w:r>
    <w:r w:rsidRPr="005F03A0">
      <w:rPr>
        <w:sz w:val="18"/>
        <w:szCs w:val="18"/>
        <w:lang w:val="es-ES"/>
      </w:rPr>
      <w:instrText xml:space="preserve"> PRINT  \* MERGEFORMAT </w:instrText>
    </w:r>
    <w:r w:rsidRPr="005F03A0">
      <w:rPr>
        <w:sz w:val="18"/>
        <w:szCs w:val="18"/>
      </w:rPr>
      <w:fldChar w:fldCharType="end"/>
    </w:r>
    <w:r w:rsidRPr="005F03A0">
      <w:rPr>
        <w:sz w:val="18"/>
        <w:szCs w:val="18"/>
      </w:rPr>
      <w:fldChar w:fldCharType="begin"/>
    </w:r>
    <w:r w:rsidRPr="005F03A0">
      <w:rPr>
        <w:sz w:val="18"/>
        <w:szCs w:val="18"/>
        <w:lang w:val="es-ES"/>
      </w:rPr>
      <w:instrText xml:space="preserve"> PAGE  \* Arabic  \* MERGEFORMAT </w:instrText>
    </w:r>
    <w:r w:rsidRPr="005F03A0">
      <w:rPr>
        <w:sz w:val="18"/>
        <w:szCs w:val="18"/>
      </w:rPr>
      <w:fldChar w:fldCharType="separate"/>
    </w:r>
    <w:r w:rsidRPr="005F03A0">
      <w:rPr>
        <w:noProof/>
        <w:sz w:val="18"/>
        <w:szCs w:val="18"/>
        <w:lang w:val="es-ES"/>
      </w:rPr>
      <w:t>1</w:t>
    </w:r>
    <w:r w:rsidRPr="005F03A0">
      <w:rPr>
        <w:sz w:val="18"/>
        <w:szCs w:val="18"/>
      </w:rPr>
      <w:fldChar w:fldCharType="end"/>
    </w:r>
    <w:r w:rsidR="0095257D" w:rsidRPr="005F03A0">
      <w:rPr>
        <w:sz w:val="18"/>
        <w:szCs w:val="18"/>
      </w:rPr>
      <w:t xml:space="preserve"> </w:t>
    </w:r>
    <w:proofErr w:type="spellStart"/>
    <w:r w:rsidRPr="005F03A0">
      <w:rPr>
        <w:sz w:val="18"/>
        <w:szCs w:val="18"/>
        <w:lang w:val="es-ES"/>
      </w:rPr>
      <w:t>of</w:t>
    </w:r>
    <w:proofErr w:type="spellEnd"/>
    <w:r w:rsidRPr="005F03A0">
      <w:rPr>
        <w:sz w:val="18"/>
        <w:szCs w:val="18"/>
        <w:lang w:val="es-ES"/>
      </w:rPr>
      <w:t xml:space="preserve"> </w:t>
    </w:r>
    <w:r w:rsidRPr="005F03A0">
      <w:rPr>
        <w:sz w:val="18"/>
        <w:szCs w:val="18"/>
        <w:lang w:val="es-ES"/>
      </w:rPr>
      <w:fldChar w:fldCharType="begin"/>
    </w:r>
    <w:r w:rsidRPr="005F03A0">
      <w:rPr>
        <w:sz w:val="18"/>
        <w:szCs w:val="18"/>
        <w:lang w:val="es-ES"/>
      </w:rPr>
      <w:instrText xml:space="preserve"> SECTIONPAGES  \# "0"  \* MERGEFORMAT </w:instrText>
    </w:r>
    <w:r w:rsidRPr="005F03A0">
      <w:rPr>
        <w:sz w:val="18"/>
        <w:szCs w:val="18"/>
        <w:lang w:val="es-ES"/>
      </w:rPr>
      <w:fldChar w:fldCharType="separate"/>
    </w:r>
    <w:r w:rsidR="003178C8">
      <w:rPr>
        <w:noProof/>
        <w:sz w:val="18"/>
        <w:szCs w:val="18"/>
        <w:lang w:val="es-ES"/>
      </w:rPr>
      <w:t>1</w:t>
    </w:r>
    <w:r w:rsidRPr="005F03A0">
      <w:rPr>
        <w:sz w:val="18"/>
        <w:szCs w:val="18"/>
        <w:lang w:val="es-ES"/>
      </w:rPr>
      <w:fldChar w:fldCharType="end"/>
    </w:r>
    <w:r w:rsidR="00AA4E4A" w:rsidRPr="005F03A0">
      <w:rPr>
        <w:sz w:val="18"/>
        <w:szCs w:val="18"/>
        <w:lang w:val="es-ES"/>
      </w:rPr>
      <w:t xml:space="preserve"> (</w:t>
    </w:r>
    <w:r w:rsidR="00AA4E4A" w:rsidRPr="005F03A0">
      <w:rPr>
        <w:sz w:val="18"/>
        <w:szCs w:val="18"/>
        <w:lang w:val="es-ES"/>
      </w:rPr>
      <w:fldChar w:fldCharType="begin"/>
    </w:r>
    <w:r w:rsidR="00AA4E4A" w:rsidRPr="005F03A0">
      <w:rPr>
        <w:sz w:val="18"/>
        <w:szCs w:val="18"/>
        <w:lang w:val="es-ES"/>
      </w:rPr>
      <w:instrText xml:space="preserve"> NUMPAGES   \* MERGEFORMAT </w:instrText>
    </w:r>
    <w:r w:rsidR="00AA4E4A" w:rsidRPr="005F03A0">
      <w:rPr>
        <w:sz w:val="18"/>
        <w:szCs w:val="18"/>
        <w:lang w:val="es-ES"/>
      </w:rPr>
      <w:fldChar w:fldCharType="separate"/>
    </w:r>
    <w:r w:rsidR="00AA4E4A" w:rsidRPr="005F03A0">
      <w:rPr>
        <w:noProof/>
        <w:sz w:val="18"/>
        <w:szCs w:val="18"/>
        <w:lang w:val="es-ES"/>
      </w:rPr>
      <w:t>4</w:t>
    </w:r>
    <w:r w:rsidR="00AA4E4A" w:rsidRPr="005F03A0">
      <w:rPr>
        <w:sz w:val="18"/>
        <w:szCs w:val="18"/>
        <w:lang w:val="es-ES"/>
      </w:rPr>
      <w:fldChar w:fldCharType="end"/>
    </w:r>
    <w:r w:rsidR="00AA4E4A" w:rsidRPr="005F03A0">
      <w:rPr>
        <w:sz w:val="18"/>
        <w:szCs w:val="18"/>
        <w:lang w:val="es-ES"/>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BF699" w14:textId="77777777" w:rsidR="008205B2" w:rsidRDefault="008205B2" w:rsidP="0076469D">
      <w:r>
        <w:separator/>
      </w:r>
    </w:p>
  </w:footnote>
  <w:footnote w:type="continuationSeparator" w:id="0">
    <w:p w14:paraId="4AE2D346" w14:textId="77777777" w:rsidR="008205B2" w:rsidRDefault="008205B2" w:rsidP="0076469D">
      <w:r>
        <w:continuationSeparator/>
      </w:r>
    </w:p>
  </w:footnote>
  <w:footnote w:type="continuationNotice" w:id="1">
    <w:p w14:paraId="16A58266" w14:textId="77777777" w:rsidR="008205B2" w:rsidRDefault="008205B2" w:rsidP="0076469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5879"/>
      <w:gridCol w:w="1260"/>
      <w:gridCol w:w="810"/>
      <w:gridCol w:w="557"/>
    </w:tblGrid>
    <w:tr w:rsidR="00A47D34" w14:paraId="5A9F3ED9" w14:textId="77777777" w:rsidTr="00A47D34">
      <w:trPr>
        <w:trHeight w:val="547"/>
      </w:trPr>
      <w:tc>
        <w:tcPr>
          <w:tcW w:w="10632" w:type="dxa"/>
          <w:gridSpan w:val="5"/>
        </w:tcPr>
        <w:p w14:paraId="6E01EAF2" w14:textId="206BA752" w:rsidR="00A47D34" w:rsidRPr="00EC653B" w:rsidRDefault="00A47D34" w:rsidP="0076469D">
          <w:pPr>
            <w:pStyle w:val="Header"/>
          </w:pPr>
          <w:r>
            <w:rPr>
              <w:noProof/>
            </w:rPr>
            <w:drawing>
              <wp:anchor distT="0" distB="0" distL="114300" distR="114300" simplePos="0" relativeHeight="251657728" behindDoc="1" locked="0" layoutInCell="1" allowOverlap="1" wp14:anchorId="58656671" wp14:editId="55C5F33A">
                <wp:simplePos x="0" y="0"/>
                <wp:positionH relativeFrom="column">
                  <wp:posOffset>2175510</wp:posOffset>
                </wp:positionH>
                <wp:positionV relativeFrom="paragraph">
                  <wp:posOffset>-51516</wp:posOffset>
                </wp:positionV>
                <wp:extent cx="2360295" cy="349250"/>
                <wp:effectExtent l="0" t="0" r="1905" b="0"/>
                <wp:wrapNone/>
                <wp:docPr id="2012072958" name="Graphic 3" descr="A black letter with a blue drop of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A black letter with a blue drop of water&#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360295" cy="349250"/>
                        </a:xfrm>
                        <a:prstGeom prst="rect">
                          <a:avLst/>
                        </a:prstGeom>
                      </pic:spPr>
                    </pic:pic>
                  </a:graphicData>
                </a:graphic>
              </wp:anchor>
            </w:drawing>
          </w:r>
        </w:p>
      </w:tc>
    </w:tr>
    <w:tr w:rsidR="00A47D34" w14:paraId="7A598F3D" w14:textId="77777777" w:rsidTr="00A47D34">
      <w:tc>
        <w:tcPr>
          <w:tcW w:w="2126" w:type="dxa"/>
        </w:tcPr>
        <w:p w14:paraId="438371B2" w14:textId="752C76D7" w:rsidR="00A47D34" w:rsidRPr="00166E84" w:rsidRDefault="00A47D34" w:rsidP="0076469D">
          <w:pPr>
            <w:pStyle w:val="Header"/>
          </w:pPr>
        </w:p>
      </w:tc>
      <w:tc>
        <w:tcPr>
          <w:tcW w:w="5879" w:type="dxa"/>
        </w:tcPr>
        <w:p w14:paraId="24AD9F6B" w14:textId="57BBEAA5" w:rsidR="00A47D34" w:rsidRPr="0076469D" w:rsidRDefault="0076469D" w:rsidP="0076469D">
          <w:pPr>
            <w:pStyle w:val="Header"/>
            <w:tabs>
              <w:tab w:val="clear" w:pos="4680"/>
              <w:tab w:val="center" w:pos="3152"/>
            </w:tabs>
            <w:jc w:val="left"/>
            <w:rPr>
              <w:b/>
              <w:bCs/>
            </w:rPr>
          </w:pPr>
          <w:r>
            <w:rPr>
              <w:b/>
              <w:bCs/>
            </w:rPr>
            <w:tab/>
          </w:r>
          <w:r w:rsidR="00B32C87" w:rsidRPr="0076469D">
            <w:rPr>
              <w:b/>
              <w:bCs/>
            </w:rPr>
            <w:t>Control of Documented Information</w:t>
          </w:r>
        </w:p>
      </w:tc>
      <w:tc>
        <w:tcPr>
          <w:tcW w:w="1260" w:type="dxa"/>
        </w:tcPr>
        <w:p w14:paraId="33C998F9" w14:textId="76EC3A84" w:rsidR="00A47D34" w:rsidRPr="00166E84" w:rsidRDefault="00657EF0" w:rsidP="0076469D">
          <w:pPr>
            <w:pStyle w:val="Header"/>
            <w:rPr>
              <w:b/>
              <w:bCs/>
            </w:rPr>
          </w:pPr>
          <w:r>
            <w:t>P-750-</w:t>
          </w:r>
          <w:r w:rsidR="00B32C87">
            <w:t>01</w:t>
          </w:r>
        </w:p>
      </w:tc>
      <w:tc>
        <w:tcPr>
          <w:tcW w:w="810" w:type="dxa"/>
        </w:tcPr>
        <w:p w14:paraId="57FE5EC6" w14:textId="6E7A7C07" w:rsidR="00A47D34" w:rsidRPr="00166E84" w:rsidRDefault="00A47D34" w:rsidP="0076469D">
          <w:pPr>
            <w:pStyle w:val="Header"/>
            <w:jc w:val="right"/>
            <w:rPr>
              <w:b/>
              <w:bCs/>
            </w:rPr>
          </w:pPr>
          <w:r w:rsidRPr="00EC653B">
            <w:t>Rev:</w:t>
          </w:r>
        </w:p>
      </w:tc>
      <w:tc>
        <w:tcPr>
          <w:tcW w:w="557" w:type="dxa"/>
        </w:tcPr>
        <w:p w14:paraId="11D02CF6" w14:textId="364C58E6" w:rsidR="00A47D34" w:rsidRPr="00166E84" w:rsidRDefault="00B32C87" w:rsidP="0076469D">
          <w:pPr>
            <w:pStyle w:val="Header"/>
            <w:jc w:val="left"/>
          </w:pPr>
          <w:r>
            <w:t>Q</w:t>
          </w:r>
        </w:p>
      </w:tc>
    </w:tr>
  </w:tbl>
  <w:p w14:paraId="76E14F7C" w14:textId="1A5337E9" w:rsidR="00B57B1C" w:rsidRPr="00E97553" w:rsidRDefault="00000000" w:rsidP="00E97553">
    <w:pPr>
      <w:pStyle w:val="Header"/>
      <w:pBdr>
        <w:bottom w:val="single" w:sz="4" w:space="1" w:color="auto"/>
      </w:pBdr>
      <w:spacing w:before="0"/>
      <w:rPr>
        <w:sz w:val="16"/>
        <w:szCs w:val="18"/>
      </w:rPr>
    </w:pPr>
    <w:sdt>
      <w:sdtPr>
        <w:id w:val="187262266"/>
        <w:docPartObj>
          <w:docPartGallery w:val="Watermarks"/>
          <w:docPartUnique/>
        </w:docPartObj>
      </w:sdtPr>
      <w:sdtContent>
        <w:r>
          <w:rPr>
            <w:noProof/>
          </w:rPr>
          <w:pict w14:anchorId="7792985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7728;mso-wrap-edited:f;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E67D51" w:rsidRPr="00E97553">
      <w:rPr>
        <w:sz w:val="16"/>
        <w:szCs w:val="18"/>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5879"/>
      <w:gridCol w:w="1440"/>
      <w:gridCol w:w="720"/>
      <w:gridCol w:w="467"/>
    </w:tblGrid>
    <w:tr w:rsidR="00A47D34" w14:paraId="09806D36" w14:textId="77777777" w:rsidTr="00A47D34">
      <w:trPr>
        <w:trHeight w:val="547"/>
      </w:trPr>
      <w:tc>
        <w:tcPr>
          <w:tcW w:w="10632" w:type="dxa"/>
          <w:gridSpan w:val="5"/>
        </w:tcPr>
        <w:p w14:paraId="2336D46F" w14:textId="5FC61E32" w:rsidR="00A47D34" w:rsidRPr="00EC653B" w:rsidRDefault="00A47D34" w:rsidP="0076469D">
          <w:pPr>
            <w:pStyle w:val="Header"/>
          </w:pPr>
          <w:r>
            <w:rPr>
              <w:noProof/>
            </w:rPr>
            <w:drawing>
              <wp:anchor distT="0" distB="0" distL="114300" distR="114300" simplePos="0" relativeHeight="251656704" behindDoc="1" locked="0" layoutInCell="1" allowOverlap="1" wp14:anchorId="290DA4C7" wp14:editId="4DBD1FE8">
                <wp:simplePos x="0" y="0"/>
                <wp:positionH relativeFrom="column">
                  <wp:posOffset>2101215</wp:posOffset>
                </wp:positionH>
                <wp:positionV relativeFrom="paragraph">
                  <wp:posOffset>-25418</wp:posOffset>
                </wp:positionV>
                <wp:extent cx="2360295" cy="349250"/>
                <wp:effectExtent l="0" t="0" r="1905" b="0"/>
                <wp:wrapNone/>
                <wp:docPr id="1530662930" name="Graphic 3" descr="A black letter with a blue drop of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A black letter with a blue drop of water&#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360295" cy="349250"/>
                        </a:xfrm>
                        <a:prstGeom prst="rect">
                          <a:avLst/>
                        </a:prstGeom>
                      </pic:spPr>
                    </pic:pic>
                  </a:graphicData>
                </a:graphic>
              </wp:anchor>
            </w:drawing>
          </w:r>
        </w:p>
      </w:tc>
    </w:tr>
    <w:tr w:rsidR="00A47D34" w14:paraId="6989C14E" w14:textId="77777777" w:rsidTr="00A47D34">
      <w:tc>
        <w:tcPr>
          <w:tcW w:w="2126" w:type="dxa"/>
        </w:tcPr>
        <w:p w14:paraId="3FB692F9" w14:textId="4AD36D26" w:rsidR="00A47D34" w:rsidRPr="00166E84" w:rsidRDefault="00A47D34" w:rsidP="0076469D">
          <w:pPr>
            <w:pStyle w:val="Header"/>
          </w:pPr>
        </w:p>
      </w:tc>
      <w:tc>
        <w:tcPr>
          <w:tcW w:w="5879" w:type="dxa"/>
        </w:tcPr>
        <w:p w14:paraId="5A312502" w14:textId="1276EAF8" w:rsidR="00A47D34" w:rsidRPr="00B65FEB" w:rsidRDefault="00B65FEB" w:rsidP="00B65FEB">
          <w:pPr>
            <w:pStyle w:val="Header"/>
            <w:tabs>
              <w:tab w:val="clear" w:pos="4680"/>
              <w:tab w:val="center" w:pos="2727"/>
            </w:tabs>
            <w:jc w:val="left"/>
            <w:rPr>
              <w:b/>
              <w:bCs/>
            </w:rPr>
          </w:pPr>
          <w:r>
            <w:tab/>
          </w:r>
          <w:proofErr w:type="spellStart"/>
          <w:r w:rsidR="00A47D34" w:rsidRPr="00B65FEB">
            <w:rPr>
              <w:b/>
              <w:bCs/>
            </w:rPr>
            <w:t>Título</w:t>
          </w:r>
          <w:proofErr w:type="spellEnd"/>
          <w:r w:rsidR="00A47D34" w:rsidRPr="00B65FEB">
            <w:rPr>
              <w:b/>
              <w:bCs/>
            </w:rPr>
            <w:t xml:space="preserve"> del </w:t>
          </w:r>
          <w:proofErr w:type="spellStart"/>
          <w:r w:rsidR="00A47D34" w:rsidRPr="00B65FEB">
            <w:rPr>
              <w:b/>
              <w:bCs/>
            </w:rPr>
            <w:t>documento</w:t>
          </w:r>
          <w:proofErr w:type="spellEnd"/>
        </w:p>
      </w:tc>
      <w:tc>
        <w:tcPr>
          <w:tcW w:w="1440" w:type="dxa"/>
        </w:tcPr>
        <w:p w14:paraId="2A65B3AA" w14:textId="12DCF5E8" w:rsidR="00A47D34" w:rsidRPr="00166E84" w:rsidRDefault="00A47D34" w:rsidP="0076469D">
          <w:pPr>
            <w:pStyle w:val="Header"/>
            <w:rPr>
              <w:b/>
              <w:bCs/>
            </w:rPr>
          </w:pPr>
          <w:r w:rsidRPr="00EC653B">
            <w:t>P-</w:t>
          </w:r>
          <w:r w:rsidR="00A62DD5">
            <w:t>000-00</w:t>
          </w:r>
        </w:p>
      </w:tc>
      <w:tc>
        <w:tcPr>
          <w:tcW w:w="720" w:type="dxa"/>
        </w:tcPr>
        <w:p w14:paraId="1AAA56DA" w14:textId="37FBC2E8" w:rsidR="00A47D34" w:rsidRPr="00166E84" w:rsidRDefault="00A47D34" w:rsidP="00B65FEB">
          <w:pPr>
            <w:pStyle w:val="Header"/>
            <w:jc w:val="right"/>
            <w:rPr>
              <w:b/>
              <w:bCs/>
            </w:rPr>
          </w:pPr>
          <w:r w:rsidRPr="00EC653B">
            <w:t>Rev:</w:t>
          </w:r>
        </w:p>
      </w:tc>
      <w:tc>
        <w:tcPr>
          <w:tcW w:w="467" w:type="dxa"/>
        </w:tcPr>
        <w:p w14:paraId="6BD1C544" w14:textId="40E7330B" w:rsidR="00A47D34" w:rsidRPr="00166E84" w:rsidRDefault="00A62DD5" w:rsidP="00B65FEB">
          <w:pPr>
            <w:pStyle w:val="Header"/>
            <w:jc w:val="left"/>
          </w:pPr>
          <w:r>
            <w:t>X</w:t>
          </w:r>
        </w:p>
      </w:tc>
    </w:tr>
  </w:tbl>
  <w:p w14:paraId="64C9B410" w14:textId="35CF35E3" w:rsidR="00724B46" w:rsidRDefault="00724B46" w:rsidP="00E97553">
    <w:pPr>
      <w:pStyle w:val="Header"/>
      <w:pBdr>
        <w:bottom w:val="single" w:sz="4" w:space="1" w:color="auto"/>
      </w:pBdr>
      <w:spacing w:before="0"/>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0F41E6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20946"/>
    <w:multiLevelType w:val="multilevel"/>
    <w:tmpl w:val="E146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867C8"/>
    <w:multiLevelType w:val="multilevel"/>
    <w:tmpl w:val="5B3A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F341C"/>
    <w:multiLevelType w:val="multilevel"/>
    <w:tmpl w:val="A588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10B34"/>
    <w:multiLevelType w:val="multilevel"/>
    <w:tmpl w:val="B60CA306"/>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3306FD"/>
    <w:multiLevelType w:val="hybridMultilevel"/>
    <w:tmpl w:val="793C6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D43469"/>
    <w:multiLevelType w:val="hybridMultilevel"/>
    <w:tmpl w:val="8CC4DF26"/>
    <w:lvl w:ilvl="0" w:tplc="D1C4077C">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48E15D6"/>
    <w:multiLevelType w:val="hybridMultilevel"/>
    <w:tmpl w:val="4C4A23DC"/>
    <w:lvl w:ilvl="0" w:tplc="1AD6E426">
      <w:numFmt w:val="bullet"/>
      <w:pStyle w:val="ListParagraph"/>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175828"/>
    <w:multiLevelType w:val="hybridMultilevel"/>
    <w:tmpl w:val="6ECCE7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61A3E53"/>
    <w:multiLevelType w:val="hybridMultilevel"/>
    <w:tmpl w:val="4A5AD280"/>
    <w:lvl w:ilvl="0" w:tplc="C35ADC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6A6217"/>
    <w:multiLevelType w:val="hybridMultilevel"/>
    <w:tmpl w:val="98B4A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C67328"/>
    <w:multiLevelType w:val="multilevel"/>
    <w:tmpl w:val="B60CA306"/>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4263A6"/>
    <w:multiLevelType w:val="hybridMultilevel"/>
    <w:tmpl w:val="26107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D21663"/>
    <w:multiLevelType w:val="hybridMultilevel"/>
    <w:tmpl w:val="10C6DC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E8B7AB1"/>
    <w:multiLevelType w:val="multilevel"/>
    <w:tmpl w:val="6C62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F509D9"/>
    <w:multiLevelType w:val="hybridMultilevel"/>
    <w:tmpl w:val="D51A030C"/>
    <w:lvl w:ilvl="0" w:tplc="C35ADC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3C7BB0"/>
    <w:multiLevelType w:val="hybridMultilevel"/>
    <w:tmpl w:val="C6868E40"/>
    <w:lvl w:ilvl="0" w:tplc="C35ADC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C062D5"/>
    <w:multiLevelType w:val="multilevel"/>
    <w:tmpl w:val="88F0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B955B5"/>
    <w:multiLevelType w:val="hybridMultilevel"/>
    <w:tmpl w:val="7D884B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1506C29"/>
    <w:multiLevelType w:val="multilevel"/>
    <w:tmpl w:val="589E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334837"/>
    <w:multiLevelType w:val="hybridMultilevel"/>
    <w:tmpl w:val="502AB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054AF0"/>
    <w:multiLevelType w:val="hybridMultilevel"/>
    <w:tmpl w:val="27D46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6B1382"/>
    <w:multiLevelType w:val="multilevel"/>
    <w:tmpl w:val="229C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EA30C7"/>
    <w:multiLevelType w:val="hybridMultilevel"/>
    <w:tmpl w:val="066E0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812A09"/>
    <w:multiLevelType w:val="hybridMultilevel"/>
    <w:tmpl w:val="A582D9AA"/>
    <w:lvl w:ilvl="0" w:tplc="C35ADC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9EC2092"/>
    <w:multiLevelType w:val="hybridMultilevel"/>
    <w:tmpl w:val="610EE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B4C61C1"/>
    <w:multiLevelType w:val="hybridMultilevel"/>
    <w:tmpl w:val="0240CA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C367160"/>
    <w:multiLevelType w:val="hybridMultilevel"/>
    <w:tmpl w:val="68249C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08542912">
    <w:abstractNumId w:val="25"/>
  </w:num>
  <w:num w:numId="2" w16cid:durableId="336615081">
    <w:abstractNumId w:val="13"/>
  </w:num>
  <w:num w:numId="3" w16cid:durableId="1391733727">
    <w:abstractNumId w:val="8"/>
  </w:num>
  <w:num w:numId="4" w16cid:durableId="2031684267">
    <w:abstractNumId w:val="27"/>
  </w:num>
  <w:num w:numId="5" w16cid:durableId="324482240">
    <w:abstractNumId w:val="18"/>
  </w:num>
  <w:num w:numId="6" w16cid:durableId="1062631323">
    <w:abstractNumId w:val="12"/>
  </w:num>
  <w:num w:numId="7" w16cid:durableId="95289879">
    <w:abstractNumId w:val="6"/>
  </w:num>
  <w:num w:numId="8" w16cid:durableId="1183975246">
    <w:abstractNumId w:val="26"/>
  </w:num>
  <w:num w:numId="9" w16cid:durableId="163514665">
    <w:abstractNumId w:val="7"/>
  </w:num>
  <w:num w:numId="10" w16cid:durableId="283578515">
    <w:abstractNumId w:val="5"/>
  </w:num>
  <w:num w:numId="11" w16cid:durableId="1717198003">
    <w:abstractNumId w:val="21"/>
  </w:num>
  <w:num w:numId="12" w16cid:durableId="1896891178">
    <w:abstractNumId w:val="15"/>
  </w:num>
  <w:num w:numId="13" w16cid:durableId="290404091">
    <w:abstractNumId w:val="24"/>
  </w:num>
  <w:num w:numId="14" w16cid:durableId="71631236">
    <w:abstractNumId w:val="16"/>
  </w:num>
  <w:num w:numId="15" w16cid:durableId="117839270">
    <w:abstractNumId w:val="9"/>
  </w:num>
  <w:num w:numId="16" w16cid:durableId="1062873341">
    <w:abstractNumId w:val="7"/>
  </w:num>
  <w:num w:numId="17" w16cid:durableId="1784374187">
    <w:abstractNumId w:val="7"/>
  </w:num>
  <w:num w:numId="18" w16cid:durableId="439840050">
    <w:abstractNumId w:val="23"/>
  </w:num>
  <w:num w:numId="19" w16cid:durableId="363872691">
    <w:abstractNumId w:val="14"/>
  </w:num>
  <w:num w:numId="20" w16cid:durableId="853804303">
    <w:abstractNumId w:val="3"/>
  </w:num>
  <w:num w:numId="21" w16cid:durableId="1443112451">
    <w:abstractNumId w:val="22"/>
  </w:num>
  <w:num w:numId="22" w16cid:durableId="1917745923">
    <w:abstractNumId w:val="1"/>
  </w:num>
  <w:num w:numId="23" w16cid:durableId="1625429078">
    <w:abstractNumId w:val="2"/>
  </w:num>
  <w:num w:numId="24" w16cid:durableId="1750076882">
    <w:abstractNumId w:val="17"/>
  </w:num>
  <w:num w:numId="25" w16cid:durableId="798038997">
    <w:abstractNumId w:val="19"/>
  </w:num>
  <w:num w:numId="26" w16cid:durableId="904072357">
    <w:abstractNumId w:val="7"/>
  </w:num>
  <w:num w:numId="27" w16cid:durableId="1636064510">
    <w:abstractNumId w:val="10"/>
  </w:num>
  <w:num w:numId="28" w16cid:durableId="329135479">
    <w:abstractNumId w:val="11"/>
  </w:num>
  <w:num w:numId="29" w16cid:durableId="2012021625">
    <w:abstractNumId w:val="7"/>
  </w:num>
  <w:num w:numId="30" w16cid:durableId="238904580">
    <w:abstractNumId w:val="4"/>
  </w:num>
  <w:num w:numId="31" w16cid:durableId="97216588">
    <w:abstractNumId w:val="7"/>
  </w:num>
  <w:num w:numId="32" w16cid:durableId="151680709">
    <w:abstractNumId w:val="0"/>
  </w:num>
  <w:num w:numId="33" w16cid:durableId="244001113">
    <w:abstractNumId w:val="0"/>
  </w:num>
  <w:num w:numId="34" w16cid:durableId="1088892751">
    <w:abstractNumId w:val="0"/>
  </w:num>
  <w:num w:numId="35" w16cid:durableId="348798916">
    <w:abstractNumId w:val="20"/>
  </w:num>
  <w:num w:numId="36" w16cid:durableId="1867786474">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mien Mills">
    <w15:presenceInfo w15:providerId="AD" w15:userId="S::Damien.Mills@burrana.aero::008096b5-6f6f-4b35-bb4e-bdec3cc00636"/>
  </w15:person>
  <w15:person w15:author="Brian Olea">
    <w15:presenceInfo w15:providerId="AD" w15:userId="S::Brian.Olea@burrana.aero::d8d39cc3-6fee-4f10-8d13-fd583ce79e81"/>
  </w15:person>
  <w15:person w15:author="Mike Bower">
    <w15:presenceInfo w15:providerId="AD" w15:userId="S::mike.bower@burrana.aero::1e4c9300-ac27-4a78-aee5-8c5a95dc3b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B1C"/>
    <w:rsid w:val="00025BD2"/>
    <w:rsid w:val="00054F79"/>
    <w:rsid w:val="000614D7"/>
    <w:rsid w:val="000875F7"/>
    <w:rsid w:val="000C543C"/>
    <w:rsid w:val="000E1655"/>
    <w:rsid w:val="00104898"/>
    <w:rsid w:val="00114F6D"/>
    <w:rsid w:val="00137717"/>
    <w:rsid w:val="00147126"/>
    <w:rsid w:val="00147D55"/>
    <w:rsid w:val="001624A5"/>
    <w:rsid w:val="00163447"/>
    <w:rsid w:val="00166A55"/>
    <w:rsid w:val="00166E84"/>
    <w:rsid w:val="00183965"/>
    <w:rsid w:val="00184B46"/>
    <w:rsid w:val="001863E7"/>
    <w:rsid w:val="001D2072"/>
    <w:rsid w:val="001D7C9B"/>
    <w:rsid w:val="001E12E7"/>
    <w:rsid w:val="001E6784"/>
    <w:rsid w:val="001F2707"/>
    <w:rsid w:val="00207DFC"/>
    <w:rsid w:val="00222B4B"/>
    <w:rsid w:val="0022367E"/>
    <w:rsid w:val="002376C3"/>
    <w:rsid w:val="002418BA"/>
    <w:rsid w:val="00257322"/>
    <w:rsid w:val="00257BC8"/>
    <w:rsid w:val="00266DBE"/>
    <w:rsid w:val="00273439"/>
    <w:rsid w:val="00284AC7"/>
    <w:rsid w:val="0028783E"/>
    <w:rsid w:val="002A4C4A"/>
    <w:rsid w:val="002B32CA"/>
    <w:rsid w:val="002C3EC8"/>
    <w:rsid w:val="002D4291"/>
    <w:rsid w:val="00303198"/>
    <w:rsid w:val="003178C8"/>
    <w:rsid w:val="00321EDC"/>
    <w:rsid w:val="003310D9"/>
    <w:rsid w:val="00332602"/>
    <w:rsid w:val="003874A1"/>
    <w:rsid w:val="00397FF5"/>
    <w:rsid w:val="003A7971"/>
    <w:rsid w:val="003B19FD"/>
    <w:rsid w:val="003C170B"/>
    <w:rsid w:val="003C7423"/>
    <w:rsid w:val="003D7D7C"/>
    <w:rsid w:val="003E0DA6"/>
    <w:rsid w:val="00404754"/>
    <w:rsid w:val="004147AA"/>
    <w:rsid w:val="00430038"/>
    <w:rsid w:val="00433621"/>
    <w:rsid w:val="004509E4"/>
    <w:rsid w:val="004539CF"/>
    <w:rsid w:val="00461D2B"/>
    <w:rsid w:val="00464632"/>
    <w:rsid w:val="004761DC"/>
    <w:rsid w:val="004975F3"/>
    <w:rsid w:val="004A30AF"/>
    <w:rsid w:val="004A4A81"/>
    <w:rsid w:val="004D68DC"/>
    <w:rsid w:val="00503A9C"/>
    <w:rsid w:val="005115B1"/>
    <w:rsid w:val="00535E34"/>
    <w:rsid w:val="00540DDA"/>
    <w:rsid w:val="00545B3E"/>
    <w:rsid w:val="00551760"/>
    <w:rsid w:val="00556843"/>
    <w:rsid w:val="00556C83"/>
    <w:rsid w:val="00572F5F"/>
    <w:rsid w:val="00576F77"/>
    <w:rsid w:val="00584D73"/>
    <w:rsid w:val="0058601E"/>
    <w:rsid w:val="00593B26"/>
    <w:rsid w:val="005957E8"/>
    <w:rsid w:val="005C1D46"/>
    <w:rsid w:val="005D1DB1"/>
    <w:rsid w:val="005E4EB7"/>
    <w:rsid w:val="005E6A83"/>
    <w:rsid w:val="005E7690"/>
    <w:rsid w:val="005F03A0"/>
    <w:rsid w:val="0060149F"/>
    <w:rsid w:val="006127C5"/>
    <w:rsid w:val="00615946"/>
    <w:rsid w:val="00622094"/>
    <w:rsid w:val="00625774"/>
    <w:rsid w:val="00641E45"/>
    <w:rsid w:val="00643233"/>
    <w:rsid w:val="00657EF0"/>
    <w:rsid w:val="00665724"/>
    <w:rsid w:val="006824DA"/>
    <w:rsid w:val="006C4318"/>
    <w:rsid w:val="006C5E2D"/>
    <w:rsid w:val="006E5205"/>
    <w:rsid w:val="006E7193"/>
    <w:rsid w:val="006F0055"/>
    <w:rsid w:val="006F0DF4"/>
    <w:rsid w:val="00707629"/>
    <w:rsid w:val="0071546C"/>
    <w:rsid w:val="00724B46"/>
    <w:rsid w:val="00725CCC"/>
    <w:rsid w:val="007319E1"/>
    <w:rsid w:val="00733B26"/>
    <w:rsid w:val="0076469D"/>
    <w:rsid w:val="0078671B"/>
    <w:rsid w:val="00791F4B"/>
    <w:rsid w:val="00792B05"/>
    <w:rsid w:val="007B76F2"/>
    <w:rsid w:val="007C4F15"/>
    <w:rsid w:val="007D10DD"/>
    <w:rsid w:val="007D4247"/>
    <w:rsid w:val="007D56E2"/>
    <w:rsid w:val="007E01DB"/>
    <w:rsid w:val="007E3488"/>
    <w:rsid w:val="00803B83"/>
    <w:rsid w:val="008173F0"/>
    <w:rsid w:val="008205B2"/>
    <w:rsid w:val="00834E9F"/>
    <w:rsid w:val="00836E03"/>
    <w:rsid w:val="00840AC0"/>
    <w:rsid w:val="00856535"/>
    <w:rsid w:val="008674FF"/>
    <w:rsid w:val="00893971"/>
    <w:rsid w:val="008B48FA"/>
    <w:rsid w:val="008B4F4C"/>
    <w:rsid w:val="008C0D7E"/>
    <w:rsid w:val="008C42D6"/>
    <w:rsid w:val="008D7132"/>
    <w:rsid w:val="008F4494"/>
    <w:rsid w:val="009265A2"/>
    <w:rsid w:val="0094476E"/>
    <w:rsid w:val="0095257D"/>
    <w:rsid w:val="00963758"/>
    <w:rsid w:val="0096428A"/>
    <w:rsid w:val="00974F60"/>
    <w:rsid w:val="0097704E"/>
    <w:rsid w:val="00993549"/>
    <w:rsid w:val="009B3D23"/>
    <w:rsid w:val="009B5B61"/>
    <w:rsid w:val="009E3D83"/>
    <w:rsid w:val="009F559C"/>
    <w:rsid w:val="00A25100"/>
    <w:rsid w:val="00A30CFD"/>
    <w:rsid w:val="00A35EE5"/>
    <w:rsid w:val="00A37F4E"/>
    <w:rsid w:val="00A4271B"/>
    <w:rsid w:val="00A47D34"/>
    <w:rsid w:val="00A62DD5"/>
    <w:rsid w:val="00A76A2B"/>
    <w:rsid w:val="00A80A5E"/>
    <w:rsid w:val="00AA4E4A"/>
    <w:rsid w:val="00AB75B8"/>
    <w:rsid w:val="00AC2FEC"/>
    <w:rsid w:val="00AC5B6C"/>
    <w:rsid w:val="00AD161E"/>
    <w:rsid w:val="00AD574D"/>
    <w:rsid w:val="00AD6D8D"/>
    <w:rsid w:val="00AE00B4"/>
    <w:rsid w:val="00AE07D5"/>
    <w:rsid w:val="00AE0C17"/>
    <w:rsid w:val="00AE1DAF"/>
    <w:rsid w:val="00AE7D3D"/>
    <w:rsid w:val="00AF57EA"/>
    <w:rsid w:val="00AF7344"/>
    <w:rsid w:val="00B034BC"/>
    <w:rsid w:val="00B0557D"/>
    <w:rsid w:val="00B2023C"/>
    <w:rsid w:val="00B32C87"/>
    <w:rsid w:val="00B357AE"/>
    <w:rsid w:val="00B35EBA"/>
    <w:rsid w:val="00B57B1C"/>
    <w:rsid w:val="00B65FEB"/>
    <w:rsid w:val="00B81CC4"/>
    <w:rsid w:val="00B82F1A"/>
    <w:rsid w:val="00B87742"/>
    <w:rsid w:val="00B916C1"/>
    <w:rsid w:val="00B937A4"/>
    <w:rsid w:val="00B96FC9"/>
    <w:rsid w:val="00BD233E"/>
    <w:rsid w:val="00BE2E9E"/>
    <w:rsid w:val="00BE5E16"/>
    <w:rsid w:val="00BF5576"/>
    <w:rsid w:val="00C1000E"/>
    <w:rsid w:val="00C17678"/>
    <w:rsid w:val="00C21EC7"/>
    <w:rsid w:val="00C24439"/>
    <w:rsid w:val="00C33C28"/>
    <w:rsid w:val="00C3628B"/>
    <w:rsid w:val="00C7225C"/>
    <w:rsid w:val="00C75958"/>
    <w:rsid w:val="00C81338"/>
    <w:rsid w:val="00CA3D32"/>
    <w:rsid w:val="00CB3E26"/>
    <w:rsid w:val="00CB48F8"/>
    <w:rsid w:val="00CB63F9"/>
    <w:rsid w:val="00CB7094"/>
    <w:rsid w:val="00CC64AA"/>
    <w:rsid w:val="00CD0935"/>
    <w:rsid w:val="00CD5F0D"/>
    <w:rsid w:val="00CD640F"/>
    <w:rsid w:val="00CF1C43"/>
    <w:rsid w:val="00D11637"/>
    <w:rsid w:val="00D12E1C"/>
    <w:rsid w:val="00D16AD9"/>
    <w:rsid w:val="00D21665"/>
    <w:rsid w:val="00D235A2"/>
    <w:rsid w:val="00D40D29"/>
    <w:rsid w:val="00D47A5B"/>
    <w:rsid w:val="00D5141D"/>
    <w:rsid w:val="00D517E9"/>
    <w:rsid w:val="00D52858"/>
    <w:rsid w:val="00D61B82"/>
    <w:rsid w:val="00D72266"/>
    <w:rsid w:val="00D765AE"/>
    <w:rsid w:val="00DA64F4"/>
    <w:rsid w:val="00DA6AC6"/>
    <w:rsid w:val="00DB04E0"/>
    <w:rsid w:val="00DB78AB"/>
    <w:rsid w:val="00DB7B51"/>
    <w:rsid w:val="00DC6C08"/>
    <w:rsid w:val="00DE44B7"/>
    <w:rsid w:val="00DF2068"/>
    <w:rsid w:val="00DF3974"/>
    <w:rsid w:val="00E264F2"/>
    <w:rsid w:val="00E54CAD"/>
    <w:rsid w:val="00E67D51"/>
    <w:rsid w:val="00E70A8C"/>
    <w:rsid w:val="00E70BAD"/>
    <w:rsid w:val="00E74278"/>
    <w:rsid w:val="00E878FC"/>
    <w:rsid w:val="00E9588B"/>
    <w:rsid w:val="00E96D9A"/>
    <w:rsid w:val="00E97553"/>
    <w:rsid w:val="00EA6086"/>
    <w:rsid w:val="00EB25D4"/>
    <w:rsid w:val="00EB3CFA"/>
    <w:rsid w:val="00EB44F8"/>
    <w:rsid w:val="00EC0A2F"/>
    <w:rsid w:val="00EC4011"/>
    <w:rsid w:val="00EC653B"/>
    <w:rsid w:val="00EC6BB3"/>
    <w:rsid w:val="00ED38C0"/>
    <w:rsid w:val="00ED425C"/>
    <w:rsid w:val="00EE4643"/>
    <w:rsid w:val="00EE544E"/>
    <w:rsid w:val="00EE7361"/>
    <w:rsid w:val="00EF70CC"/>
    <w:rsid w:val="00F17216"/>
    <w:rsid w:val="00F21017"/>
    <w:rsid w:val="00F248C1"/>
    <w:rsid w:val="00F27FE2"/>
    <w:rsid w:val="00F4381F"/>
    <w:rsid w:val="00F55427"/>
    <w:rsid w:val="00F62C5A"/>
    <w:rsid w:val="00F6629C"/>
    <w:rsid w:val="00F735B2"/>
    <w:rsid w:val="00F827C0"/>
    <w:rsid w:val="00FA3A65"/>
    <w:rsid w:val="00FB6ED3"/>
    <w:rsid w:val="00FC72EB"/>
    <w:rsid w:val="00FE4198"/>
    <w:rsid w:val="00FE4E6A"/>
    <w:rsid w:val="094E5377"/>
    <w:rsid w:val="0EA4F3AF"/>
    <w:rsid w:val="21029505"/>
    <w:rsid w:val="269DB235"/>
    <w:rsid w:val="29674F6C"/>
    <w:rsid w:val="3D32F0AE"/>
    <w:rsid w:val="437E6729"/>
    <w:rsid w:val="462CE4DB"/>
    <w:rsid w:val="4E78C8C6"/>
    <w:rsid w:val="50DF82FC"/>
    <w:rsid w:val="56E80D20"/>
    <w:rsid w:val="5A2B6504"/>
    <w:rsid w:val="5E41BA72"/>
    <w:rsid w:val="6326B8D2"/>
    <w:rsid w:val="66A9D7A0"/>
    <w:rsid w:val="6EEEDFF6"/>
    <w:rsid w:val="73E4C0C1"/>
    <w:rsid w:val="74C58D1C"/>
    <w:rsid w:val="7CFDC9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0904F2"/>
  <w15:chartTrackingRefBased/>
  <w15:docId w15:val="{12FBB567-A487-4C75-A0DD-05FBC9845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9"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8"/>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01DB"/>
    <w:pPr>
      <w:keepLines/>
      <w:widowControl w:val="0"/>
      <w:spacing w:before="200" w:after="0" w:line="276" w:lineRule="auto"/>
      <w:jc w:val="both"/>
      <w:outlineLvl w:val="0"/>
      <w:pPrChange w:id="0" w:author="Damien Mills" w:date="2025-04-17T11:20:00Z">
        <w:pPr>
          <w:keepNext/>
          <w:keepLines/>
          <w:spacing w:before="200" w:line="276" w:lineRule="auto"/>
          <w:jc w:val="both"/>
          <w:outlineLvl w:val="0"/>
        </w:pPr>
      </w:pPrChange>
    </w:pPr>
    <w:rPr>
      <w:rFonts w:ascii="Calibri" w:eastAsiaTheme="majorEastAsia" w:hAnsi="Calibri" w:cs="Calibri"/>
      <w:kern w:val="0"/>
      <w:sz w:val="22"/>
      <w14:ligatures w14:val="none"/>
      <w:rPrChange w:id="0" w:author="Damien Mills" w:date="2025-04-17T11:20:00Z">
        <w:rPr>
          <w:rFonts w:ascii="Calibri" w:eastAsiaTheme="majorEastAsia" w:hAnsi="Calibri" w:cs="Calibri"/>
          <w:sz w:val="22"/>
          <w:szCs w:val="24"/>
          <w:lang w:val="en-US" w:eastAsia="en-US" w:bidi="ar-SA"/>
        </w:rPr>
      </w:rPrChange>
    </w:rPr>
  </w:style>
  <w:style w:type="paragraph" w:styleId="Heading1">
    <w:name w:val="heading 1"/>
    <w:basedOn w:val="Normal"/>
    <w:next w:val="Normal"/>
    <w:link w:val="Heading1Char"/>
    <w:uiPriority w:val="2"/>
    <w:qFormat/>
    <w:rsid w:val="007E01DB"/>
    <w:pPr>
      <w:keepNext/>
      <w:keepLines w:val="0"/>
      <w:spacing w:after="240"/>
      <w:pPrChange w:id="1" w:author="Damien Mills" w:date="2025-04-17T11:20:00Z">
        <w:pPr>
          <w:keepLines/>
          <w:widowControl w:val="0"/>
          <w:spacing w:before="200" w:after="240" w:line="276" w:lineRule="auto"/>
          <w:jc w:val="both"/>
          <w:outlineLvl w:val="0"/>
        </w:pPr>
      </w:pPrChange>
    </w:pPr>
    <w:rPr>
      <w:b/>
      <w:bCs/>
      <w:color w:val="156082" w:themeColor="accent1"/>
      <w:sz w:val="24"/>
      <w:szCs w:val="26"/>
      <w:rPrChange w:id="1" w:author="Damien Mills" w:date="2025-04-17T11:20:00Z">
        <w:rPr>
          <w:rFonts w:ascii="Calibri" w:eastAsiaTheme="majorEastAsia" w:hAnsi="Calibri" w:cs="Calibri"/>
          <w:b/>
          <w:bCs/>
          <w:color w:val="156082" w:themeColor="accent1"/>
          <w:sz w:val="24"/>
          <w:szCs w:val="26"/>
          <w:lang w:val="en-US" w:eastAsia="en-US" w:bidi="ar-SA"/>
        </w:rPr>
      </w:rPrChange>
    </w:rPr>
  </w:style>
  <w:style w:type="paragraph" w:styleId="Heading2">
    <w:name w:val="heading 2"/>
    <w:basedOn w:val="Normal"/>
    <w:next w:val="Normal"/>
    <w:link w:val="Heading2Char"/>
    <w:uiPriority w:val="9"/>
    <w:unhideWhenUsed/>
    <w:qFormat/>
    <w:rsid w:val="007E01DB"/>
    <w:pPr>
      <w:keepNext/>
      <w:keepLines w:val="0"/>
      <w:spacing w:before="160" w:after="80"/>
      <w:outlineLvl w:val="1"/>
      <w:pPrChange w:id="2" w:author="Damien Mills" w:date="2025-04-17T11:21:00Z">
        <w:pPr>
          <w:keepLines/>
          <w:widowControl w:val="0"/>
          <w:spacing w:before="160" w:after="80" w:line="276" w:lineRule="auto"/>
          <w:jc w:val="both"/>
          <w:outlineLvl w:val="1"/>
        </w:pPr>
      </w:pPrChange>
    </w:pPr>
    <w:rPr>
      <w:rFonts w:cstheme="majorBidi"/>
      <w:b/>
      <w:color w:val="0F4761" w:themeColor="accent1" w:themeShade="BF"/>
      <w:szCs w:val="32"/>
      <w:rPrChange w:id="2" w:author="Damien Mills" w:date="2025-04-17T11:21:00Z">
        <w:rPr>
          <w:rFonts w:ascii="Calibri" w:eastAsiaTheme="majorEastAsia" w:hAnsi="Calibri" w:cstheme="majorBidi"/>
          <w:b/>
          <w:color w:val="0F4761" w:themeColor="accent1" w:themeShade="BF"/>
          <w:sz w:val="22"/>
          <w:szCs w:val="32"/>
          <w:lang w:val="en-US" w:eastAsia="en-US" w:bidi="ar-SA"/>
        </w:rPr>
      </w:rPrChange>
    </w:rPr>
  </w:style>
  <w:style w:type="paragraph" w:styleId="Heading3">
    <w:name w:val="heading 3"/>
    <w:basedOn w:val="Normal"/>
    <w:next w:val="Normal"/>
    <w:link w:val="Heading3Char"/>
    <w:uiPriority w:val="9"/>
    <w:unhideWhenUsed/>
    <w:qFormat/>
    <w:rsid w:val="003C7423"/>
    <w:pPr>
      <w:keepNext/>
      <w:spacing w:before="160" w:after="80"/>
      <w:outlineLvl w:val="2"/>
    </w:pPr>
    <w:rPr>
      <w:rFonts w:cstheme="majorBidi"/>
      <w:b/>
      <w:color w:val="0F4761" w:themeColor="accent1" w:themeShade="BF"/>
      <w:szCs w:val="28"/>
    </w:rPr>
  </w:style>
  <w:style w:type="paragraph" w:styleId="Heading4">
    <w:name w:val="heading 4"/>
    <w:basedOn w:val="Normal"/>
    <w:next w:val="Normal"/>
    <w:link w:val="Heading4Char"/>
    <w:uiPriority w:val="9"/>
    <w:semiHidden/>
    <w:unhideWhenUsed/>
    <w:qFormat/>
    <w:rsid w:val="00B57B1C"/>
    <w:pPr>
      <w:keepNext/>
      <w:spacing w:before="80" w:after="40"/>
      <w:outlineLvl w:val="3"/>
    </w:pPr>
    <w:rPr>
      <w:rFonts w:cstheme="majorBidi"/>
      <w:i/>
      <w:iCs/>
      <w:color w:val="0F4761" w:themeColor="accent1" w:themeShade="BF"/>
    </w:rPr>
  </w:style>
  <w:style w:type="paragraph" w:styleId="Heading5">
    <w:name w:val="heading 5"/>
    <w:basedOn w:val="Normal"/>
    <w:next w:val="Normal"/>
    <w:link w:val="Heading5Char"/>
    <w:uiPriority w:val="9"/>
    <w:semiHidden/>
    <w:unhideWhenUsed/>
    <w:qFormat/>
    <w:rsid w:val="00B57B1C"/>
    <w:pPr>
      <w:keepNext/>
      <w:spacing w:before="80" w:after="40"/>
      <w:outlineLvl w:val="4"/>
    </w:pPr>
    <w:rPr>
      <w:rFonts w:cstheme="majorBidi"/>
      <w:color w:val="0F4761" w:themeColor="accent1" w:themeShade="BF"/>
    </w:rPr>
  </w:style>
  <w:style w:type="paragraph" w:styleId="Heading6">
    <w:name w:val="heading 6"/>
    <w:basedOn w:val="Normal"/>
    <w:next w:val="Normal"/>
    <w:link w:val="Heading6Char"/>
    <w:uiPriority w:val="9"/>
    <w:semiHidden/>
    <w:unhideWhenUsed/>
    <w:qFormat/>
    <w:rsid w:val="00B57B1C"/>
    <w:pPr>
      <w:keepNext/>
      <w:spacing w:before="40"/>
      <w:outlineLvl w:val="5"/>
    </w:pPr>
    <w:rPr>
      <w:rFonts w:cstheme="majorBidi"/>
      <w:i/>
      <w:iCs/>
      <w:color w:val="595959" w:themeColor="text1" w:themeTint="A6"/>
    </w:rPr>
  </w:style>
  <w:style w:type="paragraph" w:styleId="Heading7">
    <w:name w:val="heading 7"/>
    <w:basedOn w:val="Normal"/>
    <w:next w:val="Normal"/>
    <w:link w:val="Heading7Char"/>
    <w:uiPriority w:val="9"/>
    <w:semiHidden/>
    <w:unhideWhenUsed/>
    <w:qFormat/>
    <w:rsid w:val="00B57B1C"/>
    <w:pPr>
      <w:keepNext/>
      <w:spacing w:before="40"/>
      <w:outlineLvl w:val="6"/>
    </w:pPr>
    <w:rPr>
      <w:rFonts w:cstheme="majorBidi"/>
      <w:color w:val="595959" w:themeColor="text1" w:themeTint="A6"/>
    </w:rPr>
  </w:style>
  <w:style w:type="paragraph" w:styleId="Heading8">
    <w:name w:val="heading 8"/>
    <w:basedOn w:val="Normal"/>
    <w:next w:val="Normal"/>
    <w:link w:val="Heading8Char"/>
    <w:uiPriority w:val="9"/>
    <w:semiHidden/>
    <w:unhideWhenUsed/>
    <w:qFormat/>
    <w:rsid w:val="00B57B1C"/>
    <w:pPr>
      <w:keepNext/>
      <w:outlineLvl w:val="7"/>
    </w:pPr>
    <w:rPr>
      <w:rFonts w:cstheme="majorBidi"/>
      <w:i/>
      <w:iCs/>
      <w:color w:val="272727" w:themeColor="text1" w:themeTint="D8"/>
    </w:rPr>
  </w:style>
  <w:style w:type="paragraph" w:styleId="Heading9">
    <w:name w:val="heading 9"/>
    <w:basedOn w:val="Normal"/>
    <w:next w:val="Normal"/>
    <w:link w:val="Heading9Char"/>
    <w:uiPriority w:val="9"/>
    <w:semiHidden/>
    <w:unhideWhenUsed/>
    <w:qFormat/>
    <w:rsid w:val="00B57B1C"/>
    <w:pPr>
      <w:keepNext/>
      <w:outlineLvl w:val="8"/>
    </w:pPr>
    <w:rPr>
      <w:rFonts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7E01DB"/>
    <w:rPr>
      <w:rFonts w:ascii="Calibri" w:eastAsiaTheme="majorEastAsia" w:hAnsi="Calibri" w:cs="Calibri"/>
      <w:b/>
      <w:bCs/>
      <w:color w:val="156082" w:themeColor="accent1"/>
      <w:kern w:val="0"/>
      <w:szCs w:val="26"/>
      <w14:ligatures w14:val="none"/>
    </w:rPr>
  </w:style>
  <w:style w:type="character" w:customStyle="1" w:styleId="Heading2Char">
    <w:name w:val="Heading 2 Char"/>
    <w:basedOn w:val="DefaultParagraphFont"/>
    <w:link w:val="Heading2"/>
    <w:uiPriority w:val="9"/>
    <w:rsid w:val="007E01DB"/>
    <w:rPr>
      <w:rFonts w:ascii="Calibri" w:eastAsiaTheme="majorEastAsia" w:hAnsi="Calibri" w:cstheme="majorBidi"/>
      <w:b/>
      <w:color w:val="0F4761" w:themeColor="accent1" w:themeShade="BF"/>
      <w:kern w:val="0"/>
      <w:sz w:val="22"/>
      <w:szCs w:val="32"/>
      <w14:ligatures w14:val="none"/>
    </w:rPr>
  </w:style>
  <w:style w:type="character" w:customStyle="1" w:styleId="Heading3Char">
    <w:name w:val="Heading 3 Char"/>
    <w:basedOn w:val="DefaultParagraphFont"/>
    <w:link w:val="Heading3"/>
    <w:uiPriority w:val="9"/>
    <w:rsid w:val="003C7423"/>
    <w:rPr>
      <w:rFonts w:ascii="Calibri" w:eastAsiaTheme="majorEastAsia" w:hAnsi="Calibri" w:cstheme="majorBidi"/>
      <w:b/>
      <w:color w:val="0F4761" w:themeColor="accent1" w:themeShade="BF"/>
      <w:kern w:val="0"/>
      <w:sz w:val="22"/>
      <w:szCs w:val="28"/>
      <w14:ligatures w14:val="none"/>
    </w:rPr>
  </w:style>
  <w:style w:type="character" w:customStyle="1" w:styleId="Heading4Char">
    <w:name w:val="Heading 4 Char"/>
    <w:basedOn w:val="DefaultParagraphFont"/>
    <w:link w:val="Heading4"/>
    <w:uiPriority w:val="9"/>
    <w:semiHidden/>
    <w:rsid w:val="00B57B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7B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7B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B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B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B1C"/>
    <w:rPr>
      <w:rFonts w:eastAsiaTheme="majorEastAsia" w:cstheme="majorBidi"/>
      <w:color w:val="272727" w:themeColor="text1" w:themeTint="D8"/>
    </w:rPr>
  </w:style>
  <w:style w:type="paragraph" w:styleId="Title">
    <w:name w:val="Title"/>
    <w:basedOn w:val="Normal"/>
    <w:next w:val="Normal"/>
    <w:link w:val="TitleChar"/>
    <w:uiPriority w:val="10"/>
    <w:qFormat/>
    <w:rsid w:val="00B57B1C"/>
    <w:pPr>
      <w:spacing w:after="80" w:line="240" w:lineRule="auto"/>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B57B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B1C"/>
    <w:pPr>
      <w:numPr>
        <w:ilvl w:val="1"/>
      </w:numPr>
    </w:pPr>
    <w:rPr>
      <w:rFonts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B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B1C"/>
    <w:pPr>
      <w:spacing w:before="160"/>
      <w:jc w:val="center"/>
    </w:pPr>
    <w:rPr>
      <w:i/>
      <w:iCs/>
      <w:color w:val="404040" w:themeColor="text1" w:themeTint="BF"/>
    </w:rPr>
  </w:style>
  <w:style w:type="character" w:customStyle="1" w:styleId="QuoteChar">
    <w:name w:val="Quote Char"/>
    <w:basedOn w:val="DefaultParagraphFont"/>
    <w:link w:val="Quote"/>
    <w:uiPriority w:val="29"/>
    <w:rsid w:val="00B57B1C"/>
    <w:rPr>
      <w:i/>
      <w:iCs/>
      <w:color w:val="404040" w:themeColor="text1" w:themeTint="BF"/>
    </w:rPr>
  </w:style>
  <w:style w:type="paragraph" w:styleId="ListParagraph">
    <w:name w:val="List Paragraph"/>
    <w:basedOn w:val="Normal"/>
    <w:uiPriority w:val="34"/>
    <w:qFormat/>
    <w:rsid w:val="007C4F15"/>
    <w:pPr>
      <w:numPr>
        <w:numId w:val="9"/>
      </w:numPr>
      <w:contextualSpacing/>
    </w:pPr>
  </w:style>
  <w:style w:type="character" w:styleId="IntenseEmphasis">
    <w:name w:val="Intense Emphasis"/>
    <w:basedOn w:val="DefaultParagraphFont"/>
    <w:uiPriority w:val="21"/>
    <w:qFormat/>
    <w:rsid w:val="00B57B1C"/>
    <w:rPr>
      <w:i/>
      <w:iCs/>
      <w:color w:val="0F4761" w:themeColor="accent1" w:themeShade="BF"/>
    </w:rPr>
  </w:style>
  <w:style w:type="paragraph" w:styleId="IntenseQuote">
    <w:name w:val="Intense Quote"/>
    <w:basedOn w:val="Normal"/>
    <w:next w:val="Normal"/>
    <w:link w:val="IntenseQuoteChar"/>
    <w:uiPriority w:val="30"/>
    <w:qFormat/>
    <w:rsid w:val="00B57B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7B1C"/>
    <w:rPr>
      <w:i/>
      <w:iCs/>
      <w:color w:val="0F4761" w:themeColor="accent1" w:themeShade="BF"/>
    </w:rPr>
  </w:style>
  <w:style w:type="character" w:styleId="IntenseReference">
    <w:name w:val="Intense Reference"/>
    <w:basedOn w:val="DefaultParagraphFont"/>
    <w:uiPriority w:val="32"/>
    <w:qFormat/>
    <w:rsid w:val="00B57B1C"/>
    <w:rPr>
      <w:b/>
      <w:bCs/>
      <w:smallCaps/>
      <w:color w:val="0F4761" w:themeColor="accent1" w:themeShade="BF"/>
      <w:spacing w:val="5"/>
    </w:rPr>
  </w:style>
  <w:style w:type="paragraph" w:styleId="Header">
    <w:name w:val="header"/>
    <w:basedOn w:val="Normal"/>
    <w:link w:val="HeaderChar"/>
    <w:uiPriority w:val="29"/>
    <w:unhideWhenUsed/>
    <w:rsid w:val="00B57B1C"/>
    <w:pPr>
      <w:tabs>
        <w:tab w:val="center" w:pos="4680"/>
        <w:tab w:val="right" w:pos="9360"/>
      </w:tabs>
      <w:spacing w:line="240" w:lineRule="auto"/>
    </w:pPr>
  </w:style>
  <w:style w:type="character" w:customStyle="1" w:styleId="HeaderChar">
    <w:name w:val="Header Char"/>
    <w:basedOn w:val="DefaultParagraphFont"/>
    <w:link w:val="Header"/>
    <w:uiPriority w:val="29"/>
    <w:rsid w:val="00B57B1C"/>
  </w:style>
  <w:style w:type="paragraph" w:styleId="Footer">
    <w:name w:val="footer"/>
    <w:basedOn w:val="Normal"/>
    <w:link w:val="FooterChar"/>
    <w:uiPriority w:val="99"/>
    <w:unhideWhenUsed/>
    <w:rsid w:val="00B57B1C"/>
    <w:pPr>
      <w:tabs>
        <w:tab w:val="center" w:pos="4680"/>
        <w:tab w:val="right" w:pos="9360"/>
      </w:tabs>
      <w:spacing w:line="240" w:lineRule="auto"/>
    </w:pPr>
  </w:style>
  <w:style w:type="character" w:customStyle="1" w:styleId="FooterChar">
    <w:name w:val="Footer Char"/>
    <w:basedOn w:val="DefaultParagraphFont"/>
    <w:link w:val="Footer"/>
    <w:uiPriority w:val="99"/>
    <w:rsid w:val="00B57B1C"/>
  </w:style>
  <w:style w:type="table" w:styleId="TableGrid">
    <w:name w:val="Table Grid"/>
    <w:basedOn w:val="TableNormal"/>
    <w:uiPriority w:val="98"/>
    <w:rsid w:val="00B57B1C"/>
    <w:pPr>
      <w:spacing w:after="0" w:line="240" w:lineRule="auto"/>
    </w:pPr>
    <w:rPr>
      <w:rFonts w:ascii="Times New Roman" w:eastAsia="Times New Roman" w:hAnsi="Times New Roman" w:cs="Times New Roman"/>
      <w:kern w:val="0"/>
      <w:sz w:val="20"/>
      <w:szCs w:val="20"/>
      <w:lang w:val="en-AU" w:eastAsia="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NoSpacing">
    <w:name w:val="Normal No Spacing"/>
    <w:basedOn w:val="Normal"/>
    <w:uiPriority w:val="3"/>
    <w:qFormat/>
    <w:rsid w:val="00B57B1C"/>
    <w:pPr>
      <w:spacing w:line="240" w:lineRule="atLeast"/>
    </w:pPr>
    <w:rPr>
      <w:color w:val="E8E8E8" w:themeColor="background2"/>
      <w:sz w:val="18"/>
      <w:lang w:val="en-AU" w:eastAsia="en-AU"/>
    </w:rPr>
  </w:style>
  <w:style w:type="table" w:styleId="TableGridLight">
    <w:name w:val="Grid Table Light"/>
    <w:basedOn w:val="TableNormal"/>
    <w:uiPriority w:val="40"/>
    <w:rsid w:val="007C4F1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
    <w:name w:val="Table"/>
    <w:basedOn w:val="Normal"/>
    <w:link w:val="TableChar"/>
    <w:qFormat/>
    <w:rsid w:val="00E70BAD"/>
    <w:pPr>
      <w:spacing w:before="60" w:after="60" w:line="240" w:lineRule="auto"/>
      <w:jc w:val="left"/>
      <w:pPrChange w:id="3" w:author="Damien Mills" w:date="2025-04-17T10:16:00Z">
        <w:pPr>
          <w:keepNext/>
          <w:keepLines/>
          <w:spacing w:before="60" w:after="60" w:line="276" w:lineRule="auto"/>
          <w:outlineLvl w:val="0"/>
        </w:pPr>
      </w:pPrChange>
    </w:pPr>
    <w:rPr>
      <w:rPrChange w:id="3" w:author="Damien Mills" w:date="2025-04-17T10:16:00Z">
        <w:rPr>
          <w:rFonts w:ascii="Calibri" w:eastAsiaTheme="majorEastAsia" w:hAnsi="Calibri" w:cs="Calibri"/>
          <w:sz w:val="22"/>
          <w:szCs w:val="24"/>
          <w:lang w:val="en-US" w:eastAsia="en-US" w:bidi="ar-SA"/>
        </w:rPr>
      </w:rPrChange>
    </w:rPr>
  </w:style>
  <w:style w:type="character" w:customStyle="1" w:styleId="TableChar">
    <w:name w:val="Table Char"/>
    <w:basedOn w:val="DefaultParagraphFont"/>
    <w:link w:val="Table"/>
    <w:rsid w:val="00E70BAD"/>
    <w:rPr>
      <w:rFonts w:ascii="Calibri" w:eastAsiaTheme="majorEastAsia" w:hAnsi="Calibri" w:cs="Calibri"/>
      <w:kern w:val="0"/>
      <w:sz w:val="22"/>
      <w14:ligatures w14:val="none"/>
    </w:rPr>
  </w:style>
  <w:style w:type="character" w:styleId="PlaceholderText">
    <w:name w:val="Placeholder Text"/>
    <w:basedOn w:val="DefaultParagraphFont"/>
    <w:uiPriority w:val="99"/>
    <w:semiHidden/>
    <w:rsid w:val="00AA4E4A"/>
    <w:rPr>
      <w:color w:val="666666"/>
    </w:rPr>
  </w:style>
  <w:style w:type="table" w:customStyle="1" w:styleId="CompanyTable">
    <w:name w:val="_Company Table"/>
    <w:basedOn w:val="TableNormal"/>
    <w:uiPriority w:val="99"/>
    <w:rsid w:val="005E7690"/>
    <w:pPr>
      <w:spacing w:after="0" w:line="240" w:lineRule="auto"/>
    </w:pPr>
    <w:rPr>
      <w:rFonts w:eastAsia="Times New Roman" w:cs="Times New Roman"/>
      <w:color w:val="E8E8E8" w:themeColor="background2"/>
      <w:kern w:val="0"/>
      <w:sz w:val="20"/>
      <w:szCs w:val="20"/>
      <w:lang w:val="en-AU" w:eastAsia="en-AU"/>
      <w14:ligatures w14:val="none"/>
    </w:rPr>
    <w:tblPr>
      <w:tblStyleRowBandSize w:val="1"/>
      <w:tblBorders>
        <w:top w:val="single" w:sz="4" w:space="0" w:color="E8E8E8" w:themeColor="background2"/>
        <w:bottom w:val="single" w:sz="4" w:space="0" w:color="E8E8E8" w:themeColor="background2"/>
        <w:insideH w:val="single" w:sz="4" w:space="0" w:color="BFBFBF" w:themeColor="background1" w:themeShade="BF"/>
        <w:insideV w:val="single" w:sz="4" w:space="0" w:color="BFBFBF" w:themeColor="background1" w:themeShade="BF"/>
      </w:tblBorders>
      <w:tblCellMar>
        <w:top w:w="57" w:type="dxa"/>
        <w:left w:w="57" w:type="dxa"/>
        <w:bottom w:w="57" w:type="dxa"/>
        <w:right w:w="57" w:type="dxa"/>
      </w:tblCellMar>
    </w:tblPr>
    <w:tcPr>
      <w:shd w:val="clear" w:color="auto" w:fill="FFFFFF" w:themeFill="background1"/>
    </w:tcPr>
    <w:tblStylePr w:type="firstRow">
      <w:rPr>
        <w:b w:val="0"/>
        <w:color w:val="000000" w:themeColor="text1"/>
      </w:rPr>
      <w:tblPr/>
      <w:tcPr>
        <w:tcBorders>
          <w:top w:val="nil"/>
          <w:left w:val="nil"/>
          <w:bottom w:val="single" w:sz="12" w:space="0" w:color="auto"/>
          <w:right w:val="nil"/>
          <w:insideH w:val="nil"/>
          <w:insideV w:val="nil"/>
          <w:tl2br w:val="nil"/>
          <w:tr2bl w:val="nil"/>
        </w:tcBorders>
        <w:shd w:val="clear" w:color="auto" w:fill="FFFFFF" w:themeFill="background1"/>
      </w:tcPr>
    </w:tblStylePr>
    <w:tblStylePr w:type="band2Horz">
      <w:tblPr/>
      <w:tcPr>
        <w:shd w:val="clear" w:color="auto" w:fill="F2F2F2" w:themeFill="background1" w:themeFillShade="F2"/>
      </w:tcPr>
    </w:tblStylePr>
  </w:style>
  <w:style w:type="paragraph" w:styleId="Revision">
    <w:name w:val="Revision"/>
    <w:hidden/>
    <w:uiPriority w:val="99"/>
    <w:semiHidden/>
    <w:rsid w:val="00303198"/>
    <w:pPr>
      <w:spacing w:after="0" w:line="240" w:lineRule="auto"/>
    </w:pPr>
    <w:rPr>
      <w:rFonts w:ascii="Calibri" w:eastAsiaTheme="minorEastAsia" w:hAnsi="Calibri" w:cs="Calibri"/>
      <w:kern w:val="0"/>
      <w:sz w:val="22"/>
      <w:szCs w:val="22"/>
      <w14:ligatures w14:val="none"/>
    </w:rPr>
  </w:style>
  <w:style w:type="paragraph" w:styleId="ListBullet">
    <w:name w:val="List Bullet"/>
    <w:basedOn w:val="Normal"/>
    <w:uiPriority w:val="99"/>
    <w:unhideWhenUsed/>
    <w:qFormat/>
    <w:rsid w:val="003310D9"/>
    <w:pPr>
      <w:numPr>
        <w:numId w:val="32"/>
      </w:numPr>
      <w:contextualSpacing/>
    </w:pPr>
  </w:style>
  <w:style w:type="character" w:styleId="CommentReference">
    <w:name w:val="annotation reference"/>
    <w:basedOn w:val="DefaultParagraphFont"/>
    <w:uiPriority w:val="99"/>
    <w:semiHidden/>
    <w:unhideWhenUsed/>
    <w:rsid w:val="00E70BAD"/>
    <w:rPr>
      <w:sz w:val="16"/>
      <w:szCs w:val="16"/>
    </w:rPr>
  </w:style>
  <w:style w:type="paragraph" w:styleId="CommentText">
    <w:name w:val="annotation text"/>
    <w:basedOn w:val="Normal"/>
    <w:link w:val="CommentTextChar"/>
    <w:uiPriority w:val="99"/>
    <w:unhideWhenUsed/>
    <w:rsid w:val="00E70BAD"/>
    <w:pPr>
      <w:spacing w:line="240" w:lineRule="auto"/>
    </w:pPr>
    <w:rPr>
      <w:sz w:val="20"/>
      <w:szCs w:val="20"/>
    </w:rPr>
  </w:style>
  <w:style w:type="character" w:customStyle="1" w:styleId="CommentTextChar">
    <w:name w:val="Comment Text Char"/>
    <w:basedOn w:val="DefaultParagraphFont"/>
    <w:link w:val="CommentText"/>
    <w:uiPriority w:val="99"/>
    <w:rsid w:val="00E70BAD"/>
    <w:rPr>
      <w:rFonts w:ascii="Calibri" w:eastAsiaTheme="majorEastAsia" w:hAnsi="Calibri" w:cs="Calibri"/>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70BAD"/>
    <w:rPr>
      <w:b/>
      <w:bCs/>
    </w:rPr>
  </w:style>
  <w:style w:type="character" w:customStyle="1" w:styleId="CommentSubjectChar">
    <w:name w:val="Comment Subject Char"/>
    <w:basedOn w:val="CommentTextChar"/>
    <w:link w:val="CommentSubject"/>
    <w:uiPriority w:val="99"/>
    <w:semiHidden/>
    <w:rsid w:val="00E70BAD"/>
    <w:rPr>
      <w:rFonts w:ascii="Calibri" w:eastAsiaTheme="majorEastAsia" w:hAnsi="Calibri" w:cs="Calibri"/>
      <w:b/>
      <w:bCs/>
      <w:kern w:val="0"/>
      <w:sz w:val="20"/>
      <w:szCs w:val="20"/>
      <w14:ligatures w14:val="none"/>
    </w:rPr>
  </w:style>
  <w:style w:type="paragraph" w:customStyle="1" w:styleId="table2">
    <w:name w:val="table 2"/>
    <w:basedOn w:val="Table"/>
    <w:link w:val="table2Char"/>
    <w:qFormat/>
    <w:rsid w:val="005F03A0"/>
    <w:pPr>
      <w:spacing w:before="0"/>
    </w:pPr>
    <w:rPr>
      <w:sz w:val="20"/>
      <w:szCs w:val="20"/>
    </w:rPr>
  </w:style>
  <w:style w:type="character" w:customStyle="1" w:styleId="table2Char">
    <w:name w:val="table 2 Char"/>
    <w:basedOn w:val="TableChar"/>
    <w:link w:val="table2"/>
    <w:rsid w:val="005F03A0"/>
    <w:rPr>
      <w:rFonts w:ascii="Calibri" w:eastAsiaTheme="majorEastAsia" w:hAnsi="Calibri" w:cs="Calibri"/>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557237">
      <w:bodyDiv w:val="1"/>
      <w:marLeft w:val="0"/>
      <w:marRight w:val="0"/>
      <w:marTop w:val="0"/>
      <w:marBottom w:val="0"/>
      <w:divBdr>
        <w:top w:val="none" w:sz="0" w:space="0" w:color="auto"/>
        <w:left w:val="none" w:sz="0" w:space="0" w:color="auto"/>
        <w:bottom w:val="none" w:sz="0" w:space="0" w:color="auto"/>
        <w:right w:val="none" w:sz="0" w:space="0" w:color="auto"/>
      </w:divBdr>
    </w:div>
    <w:div w:id="338511012">
      <w:bodyDiv w:val="1"/>
      <w:marLeft w:val="0"/>
      <w:marRight w:val="0"/>
      <w:marTop w:val="0"/>
      <w:marBottom w:val="0"/>
      <w:divBdr>
        <w:top w:val="none" w:sz="0" w:space="0" w:color="auto"/>
        <w:left w:val="none" w:sz="0" w:space="0" w:color="auto"/>
        <w:bottom w:val="none" w:sz="0" w:space="0" w:color="auto"/>
        <w:right w:val="none" w:sz="0" w:space="0" w:color="auto"/>
      </w:divBdr>
      <w:divsChild>
        <w:div w:id="339091392">
          <w:marLeft w:val="0"/>
          <w:marRight w:val="0"/>
          <w:marTop w:val="0"/>
          <w:marBottom w:val="0"/>
          <w:divBdr>
            <w:top w:val="none" w:sz="0" w:space="0" w:color="auto"/>
            <w:left w:val="none" w:sz="0" w:space="0" w:color="auto"/>
            <w:bottom w:val="none" w:sz="0" w:space="0" w:color="auto"/>
            <w:right w:val="none" w:sz="0" w:space="0" w:color="auto"/>
          </w:divBdr>
          <w:divsChild>
            <w:div w:id="122004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916293">
      <w:bodyDiv w:val="1"/>
      <w:marLeft w:val="0"/>
      <w:marRight w:val="0"/>
      <w:marTop w:val="0"/>
      <w:marBottom w:val="0"/>
      <w:divBdr>
        <w:top w:val="none" w:sz="0" w:space="0" w:color="auto"/>
        <w:left w:val="none" w:sz="0" w:space="0" w:color="auto"/>
        <w:bottom w:val="none" w:sz="0" w:space="0" w:color="auto"/>
        <w:right w:val="none" w:sz="0" w:space="0" w:color="auto"/>
      </w:divBdr>
    </w:div>
    <w:div w:id="422074354">
      <w:bodyDiv w:val="1"/>
      <w:marLeft w:val="0"/>
      <w:marRight w:val="0"/>
      <w:marTop w:val="0"/>
      <w:marBottom w:val="0"/>
      <w:divBdr>
        <w:top w:val="none" w:sz="0" w:space="0" w:color="auto"/>
        <w:left w:val="none" w:sz="0" w:space="0" w:color="auto"/>
        <w:bottom w:val="none" w:sz="0" w:space="0" w:color="auto"/>
        <w:right w:val="none" w:sz="0" w:space="0" w:color="auto"/>
      </w:divBdr>
    </w:div>
    <w:div w:id="428280072">
      <w:bodyDiv w:val="1"/>
      <w:marLeft w:val="0"/>
      <w:marRight w:val="0"/>
      <w:marTop w:val="0"/>
      <w:marBottom w:val="0"/>
      <w:divBdr>
        <w:top w:val="none" w:sz="0" w:space="0" w:color="auto"/>
        <w:left w:val="none" w:sz="0" w:space="0" w:color="auto"/>
        <w:bottom w:val="none" w:sz="0" w:space="0" w:color="auto"/>
        <w:right w:val="none" w:sz="0" w:space="0" w:color="auto"/>
      </w:divBdr>
    </w:div>
    <w:div w:id="460462452">
      <w:bodyDiv w:val="1"/>
      <w:marLeft w:val="0"/>
      <w:marRight w:val="0"/>
      <w:marTop w:val="0"/>
      <w:marBottom w:val="0"/>
      <w:divBdr>
        <w:top w:val="none" w:sz="0" w:space="0" w:color="auto"/>
        <w:left w:val="none" w:sz="0" w:space="0" w:color="auto"/>
        <w:bottom w:val="none" w:sz="0" w:space="0" w:color="auto"/>
        <w:right w:val="none" w:sz="0" w:space="0" w:color="auto"/>
      </w:divBdr>
    </w:div>
    <w:div w:id="613362658">
      <w:bodyDiv w:val="1"/>
      <w:marLeft w:val="0"/>
      <w:marRight w:val="0"/>
      <w:marTop w:val="0"/>
      <w:marBottom w:val="0"/>
      <w:divBdr>
        <w:top w:val="none" w:sz="0" w:space="0" w:color="auto"/>
        <w:left w:val="none" w:sz="0" w:space="0" w:color="auto"/>
        <w:bottom w:val="none" w:sz="0" w:space="0" w:color="auto"/>
        <w:right w:val="none" w:sz="0" w:space="0" w:color="auto"/>
      </w:divBdr>
    </w:div>
    <w:div w:id="622737852">
      <w:bodyDiv w:val="1"/>
      <w:marLeft w:val="0"/>
      <w:marRight w:val="0"/>
      <w:marTop w:val="0"/>
      <w:marBottom w:val="0"/>
      <w:divBdr>
        <w:top w:val="none" w:sz="0" w:space="0" w:color="auto"/>
        <w:left w:val="none" w:sz="0" w:space="0" w:color="auto"/>
        <w:bottom w:val="none" w:sz="0" w:space="0" w:color="auto"/>
        <w:right w:val="none" w:sz="0" w:space="0" w:color="auto"/>
      </w:divBdr>
      <w:divsChild>
        <w:div w:id="814296034">
          <w:marLeft w:val="0"/>
          <w:marRight w:val="0"/>
          <w:marTop w:val="0"/>
          <w:marBottom w:val="0"/>
          <w:divBdr>
            <w:top w:val="none" w:sz="0" w:space="0" w:color="auto"/>
            <w:left w:val="none" w:sz="0" w:space="0" w:color="auto"/>
            <w:bottom w:val="none" w:sz="0" w:space="0" w:color="auto"/>
            <w:right w:val="none" w:sz="0" w:space="0" w:color="auto"/>
          </w:divBdr>
          <w:divsChild>
            <w:div w:id="2008366656">
              <w:marLeft w:val="0"/>
              <w:marRight w:val="0"/>
              <w:marTop w:val="0"/>
              <w:marBottom w:val="0"/>
              <w:divBdr>
                <w:top w:val="none" w:sz="0" w:space="0" w:color="auto"/>
                <w:left w:val="none" w:sz="0" w:space="0" w:color="auto"/>
                <w:bottom w:val="none" w:sz="0" w:space="0" w:color="auto"/>
                <w:right w:val="none" w:sz="0" w:space="0" w:color="auto"/>
              </w:divBdr>
            </w:div>
          </w:divsChild>
        </w:div>
        <w:div w:id="1900285303">
          <w:marLeft w:val="0"/>
          <w:marRight w:val="0"/>
          <w:marTop w:val="0"/>
          <w:marBottom w:val="0"/>
          <w:divBdr>
            <w:top w:val="none" w:sz="0" w:space="0" w:color="auto"/>
            <w:left w:val="none" w:sz="0" w:space="0" w:color="auto"/>
            <w:bottom w:val="none" w:sz="0" w:space="0" w:color="auto"/>
            <w:right w:val="none" w:sz="0" w:space="0" w:color="auto"/>
          </w:divBdr>
          <w:divsChild>
            <w:div w:id="104152328">
              <w:marLeft w:val="0"/>
              <w:marRight w:val="0"/>
              <w:marTop w:val="0"/>
              <w:marBottom w:val="0"/>
              <w:divBdr>
                <w:top w:val="none" w:sz="0" w:space="0" w:color="auto"/>
                <w:left w:val="none" w:sz="0" w:space="0" w:color="auto"/>
                <w:bottom w:val="none" w:sz="0" w:space="0" w:color="auto"/>
                <w:right w:val="none" w:sz="0" w:space="0" w:color="auto"/>
              </w:divBdr>
            </w:div>
          </w:divsChild>
        </w:div>
        <w:div w:id="2029864561">
          <w:marLeft w:val="0"/>
          <w:marRight w:val="0"/>
          <w:marTop w:val="0"/>
          <w:marBottom w:val="0"/>
          <w:divBdr>
            <w:top w:val="none" w:sz="0" w:space="0" w:color="auto"/>
            <w:left w:val="none" w:sz="0" w:space="0" w:color="auto"/>
            <w:bottom w:val="none" w:sz="0" w:space="0" w:color="auto"/>
            <w:right w:val="none" w:sz="0" w:space="0" w:color="auto"/>
          </w:divBdr>
          <w:divsChild>
            <w:div w:id="129467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597809">
      <w:bodyDiv w:val="1"/>
      <w:marLeft w:val="0"/>
      <w:marRight w:val="0"/>
      <w:marTop w:val="0"/>
      <w:marBottom w:val="0"/>
      <w:divBdr>
        <w:top w:val="none" w:sz="0" w:space="0" w:color="auto"/>
        <w:left w:val="none" w:sz="0" w:space="0" w:color="auto"/>
        <w:bottom w:val="none" w:sz="0" w:space="0" w:color="auto"/>
        <w:right w:val="none" w:sz="0" w:space="0" w:color="auto"/>
      </w:divBdr>
    </w:div>
    <w:div w:id="781846645">
      <w:bodyDiv w:val="1"/>
      <w:marLeft w:val="0"/>
      <w:marRight w:val="0"/>
      <w:marTop w:val="0"/>
      <w:marBottom w:val="0"/>
      <w:divBdr>
        <w:top w:val="none" w:sz="0" w:space="0" w:color="auto"/>
        <w:left w:val="none" w:sz="0" w:space="0" w:color="auto"/>
        <w:bottom w:val="none" w:sz="0" w:space="0" w:color="auto"/>
        <w:right w:val="none" w:sz="0" w:space="0" w:color="auto"/>
      </w:divBdr>
    </w:div>
    <w:div w:id="793907864">
      <w:bodyDiv w:val="1"/>
      <w:marLeft w:val="0"/>
      <w:marRight w:val="0"/>
      <w:marTop w:val="0"/>
      <w:marBottom w:val="0"/>
      <w:divBdr>
        <w:top w:val="none" w:sz="0" w:space="0" w:color="auto"/>
        <w:left w:val="none" w:sz="0" w:space="0" w:color="auto"/>
        <w:bottom w:val="none" w:sz="0" w:space="0" w:color="auto"/>
        <w:right w:val="none" w:sz="0" w:space="0" w:color="auto"/>
      </w:divBdr>
    </w:div>
    <w:div w:id="876940187">
      <w:bodyDiv w:val="1"/>
      <w:marLeft w:val="0"/>
      <w:marRight w:val="0"/>
      <w:marTop w:val="0"/>
      <w:marBottom w:val="0"/>
      <w:divBdr>
        <w:top w:val="none" w:sz="0" w:space="0" w:color="auto"/>
        <w:left w:val="none" w:sz="0" w:space="0" w:color="auto"/>
        <w:bottom w:val="none" w:sz="0" w:space="0" w:color="auto"/>
        <w:right w:val="none" w:sz="0" w:space="0" w:color="auto"/>
      </w:divBdr>
    </w:div>
    <w:div w:id="881550358">
      <w:bodyDiv w:val="1"/>
      <w:marLeft w:val="0"/>
      <w:marRight w:val="0"/>
      <w:marTop w:val="0"/>
      <w:marBottom w:val="0"/>
      <w:divBdr>
        <w:top w:val="none" w:sz="0" w:space="0" w:color="auto"/>
        <w:left w:val="none" w:sz="0" w:space="0" w:color="auto"/>
        <w:bottom w:val="none" w:sz="0" w:space="0" w:color="auto"/>
        <w:right w:val="none" w:sz="0" w:space="0" w:color="auto"/>
      </w:divBdr>
    </w:div>
    <w:div w:id="958341061">
      <w:bodyDiv w:val="1"/>
      <w:marLeft w:val="0"/>
      <w:marRight w:val="0"/>
      <w:marTop w:val="0"/>
      <w:marBottom w:val="0"/>
      <w:divBdr>
        <w:top w:val="none" w:sz="0" w:space="0" w:color="auto"/>
        <w:left w:val="none" w:sz="0" w:space="0" w:color="auto"/>
        <w:bottom w:val="none" w:sz="0" w:space="0" w:color="auto"/>
        <w:right w:val="none" w:sz="0" w:space="0" w:color="auto"/>
      </w:divBdr>
      <w:divsChild>
        <w:div w:id="876089763">
          <w:marLeft w:val="0"/>
          <w:marRight w:val="0"/>
          <w:marTop w:val="0"/>
          <w:marBottom w:val="0"/>
          <w:divBdr>
            <w:top w:val="none" w:sz="0" w:space="0" w:color="auto"/>
            <w:left w:val="none" w:sz="0" w:space="0" w:color="auto"/>
            <w:bottom w:val="none" w:sz="0" w:space="0" w:color="auto"/>
            <w:right w:val="none" w:sz="0" w:space="0" w:color="auto"/>
          </w:divBdr>
          <w:divsChild>
            <w:div w:id="134686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077520">
      <w:bodyDiv w:val="1"/>
      <w:marLeft w:val="0"/>
      <w:marRight w:val="0"/>
      <w:marTop w:val="0"/>
      <w:marBottom w:val="0"/>
      <w:divBdr>
        <w:top w:val="none" w:sz="0" w:space="0" w:color="auto"/>
        <w:left w:val="none" w:sz="0" w:space="0" w:color="auto"/>
        <w:bottom w:val="none" w:sz="0" w:space="0" w:color="auto"/>
        <w:right w:val="none" w:sz="0" w:space="0" w:color="auto"/>
      </w:divBdr>
      <w:divsChild>
        <w:div w:id="308439871">
          <w:marLeft w:val="0"/>
          <w:marRight w:val="0"/>
          <w:marTop w:val="0"/>
          <w:marBottom w:val="0"/>
          <w:divBdr>
            <w:top w:val="none" w:sz="0" w:space="0" w:color="auto"/>
            <w:left w:val="none" w:sz="0" w:space="0" w:color="auto"/>
            <w:bottom w:val="none" w:sz="0" w:space="0" w:color="auto"/>
            <w:right w:val="none" w:sz="0" w:space="0" w:color="auto"/>
          </w:divBdr>
          <w:divsChild>
            <w:div w:id="891814826">
              <w:marLeft w:val="0"/>
              <w:marRight w:val="0"/>
              <w:marTop w:val="0"/>
              <w:marBottom w:val="0"/>
              <w:divBdr>
                <w:top w:val="none" w:sz="0" w:space="0" w:color="auto"/>
                <w:left w:val="none" w:sz="0" w:space="0" w:color="auto"/>
                <w:bottom w:val="none" w:sz="0" w:space="0" w:color="auto"/>
                <w:right w:val="none" w:sz="0" w:space="0" w:color="auto"/>
              </w:divBdr>
            </w:div>
          </w:divsChild>
        </w:div>
        <w:div w:id="934632449">
          <w:marLeft w:val="0"/>
          <w:marRight w:val="0"/>
          <w:marTop w:val="0"/>
          <w:marBottom w:val="0"/>
          <w:divBdr>
            <w:top w:val="none" w:sz="0" w:space="0" w:color="auto"/>
            <w:left w:val="none" w:sz="0" w:space="0" w:color="auto"/>
            <w:bottom w:val="none" w:sz="0" w:space="0" w:color="auto"/>
            <w:right w:val="none" w:sz="0" w:space="0" w:color="auto"/>
          </w:divBdr>
          <w:divsChild>
            <w:div w:id="303389457">
              <w:marLeft w:val="0"/>
              <w:marRight w:val="0"/>
              <w:marTop w:val="0"/>
              <w:marBottom w:val="0"/>
              <w:divBdr>
                <w:top w:val="none" w:sz="0" w:space="0" w:color="auto"/>
                <w:left w:val="none" w:sz="0" w:space="0" w:color="auto"/>
                <w:bottom w:val="none" w:sz="0" w:space="0" w:color="auto"/>
                <w:right w:val="none" w:sz="0" w:space="0" w:color="auto"/>
              </w:divBdr>
            </w:div>
          </w:divsChild>
        </w:div>
        <w:div w:id="1994069091">
          <w:marLeft w:val="0"/>
          <w:marRight w:val="0"/>
          <w:marTop w:val="0"/>
          <w:marBottom w:val="0"/>
          <w:divBdr>
            <w:top w:val="none" w:sz="0" w:space="0" w:color="auto"/>
            <w:left w:val="none" w:sz="0" w:space="0" w:color="auto"/>
            <w:bottom w:val="none" w:sz="0" w:space="0" w:color="auto"/>
            <w:right w:val="none" w:sz="0" w:space="0" w:color="auto"/>
          </w:divBdr>
          <w:divsChild>
            <w:div w:id="128647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862525">
      <w:bodyDiv w:val="1"/>
      <w:marLeft w:val="0"/>
      <w:marRight w:val="0"/>
      <w:marTop w:val="0"/>
      <w:marBottom w:val="0"/>
      <w:divBdr>
        <w:top w:val="none" w:sz="0" w:space="0" w:color="auto"/>
        <w:left w:val="none" w:sz="0" w:space="0" w:color="auto"/>
        <w:bottom w:val="none" w:sz="0" w:space="0" w:color="auto"/>
        <w:right w:val="none" w:sz="0" w:space="0" w:color="auto"/>
      </w:divBdr>
    </w:div>
    <w:div w:id="1206407033">
      <w:bodyDiv w:val="1"/>
      <w:marLeft w:val="0"/>
      <w:marRight w:val="0"/>
      <w:marTop w:val="0"/>
      <w:marBottom w:val="0"/>
      <w:divBdr>
        <w:top w:val="none" w:sz="0" w:space="0" w:color="auto"/>
        <w:left w:val="none" w:sz="0" w:space="0" w:color="auto"/>
        <w:bottom w:val="none" w:sz="0" w:space="0" w:color="auto"/>
        <w:right w:val="none" w:sz="0" w:space="0" w:color="auto"/>
      </w:divBdr>
    </w:div>
    <w:div w:id="1268462562">
      <w:bodyDiv w:val="1"/>
      <w:marLeft w:val="0"/>
      <w:marRight w:val="0"/>
      <w:marTop w:val="0"/>
      <w:marBottom w:val="0"/>
      <w:divBdr>
        <w:top w:val="none" w:sz="0" w:space="0" w:color="auto"/>
        <w:left w:val="none" w:sz="0" w:space="0" w:color="auto"/>
        <w:bottom w:val="none" w:sz="0" w:space="0" w:color="auto"/>
        <w:right w:val="none" w:sz="0" w:space="0" w:color="auto"/>
      </w:divBdr>
    </w:div>
    <w:div w:id="1536507453">
      <w:bodyDiv w:val="1"/>
      <w:marLeft w:val="0"/>
      <w:marRight w:val="0"/>
      <w:marTop w:val="0"/>
      <w:marBottom w:val="0"/>
      <w:divBdr>
        <w:top w:val="none" w:sz="0" w:space="0" w:color="auto"/>
        <w:left w:val="none" w:sz="0" w:space="0" w:color="auto"/>
        <w:bottom w:val="none" w:sz="0" w:space="0" w:color="auto"/>
        <w:right w:val="none" w:sz="0" w:space="0" w:color="auto"/>
      </w:divBdr>
    </w:div>
    <w:div w:id="1536580183">
      <w:bodyDiv w:val="1"/>
      <w:marLeft w:val="0"/>
      <w:marRight w:val="0"/>
      <w:marTop w:val="0"/>
      <w:marBottom w:val="0"/>
      <w:divBdr>
        <w:top w:val="none" w:sz="0" w:space="0" w:color="auto"/>
        <w:left w:val="none" w:sz="0" w:space="0" w:color="auto"/>
        <w:bottom w:val="none" w:sz="0" w:space="0" w:color="auto"/>
        <w:right w:val="none" w:sz="0" w:space="0" w:color="auto"/>
      </w:divBdr>
    </w:div>
    <w:div w:id="1690334999">
      <w:bodyDiv w:val="1"/>
      <w:marLeft w:val="0"/>
      <w:marRight w:val="0"/>
      <w:marTop w:val="0"/>
      <w:marBottom w:val="0"/>
      <w:divBdr>
        <w:top w:val="none" w:sz="0" w:space="0" w:color="auto"/>
        <w:left w:val="none" w:sz="0" w:space="0" w:color="auto"/>
        <w:bottom w:val="none" w:sz="0" w:space="0" w:color="auto"/>
        <w:right w:val="none" w:sz="0" w:space="0" w:color="auto"/>
      </w:divBdr>
    </w:div>
    <w:div w:id="1715545322">
      <w:bodyDiv w:val="1"/>
      <w:marLeft w:val="0"/>
      <w:marRight w:val="0"/>
      <w:marTop w:val="0"/>
      <w:marBottom w:val="0"/>
      <w:divBdr>
        <w:top w:val="none" w:sz="0" w:space="0" w:color="auto"/>
        <w:left w:val="none" w:sz="0" w:space="0" w:color="auto"/>
        <w:bottom w:val="none" w:sz="0" w:space="0" w:color="auto"/>
        <w:right w:val="none" w:sz="0" w:space="0" w:color="auto"/>
      </w:divBdr>
    </w:div>
    <w:div w:id="1763378449">
      <w:bodyDiv w:val="1"/>
      <w:marLeft w:val="0"/>
      <w:marRight w:val="0"/>
      <w:marTop w:val="0"/>
      <w:marBottom w:val="0"/>
      <w:divBdr>
        <w:top w:val="none" w:sz="0" w:space="0" w:color="auto"/>
        <w:left w:val="none" w:sz="0" w:space="0" w:color="auto"/>
        <w:bottom w:val="none" w:sz="0" w:space="0" w:color="auto"/>
        <w:right w:val="none" w:sz="0" w:space="0" w:color="auto"/>
      </w:divBdr>
    </w:div>
    <w:div w:id="1781025511">
      <w:bodyDiv w:val="1"/>
      <w:marLeft w:val="0"/>
      <w:marRight w:val="0"/>
      <w:marTop w:val="0"/>
      <w:marBottom w:val="0"/>
      <w:divBdr>
        <w:top w:val="none" w:sz="0" w:space="0" w:color="auto"/>
        <w:left w:val="none" w:sz="0" w:space="0" w:color="auto"/>
        <w:bottom w:val="none" w:sz="0" w:space="0" w:color="auto"/>
        <w:right w:val="none" w:sz="0" w:space="0" w:color="auto"/>
      </w:divBdr>
    </w:div>
    <w:div w:id="1816802084">
      <w:bodyDiv w:val="1"/>
      <w:marLeft w:val="0"/>
      <w:marRight w:val="0"/>
      <w:marTop w:val="0"/>
      <w:marBottom w:val="0"/>
      <w:divBdr>
        <w:top w:val="none" w:sz="0" w:space="0" w:color="auto"/>
        <w:left w:val="none" w:sz="0" w:space="0" w:color="auto"/>
        <w:bottom w:val="none" w:sz="0" w:space="0" w:color="auto"/>
        <w:right w:val="none" w:sz="0" w:space="0" w:color="auto"/>
      </w:divBdr>
    </w:div>
    <w:div w:id="1860312711">
      <w:bodyDiv w:val="1"/>
      <w:marLeft w:val="0"/>
      <w:marRight w:val="0"/>
      <w:marTop w:val="0"/>
      <w:marBottom w:val="0"/>
      <w:divBdr>
        <w:top w:val="none" w:sz="0" w:space="0" w:color="auto"/>
        <w:left w:val="none" w:sz="0" w:space="0" w:color="auto"/>
        <w:bottom w:val="none" w:sz="0" w:space="0" w:color="auto"/>
        <w:right w:val="none" w:sz="0" w:space="0" w:color="auto"/>
      </w:divBdr>
    </w:div>
    <w:div w:id="1870991634">
      <w:bodyDiv w:val="1"/>
      <w:marLeft w:val="0"/>
      <w:marRight w:val="0"/>
      <w:marTop w:val="0"/>
      <w:marBottom w:val="0"/>
      <w:divBdr>
        <w:top w:val="none" w:sz="0" w:space="0" w:color="auto"/>
        <w:left w:val="none" w:sz="0" w:space="0" w:color="auto"/>
        <w:bottom w:val="none" w:sz="0" w:space="0" w:color="auto"/>
        <w:right w:val="none" w:sz="0" w:space="0" w:color="auto"/>
      </w:divBdr>
    </w:div>
    <w:div w:id="1881087646">
      <w:bodyDiv w:val="1"/>
      <w:marLeft w:val="0"/>
      <w:marRight w:val="0"/>
      <w:marTop w:val="0"/>
      <w:marBottom w:val="0"/>
      <w:divBdr>
        <w:top w:val="none" w:sz="0" w:space="0" w:color="auto"/>
        <w:left w:val="none" w:sz="0" w:space="0" w:color="auto"/>
        <w:bottom w:val="none" w:sz="0" w:space="0" w:color="auto"/>
        <w:right w:val="none" w:sz="0" w:space="0" w:color="auto"/>
      </w:divBdr>
    </w:div>
    <w:div w:id="1895969257">
      <w:bodyDiv w:val="1"/>
      <w:marLeft w:val="0"/>
      <w:marRight w:val="0"/>
      <w:marTop w:val="0"/>
      <w:marBottom w:val="0"/>
      <w:divBdr>
        <w:top w:val="none" w:sz="0" w:space="0" w:color="auto"/>
        <w:left w:val="none" w:sz="0" w:space="0" w:color="auto"/>
        <w:bottom w:val="none" w:sz="0" w:space="0" w:color="auto"/>
        <w:right w:val="none" w:sz="0" w:space="0" w:color="auto"/>
      </w:divBdr>
    </w:div>
    <w:div w:id="1906641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20/10/relationships/intelligence" Target="intelligence2.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3A6A90-A076-4B5E-866B-0B878AAF0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864</TotalTime>
  <Pages>9</Pages>
  <Words>2914</Words>
  <Characters>19877</Characters>
  <Application>Microsoft Office Word</Application>
  <DocSecurity>0</DocSecurity>
  <Lines>602</Lines>
  <Paragraphs>465</Paragraphs>
  <ScaleCrop>false</ScaleCrop>
  <Company/>
  <LinksUpToDate>false</LinksUpToDate>
  <CharactersWithSpaces>22326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92</cp:revision>
  <dcterms:created xsi:type="dcterms:W3CDTF">2025-04-17T10:57:00Z</dcterms:created>
  <dcterms:modified xsi:type="dcterms:W3CDTF">2025-08-07T17:01:00Z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df3846de-3c38-457b-bf35-bd4678f92ce5</vt:lpwstr>
  </property>
</Properties>
</file>